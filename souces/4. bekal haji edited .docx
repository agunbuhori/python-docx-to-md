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07FB2" w14:textId="77777777" w:rsidR="005645F2" w:rsidRPr="00AB77D5" w:rsidRDefault="005645F2" w:rsidP="009C63B5">
      <w:pPr>
        <w:pStyle w:val="NormalWeb"/>
        <w:shd w:val="clear" w:color="auto" w:fill="FFFFFF"/>
        <w:spacing w:before="0" w:beforeAutospacing="0" w:after="0" w:afterAutospacing="0" w:line="276" w:lineRule="auto"/>
        <w:jc w:val="both"/>
        <w:rPr>
          <w:rFonts w:ascii="Souvenir Lt BT" w:hAnsi="Souvenir Lt BT" w:cs="Traditional Arabic"/>
          <w:color w:val="000000" w:themeColor="text1"/>
          <w:szCs w:val="32"/>
        </w:rPr>
      </w:pPr>
    </w:p>
    <w:p w14:paraId="2D8FA4EF" w14:textId="2DB35D95" w:rsidR="00335288" w:rsidRPr="00AB77D5" w:rsidRDefault="00335288" w:rsidP="009C63B5">
      <w:pPr>
        <w:pStyle w:val="NormalWeb"/>
        <w:shd w:val="clear" w:color="auto" w:fill="FFFFFF"/>
        <w:spacing w:before="0" w:beforeAutospacing="0" w:after="0" w:afterAutospacing="0" w:line="276" w:lineRule="auto"/>
        <w:rPr>
          <w:rFonts w:ascii="Souvenir Lt BT" w:hAnsi="Souvenir Lt BT" w:cs="Traditional Arabic"/>
          <w:b/>
          <w:bCs/>
          <w:color w:val="FF0000"/>
          <w:szCs w:val="32"/>
        </w:rPr>
      </w:pPr>
      <w:r w:rsidRPr="00AB77D5">
        <w:rPr>
          <w:rFonts w:ascii="Souvenir Lt BT" w:hAnsi="Souvenir Lt BT" w:cs="Traditional Arabic"/>
          <w:b/>
          <w:bCs/>
          <w:color w:val="FF0000"/>
          <w:szCs w:val="32"/>
        </w:rPr>
        <w:t xml:space="preserve">Nomor </w:t>
      </w:r>
      <w:r w:rsidR="006F1028">
        <w:rPr>
          <w:rFonts w:ascii="Souvenir Lt BT" w:hAnsi="Souvenir Lt BT" w:cs="Traditional Arabic"/>
          <w:b/>
          <w:bCs/>
          <w:color w:val="FF0000"/>
          <w:szCs w:val="32"/>
        </w:rPr>
        <w:t>4</w:t>
      </w:r>
      <w:r w:rsidRPr="00AB77D5">
        <w:rPr>
          <w:rFonts w:ascii="Souvenir Lt BT" w:hAnsi="Souvenir Lt BT" w:cs="Traditional Arabic"/>
          <w:b/>
          <w:bCs/>
          <w:color w:val="FF0000"/>
          <w:szCs w:val="32"/>
        </w:rPr>
        <w:t>.6</w:t>
      </w:r>
    </w:p>
    <w:p w14:paraId="7AB7336C" w14:textId="5B4D28FB" w:rsidR="00335288" w:rsidRPr="00AB77D5" w:rsidRDefault="006F1028" w:rsidP="009C63B5">
      <w:pPr>
        <w:pStyle w:val="NormalWeb"/>
        <w:shd w:val="clear" w:color="auto" w:fill="FFFFFF"/>
        <w:spacing w:before="0" w:beforeAutospacing="0" w:after="0" w:afterAutospacing="0" w:line="276" w:lineRule="auto"/>
        <w:jc w:val="center"/>
        <w:rPr>
          <w:rFonts w:ascii="Souvenir Lt BT" w:hAnsi="Souvenir Lt BT" w:cs="Traditional Arabic"/>
          <w:b/>
          <w:bCs/>
          <w:color w:val="000000" w:themeColor="text1"/>
          <w:szCs w:val="32"/>
        </w:rPr>
      </w:pPr>
      <w:r>
        <w:rPr>
          <w:rFonts w:ascii="Souvenir Lt BT" w:hAnsi="Souvenir Lt BT" w:cs="Traditional Arabic"/>
          <w:b/>
          <w:bCs/>
          <w:color w:val="000000" w:themeColor="text1"/>
          <w:szCs w:val="32"/>
        </w:rPr>
        <w:t>WUKUF</w:t>
      </w:r>
      <w:r w:rsidRPr="00AB77D5">
        <w:rPr>
          <w:rFonts w:ascii="Souvenir Lt BT" w:hAnsi="Souvenir Lt BT" w:cs="Traditional Arabic"/>
          <w:b/>
          <w:bCs/>
          <w:color w:val="000000" w:themeColor="text1"/>
          <w:szCs w:val="32"/>
        </w:rPr>
        <w:t xml:space="preserve"> DI </w:t>
      </w:r>
      <w:r>
        <w:rPr>
          <w:rFonts w:ascii="Souvenir Lt BT" w:hAnsi="Souvenir Lt BT" w:cs="Traditional Arabic"/>
          <w:b/>
          <w:bCs/>
          <w:color w:val="000000" w:themeColor="text1"/>
          <w:szCs w:val="32"/>
        </w:rPr>
        <w:t>ARAFAH</w:t>
      </w:r>
    </w:p>
    <w:p w14:paraId="613CA4D4" w14:textId="5FF65BD5" w:rsidR="005B779A" w:rsidRPr="00AB77D5" w:rsidRDefault="005B779A" w:rsidP="009C63B5">
      <w:pPr>
        <w:pStyle w:val="NormalWeb"/>
        <w:shd w:val="clear" w:color="auto" w:fill="FFFFFF"/>
        <w:spacing w:before="0" w:beforeAutospacing="0" w:after="0" w:afterAutospacing="0" w:line="276" w:lineRule="auto"/>
        <w:rPr>
          <w:rFonts w:ascii="Souvenir Lt BT" w:hAnsi="Souvenir Lt BT" w:cs="Traditional Arabic"/>
          <w:b/>
          <w:bCs/>
          <w:color w:val="FF0000"/>
          <w:szCs w:val="32"/>
        </w:rPr>
      </w:pPr>
      <w:r w:rsidRPr="00AB77D5">
        <w:rPr>
          <w:rFonts w:ascii="Souvenir Lt BT" w:hAnsi="Souvenir Lt BT" w:cs="Traditional Arabic"/>
          <w:b/>
          <w:bCs/>
          <w:color w:val="FF0000"/>
          <w:szCs w:val="32"/>
        </w:rPr>
        <w:t xml:space="preserve">Nomor </w:t>
      </w:r>
      <w:r w:rsidR="006F1028">
        <w:rPr>
          <w:rFonts w:ascii="Souvenir Lt BT" w:hAnsi="Souvenir Lt BT" w:cs="Traditional Arabic"/>
          <w:b/>
          <w:bCs/>
          <w:color w:val="FF0000"/>
          <w:szCs w:val="32"/>
        </w:rPr>
        <w:t>4</w:t>
      </w:r>
      <w:r w:rsidRPr="00AB77D5">
        <w:rPr>
          <w:rFonts w:ascii="Souvenir Lt BT" w:hAnsi="Souvenir Lt BT" w:cs="Traditional Arabic"/>
          <w:b/>
          <w:bCs/>
          <w:color w:val="FF0000"/>
          <w:szCs w:val="32"/>
        </w:rPr>
        <w:t>.6.1</w:t>
      </w:r>
    </w:p>
    <w:p w14:paraId="6E8C36C0" w14:textId="6375AAB3" w:rsidR="005B779A" w:rsidRPr="006D0856" w:rsidRDefault="005B779A" w:rsidP="006D0856">
      <w:pPr>
        <w:pStyle w:val="NormalWeb"/>
        <w:shd w:val="clear" w:color="auto" w:fill="FFFFFF"/>
        <w:spacing w:before="0" w:beforeAutospacing="0" w:after="0" w:afterAutospacing="0" w:line="276" w:lineRule="auto"/>
        <w:ind w:firstLine="720"/>
        <w:jc w:val="both"/>
        <w:rPr>
          <w:rFonts w:ascii="Souvenir Lt BT" w:hAnsi="Souvenir Lt BT" w:cs="Traditional Arabic"/>
          <w:color w:val="000000" w:themeColor="text1"/>
          <w:szCs w:val="32"/>
        </w:rPr>
      </w:pPr>
      <w:r w:rsidRPr="00AB77D5">
        <w:rPr>
          <w:rFonts w:ascii="Souvenir Lt BT" w:hAnsi="Souvenir Lt BT" w:cs="Traditional Arabic"/>
          <w:b/>
          <w:bCs/>
          <w:color w:val="000000" w:themeColor="text1"/>
          <w:szCs w:val="32"/>
        </w:rPr>
        <w:t xml:space="preserve">Pertanyaan 1: </w:t>
      </w:r>
      <w:r w:rsidRPr="006D0856">
        <w:rPr>
          <w:rFonts w:ascii="Souvenir Lt BT" w:hAnsi="Souvenir Lt BT" w:cs="Traditional Arabic"/>
          <w:szCs w:val="32"/>
        </w:rPr>
        <w:t xml:space="preserve">Jika wukuf jatuh pada hari </w:t>
      </w:r>
      <w:r w:rsidR="00653498">
        <w:rPr>
          <w:rFonts w:ascii="Souvenir Lt BT" w:hAnsi="Souvenir Lt BT" w:cs="Traditional Arabic"/>
          <w:szCs w:val="32"/>
        </w:rPr>
        <w:t>Jumat</w:t>
      </w:r>
      <w:r w:rsidRPr="006D0856">
        <w:rPr>
          <w:rFonts w:ascii="Souvenir Lt BT" w:hAnsi="Souvenir Lt BT" w:cs="Traditional Arabic"/>
          <w:szCs w:val="32"/>
        </w:rPr>
        <w:t>, haji akbar? Sama dengan 70 haji?</w:t>
      </w:r>
    </w:p>
    <w:p w14:paraId="3522A01E" w14:textId="55387927" w:rsidR="006D0856" w:rsidRPr="006D0856" w:rsidRDefault="006D0856" w:rsidP="009C63B5">
      <w:pPr>
        <w:pStyle w:val="NormalWeb"/>
        <w:shd w:val="clear" w:color="auto" w:fill="FFFFFF"/>
        <w:spacing w:before="0" w:beforeAutospacing="0" w:after="0" w:afterAutospacing="0" w:line="276" w:lineRule="auto"/>
        <w:jc w:val="both"/>
        <w:rPr>
          <w:rFonts w:ascii="Souvenir Lt BT" w:hAnsi="Souvenir Lt BT" w:cs="Traditional Arabic"/>
          <w:b/>
          <w:bCs/>
          <w:szCs w:val="32"/>
        </w:rPr>
      </w:pPr>
      <w:r>
        <w:rPr>
          <w:rFonts w:ascii="Souvenir Lt BT" w:hAnsi="Souvenir Lt BT" w:cs="Traditional Arabic"/>
          <w:szCs w:val="32"/>
        </w:rPr>
        <w:tab/>
      </w:r>
      <w:r>
        <w:rPr>
          <w:rFonts w:ascii="Souvenir Lt BT" w:hAnsi="Souvenir Lt BT" w:cs="Traditional Arabic"/>
          <w:b/>
          <w:bCs/>
          <w:szCs w:val="32"/>
        </w:rPr>
        <w:t>Jawab:</w:t>
      </w:r>
    </w:p>
    <w:p w14:paraId="141D4682" w14:textId="38006780" w:rsidR="005B779A" w:rsidRPr="00AB77D5" w:rsidRDefault="00DA4EC8" w:rsidP="00DA4EC8">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DA4EC8">
        <w:rPr>
          <w:rFonts w:ascii="Souvenir Lt BT" w:hAnsi="Souvenir Lt BT" w:cs="Traditional Arabic"/>
          <w:szCs w:val="32"/>
        </w:rPr>
        <w:t xml:space="preserve">Sebagian </w:t>
      </w:r>
      <w:r w:rsidR="00037DD9">
        <w:rPr>
          <w:rFonts w:ascii="Souvenir Lt BT" w:hAnsi="Souvenir Lt BT" w:cs="Traditional Arabic"/>
          <w:szCs w:val="32"/>
        </w:rPr>
        <w:t>jamaah</w:t>
      </w:r>
      <w:r w:rsidRPr="00DA4EC8">
        <w:rPr>
          <w:rFonts w:ascii="Souvenir Lt BT" w:hAnsi="Souvenir Lt BT" w:cs="Traditional Arabic"/>
          <w:szCs w:val="32"/>
        </w:rPr>
        <w:t xml:space="preserve"> haji beranggapan bahwa apabila pelaksanaan wukuf di Arafah bertepatan dengan hari Jumat, maka pahala haji tersebut setara dengan tujuh puluh kali haji</w:t>
      </w:r>
      <w:r w:rsidR="005B779A" w:rsidRPr="00AB77D5">
        <w:rPr>
          <w:rFonts w:ascii="Souvenir Lt BT" w:hAnsi="Souvenir Lt BT" w:cs="Traditional Arabic"/>
          <w:szCs w:val="32"/>
        </w:rPr>
        <w:t>.</w:t>
      </w:r>
    </w:p>
    <w:p w14:paraId="4226AC4A" w14:textId="0F16CEAE" w:rsidR="005B779A" w:rsidRPr="00AB77D5" w:rsidRDefault="005B779A" w:rsidP="00E277F1">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Fonts w:ascii="Souvenir Lt BT" w:hAnsi="Souvenir Lt BT" w:cs="Traditional Arabic"/>
          <w:szCs w:val="32"/>
        </w:rPr>
        <w:t>Persangkaan ini tidak tepat</w:t>
      </w:r>
      <w:r w:rsidR="00DA4EC8">
        <w:rPr>
          <w:rFonts w:ascii="Souvenir Lt BT" w:hAnsi="Souvenir Lt BT" w:cs="Traditional Arabic"/>
          <w:szCs w:val="32"/>
        </w:rPr>
        <w:t>;</w:t>
      </w:r>
      <w:r w:rsidRPr="00AB77D5">
        <w:rPr>
          <w:rFonts w:ascii="Souvenir Lt BT" w:hAnsi="Souvenir Lt BT" w:cs="Traditional Arabic"/>
          <w:szCs w:val="32"/>
        </w:rPr>
        <w:t xml:space="preserve"> karena tidak ada dalil yang menunjukkan akan hal ini. Adapun </w:t>
      </w:r>
      <w:r w:rsidR="00DA4EC8">
        <w:rPr>
          <w:rFonts w:ascii="Souvenir Lt BT" w:hAnsi="Souvenir Lt BT" w:cs="Traditional Arabic"/>
          <w:szCs w:val="32"/>
        </w:rPr>
        <w:t>h</w:t>
      </w:r>
      <w:r w:rsidR="009F4C03">
        <w:rPr>
          <w:rFonts w:ascii="Souvenir Lt BT" w:hAnsi="Souvenir Lt BT" w:cs="Traditional Arabic"/>
          <w:szCs w:val="32"/>
        </w:rPr>
        <w:t>adis</w:t>
      </w:r>
      <w:r w:rsidRPr="00AB77D5">
        <w:rPr>
          <w:rFonts w:ascii="Souvenir Lt BT" w:hAnsi="Souvenir Lt BT" w:cs="Traditional Arabic"/>
          <w:szCs w:val="32"/>
        </w:rPr>
        <w:t xml:space="preserve"> yang sering dijadikan sandaran oleh masyarakat </w:t>
      </w:r>
      <w:r w:rsidR="00DA4EC8">
        <w:rPr>
          <w:rFonts w:ascii="Souvenir Lt BT" w:hAnsi="Souvenir Lt BT" w:cs="Traditional Arabic"/>
          <w:szCs w:val="32"/>
        </w:rPr>
        <w:t xml:space="preserve">dalam hal ini </w:t>
      </w:r>
      <w:r w:rsidRPr="00AB77D5">
        <w:rPr>
          <w:rFonts w:ascii="Souvenir Lt BT" w:hAnsi="Souvenir Lt BT" w:cs="Traditional Arabic"/>
          <w:szCs w:val="32"/>
        </w:rPr>
        <w:t xml:space="preserve">adalah sebuah </w:t>
      </w:r>
      <w:r w:rsidR="00DA4EC8">
        <w:rPr>
          <w:rFonts w:ascii="Souvenir Lt BT" w:hAnsi="Souvenir Lt BT" w:cs="Traditional Arabic"/>
          <w:szCs w:val="32"/>
        </w:rPr>
        <w:t>h</w:t>
      </w:r>
      <w:r w:rsidR="009F4C03">
        <w:rPr>
          <w:rFonts w:ascii="Souvenir Lt BT" w:hAnsi="Souvenir Lt BT" w:cs="Traditional Arabic"/>
          <w:szCs w:val="32"/>
        </w:rPr>
        <w:t>adis</w:t>
      </w:r>
      <w:r w:rsidRPr="00AB77D5">
        <w:rPr>
          <w:rFonts w:ascii="Souvenir Lt BT" w:hAnsi="Souvenir Lt BT" w:cs="Traditional Arabic"/>
          <w:szCs w:val="32"/>
        </w:rPr>
        <w:t xml:space="preserve"> batil yang tidak ada asalnya, yaitu</w:t>
      </w:r>
      <w:r w:rsidR="00DA4EC8">
        <w:rPr>
          <w:rFonts w:ascii="Souvenir Lt BT" w:hAnsi="Souvenir Lt BT" w:cs="Traditional Arabic"/>
          <w:szCs w:val="32"/>
        </w:rPr>
        <w:t>,</w:t>
      </w:r>
    </w:p>
    <w:p w14:paraId="60AC5C29" w14:textId="362E624D" w:rsidR="005B779A" w:rsidRPr="00B724FA" w:rsidRDefault="00E7557A" w:rsidP="009C63B5">
      <w:pPr>
        <w:pStyle w:val="NormalWeb"/>
        <w:shd w:val="clear" w:color="auto" w:fill="FFFFFF"/>
        <w:bidi/>
        <w:spacing w:before="0" w:beforeAutospacing="0" w:after="0" w:afterAutospacing="0" w:line="276" w:lineRule="auto"/>
        <w:jc w:val="both"/>
        <w:rPr>
          <w:rStyle w:val="special"/>
          <w:rFonts w:ascii="Souvenir Lt BT" w:hAnsi="Souvenir Lt BT" w:cs="Traditional Arabic"/>
          <w:szCs w:val="32"/>
          <w:rtl/>
        </w:rPr>
      </w:pPr>
      <w:r w:rsidRPr="00B724FA">
        <w:rPr>
          <w:rStyle w:val="special"/>
          <w:rFonts w:ascii="Souvenir Lt BT" w:hAnsi="Souvenir Lt BT" w:cs="Traditional Arabic" w:hint="cs"/>
          <w:szCs w:val="32"/>
          <w:rtl/>
        </w:rPr>
        <w:t>((</w:t>
      </w:r>
      <w:r w:rsidR="005B779A" w:rsidRPr="00AB77D5">
        <w:rPr>
          <w:rStyle w:val="special"/>
          <w:rFonts w:ascii="Souvenir Lt BT" w:hAnsi="Souvenir Lt BT" w:cs="Traditional Arabic"/>
          <w:szCs w:val="32"/>
          <w:rtl/>
        </w:rPr>
        <w:t xml:space="preserve">أَفْضَلُ </w:t>
      </w:r>
      <w:proofErr w:type="spellStart"/>
      <w:r w:rsidR="005B779A" w:rsidRPr="00AB77D5">
        <w:rPr>
          <w:rStyle w:val="special"/>
          <w:rFonts w:ascii="Souvenir Lt BT" w:hAnsi="Souvenir Lt BT" w:cs="Traditional Arabic"/>
          <w:szCs w:val="32"/>
          <w:rtl/>
        </w:rPr>
        <w:t>ا</w:t>
      </w:r>
      <w:r w:rsidR="00A233C5">
        <w:rPr>
          <w:rStyle w:val="special"/>
          <w:rFonts w:ascii="Souvenir Lt BT" w:hAnsi="Souvenir Lt BT" w:cs="Traditional Arabic"/>
          <w:szCs w:val="32"/>
          <w:rtl/>
        </w:rPr>
        <w:t>لَا</w:t>
      </w:r>
      <w:r w:rsidR="005B779A" w:rsidRPr="00AB77D5">
        <w:rPr>
          <w:rStyle w:val="special"/>
          <w:rFonts w:ascii="Souvenir Lt BT" w:hAnsi="Souvenir Lt BT" w:cs="Traditional Arabic"/>
          <w:szCs w:val="32"/>
          <w:rtl/>
        </w:rPr>
        <w:t>يَّامِ</w:t>
      </w:r>
      <w:proofErr w:type="spellEnd"/>
      <w:r w:rsidR="005B779A" w:rsidRPr="00AB77D5">
        <w:rPr>
          <w:rStyle w:val="special"/>
          <w:rFonts w:ascii="Souvenir Lt BT" w:hAnsi="Souvenir Lt BT" w:cs="Traditional Arabic"/>
          <w:szCs w:val="32"/>
          <w:rtl/>
        </w:rPr>
        <w:t xml:space="preserve"> يَوْمُ عَرَفَةَ إِذَا وَافَقَ يَوْمَ الْجُمْعَةِ، وَهُوَ أَفْضَلُ مِنْ سَبْعِيْنَ حَجَّةً فِي غِيْرِ جُمْعَةٍ</w:t>
      </w:r>
      <w:r w:rsidR="00052E80" w:rsidRPr="00B724FA">
        <w:rPr>
          <w:rStyle w:val="special"/>
          <w:rFonts w:ascii="Souvenir Lt BT" w:hAnsi="Souvenir Lt BT" w:cs="Traditional Arabic" w:hint="cs"/>
          <w:szCs w:val="32"/>
          <w:rtl/>
        </w:rPr>
        <w:t>))</w:t>
      </w:r>
    </w:p>
    <w:p w14:paraId="4F588376" w14:textId="615D2E2F" w:rsidR="005B779A" w:rsidRPr="00004F7A" w:rsidRDefault="00A257FA" w:rsidP="009C63B5">
      <w:pPr>
        <w:pStyle w:val="NormalWeb"/>
        <w:shd w:val="clear" w:color="auto" w:fill="FFFFFF"/>
        <w:spacing w:before="0" w:beforeAutospacing="0" w:after="0" w:afterAutospacing="0" w:line="276" w:lineRule="auto"/>
        <w:jc w:val="both"/>
        <w:rPr>
          <w:rFonts w:ascii="Souvenir Lt BT" w:hAnsi="Souvenir Lt BT" w:cs="Traditional Arabic"/>
          <w:i/>
          <w:iCs/>
          <w:szCs w:val="32"/>
        </w:rPr>
      </w:pPr>
      <w:r w:rsidRPr="00004F7A">
        <w:rPr>
          <w:rFonts w:ascii="Souvenir Lt BT" w:hAnsi="Souvenir Lt BT" w:cs="Traditional Arabic"/>
          <w:i/>
          <w:iCs/>
          <w:szCs w:val="32"/>
        </w:rPr>
        <w:t>“</w:t>
      </w:r>
      <w:r w:rsidR="005B779A" w:rsidRPr="00004F7A">
        <w:rPr>
          <w:rFonts w:ascii="Souvenir Lt BT" w:hAnsi="Souvenir Lt BT" w:cs="Traditional Arabic"/>
          <w:i/>
          <w:iCs/>
          <w:szCs w:val="32"/>
        </w:rPr>
        <w:t>Sebaik-baik hari adalah hari Ar</w:t>
      </w:r>
      <w:r w:rsidR="00071DFF">
        <w:rPr>
          <w:rFonts w:ascii="Souvenir Lt BT" w:hAnsi="Souvenir Lt BT" w:cs="Traditional Arabic"/>
          <w:i/>
          <w:iCs/>
          <w:szCs w:val="32"/>
        </w:rPr>
        <w:t>a</w:t>
      </w:r>
      <w:r w:rsidR="005B779A" w:rsidRPr="00004F7A">
        <w:rPr>
          <w:rFonts w:ascii="Souvenir Lt BT" w:hAnsi="Souvenir Lt BT" w:cs="Traditional Arabic"/>
          <w:i/>
          <w:iCs/>
          <w:szCs w:val="32"/>
        </w:rPr>
        <w:t xml:space="preserve">fah jika bertepatan pada hari </w:t>
      </w:r>
      <w:r w:rsidR="00653498">
        <w:rPr>
          <w:rFonts w:ascii="Souvenir Lt BT" w:hAnsi="Souvenir Lt BT" w:cs="Traditional Arabic"/>
          <w:i/>
          <w:iCs/>
          <w:szCs w:val="32"/>
        </w:rPr>
        <w:t>Jumat</w:t>
      </w:r>
      <w:r w:rsidR="005B779A" w:rsidRPr="00004F7A">
        <w:rPr>
          <w:rFonts w:ascii="Souvenir Lt BT" w:hAnsi="Souvenir Lt BT" w:cs="Traditional Arabic"/>
          <w:i/>
          <w:iCs/>
          <w:szCs w:val="32"/>
        </w:rPr>
        <w:t xml:space="preserve">, dan ia lebih baik daripada 70 haji yang tidak bertepatan hari </w:t>
      </w:r>
      <w:proofErr w:type="spellStart"/>
      <w:r w:rsidR="005B779A" w:rsidRPr="00004F7A">
        <w:rPr>
          <w:rFonts w:ascii="Souvenir Lt BT" w:hAnsi="Souvenir Lt BT" w:cs="Traditional Arabic"/>
          <w:i/>
          <w:iCs/>
          <w:szCs w:val="32"/>
        </w:rPr>
        <w:t>Ar</w:t>
      </w:r>
      <w:r w:rsidR="00004F7A" w:rsidRPr="00004F7A">
        <w:rPr>
          <w:rFonts w:ascii="Souvenir Lt BT" w:hAnsi="Souvenir Lt BT" w:cs="Traditional Arabic"/>
          <w:i/>
          <w:iCs/>
          <w:szCs w:val="32"/>
        </w:rPr>
        <w:t>a</w:t>
      </w:r>
      <w:r w:rsidR="005B779A" w:rsidRPr="00004F7A">
        <w:rPr>
          <w:rFonts w:ascii="Souvenir Lt BT" w:hAnsi="Souvenir Lt BT" w:cs="Traditional Arabic"/>
          <w:i/>
          <w:iCs/>
          <w:szCs w:val="32"/>
        </w:rPr>
        <w:t>fahnya</w:t>
      </w:r>
      <w:proofErr w:type="spellEnd"/>
      <w:r w:rsidR="005B779A" w:rsidRPr="00004F7A">
        <w:rPr>
          <w:rFonts w:ascii="Souvenir Lt BT" w:hAnsi="Souvenir Lt BT" w:cs="Traditional Arabic"/>
          <w:i/>
          <w:iCs/>
          <w:szCs w:val="32"/>
        </w:rPr>
        <w:t xml:space="preserve"> dengan hari </w:t>
      </w:r>
      <w:r w:rsidR="00653498">
        <w:rPr>
          <w:rFonts w:ascii="Souvenir Lt BT" w:hAnsi="Souvenir Lt BT" w:cs="Traditional Arabic"/>
          <w:i/>
          <w:iCs/>
          <w:szCs w:val="32"/>
        </w:rPr>
        <w:t>Jumat</w:t>
      </w:r>
      <w:r w:rsidR="00052E80" w:rsidRPr="00004F7A">
        <w:rPr>
          <w:rFonts w:ascii="Souvenir Lt BT" w:hAnsi="Souvenir Lt BT" w:cs="Traditional Arabic"/>
          <w:i/>
          <w:iCs/>
          <w:szCs w:val="32"/>
        </w:rPr>
        <w:t>.</w:t>
      </w:r>
      <w:r w:rsidRPr="00004F7A">
        <w:rPr>
          <w:rFonts w:ascii="Souvenir Lt BT" w:hAnsi="Souvenir Lt BT" w:cs="Traditional Arabic"/>
          <w:i/>
          <w:iCs/>
          <w:szCs w:val="32"/>
        </w:rPr>
        <w:t>”</w:t>
      </w:r>
    </w:p>
    <w:p w14:paraId="11B8154B" w14:textId="65E504FB" w:rsidR="005B779A" w:rsidRPr="00AB77D5" w:rsidRDefault="005B779A" w:rsidP="00DA4EC8">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Fonts w:ascii="Souvenir Lt BT" w:hAnsi="Souvenir Lt BT" w:cs="Traditional Arabic"/>
          <w:szCs w:val="32"/>
        </w:rPr>
        <w:t xml:space="preserve">Ibnul </w:t>
      </w:r>
      <w:proofErr w:type="spellStart"/>
      <w:r w:rsidR="00033009">
        <w:rPr>
          <w:rFonts w:ascii="Souvenir Lt BT" w:hAnsi="Souvenir Lt BT" w:cs="Traditional Arabic"/>
          <w:szCs w:val="32"/>
        </w:rPr>
        <w:t>Qayyim</w:t>
      </w:r>
      <w:proofErr w:type="spellEnd"/>
      <w:r w:rsidRPr="00AB77D5">
        <w:rPr>
          <w:rFonts w:ascii="Souvenir Lt BT" w:hAnsi="Souvenir Lt BT" w:cs="Traditional Arabic"/>
          <w:szCs w:val="32"/>
        </w:rPr>
        <w:t xml:space="preserve"> </w:t>
      </w:r>
      <w:proofErr w:type="spellStart"/>
      <w:r w:rsidR="009C4293" w:rsidRPr="002052F4">
        <w:rPr>
          <w:rFonts w:ascii="Souvenir Lt BT" w:hAnsi="Souvenir Lt BT" w:cs="Traditional Arabic"/>
          <w:i/>
          <w:iCs/>
          <w:szCs w:val="32"/>
        </w:rPr>
        <w:t>rahimahullâh</w:t>
      </w:r>
      <w:proofErr w:type="spellEnd"/>
      <w:r w:rsidRPr="00AB77D5">
        <w:rPr>
          <w:rFonts w:ascii="Souvenir Lt BT" w:hAnsi="Souvenir Lt BT" w:cs="Traditional Arabic"/>
          <w:szCs w:val="32"/>
        </w:rPr>
        <w:t xml:space="preserve"> </w:t>
      </w:r>
      <w:r w:rsidR="00833DAA">
        <w:rPr>
          <w:rFonts w:ascii="Souvenir Lt BT" w:hAnsi="Souvenir Lt BT" w:cs="Traditional Arabic"/>
          <w:szCs w:val="32"/>
        </w:rPr>
        <w:t>berkata,</w:t>
      </w:r>
    </w:p>
    <w:p w14:paraId="5E15A667" w14:textId="18924961" w:rsidR="005B779A" w:rsidRPr="00AB77D5" w:rsidRDefault="005B779A" w:rsidP="009C63B5">
      <w:pPr>
        <w:pStyle w:val="NormalWeb"/>
        <w:shd w:val="clear" w:color="auto" w:fill="FFFFFF"/>
        <w:bidi/>
        <w:spacing w:before="0" w:beforeAutospacing="0" w:after="0" w:afterAutospacing="0" w:line="276" w:lineRule="auto"/>
        <w:jc w:val="both"/>
        <w:rPr>
          <w:rStyle w:val="special"/>
          <w:rFonts w:ascii="Souvenir Lt BT" w:hAnsi="Souvenir Lt BT" w:cs="Traditional Arabic"/>
          <w:szCs w:val="32"/>
        </w:rPr>
      </w:pPr>
      <w:r w:rsidRPr="00AB77D5">
        <w:rPr>
          <w:rStyle w:val="special"/>
          <w:rFonts w:ascii="Souvenir Lt BT" w:hAnsi="Souvenir Lt BT" w:cs="Traditional Arabic"/>
          <w:szCs w:val="32"/>
          <w:rtl/>
        </w:rPr>
        <w:t>وَأَمّا مَا اسْتَفَاضَ عَلَى أَلْسِنَةِ الْعَوَامّ بِأَنّهَا تَعْدِلُ ثِنْتَيْنِ وَسَبْعِينَ حَجّةً فَبَاطِلٌ لَا أَصْلَ لَهُ عَنْ رَسُولِ اللّهِ صَلّى اللّهُ عَلَيْهِ وَسَلّمَ وَلَا عَنْ أَحَدٍ مِن</w:t>
      </w:r>
      <w:r w:rsidR="00A233C5">
        <w:rPr>
          <w:rStyle w:val="special"/>
          <w:rFonts w:ascii="Souvenir Lt BT" w:hAnsi="Souvenir Lt BT" w:cs="Traditional Arabic" w:hint="cs"/>
          <w:szCs w:val="32"/>
          <w:rtl/>
        </w:rPr>
        <w:t>َ</w:t>
      </w:r>
      <w:r w:rsidRPr="00AB77D5">
        <w:rPr>
          <w:rStyle w:val="special"/>
          <w:rFonts w:ascii="Souvenir Lt BT" w:hAnsi="Souvenir Lt BT" w:cs="Traditional Arabic"/>
          <w:szCs w:val="32"/>
          <w:rtl/>
        </w:rPr>
        <w:t xml:space="preserve"> الصّحَابَةِ وَالت</w:t>
      </w:r>
      <w:r w:rsidR="00A233C5">
        <w:rPr>
          <w:rStyle w:val="special"/>
          <w:rFonts w:ascii="Souvenir Lt BT" w:hAnsi="Souvenir Lt BT" w:cs="Traditional Arabic" w:hint="cs"/>
          <w:szCs w:val="32"/>
          <w:rtl/>
        </w:rPr>
        <w:t>َ</w:t>
      </w:r>
      <w:r w:rsidRPr="00AB77D5">
        <w:rPr>
          <w:rStyle w:val="special"/>
          <w:rFonts w:ascii="Souvenir Lt BT" w:hAnsi="Souvenir Lt BT" w:cs="Traditional Arabic"/>
          <w:szCs w:val="32"/>
          <w:rtl/>
        </w:rPr>
        <w:t>ّابِعِي</w:t>
      </w:r>
      <w:r w:rsidR="00A233C5">
        <w:rPr>
          <w:rStyle w:val="special"/>
          <w:rFonts w:ascii="Souvenir Lt BT" w:hAnsi="Souvenir Lt BT" w:cs="Traditional Arabic" w:hint="cs"/>
          <w:szCs w:val="32"/>
          <w:rtl/>
        </w:rPr>
        <w:t>ْ</w:t>
      </w:r>
      <w:r w:rsidRPr="00AB77D5">
        <w:rPr>
          <w:rStyle w:val="special"/>
          <w:rFonts w:ascii="Souvenir Lt BT" w:hAnsi="Souvenir Lt BT" w:cs="Traditional Arabic"/>
          <w:szCs w:val="32"/>
          <w:rtl/>
        </w:rPr>
        <w:t>نَ وَالل</w:t>
      </w:r>
      <w:r w:rsidR="00A233C5">
        <w:rPr>
          <w:rStyle w:val="special"/>
          <w:rFonts w:ascii="Souvenir Lt BT" w:hAnsi="Souvenir Lt BT" w:cs="Traditional Arabic" w:hint="cs"/>
          <w:szCs w:val="32"/>
          <w:rtl/>
        </w:rPr>
        <w:t>َ</w:t>
      </w:r>
      <w:r w:rsidRPr="00AB77D5">
        <w:rPr>
          <w:rStyle w:val="special"/>
          <w:rFonts w:ascii="Souvenir Lt BT" w:hAnsi="Souvenir Lt BT" w:cs="Traditional Arabic"/>
          <w:szCs w:val="32"/>
          <w:rtl/>
        </w:rPr>
        <w:t>ّهُ أَعْلَمُ</w:t>
      </w:r>
    </w:p>
    <w:p w14:paraId="7F9D942E" w14:textId="777D10DA" w:rsidR="005B779A" w:rsidRPr="00AB77D5" w:rsidRDefault="00A257FA" w:rsidP="009C63B5">
      <w:pPr>
        <w:pStyle w:val="NormalWeb"/>
        <w:shd w:val="clear" w:color="auto" w:fill="FFFFFF"/>
        <w:spacing w:before="0" w:beforeAutospacing="0" w:after="0" w:afterAutospacing="0" w:line="276" w:lineRule="auto"/>
        <w:jc w:val="both"/>
        <w:rPr>
          <w:rFonts w:ascii="Souvenir Lt BT" w:hAnsi="Souvenir Lt BT" w:cs="Traditional Arabic"/>
          <w:szCs w:val="32"/>
        </w:rPr>
      </w:pPr>
      <w:r w:rsidRPr="009F4C03">
        <w:rPr>
          <w:rFonts w:ascii="Souvenir Lt BT" w:hAnsi="Souvenir Lt BT" w:cs="Traditional Arabic"/>
          <w:i/>
          <w:iCs/>
          <w:szCs w:val="32"/>
        </w:rPr>
        <w:t>“</w:t>
      </w:r>
      <w:r w:rsidR="005B779A" w:rsidRPr="009F4C03">
        <w:rPr>
          <w:rFonts w:ascii="Souvenir Lt BT" w:hAnsi="Souvenir Lt BT" w:cs="Traditional Arabic"/>
          <w:i/>
          <w:iCs/>
          <w:szCs w:val="32"/>
        </w:rPr>
        <w:t xml:space="preserve">Adapun apa yang sering diucapkan oleh orang-orang awam bahwasanya jika hari </w:t>
      </w:r>
      <w:r w:rsidR="009107EE" w:rsidRPr="009F4C03">
        <w:rPr>
          <w:rFonts w:ascii="Souvenir Lt BT" w:hAnsi="Souvenir Lt BT" w:cs="Traditional Arabic"/>
          <w:i/>
          <w:iCs/>
          <w:szCs w:val="32"/>
        </w:rPr>
        <w:t>Arafah</w:t>
      </w:r>
      <w:r w:rsidR="005B779A" w:rsidRPr="009F4C03">
        <w:rPr>
          <w:rFonts w:ascii="Souvenir Lt BT" w:hAnsi="Souvenir Lt BT" w:cs="Traditional Arabic"/>
          <w:i/>
          <w:iCs/>
          <w:szCs w:val="32"/>
        </w:rPr>
        <w:t xml:space="preserve"> bertepatan dengan hari </w:t>
      </w:r>
      <w:r w:rsidR="00653498">
        <w:rPr>
          <w:rFonts w:ascii="Souvenir Lt BT" w:hAnsi="Souvenir Lt BT" w:cs="Traditional Arabic"/>
          <w:i/>
          <w:iCs/>
          <w:szCs w:val="32"/>
        </w:rPr>
        <w:t>Jumat</w:t>
      </w:r>
      <w:r w:rsidR="005B779A" w:rsidRPr="009F4C03">
        <w:rPr>
          <w:rFonts w:ascii="Souvenir Lt BT" w:hAnsi="Souvenir Lt BT" w:cs="Traditional Arabic"/>
          <w:i/>
          <w:iCs/>
          <w:szCs w:val="32"/>
        </w:rPr>
        <w:t xml:space="preserve"> maka nilainya seperti 72 haji maka merupakan perkara yang batil, tidak ada asalnya dari </w:t>
      </w:r>
      <w:r w:rsidR="00A233C5" w:rsidRPr="009F4C03">
        <w:rPr>
          <w:rFonts w:ascii="Souvenir Lt BT" w:hAnsi="Souvenir Lt BT" w:cs="Traditional Arabic"/>
          <w:i/>
          <w:iCs/>
          <w:szCs w:val="32"/>
        </w:rPr>
        <w:t xml:space="preserve">Rasulullah </w:t>
      </w:r>
      <w:r w:rsidR="00A233C5" w:rsidRPr="009F4C03">
        <w:rPr>
          <w:rFonts w:ascii="Souvenir Lt BT" w:hAnsi="Souvenir Lt BT" w:cs="Traditional Arabic"/>
          <w:i/>
          <w:iCs/>
          <w:szCs w:val="32"/>
          <w:rtl/>
        </w:rPr>
        <w:t>ﷺ</w:t>
      </w:r>
      <w:r w:rsidR="00A233C5" w:rsidRPr="009F4C03">
        <w:rPr>
          <w:rFonts w:ascii="Souvenir Lt BT" w:hAnsi="Souvenir Lt BT" w:cs="Traditional Arabic"/>
          <w:i/>
          <w:iCs/>
          <w:szCs w:val="32"/>
        </w:rPr>
        <w:t xml:space="preserve"> </w:t>
      </w:r>
      <w:r w:rsidR="005B779A" w:rsidRPr="009F4C03">
        <w:rPr>
          <w:rFonts w:ascii="Souvenir Lt BT" w:hAnsi="Souvenir Lt BT" w:cs="Traditional Arabic"/>
          <w:i/>
          <w:iCs/>
          <w:szCs w:val="32"/>
        </w:rPr>
        <w:t xml:space="preserve">dan tidak pula dari </w:t>
      </w:r>
      <w:r w:rsidR="009107EE" w:rsidRPr="009F4C03">
        <w:rPr>
          <w:rFonts w:ascii="Souvenir Lt BT" w:hAnsi="Souvenir Lt BT" w:cs="Traditional Arabic"/>
          <w:i/>
          <w:iCs/>
          <w:szCs w:val="32"/>
        </w:rPr>
        <w:t>seorang pun</w:t>
      </w:r>
      <w:r w:rsidR="005B779A" w:rsidRPr="009F4C03">
        <w:rPr>
          <w:rFonts w:ascii="Souvenir Lt BT" w:hAnsi="Souvenir Lt BT" w:cs="Traditional Arabic"/>
          <w:i/>
          <w:iCs/>
          <w:szCs w:val="32"/>
        </w:rPr>
        <w:t xml:space="preserve"> dari </w:t>
      </w:r>
      <w:r w:rsidR="009F4C03" w:rsidRPr="009F4C03">
        <w:rPr>
          <w:rFonts w:ascii="Souvenir Lt BT" w:hAnsi="Souvenir Lt BT" w:cs="Traditional Arabic"/>
          <w:i/>
          <w:iCs/>
          <w:szCs w:val="32"/>
        </w:rPr>
        <w:t xml:space="preserve">generasi </w:t>
      </w:r>
      <w:r w:rsidR="005B779A" w:rsidRPr="009F4C03">
        <w:rPr>
          <w:rFonts w:ascii="Souvenir Lt BT" w:hAnsi="Souvenir Lt BT" w:cs="Traditional Arabic"/>
          <w:i/>
          <w:iCs/>
          <w:szCs w:val="32"/>
        </w:rPr>
        <w:t xml:space="preserve">para sahabat dan para </w:t>
      </w:r>
      <w:r w:rsidR="009107EE" w:rsidRPr="009F4C03">
        <w:rPr>
          <w:rFonts w:ascii="Souvenir Lt BT" w:hAnsi="Souvenir Lt BT" w:cs="Traditional Arabic"/>
          <w:i/>
          <w:iCs/>
          <w:szCs w:val="32"/>
        </w:rPr>
        <w:t>tabiin</w:t>
      </w:r>
      <w:r w:rsidR="009F4C03" w:rsidRPr="009F4C03">
        <w:rPr>
          <w:rFonts w:ascii="Souvenir Lt BT" w:hAnsi="Souvenir Lt BT" w:cs="Traditional Arabic"/>
          <w:i/>
          <w:iCs/>
          <w:szCs w:val="32"/>
        </w:rPr>
        <w:t>.</w:t>
      </w:r>
      <w:r w:rsidR="005B779A" w:rsidRPr="009F4C03">
        <w:rPr>
          <w:rFonts w:ascii="Souvenir Lt BT" w:hAnsi="Souvenir Lt BT" w:cs="Traditional Arabic"/>
          <w:i/>
          <w:iCs/>
          <w:szCs w:val="32"/>
        </w:rPr>
        <w:t xml:space="preserve"> </w:t>
      </w:r>
      <w:proofErr w:type="spellStart"/>
      <w:r w:rsidR="009F4C03" w:rsidRPr="009F4C03">
        <w:rPr>
          <w:rFonts w:ascii="Souvenir Lt BT" w:hAnsi="Souvenir Lt BT" w:cs="Traditional Arabic"/>
          <w:i/>
          <w:iCs/>
          <w:szCs w:val="32"/>
        </w:rPr>
        <w:t>Wallâhu</w:t>
      </w:r>
      <w:proofErr w:type="spellEnd"/>
      <w:r w:rsidR="009F4C03" w:rsidRPr="009F4C03">
        <w:rPr>
          <w:rFonts w:ascii="Souvenir Lt BT" w:hAnsi="Souvenir Lt BT" w:cs="Traditional Arabic"/>
          <w:i/>
          <w:iCs/>
          <w:szCs w:val="32"/>
        </w:rPr>
        <w:t xml:space="preserve"> </w:t>
      </w:r>
      <w:proofErr w:type="spellStart"/>
      <w:r w:rsidR="005B779A" w:rsidRPr="009F4C03">
        <w:rPr>
          <w:rFonts w:ascii="Souvenir Lt BT" w:hAnsi="Souvenir Lt BT" w:cs="Traditional Arabic"/>
          <w:i/>
          <w:iCs/>
          <w:szCs w:val="32"/>
        </w:rPr>
        <w:t>a</w:t>
      </w:r>
      <w:r w:rsidRPr="009F4C03">
        <w:rPr>
          <w:rFonts w:ascii="Souvenir Lt BT" w:hAnsi="Souvenir Lt BT" w:cs="Traditional Arabic"/>
          <w:i/>
          <w:iCs/>
          <w:szCs w:val="32"/>
        </w:rPr>
        <w:t>’</w:t>
      </w:r>
      <w:r w:rsidR="005B779A" w:rsidRPr="009F4C03">
        <w:rPr>
          <w:rFonts w:ascii="Souvenir Lt BT" w:hAnsi="Souvenir Lt BT" w:cs="Traditional Arabic"/>
          <w:i/>
          <w:iCs/>
          <w:szCs w:val="32"/>
        </w:rPr>
        <w:t>lam</w:t>
      </w:r>
      <w:proofErr w:type="spellEnd"/>
      <w:r w:rsidR="009F4C03" w:rsidRPr="009F4C03">
        <w:rPr>
          <w:rFonts w:ascii="Souvenir Lt BT" w:hAnsi="Souvenir Lt BT" w:cs="Traditional Arabic"/>
          <w:i/>
          <w:iCs/>
          <w:szCs w:val="32"/>
        </w:rPr>
        <w:t>.</w:t>
      </w:r>
      <w:r w:rsidRPr="009F4C03">
        <w:rPr>
          <w:rFonts w:ascii="Souvenir Lt BT" w:hAnsi="Souvenir Lt BT" w:cs="Traditional Arabic"/>
          <w:i/>
          <w:iCs/>
          <w:szCs w:val="32"/>
        </w:rPr>
        <w:t>”</w:t>
      </w:r>
      <w:r w:rsidR="009F4C03">
        <w:rPr>
          <w:rStyle w:val="ReferensiCatatanKaki"/>
          <w:rFonts w:ascii="Souvenir Lt BT" w:hAnsi="Souvenir Lt BT" w:cs="Traditional Arabic"/>
          <w:i/>
          <w:iCs/>
          <w:szCs w:val="32"/>
        </w:rPr>
        <w:footnoteReference w:id="2"/>
      </w:r>
      <w:r w:rsidR="005B779A" w:rsidRPr="00AB77D5">
        <w:rPr>
          <w:rFonts w:ascii="Souvenir Lt BT" w:hAnsi="Souvenir Lt BT" w:cs="Traditional Arabic"/>
          <w:szCs w:val="32"/>
        </w:rPr>
        <w:t xml:space="preserve"> </w:t>
      </w:r>
    </w:p>
    <w:p w14:paraId="5B4AB5F3" w14:textId="00DF1D06" w:rsidR="005B779A" w:rsidRPr="00AB77D5" w:rsidRDefault="002052F4" w:rsidP="00DA4EC8">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Pr>
          <w:rFonts w:ascii="Souvenir Lt BT" w:hAnsi="Souvenir Lt BT" w:cs="Traditional Arabic"/>
          <w:szCs w:val="32"/>
        </w:rPr>
        <w:t>Syekh</w:t>
      </w:r>
      <w:r w:rsidR="005B779A" w:rsidRPr="00AB77D5">
        <w:rPr>
          <w:rFonts w:ascii="Souvenir Lt BT" w:hAnsi="Souvenir Lt BT" w:cs="Traditional Arabic"/>
          <w:szCs w:val="32"/>
        </w:rPr>
        <w:t xml:space="preserve"> </w:t>
      </w:r>
      <w:proofErr w:type="spellStart"/>
      <w:r w:rsidR="00E7354C">
        <w:rPr>
          <w:rFonts w:ascii="Souvenir Lt BT" w:hAnsi="Souvenir Lt BT" w:cs="Traditional Arabic"/>
          <w:szCs w:val="32"/>
        </w:rPr>
        <w:t>a</w:t>
      </w:r>
      <w:r w:rsidR="005B779A" w:rsidRPr="00AB77D5">
        <w:rPr>
          <w:rFonts w:ascii="Souvenir Lt BT" w:hAnsi="Souvenir Lt BT" w:cs="Traditional Arabic"/>
          <w:szCs w:val="32"/>
        </w:rPr>
        <w:t>l</w:t>
      </w:r>
      <w:proofErr w:type="spellEnd"/>
      <w:r w:rsidR="005B779A" w:rsidRPr="00AB77D5">
        <w:rPr>
          <w:rFonts w:ascii="Souvenir Lt BT" w:hAnsi="Souvenir Lt BT" w:cs="Traditional Arabic"/>
          <w:szCs w:val="32"/>
        </w:rPr>
        <w:t xml:space="preserve">-Albani </w:t>
      </w:r>
      <w:proofErr w:type="spellStart"/>
      <w:r w:rsidRPr="002052F4">
        <w:rPr>
          <w:rFonts w:ascii="Souvenir Lt BT" w:hAnsi="Souvenir Lt BT" w:cs="Traditional Arabic"/>
          <w:i/>
          <w:iCs/>
          <w:szCs w:val="32"/>
        </w:rPr>
        <w:t>rahimahullâh</w:t>
      </w:r>
      <w:proofErr w:type="spellEnd"/>
      <w:r w:rsidR="005B779A" w:rsidRPr="002052F4">
        <w:rPr>
          <w:rFonts w:ascii="Souvenir Lt BT" w:hAnsi="Souvenir Lt BT" w:cs="Traditional Arabic"/>
          <w:i/>
          <w:iCs/>
          <w:szCs w:val="32"/>
        </w:rPr>
        <w:t xml:space="preserve"> </w:t>
      </w:r>
      <w:r w:rsidR="00833DAA">
        <w:rPr>
          <w:rFonts w:ascii="Souvenir Lt BT" w:hAnsi="Souvenir Lt BT" w:cs="Traditional Arabic"/>
          <w:szCs w:val="32"/>
        </w:rPr>
        <w:t>berkata,</w:t>
      </w:r>
    </w:p>
    <w:p w14:paraId="5C331440" w14:textId="7BBD2097" w:rsidR="005B779A" w:rsidRPr="00AB77D5" w:rsidRDefault="005B779A" w:rsidP="009C63B5">
      <w:pPr>
        <w:pStyle w:val="NormalWeb"/>
        <w:shd w:val="clear" w:color="auto" w:fill="FFFFFF"/>
        <w:bidi/>
        <w:spacing w:before="0" w:beforeAutospacing="0" w:after="0" w:afterAutospacing="0" w:line="276" w:lineRule="auto"/>
        <w:jc w:val="both"/>
        <w:rPr>
          <w:rStyle w:val="special"/>
          <w:rFonts w:ascii="Souvenir Lt BT" w:hAnsi="Souvenir Lt BT" w:cs="Traditional Arabic"/>
          <w:szCs w:val="32"/>
        </w:rPr>
      </w:pPr>
      <w:r w:rsidRPr="00AB77D5">
        <w:rPr>
          <w:rStyle w:val="special"/>
          <w:rFonts w:ascii="Souvenir Lt BT" w:hAnsi="Souvenir Lt BT" w:cs="Traditional Arabic"/>
          <w:szCs w:val="32"/>
          <w:rtl/>
        </w:rPr>
        <w:t xml:space="preserve">بَاطِلٌ </w:t>
      </w:r>
      <w:r w:rsidR="00A233C5">
        <w:rPr>
          <w:rStyle w:val="special"/>
          <w:rFonts w:ascii="Souvenir Lt BT" w:hAnsi="Souvenir Lt BT" w:cs="Traditional Arabic"/>
          <w:szCs w:val="32"/>
          <w:rtl/>
        </w:rPr>
        <w:t>لَا</w:t>
      </w:r>
      <w:r w:rsidRPr="00AB77D5">
        <w:rPr>
          <w:rStyle w:val="special"/>
          <w:rFonts w:ascii="Souvenir Lt BT" w:hAnsi="Souvenir Lt BT" w:cs="Traditional Arabic"/>
          <w:szCs w:val="32"/>
          <w:rtl/>
        </w:rPr>
        <w:t xml:space="preserve"> أَصْلَ لَهُ ... فَإِنَّهُ </w:t>
      </w:r>
      <w:r w:rsidR="00A233C5">
        <w:rPr>
          <w:rStyle w:val="special"/>
          <w:rFonts w:ascii="Souvenir Lt BT" w:hAnsi="Souvenir Lt BT" w:cs="Traditional Arabic"/>
          <w:szCs w:val="32"/>
          <w:rtl/>
        </w:rPr>
        <w:t>لَا</w:t>
      </w:r>
      <w:r w:rsidRPr="00AB77D5">
        <w:rPr>
          <w:rStyle w:val="special"/>
          <w:rFonts w:ascii="Souvenir Lt BT" w:hAnsi="Souvenir Lt BT" w:cs="Traditional Arabic"/>
          <w:szCs w:val="32"/>
          <w:rtl/>
        </w:rPr>
        <w:t xml:space="preserve"> أَصْلَ لَهُ فِي هَذِهِ الْكُتُبِ وَ</w:t>
      </w:r>
      <w:r w:rsidR="00A233C5">
        <w:rPr>
          <w:rStyle w:val="special"/>
          <w:rFonts w:ascii="Souvenir Lt BT" w:hAnsi="Souvenir Lt BT" w:cs="Traditional Arabic"/>
          <w:szCs w:val="32"/>
          <w:rtl/>
        </w:rPr>
        <w:t>لَا</w:t>
      </w:r>
      <w:r w:rsidRPr="00AB77D5">
        <w:rPr>
          <w:rStyle w:val="special"/>
          <w:rFonts w:ascii="Souvenir Lt BT" w:hAnsi="Souvenir Lt BT" w:cs="Traditional Arabic"/>
          <w:szCs w:val="32"/>
          <w:rtl/>
        </w:rPr>
        <w:t xml:space="preserve"> فِي غَيْرهَا مِنْ كُتُبِ الْحَدِيْثِ الْمَعْرُوْفَةِ</w:t>
      </w:r>
    </w:p>
    <w:p w14:paraId="4F9C4558" w14:textId="566CECC6" w:rsidR="005B779A" w:rsidRPr="00DA4EC8" w:rsidRDefault="00A257FA" w:rsidP="00DA4EC8">
      <w:pPr>
        <w:pStyle w:val="NormalWeb"/>
        <w:shd w:val="clear" w:color="auto" w:fill="FFFFFF"/>
        <w:spacing w:before="0" w:beforeAutospacing="0" w:after="0" w:afterAutospacing="0" w:line="276" w:lineRule="auto"/>
        <w:jc w:val="both"/>
        <w:rPr>
          <w:rFonts w:ascii="Souvenir Lt BT" w:hAnsi="Souvenir Lt BT" w:cs="Traditional Arabic"/>
          <w:i/>
          <w:iCs/>
          <w:szCs w:val="32"/>
        </w:rPr>
      </w:pPr>
      <w:r w:rsidRPr="009F4C03">
        <w:rPr>
          <w:rFonts w:ascii="Souvenir Lt BT" w:hAnsi="Souvenir Lt BT" w:cs="Traditional Arabic"/>
          <w:i/>
          <w:iCs/>
          <w:szCs w:val="32"/>
        </w:rPr>
        <w:t>“</w:t>
      </w:r>
      <w:r w:rsidR="009F4C03" w:rsidRPr="009F4C03">
        <w:rPr>
          <w:rFonts w:ascii="Souvenir Lt BT" w:hAnsi="Souvenir Lt BT" w:cs="Traditional Arabic"/>
          <w:i/>
          <w:iCs/>
          <w:szCs w:val="32"/>
        </w:rPr>
        <w:t>Hadis</w:t>
      </w:r>
      <w:r w:rsidR="005B779A" w:rsidRPr="009F4C03">
        <w:rPr>
          <w:rFonts w:ascii="Souvenir Lt BT" w:hAnsi="Souvenir Lt BT" w:cs="Traditional Arabic"/>
          <w:i/>
          <w:iCs/>
          <w:szCs w:val="32"/>
        </w:rPr>
        <w:t xml:space="preserve"> batil tidak ada asalnya....</w:t>
      </w:r>
      <w:r w:rsidR="009F4C03" w:rsidRPr="009F4C03">
        <w:rPr>
          <w:rFonts w:ascii="Souvenir Lt BT" w:hAnsi="Souvenir Lt BT" w:cs="Traditional Arabic"/>
          <w:i/>
          <w:iCs/>
          <w:szCs w:val="32"/>
        </w:rPr>
        <w:t>S</w:t>
      </w:r>
      <w:r w:rsidR="005B779A" w:rsidRPr="009F4C03">
        <w:rPr>
          <w:rFonts w:ascii="Souvenir Lt BT" w:hAnsi="Souvenir Lt BT" w:cs="Traditional Arabic"/>
          <w:i/>
          <w:iCs/>
          <w:szCs w:val="32"/>
        </w:rPr>
        <w:t xml:space="preserve">esungguhnya </w:t>
      </w:r>
      <w:r w:rsidR="009F4C03" w:rsidRPr="009F4C03">
        <w:rPr>
          <w:rFonts w:ascii="Souvenir Lt BT" w:hAnsi="Souvenir Lt BT" w:cs="Traditional Arabic"/>
          <w:i/>
          <w:iCs/>
          <w:szCs w:val="32"/>
        </w:rPr>
        <w:t xml:space="preserve">hadis </w:t>
      </w:r>
      <w:r w:rsidR="005B779A" w:rsidRPr="009F4C03">
        <w:rPr>
          <w:rFonts w:ascii="Souvenir Lt BT" w:hAnsi="Souvenir Lt BT" w:cs="Traditional Arabic"/>
          <w:i/>
          <w:iCs/>
          <w:szCs w:val="32"/>
        </w:rPr>
        <w:t>ini tidak ada asalnya (tidak tercantumkan sama sekali</w:t>
      </w:r>
      <w:r w:rsidR="005B779A" w:rsidRPr="009F4C03">
        <w:rPr>
          <w:rFonts w:ascii="Souvenir Lt BT" w:hAnsi="Souvenir Lt BT" w:cs="Traditional Arabic"/>
          <w:i/>
          <w:iCs/>
          <w:szCs w:val="32"/>
          <w:vertAlign w:val="superscript"/>
        </w:rPr>
        <w:t>-pen</w:t>
      </w:r>
      <w:r w:rsidR="005B779A" w:rsidRPr="009F4C03">
        <w:rPr>
          <w:rFonts w:ascii="Souvenir Lt BT" w:hAnsi="Souvenir Lt BT" w:cs="Traditional Arabic"/>
          <w:i/>
          <w:iCs/>
          <w:szCs w:val="32"/>
        </w:rPr>
        <w:t xml:space="preserve">) pada kitab-kitab ini  (yaitu </w:t>
      </w:r>
      <w:proofErr w:type="spellStart"/>
      <w:r w:rsidR="009F4C03" w:rsidRPr="009F4C03">
        <w:rPr>
          <w:rFonts w:ascii="Souvenir Lt BT" w:hAnsi="Souvenir Lt BT" w:cs="Traditional Arabic"/>
          <w:i/>
          <w:iCs/>
          <w:szCs w:val="32"/>
        </w:rPr>
        <w:t>a</w:t>
      </w:r>
      <w:r w:rsidR="005B779A" w:rsidRPr="009F4C03">
        <w:rPr>
          <w:rFonts w:ascii="Souvenir Lt BT" w:hAnsi="Souvenir Lt BT" w:cs="Traditional Arabic"/>
          <w:i/>
          <w:iCs/>
          <w:szCs w:val="32"/>
        </w:rPr>
        <w:t>l</w:t>
      </w:r>
      <w:proofErr w:type="spellEnd"/>
      <w:r w:rsidR="005B779A" w:rsidRPr="009F4C03">
        <w:rPr>
          <w:rFonts w:ascii="Souvenir Lt BT" w:hAnsi="Souvenir Lt BT" w:cs="Traditional Arabic"/>
          <w:i/>
          <w:iCs/>
          <w:szCs w:val="32"/>
        </w:rPr>
        <w:t xml:space="preserve">-Kutub </w:t>
      </w:r>
      <w:r w:rsidR="009F4C03" w:rsidRPr="009F4C03">
        <w:rPr>
          <w:rFonts w:ascii="Souvenir Lt BT" w:hAnsi="Souvenir Lt BT" w:cs="Traditional Arabic"/>
          <w:i/>
          <w:iCs/>
          <w:szCs w:val="32"/>
        </w:rPr>
        <w:t>a</w:t>
      </w:r>
      <w:r w:rsidR="005B779A" w:rsidRPr="009F4C03">
        <w:rPr>
          <w:rFonts w:ascii="Souvenir Lt BT" w:hAnsi="Souvenir Lt BT" w:cs="Traditional Arabic"/>
          <w:i/>
          <w:iCs/>
          <w:szCs w:val="32"/>
        </w:rPr>
        <w:t>s-</w:t>
      </w:r>
      <w:proofErr w:type="spellStart"/>
      <w:r w:rsidR="005B779A" w:rsidRPr="009F4C03">
        <w:rPr>
          <w:rFonts w:ascii="Souvenir Lt BT" w:hAnsi="Souvenir Lt BT" w:cs="Traditional Arabic"/>
          <w:i/>
          <w:iCs/>
          <w:szCs w:val="32"/>
        </w:rPr>
        <w:t>Sittah</w:t>
      </w:r>
      <w:proofErr w:type="spellEnd"/>
      <w:r w:rsidR="005B779A" w:rsidRPr="009F4C03">
        <w:rPr>
          <w:rFonts w:ascii="Souvenir Lt BT" w:hAnsi="Souvenir Lt BT" w:cs="Traditional Arabic"/>
          <w:i/>
          <w:iCs/>
          <w:szCs w:val="32"/>
        </w:rPr>
        <w:t xml:space="preserve">) dan tidak juga terdapat pada kitab-kitab </w:t>
      </w:r>
      <w:r w:rsidR="009F4C03" w:rsidRPr="009F4C03">
        <w:rPr>
          <w:rFonts w:ascii="Souvenir Lt BT" w:hAnsi="Souvenir Lt BT" w:cs="Traditional Arabic"/>
          <w:i/>
          <w:iCs/>
          <w:szCs w:val="32"/>
        </w:rPr>
        <w:t xml:space="preserve">hadis </w:t>
      </w:r>
      <w:r w:rsidR="005B779A" w:rsidRPr="009F4C03">
        <w:rPr>
          <w:rFonts w:ascii="Souvenir Lt BT" w:hAnsi="Souvenir Lt BT" w:cs="Traditional Arabic"/>
          <w:i/>
          <w:iCs/>
          <w:szCs w:val="32"/>
        </w:rPr>
        <w:t>yang terkenal lainnya</w:t>
      </w:r>
      <w:r w:rsidR="009F4C03" w:rsidRPr="009F4C03">
        <w:rPr>
          <w:rFonts w:ascii="Souvenir Lt BT" w:hAnsi="Souvenir Lt BT" w:cs="Traditional Arabic"/>
          <w:i/>
          <w:iCs/>
          <w:szCs w:val="32"/>
        </w:rPr>
        <w:t>.</w:t>
      </w:r>
      <w:r w:rsidRPr="009F4C03">
        <w:rPr>
          <w:rFonts w:ascii="Souvenir Lt BT" w:hAnsi="Souvenir Lt BT" w:cs="Traditional Arabic"/>
          <w:i/>
          <w:iCs/>
          <w:szCs w:val="32"/>
        </w:rPr>
        <w:t>”</w:t>
      </w:r>
      <w:r w:rsidR="00861415">
        <w:rPr>
          <w:rStyle w:val="ReferensiCatatanKaki"/>
          <w:rFonts w:ascii="Souvenir Lt BT" w:hAnsi="Souvenir Lt BT" w:cs="Traditional Arabic"/>
          <w:i/>
          <w:iCs/>
          <w:szCs w:val="32"/>
        </w:rPr>
        <w:footnoteReference w:id="3"/>
      </w:r>
    </w:p>
    <w:p w14:paraId="391D0E25" w14:textId="29D33AE0" w:rsidR="005B779A" w:rsidRPr="00AB77D5" w:rsidRDefault="006E3CB2" w:rsidP="009C63B5">
      <w:pPr>
        <w:pStyle w:val="NormalWeb"/>
        <w:shd w:val="clear" w:color="auto" w:fill="FFFFFF"/>
        <w:spacing w:before="0" w:beforeAutospacing="0" w:after="0" w:afterAutospacing="0" w:line="276" w:lineRule="auto"/>
        <w:ind w:firstLine="720"/>
        <w:jc w:val="both"/>
        <w:rPr>
          <w:rFonts w:ascii="Souvenir Lt BT" w:hAnsi="Souvenir Lt BT" w:cs="Traditional Arabic"/>
          <w:szCs w:val="32"/>
          <w:rtl/>
        </w:rPr>
      </w:pPr>
      <w:r>
        <w:rPr>
          <w:rFonts w:ascii="Souvenir Lt BT" w:hAnsi="Souvenir Lt BT" w:cs="Traditional Arabic"/>
          <w:szCs w:val="32"/>
        </w:rPr>
        <w:t>Namun, mengenai hal ini—</w:t>
      </w:r>
      <w:r w:rsidR="005B779A" w:rsidRPr="00AB77D5">
        <w:rPr>
          <w:rFonts w:ascii="Souvenir Lt BT" w:hAnsi="Souvenir Lt BT" w:cs="Traditional Arabic"/>
          <w:szCs w:val="32"/>
        </w:rPr>
        <w:t xml:space="preserve">jika hari </w:t>
      </w:r>
      <w:r w:rsidR="009107EE">
        <w:rPr>
          <w:rFonts w:ascii="Souvenir Lt BT" w:hAnsi="Souvenir Lt BT" w:cs="Traditional Arabic"/>
          <w:szCs w:val="32"/>
        </w:rPr>
        <w:t>Arafah</w:t>
      </w:r>
      <w:r w:rsidR="005B779A" w:rsidRPr="00AB77D5">
        <w:rPr>
          <w:rFonts w:ascii="Souvenir Lt BT" w:hAnsi="Souvenir Lt BT" w:cs="Traditional Arabic"/>
          <w:szCs w:val="32"/>
        </w:rPr>
        <w:t xml:space="preserve"> bertepatan dengan hari </w:t>
      </w:r>
      <w:r w:rsidR="00653498">
        <w:rPr>
          <w:rFonts w:ascii="Souvenir Lt BT" w:hAnsi="Souvenir Lt BT" w:cs="Traditional Arabic"/>
          <w:szCs w:val="32"/>
        </w:rPr>
        <w:t>Jumat</w:t>
      </w:r>
      <w:r>
        <w:rPr>
          <w:rFonts w:ascii="Souvenir Lt BT" w:hAnsi="Souvenir Lt BT" w:cs="Traditional Arabic"/>
          <w:szCs w:val="32"/>
        </w:rPr>
        <w:t>,</w:t>
      </w:r>
      <w:r w:rsidR="005B779A" w:rsidRPr="00AB77D5">
        <w:rPr>
          <w:rFonts w:ascii="Souvenir Lt BT" w:hAnsi="Souvenir Lt BT" w:cs="Traditional Arabic"/>
          <w:szCs w:val="32"/>
        </w:rPr>
        <w:t xml:space="preserve"> maka hari tersebut memiliki banyak keistimewaan sebagaimana dijelaskan oleh </w:t>
      </w:r>
      <w:proofErr w:type="spellStart"/>
      <w:r>
        <w:rPr>
          <w:rFonts w:ascii="Souvenir Lt BT" w:hAnsi="Souvenir Lt BT" w:cs="Traditional Arabic"/>
          <w:szCs w:val="32"/>
        </w:rPr>
        <w:t>a</w:t>
      </w:r>
      <w:r w:rsidR="005B779A" w:rsidRPr="00AB77D5">
        <w:rPr>
          <w:rFonts w:ascii="Souvenir Lt BT" w:hAnsi="Souvenir Lt BT" w:cs="Traditional Arabic"/>
          <w:szCs w:val="32"/>
        </w:rPr>
        <w:t>l</w:t>
      </w:r>
      <w:proofErr w:type="spellEnd"/>
      <w:r w:rsidR="005B779A" w:rsidRPr="00AB77D5">
        <w:rPr>
          <w:rFonts w:ascii="Souvenir Lt BT" w:hAnsi="Souvenir Lt BT" w:cs="Traditional Arabic"/>
          <w:szCs w:val="32"/>
        </w:rPr>
        <w:t xml:space="preserve">-Imam Ibnul </w:t>
      </w:r>
      <w:proofErr w:type="spellStart"/>
      <w:r w:rsidR="00033009">
        <w:rPr>
          <w:rFonts w:ascii="Souvenir Lt BT" w:hAnsi="Souvenir Lt BT" w:cs="Traditional Arabic"/>
          <w:szCs w:val="32"/>
        </w:rPr>
        <w:t>Qayyim</w:t>
      </w:r>
      <w:proofErr w:type="spellEnd"/>
      <w:r w:rsidR="005B779A" w:rsidRPr="00AB77D5">
        <w:rPr>
          <w:rFonts w:ascii="Souvenir Lt BT" w:hAnsi="Souvenir Lt BT" w:cs="Traditional Arabic"/>
          <w:szCs w:val="32"/>
        </w:rPr>
        <w:t xml:space="preserve"> </w:t>
      </w:r>
      <w:proofErr w:type="spellStart"/>
      <w:r w:rsidR="006A2891" w:rsidRPr="006A2891">
        <w:rPr>
          <w:rFonts w:ascii="Souvenir Lt BT" w:hAnsi="Souvenir Lt BT" w:cs="Traditional Arabic"/>
          <w:i/>
          <w:iCs/>
          <w:szCs w:val="32"/>
        </w:rPr>
        <w:t>rahimahullâh</w:t>
      </w:r>
      <w:proofErr w:type="spellEnd"/>
      <w:r w:rsidR="005B779A" w:rsidRPr="00AB77D5">
        <w:rPr>
          <w:rFonts w:ascii="Souvenir Lt BT" w:hAnsi="Souvenir Lt BT" w:cs="Traditional Arabic"/>
          <w:szCs w:val="32"/>
        </w:rPr>
        <w:t xml:space="preserve"> dalam kitabnya </w:t>
      </w:r>
      <w:proofErr w:type="spellStart"/>
      <w:r w:rsidR="001A18CC">
        <w:rPr>
          <w:rFonts w:ascii="Souvenir Lt BT" w:hAnsi="Souvenir Lt BT" w:cs="Traditional Arabic"/>
          <w:szCs w:val="32"/>
        </w:rPr>
        <w:t>Zâd</w:t>
      </w:r>
      <w:proofErr w:type="spellEnd"/>
      <w:r w:rsidR="001A18CC">
        <w:rPr>
          <w:rFonts w:ascii="Souvenir Lt BT" w:hAnsi="Souvenir Lt BT" w:cs="Traditional Arabic"/>
          <w:szCs w:val="32"/>
        </w:rPr>
        <w:t xml:space="preserve"> </w:t>
      </w:r>
      <w:proofErr w:type="spellStart"/>
      <w:r w:rsidR="001A18CC">
        <w:rPr>
          <w:rFonts w:ascii="Souvenir Lt BT" w:hAnsi="Souvenir Lt BT" w:cs="Traditional Arabic"/>
          <w:szCs w:val="32"/>
        </w:rPr>
        <w:t>al-Ma`âd</w:t>
      </w:r>
      <w:proofErr w:type="spellEnd"/>
      <w:r w:rsidR="005B779A" w:rsidRPr="00AB77D5">
        <w:rPr>
          <w:rFonts w:ascii="Souvenir Lt BT" w:hAnsi="Souvenir Lt BT" w:cs="Traditional Arabic"/>
          <w:szCs w:val="32"/>
        </w:rPr>
        <w:t xml:space="preserve"> (1/57)</w:t>
      </w:r>
      <w:r>
        <w:rPr>
          <w:rFonts w:ascii="Souvenir Lt BT" w:hAnsi="Souvenir Lt BT" w:cs="Traditional Arabic"/>
          <w:szCs w:val="32"/>
        </w:rPr>
        <w:t>:</w:t>
      </w:r>
    </w:p>
    <w:p w14:paraId="2AB47EBB" w14:textId="248B0925" w:rsidR="005B779A" w:rsidRPr="00AB77D5" w:rsidRDefault="002E345F" w:rsidP="006E3CB2">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Pr>
          <w:rFonts w:ascii="Souvenir Lt BT" w:hAnsi="Souvenir Lt BT" w:cs="Traditional Arabic"/>
          <w:szCs w:val="32"/>
        </w:rPr>
        <w:t>Di antara</w:t>
      </w:r>
      <w:r w:rsidR="005B779A" w:rsidRPr="00AB77D5">
        <w:rPr>
          <w:rFonts w:ascii="Souvenir Lt BT" w:hAnsi="Souvenir Lt BT" w:cs="Traditional Arabic"/>
          <w:szCs w:val="32"/>
        </w:rPr>
        <w:t xml:space="preserve"> keistimewaannya adalah</w:t>
      </w:r>
      <w:r w:rsidR="006E3CB2">
        <w:rPr>
          <w:rFonts w:ascii="Souvenir Lt BT" w:hAnsi="Souvenir Lt BT" w:cs="Traditional Arabic"/>
          <w:szCs w:val="32"/>
        </w:rPr>
        <w:t>:</w:t>
      </w:r>
    </w:p>
    <w:p w14:paraId="696E84E0" w14:textId="54D29C12" w:rsidR="005B779A" w:rsidRPr="00AB77D5" w:rsidRDefault="005B779A" w:rsidP="006E3CB2">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Style w:val="Kuat"/>
          <w:rFonts w:ascii="Souvenir Lt BT" w:hAnsi="Souvenir Lt BT" w:cs="Traditional Arabic"/>
          <w:szCs w:val="32"/>
        </w:rPr>
        <w:t>Pertama</w:t>
      </w:r>
      <w:r w:rsidRPr="00AB77D5">
        <w:rPr>
          <w:rFonts w:ascii="Souvenir Lt BT" w:hAnsi="Souvenir Lt BT" w:cs="Traditional Arabic"/>
          <w:szCs w:val="32"/>
        </w:rPr>
        <w:t xml:space="preserve">: Telah berkumpul </w:t>
      </w:r>
      <w:r w:rsidR="006C7FA2">
        <w:rPr>
          <w:rFonts w:ascii="Souvenir Lt BT" w:hAnsi="Souvenir Lt BT" w:cs="Traditional Arabic"/>
          <w:szCs w:val="32"/>
        </w:rPr>
        <w:t>dua</w:t>
      </w:r>
      <w:r w:rsidRPr="00AB77D5">
        <w:rPr>
          <w:rFonts w:ascii="Souvenir Lt BT" w:hAnsi="Souvenir Lt BT" w:cs="Traditional Arabic"/>
          <w:szCs w:val="32"/>
        </w:rPr>
        <w:t xml:space="preserve"> hari raya, karena sesungguhnya hari </w:t>
      </w:r>
      <w:r w:rsidR="00653498">
        <w:rPr>
          <w:rFonts w:ascii="Souvenir Lt BT" w:hAnsi="Souvenir Lt BT" w:cs="Traditional Arabic"/>
          <w:szCs w:val="32"/>
        </w:rPr>
        <w:t>Jumat</w:t>
      </w:r>
      <w:r w:rsidRPr="00AB77D5">
        <w:rPr>
          <w:rFonts w:ascii="Souvenir Lt BT" w:hAnsi="Souvenir Lt BT" w:cs="Traditional Arabic"/>
          <w:szCs w:val="32"/>
        </w:rPr>
        <w:t xml:space="preserve"> adalah hari raya kaum muslimin, </w:t>
      </w:r>
      <w:r w:rsidR="006C7FA2">
        <w:rPr>
          <w:rFonts w:ascii="Souvenir Lt BT" w:hAnsi="Souvenir Lt BT" w:cs="Traditional Arabic"/>
          <w:szCs w:val="32"/>
        </w:rPr>
        <w:t>sedangkan</w:t>
      </w:r>
      <w:r w:rsidRPr="00AB77D5">
        <w:rPr>
          <w:rFonts w:ascii="Souvenir Lt BT" w:hAnsi="Souvenir Lt BT" w:cs="Traditional Arabic"/>
          <w:szCs w:val="32"/>
        </w:rPr>
        <w:t xml:space="preserve"> hari </w:t>
      </w:r>
      <w:r w:rsidR="009107EE">
        <w:rPr>
          <w:rFonts w:ascii="Souvenir Lt BT" w:hAnsi="Souvenir Lt BT" w:cs="Traditional Arabic"/>
          <w:szCs w:val="32"/>
        </w:rPr>
        <w:t>Arafah</w:t>
      </w:r>
      <w:r w:rsidRPr="00AB77D5">
        <w:rPr>
          <w:rFonts w:ascii="Souvenir Lt BT" w:hAnsi="Souvenir Lt BT" w:cs="Traditional Arabic"/>
          <w:szCs w:val="32"/>
        </w:rPr>
        <w:t xml:space="preserve"> adalah hari raya para </w:t>
      </w:r>
      <w:r w:rsidR="00037DD9">
        <w:rPr>
          <w:rFonts w:ascii="Souvenir Lt BT" w:hAnsi="Souvenir Lt BT" w:cs="Traditional Arabic"/>
          <w:szCs w:val="32"/>
        </w:rPr>
        <w:t>jamaah</w:t>
      </w:r>
      <w:r w:rsidRPr="00AB77D5">
        <w:rPr>
          <w:rFonts w:ascii="Souvenir Lt BT" w:hAnsi="Souvenir Lt BT" w:cs="Traditional Arabic"/>
          <w:szCs w:val="32"/>
        </w:rPr>
        <w:t xml:space="preserve"> haji.</w:t>
      </w:r>
    </w:p>
    <w:p w14:paraId="4FEC8760" w14:textId="1D69EB8B" w:rsidR="005B779A" w:rsidRPr="00AB77D5" w:rsidRDefault="005B779A" w:rsidP="006C7FA2">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Fonts w:ascii="Souvenir Lt BT" w:hAnsi="Souvenir Lt BT" w:cs="Traditional Arabic"/>
          <w:szCs w:val="32"/>
        </w:rPr>
        <w:t xml:space="preserve">Ibnul </w:t>
      </w:r>
      <w:proofErr w:type="spellStart"/>
      <w:r w:rsidR="00033009">
        <w:rPr>
          <w:rFonts w:ascii="Souvenir Lt BT" w:hAnsi="Souvenir Lt BT" w:cs="Traditional Arabic"/>
          <w:szCs w:val="32"/>
        </w:rPr>
        <w:t>Qayyim</w:t>
      </w:r>
      <w:proofErr w:type="spellEnd"/>
      <w:r w:rsidRPr="00AB77D5">
        <w:rPr>
          <w:rFonts w:ascii="Souvenir Lt BT" w:hAnsi="Souvenir Lt BT" w:cs="Traditional Arabic"/>
          <w:szCs w:val="32"/>
        </w:rPr>
        <w:t xml:space="preserve"> </w:t>
      </w:r>
      <w:r w:rsidR="00833DAA">
        <w:rPr>
          <w:rFonts w:ascii="Souvenir Lt BT" w:hAnsi="Souvenir Lt BT" w:cs="Traditional Arabic"/>
          <w:szCs w:val="32"/>
        </w:rPr>
        <w:t>berkata,</w:t>
      </w:r>
    </w:p>
    <w:p w14:paraId="40124D55" w14:textId="32AF9E7D" w:rsidR="005B779A" w:rsidRPr="00AB77D5" w:rsidRDefault="005B779A" w:rsidP="009C63B5">
      <w:pPr>
        <w:pStyle w:val="NormalWeb"/>
        <w:shd w:val="clear" w:color="auto" w:fill="FFFFFF"/>
        <w:bidi/>
        <w:spacing w:before="0" w:beforeAutospacing="0" w:after="0" w:afterAutospacing="0" w:line="276" w:lineRule="auto"/>
        <w:jc w:val="both"/>
        <w:rPr>
          <w:rStyle w:val="special"/>
          <w:rFonts w:ascii="Souvenir Lt BT" w:hAnsi="Souvenir Lt BT" w:cs="Traditional Arabic"/>
          <w:szCs w:val="32"/>
        </w:rPr>
      </w:pPr>
      <w:r w:rsidRPr="00AB77D5">
        <w:rPr>
          <w:rStyle w:val="special"/>
          <w:rFonts w:ascii="Souvenir Lt BT" w:hAnsi="Souvenir Lt BT" w:cs="Traditional Arabic"/>
          <w:szCs w:val="32"/>
          <w:rtl/>
        </w:rPr>
        <w:lastRenderedPageBreak/>
        <w:t>قَالَ شَيْخُنَا: وَإِنّمَا يَكُونُ يَوْمُ عَرَفَةَ عِيدًا فِي حَقّ</w:t>
      </w:r>
      <w:r w:rsidR="004D1B54">
        <w:rPr>
          <w:rStyle w:val="special"/>
          <w:rFonts w:ascii="Souvenir Lt BT" w:hAnsi="Souvenir Lt BT" w:cs="Traditional Arabic" w:hint="cs"/>
          <w:szCs w:val="32"/>
          <w:rtl/>
        </w:rPr>
        <w:t>ِ</w:t>
      </w:r>
      <w:r w:rsidRPr="00AB77D5">
        <w:rPr>
          <w:rStyle w:val="special"/>
          <w:rFonts w:ascii="Souvenir Lt BT" w:hAnsi="Souvenir Lt BT" w:cs="Traditional Arabic"/>
          <w:szCs w:val="32"/>
          <w:rtl/>
        </w:rPr>
        <w:t xml:space="preserve"> أَهْلِ عَرَفَة َ لِاجْتِمَاعِهِمْ فِيهِ بِخِلَافِ أَهْلِ ا</w:t>
      </w:r>
      <w:r w:rsidR="00A233C5">
        <w:rPr>
          <w:rStyle w:val="special"/>
          <w:rFonts w:ascii="Souvenir Lt BT" w:hAnsi="Souvenir Lt BT" w:cs="Traditional Arabic"/>
          <w:szCs w:val="32"/>
          <w:rtl/>
        </w:rPr>
        <w:t>ل</w:t>
      </w:r>
      <w:r w:rsidR="004873A0">
        <w:rPr>
          <w:rStyle w:val="special"/>
          <w:rFonts w:ascii="Souvenir Lt BT" w:hAnsi="Souvenir Lt BT" w:cs="Traditional Arabic" w:hint="cs"/>
          <w:szCs w:val="32"/>
          <w:rtl/>
        </w:rPr>
        <w:t>أَ</w:t>
      </w:r>
      <w:r w:rsidRPr="00AB77D5">
        <w:rPr>
          <w:rStyle w:val="special"/>
          <w:rFonts w:ascii="Souvenir Lt BT" w:hAnsi="Souvenir Lt BT" w:cs="Traditional Arabic"/>
          <w:szCs w:val="32"/>
          <w:rtl/>
        </w:rPr>
        <w:t>مْصَارِ فَإِنّهُمْ إنّ</w:t>
      </w:r>
      <w:r w:rsidR="004873A0">
        <w:rPr>
          <w:rStyle w:val="special"/>
          <w:rFonts w:ascii="Souvenir Lt BT" w:hAnsi="Souvenir Lt BT" w:cs="Traditional Arabic" w:hint="cs"/>
          <w:szCs w:val="32"/>
          <w:rtl/>
        </w:rPr>
        <w:t>َ</w:t>
      </w:r>
      <w:r w:rsidRPr="00AB77D5">
        <w:rPr>
          <w:rStyle w:val="special"/>
          <w:rFonts w:ascii="Souvenir Lt BT" w:hAnsi="Souvenir Lt BT" w:cs="Traditional Arabic"/>
          <w:szCs w:val="32"/>
          <w:rtl/>
        </w:rPr>
        <w:t>مَا يَجْتَمِعُونَ يَوْمَ النّ</w:t>
      </w:r>
      <w:r w:rsidR="006D0C88">
        <w:rPr>
          <w:rStyle w:val="special"/>
          <w:rFonts w:ascii="Souvenir Lt BT" w:hAnsi="Souvenir Lt BT" w:cs="Traditional Arabic" w:hint="cs"/>
          <w:szCs w:val="32"/>
          <w:rtl/>
        </w:rPr>
        <w:t>َ</w:t>
      </w:r>
      <w:r w:rsidRPr="00AB77D5">
        <w:rPr>
          <w:rStyle w:val="special"/>
          <w:rFonts w:ascii="Souvenir Lt BT" w:hAnsi="Souvenir Lt BT" w:cs="Traditional Arabic"/>
          <w:szCs w:val="32"/>
          <w:rtl/>
        </w:rPr>
        <w:t>حْرِ فَكَانَ هُوَ الْعِيدَ فِي حَقّ</w:t>
      </w:r>
      <w:r w:rsidR="006D0C88">
        <w:rPr>
          <w:rStyle w:val="special"/>
          <w:rFonts w:ascii="Souvenir Lt BT" w:hAnsi="Souvenir Lt BT" w:cs="Traditional Arabic" w:hint="cs"/>
          <w:szCs w:val="32"/>
          <w:rtl/>
        </w:rPr>
        <w:t>ِ</w:t>
      </w:r>
      <w:r w:rsidRPr="00AB77D5">
        <w:rPr>
          <w:rStyle w:val="special"/>
          <w:rFonts w:ascii="Souvenir Lt BT" w:hAnsi="Souvenir Lt BT" w:cs="Traditional Arabic"/>
          <w:szCs w:val="32"/>
          <w:rtl/>
        </w:rPr>
        <w:t>هِمْ وَالْمَقْصُودُ أَنّهُ إذَا اتّ</w:t>
      </w:r>
      <w:r w:rsidR="00892078">
        <w:rPr>
          <w:rStyle w:val="special"/>
          <w:rFonts w:ascii="Souvenir Lt BT" w:hAnsi="Souvenir Lt BT" w:cs="Traditional Arabic" w:hint="cs"/>
          <w:szCs w:val="32"/>
          <w:rtl/>
        </w:rPr>
        <w:t>َ</w:t>
      </w:r>
      <w:r w:rsidRPr="00AB77D5">
        <w:rPr>
          <w:rStyle w:val="special"/>
          <w:rFonts w:ascii="Souvenir Lt BT" w:hAnsi="Souvenir Lt BT" w:cs="Traditional Arabic"/>
          <w:szCs w:val="32"/>
          <w:rtl/>
        </w:rPr>
        <w:t>فَقَ يَوْمُ عَرَفَةَ وَيَوْمُ جُمْعَةٍ فَقَد</w:t>
      </w:r>
      <w:r w:rsidR="00892078">
        <w:rPr>
          <w:rStyle w:val="special"/>
          <w:rFonts w:ascii="Souvenir Lt BT" w:hAnsi="Souvenir Lt BT" w:cs="Traditional Arabic" w:hint="cs"/>
          <w:szCs w:val="32"/>
          <w:rtl/>
        </w:rPr>
        <w:t>ِ</w:t>
      </w:r>
      <w:r w:rsidRPr="00AB77D5">
        <w:rPr>
          <w:rStyle w:val="special"/>
          <w:rFonts w:ascii="Souvenir Lt BT" w:hAnsi="Souvenir Lt BT" w:cs="Traditional Arabic"/>
          <w:szCs w:val="32"/>
          <w:rtl/>
        </w:rPr>
        <w:t xml:space="preserve"> اتّ</w:t>
      </w:r>
      <w:r w:rsidR="00892078">
        <w:rPr>
          <w:rStyle w:val="special"/>
          <w:rFonts w:ascii="Souvenir Lt BT" w:hAnsi="Souvenir Lt BT" w:cs="Traditional Arabic" w:hint="cs"/>
          <w:szCs w:val="32"/>
          <w:rtl/>
        </w:rPr>
        <w:t>َ</w:t>
      </w:r>
      <w:r w:rsidRPr="00AB77D5">
        <w:rPr>
          <w:rStyle w:val="special"/>
          <w:rFonts w:ascii="Souvenir Lt BT" w:hAnsi="Souvenir Lt BT" w:cs="Traditional Arabic"/>
          <w:szCs w:val="32"/>
          <w:rtl/>
        </w:rPr>
        <w:t>فَقَ عِي</w:t>
      </w:r>
      <w:r w:rsidR="00892078">
        <w:rPr>
          <w:rStyle w:val="special"/>
          <w:rFonts w:ascii="Souvenir Lt BT" w:hAnsi="Souvenir Lt BT" w:cs="Traditional Arabic" w:hint="cs"/>
          <w:szCs w:val="32"/>
          <w:rtl/>
        </w:rPr>
        <w:t>ْ</w:t>
      </w:r>
      <w:r w:rsidRPr="00AB77D5">
        <w:rPr>
          <w:rStyle w:val="special"/>
          <w:rFonts w:ascii="Souvenir Lt BT" w:hAnsi="Souvenir Lt BT" w:cs="Traditional Arabic"/>
          <w:szCs w:val="32"/>
          <w:rtl/>
        </w:rPr>
        <w:t>دَانِ مَعًا</w:t>
      </w:r>
    </w:p>
    <w:p w14:paraId="192D9F75" w14:textId="381A9509" w:rsidR="005B779A" w:rsidRPr="005F0272" w:rsidRDefault="00A257FA" w:rsidP="009C63B5">
      <w:pPr>
        <w:pStyle w:val="NormalWeb"/>
        <w:shd w:val="clear" w:color="auto" w:fill="FFFFFF"/>
        <w:spacing w:before="0" w:beforeAutospacing="0" w:after="0" w:afterAutospacing="0" w:line="276" w:lineRule="auto"/>
        <w:jc w:val="both"/>
        <w:rPr>
          <w:rFonts w:ascii="Souvenir Lt BT" w:hAnsi="Souvenir Lt BT" w:cs="Traditional Arabic"/>
          <w:i/>
          <w:iCs/>
          <w:szCs w:val="32"/>
        </w:rPr>
      </w:pPr>
      <w:r w:rsidRPr="005F0272">
        <w:rPr>
          <w:rFonts w:ascii="Souvenir Lt BT" w:hAnsi="Souvenir Lt BT" w:cs="Traditional Arabic"/>
          <w:i/>
          <w:iCs/>
          <w:szCs w:val="32"/>
        </w:rPr>
        <w:t>“</w:t>
      </w:r>
      <w:r w:rsidR="005B779A" w:rsidRPr="005F0272">
        <w:rPr>
          <w:rFonts w:ascii="Souvenir Lt BT" w:hAnsi="Souvenir Lt BT" w:cs="Traditional Arabic"/>
          <w:i/>
          <w:iCs/>
          <w:szCs w:val="32"/>
        </w:rPr>
        <w:t xml:space="preserve">Berkata guru kami (yaitu Ibnu </w:t>
      </w:r>
      <w:proofErr w:type="spellStart"/>
      <w:r w:rsidR="005B779A" w:rsidRPr="005F0272">
        <w:rPr>
          <w:rFonts w:ascii="Souvenir Lt BT" w:hAnsi="Souvenir Lt BT" w:cs="Traditional Arabic"/>
          <w:i/>
          <w:iCs/>
          <w:szCs w:val="32"/>
        </w:rPr>
        <w:t>Taimiyyah</w:t>
      </w:r>
      <w:proofErr w:type="spellEnd"/>
      <w:r w:rsidR="005B779A" w:rsidRPr="005F0272">
        <w:rPr>
          <w:rFonts w:ascii="Souvenir Lt BT" w:hAnsi="Souvenir Lt BT" w:cs="Traditional Arabic"/>
          <w:i/>
          <w:iCs/>
          <w:szCs w:val="32"/>
        </w:rPr>
        <w:t>)</w:t>
      </w:r>
      <w:r w:rsidR="00952A0F" w:rsidRPr="005F0272">
        <w:rPr>
          <w:rFonts w:ascii="Souvenir Lt BT" w:hAnsi="Souvenir Lt BT" w:cs="Traditional Arabic"/>
          <w:i/>
          <w:iCs/>
          <w:szCs w:val="32"/>
        </w:rPr>
        <w:t>,</w:t>
      </w:r>
      <w:r w:rsidR="005B779A" w:rsidRPr="005F0272">
        <w:rPr>
          <w:rFonts w:ascii="Souvenir Lt BT" w:hAnsi="Souvenir Lt BT" w:cs="Traditional Arabic"/>
          <w:i/>
          <w:iCs/>
          <w:szCs w:val="32"/>
        </w:rPr>
        <w:t xml:space="preserve"> </w:t>
      </w:r>
      <w:r w:rsidR="00952A0F" w:rsidRPr="005F0272">
        <w:rPr>
          <w:rFonts w:ascii="Souvenir Lt BT" w:hAnsi="Souvenir Lt BT" w:cs="Traditional Arabic"/>
          <w:i/>
          <w:iCs/>
          <w:szCs w:val="32"/>
        </w:rPr>
        <w:t>‘</w:t>
      </w:r>
      <w:r w:rsidR="005B779A" w:rsidRPr="005F0272">
        <w:rPr>
          <w:rFonts w:ascii="Souvenir Lt BT" w:hAnsi="Souvenir Lt BT" w:cs="Traditional Arabic"/>
          <w:i/>
          <w:iCs/>
          <w:szCs w:val="32"/>
        </w:rPr>
        <w:t xml:space="preserve">Hanyalah hari </w:t>
      </w:r>
      <w:r w:rsidR="009107EE" w:rsidRPr="005F0272">
        <w:rPr>
          <w:rFonts w:ascii="Souvenir Lt BT" w:hAnsi="Souvenir Lt BT" w:cs="Traditional Arabic"/>
          <w:i/>
          <w:iCs/>
          <w:szCs w:val="32"/>
        </w:rPr>
        <w:t>Arafah</w:t>
      </w:r>
      <w:r w:rsidR="005B779A" w:rsidRPr="005F0272">
        <w:rPr>
          <w:rFonts w:ascii="Souvenir Lt BT" w:hAnsi="Souvenir Lt BT" w:cs="Traditional Arabic"/>
          <w:i/>
          <w:iCs/>
          <w:szCs w:val="32"/>
        </w:rPr>
        <w:t xml:space="preserve"> merupakan hari </w:t>
      </w:r>
      <w:r w:rsidRPr="005F0272">
        <w:rPr>
          <w:rFonts w:ascii="Souvenir Lt BT" w:hAnsi="Souvenir Lt BT" w:cs="Traditional Arabic"/>
          <w:i/>
          <w:iCs/>
          <w:szCs w:val="32"/>
        </w:rPr>
        <w:t>‘</w:t>
      </w:r>
      <w:proofErr w:type="spellStart"/>
      <w:r w:rsidR="005B779A" w:rsidRPr="005F0272">
        <w:rPr>
          <w:rFonts w:ascii="Souvenir Lt BT" w:hAnsi="Souvenir Lt BT" w:cs="Traditional Arabic"/>
          <w:i/>
          <w:iCs/>
          <w:szCs w:val="32"/>
        </w:rPr>
        <w:t>id</w:t>
      </w:r>
      <w:proofErr w:type="spellEnd"/>
      <w:r w:rsidR="005B779A" w:rsidRPr="005F0272">
        <w:rPr>
          <w:rFonts w:ascii="Souvenir Lt BT" w:hAnsi="Souvenir Lt BT" w:cs="Traditional Arabic"/>
          <w:i/>
          <w:iCs/>
          <w:szCs w:val="32"/>
        </w:rPr>
        <w:t xml:space="preserve"> bagi </w:t>
      </w:r>
      <w:r w:rsidR="00037DD9">
        <w:rPr>
          <w:rFonts w:ascii="Souvenir Lt BT" w:hAnsi="Souvenir Lt BT" w:cs="Traditional Arabic"/>
          <w:i/>
          <w:iCs/>
          <w:szCs w:val="32"/>
        </w:rPr>
        <w:t>jamaah</w:t>
      </w:r>
      <w:r w:rsidR="005B779A" w:rsidRPr="005F0272">
        <w:rPr>
          <w:rFonts w:ascii="Souvenir Lt BT" w:hAnsi="Souvenir Lt BT" w:cs="Traditional Arabic"/>
          <w:i/>
          <w:iCs/>
          <w:szCs w:val="32"/>
        </w:rPr>
        <w:t xml:space="preserve"> haji di </w:t>
      </w:r>
      <w:r w:rsidR="009107EE" w:rsidRPr="005F0272">
        <w:rPr>
          <w:rFonts w:ascii="Souvenir Lt BT" w:hAnsi="Souvenir Lt BT" w:cs="Traditional Arabic"/>
          <w:i/>
          <w:iCs/>
          <w:szCs w:val="32"/>
        </w:rPr>
        <w:t>Arafah</w:t>
      </w:r>
      <w:r w:rsidR="005B779A" w:rsidRPr="005F0272">
        <w:rPr>
          <w:rFonts w:ascii="Souvenir Lt BT" w:hAnsi="Souvenir Lt BT" w:cs="Traditional Arabic"/>
          <w:i/>
          <w:iCs/>
          <w:szCs w:val="32"/>
        </w:rPr>
        <w:t xml:space="preserve"> karena pada hari tersebut mereka berkumpul</w:t>
      </w:r>
      <w:r w:rsidR="00952A0F" w:rsidRPr="005F0272">
        <w:rPr>
          <w:rFonts w:ascii="Souvenir Lt BT" w:hAnsi="Souvenir Lt BT" w:cs="Traditional Arabic"/>
          <w:i/>
          <w:iCs/>
          <w:szCs w:val="32"/>
        </w:rPr>
        <w:t>.</w:t>
      </w:r>
      <w:r w:rsidR="005B779A" w:rsidRPr="005F0272">
        <w:rPr>
          <w:rFonts w:ascii="Souvenir Lt BT" w:hAnsi="Souvenir Lt BT" w:cs="Traditional Arabic"/>
          <w:i/>
          <w:iCs/>
          <w:szCs w:val="32"/>
        </w:rPr>
        <w:t xml:space="preserve"> </w:t>
      </w:r>
      <w:r w:rsidR="00952A0F" w:rsidRPr="005F0272">
        <w:rPr>
          <w:rFonts w:ascii="Souvenir Lt BT" w:hAnsi="Souvenir Lt BT" w:cs="Traditional Arabic"/>
          <w:i/>
          <w:iCs/>
          <w:szCs w:val="32"/>
        </w:rPr>
        <w:t xml:space="preserve">Berbeda </w:t>
      </w:r>
      <w:r w:rsidR="005B779A" w:rsidRPr="005F0272">
        <w:rPr>
          <w:rFonts w:ascii="Souvenir Lt BT" w:hAnsi="Souvenir Lt BT" w:cs="Traditional Arabic"/>
          <w:i/>
          <w:iCs/>
          <w:szCs w:val="32"/>
        </w:rPr>
        <w:t xml:space="preserve">dengan para penduduk kota (yang tidak berhaji), mereka berkumpul pada hari </w:t>
      </w:r>
      <w:proofErr w:type="spellStart"/>
      <w:r w:rsidR="00A47547">
        <w:rPr>
          <w:rFonts w:ascii="Souvenir Lt BT" w:hAnsi="Souvenir Lt BT" w:cs="Traditional Arabic"/>
          <w:i/>
          <w:iCs/>
          <w:szCs w:val="32"/>
        </w:rPr>
        <w:t>an-Nahr</w:t>
      </w:r>
      <w:proofErr w:type="spellEnd"/>
      <w:r w:rsidR="005B779A" w:rsidRPr="005F0272">
        <w:rPr>
          <w:rFonts w:ascii="Souvenir Lt BT" w:hAnsi="Souvenir Lt BT" w:cs="Traditional Arabic"/>
          <w:i/>
          <w:iCs/>
          <w:szCs w:val="32"/>
        </w:rPr>
        <w:t xml:space="preserve"> (10 </w:t>
      </w:r>
      <w:r w:rsidR="00775F34">
        <w:rPr>
          <w:rFonts w:ascii="Souvenir Lt BT" w:hAnsi="Souvenir Lt BT" w:cs="Traditional Arabic"/>
          <w:i/>
          <w:iCs/>
          <w:szCs w:val="32"/>
        </w:rPr>
        <w:t>Zulhijah</w:t>
      </w:r>
      <w:r w:rsidR="005B779A" w:rsidRPr="005F0272">
        <w:rPr>
          <w:rFonts w:ascii="Souvenir Lt BT" w:hAnsi="Souvenir Lt BT" w:cs="Traditional Arabic"/>
          <w:i/>
          <w:iCs/>
          <w:szCs w:val="32"/>
        </w:rPr>
        <w:t xml:space="preserve">), maka 10 </w:t>
      </w:r>
      <w:r w:rsidR="00775F34">
        <w:rPr>
          <w:rFonts w:ascii="Souvenir Lt BT" w:hAnsi="Souvenir Lt BT" w:cs="Traditional Arabic"/>
          <w:i/>
          <w:iCs/>
          <w:szCs w:val="32"/>
        </w:rPr>
        <w:t>Zulhijah</w:t>
      </w:r>
      <w:r w:rsidR="005B779A" w:rsidRPr="005F0272">
        <w:rPr>
          <w:rFonts w:ascii="Souvenir Lt BT" w:hAnsi="Souvenir Lt BT" w:cs="Traditional Arabic"/>
          <w:i/>
          <w:iCs/>
          <w:szCs w:val="32"/>
        </w:rPr>
        <w:t xml:space="preserve"> adalah hari raya mereka. Maksudnya jika bertepatan hari </w:t>
      </w:r>
      <w:r w:rsidR="009107EE" w:rsidRPr="005F0272">
        <w:rPr>
          <w:rFonts w:ascii="Souvenir Lt BT" w:hAnsi="Souvenir Lt BT" w:cs="Traditional Arabic"/>
          <w:i/>
          <w:iCs/>
          <w:szCs w:val="32"/>
        </w:rPr>
        <w:t>Arafah</w:t>
      </w:r>
      <w:r w:rsidR="005B779A" w:rsidRPr="005F0272">
        <w:rPr>
          <w:rFonts w:ascii="Souvenir Lt BT" w:hAnsi="Souvenir Lt BT" w:cs="Traditional Arabic"/>
          <w:i/>
          <w:iCs/>
          <w:szCs w:val="32"/>
        </w:rPr>
        <w:t xml:space="preserve"> dengan hari </w:t>
      </w:r>
      <w:r w:rsidR="00653498">
        <w:rPr>
          <w:rFonts w:ascii="Souvenir Lt BT" w:hAnsi="Souvenir Lt BT" w:cs="Traditional Arabic"/>
          <w:i/>
          <w:iCs/>
          <w:szCs w:val="32"/>
        </w:rPr>
        <w:t>Jumat</w:t>
      </w:r>
      <w:r w:rsidR="005B779A" w:rsidRPr="005F0272">
        <w:rPr>
          <w:rFonts w:ascii="Souvenir Lt BT" w:hAnsi="Souvenir Lt BT" w:cs="Traditional Arabic"/>
          <w:i/>
          <w:iCs/>
          <w:szCs w:val="32"/>
        </w:rPr>
        <w:t xml:space="preserve"> maka telah bertemu dua hari raya</w:t>
      </w:r>
      <w:r w:rsidR="005112AD">
        <w:rPr>
          <w:rFonts w:ascii="Souvenir Lt BT" w:hAnsi="Souvenir Lt BT" w:cs="Traditional Arabic"/>
          <w:i/>
          <w:iCs/>
          <w:szCs w:val="32"/>
        </w:rPr>
        <w:t>’</w:t>
      </w:r>
      <w:r w:rsidR="005F0272" w:rsidRPr="005F0272">
        <w:rPr>
          <w:rFonts w:ascii="Souvenir Lt BT" w:hAnsi="Souvenir Lt BT" w:cs="Traditional Arabic"/>
          <w:i/>
          <w:iCs/>
          <w:szCs w:val="32"/>
        </w:rPr>
        <w:t>.</w:t>
      </w:r>
      <w:r w:rsidRPr="005F0272">
        <w:rPr>
          <w:rFonts w:ascii="Souvenir Lt BT" w:hAnsi="Souvenir Lt BT" w:cs="Traditional Arabic"/>
          <w:i/>
          <w:iCs/>
          <w:szCs w:val="32"/>
        </w:rPr>
        <w:t>”</w:t>
      </w:r>
    </w:p>
    <w:p w14:paraId="064AFC5C" w14:textId="38643A20" w:rsidR="005B779A" w:rsidRPr="00AB77D5" w:rsidRDefault="005B779A" w:rsidP="006C7FA2">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Style w:val="Kuat"/>
          <w:rFonts w:ascii="Souvenir Lt BT" w:hAnsi="Souvenir Lt BT" w:cs="Traditional Arabic"/>
          <w:szCs w:val="32"/>
        </w:rPr>
        <w:t>Kedua</w:t>
      </w:r>
      <w:r w:rsidRPr="00AB77D5">
        <w:rPr>
          <w:rFonts w:ascii="Souvenir Lt BT" w:hAnsi="Souvenir Lt BT" w:cs="Traditional Arabic"/>
          <w:szCs w:val="32"/>
        </w:rPr>
        <w:t xml:space="preserve">: Ketaatan yang dilakukan di hari </w:t>
      </w:r>
      <w:r w:rsidR="00653498">
        <w:rPr>
          <w:rFonts w:ascii="Souvenir Lt BT" w:hAnsi="Souvenir Lt BT" w:cs="Traditional Arabic"/>
          <w:szCs w:val="32"/>
        </w:rPr>
        <w:t>Jumat</w:t>
      </w:r>
      <w:r w:rsidRPr="00AB77D5">
        <w:rPr>
          <w:rFonts w:ascii="Souvenir Lt BT" w:hAnsi="Souvenir Lt BT" w:cs="Traditional Arabic"/>
          <w:szCs w:val="32"/>
        </w:rPr>
        <w:t xml:space="preserve"> lebih afd</w:t>
      </w:r>
      <w:r w:rsidR="006C7FA2">
        <w:rPr>
          <w:rFonts w:ascii="Souvenir Lt BT" w:hAnsi="Souvenir Lt BT" w:cs="Traditional Arabic"/>
          <w:szCs w:val="32"/>
        </w:rPr>
        <w:t>a</w:t>
      </w:r>
      <w:r w:rsidRPr="00AB77D5">
        <w:rPr>
          <w:rFonts w:ascii="Souvenir Lt BT" w:hAnsi="Souvenir Lt BT" w:cs="Traditional Arabic"/>
          <w:szCs w:val="32"/>
        </w:rPr>
        <w:t>l daripada di hari-hari yang lain.</w:t>
      </w:r>
    </w:p>
    <w:p w14:paraId="05C01963" w14:textId="69BFA66A" w:rsidR="005B779A" w:rsidRPr="00AB77D5" w:rsidRDefault="005B779A" w:rsidP="0088225C">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Fonts w:ascii="Souvenir Lt BT" w:hAnsi="Souvenir Lt BT" w:cs="Traditional Arabic"/>
          <w:szCs w:val="32"/>
        </w:rPr>
        <w:t xml:space="preserve">Ibnul </w:t>
      </w:r>
      <w:proofErr w:type="spellStart"/>
      <w:r w:rsidR="00033009">
        <w:rPr>
          <w:rFonts w:ascii="Souvenir Lt BT" w:hAnsi="Souvenir Lt BT" w:cs="Traditional Arabic"/>
          <w:szCs w:val="32"/>
        </w:rPr>
        <w:t>Qayyim</w:t>
      </w:r>
      <w:proofErr w:type="spellEnd"/>
      <w:r w:rsidRPr="00AB77D5">
        <w:rPr>
          <w:rFonts w:ascii="Souvenir Lt BT" w:hAnsi="Souvenir Lt BT" w:cs="Traditional Arabic"/>
          <w:szCs w:val="32"/>
        </w:rPr>
        <w:t xml:space="preserve"> </w:t>
      </w:r>
      <w:proofErr w:type="spellStart"/>
      <w:r w:rsidR="006A2891" w:rsidRPr="006A2891">
        <w:rPr>
          <w:rFonts w:ascii="Souvenir Lt BT" w:hAnsi="Souvenir Lt BT" w:cs="Traditional Arabic"/>
          <w:i/>
          <w:iCs/>
          <w:szCs w:val="32"/>
        </w:rPr>
        <w:t>rahimahullâh</w:t>
      </w:r>
      <w:proofErr w:type="spellEnd"/>
      <w:r w:rsidRPr="00AB77D5">
        <w:rPr>
          <w:rFonts w:ascii="Souvenir Lt BT" w:hAnsi="Souvenir Lt BT" w:cs="Traditional Arabic"/>
          <w:szCs w:val="32"/>
        </w:rPr>
        <w:t xml:space="preserve"> </w:t>
      </w:r>
      <w:r w:rsidR="00833DAA">
        <w:rPr>
          <w:rFonts w:ascii="Souvenir Lt BT" w:hAnsi="Souvenir Lt BT" w:cs="Traditional Arabic"/>
          <w:szCs w:val="32"/>
        </w:rPr>
        <w:t>berkata,</w:t>
      </w:r>
    </w:p>
    <w:p w14:paraId="359A94C7" w14:textId="64C006E8" w:rsidR="005B779A" w:rsidRPr="00AB77D5" w:rsidRDefault="00D50141" w:rsidP="009C63B5">
      <w:pPr>
        <w:pStyle w:val="NormalWeb"/>
        <w:shd w:val="clear" w:color="auto" w:fill="FFFFFF"/>
        <w:bidi/>
        <w:spacing w:before="0" w:beforeAutospacing="0" w:after="0" w:afterAutospacing="0" w:line="276" w:lineRule="auto"/>
        <w:jc w:val="both"/>
        <w:rPr>
          <w:rStyle w:val="special"/>
          <w:rFonts w:ascii="Souvenir Lt BT" w:hAnsi="Souvenir Lt BT" w:cs="Traditional Arabic"/>
          <w:szCs w:val="32"/>
        </w:rPr>
      </w:pPr>
      <w:r w:rsidRPr="00D50141">
        <w:rPr>
          <w:rStyle w:val="special"/>
          <w:rFonts w:ascii="Souvenir Lt BT" w:hAnsi="Souvenir Lt BT" w:cs="Traditional Arabic"/>
          <w:szCs w:val="32"/>
          <w:rtl/>
        </w:rPr>
        <w:t>أَنَّ الطَّاعَةَ الْوَاقِعَةَ مِنَ الْمُسْلِمِينَ يَوْمَ الْجُمُعَةِ وَلَيْلَةَ الْجُمُعَةِ أَكْثَرُ مِنْهَا فِي سَائِرِ الْأَيَّامِ، حَتَّى إِنَّ أَكْثَرَ أَهْلِ الْفُجُورِ يَحْتَرِمُونَ يَوْمَ الْجُمُعَةِ وَلَيْلَتَهُ، وَيَرَوْنَ أَنَّ مَنْ تَجَرَّأَ فِيهِ عَلَى مَعَاصِي اللَّهِ عَزَّ وَجَلَّ عَجَّلَ اللَّهُ عُقُوبَتَهُ وَلَمْ يُمْهِلْهُ. وَهَذَا أَمْرٌ قَدِ اسْتَقَرَّ عِنْدَهُمْ وَعَلِمُوهُ بِالتَّجَارِبِ، وَذَلِكَ لِعِظَمِ الْيَوْمِ وَشَرَفِهِ عِنْدَ اللَّهِ، وَاخْتِيَارِ اللَّهِ سُبْحَانَهُ لَهُ مِنْ بَيْنِ سَائِرِ الْأَيَّامِ. وَلَا رَيْبَ أَنَّ لِلْوَقْفَةِ فِيهِ مَزِيَّةً عَلَى غَيْرِهِ</w:t>
      </w:r>
    </w:p>
    <w:p w14:paraId="0B26883D" w14:textId="353EFF2D" w:rsidR="00ED0342" w:rsidRDefault="00A257FA" w:rsidP="009C63B5">
      <w:pPr>
        <w:pStyle w:val="NormalWeb"/>
        <w:shd w:val="clear" w:color="auto" w:fill="FFFFFF"/>
        <w:spacing w:before="0" w:beforeAutospacing="0" w:after="0" w:afterAutospacing="0" w:line="276" w:lineRule="auto"/>
        <w:jc w:val="both"/>
        <w:rPr>
          <w:rFonts w:ascii="Souvenir Lt BT" w:hAnsi="Souvenir Lt BT" w:cs="Traditional Arabic"/>
          <w:i/>
          <w:iCs/>
          <w:szCs w:val="32"/>
        </w:rPr>
      </w:pPr>
      <w:r w:rsidRPr="002E345F">
        <w:rPr>
          <w:rFonts w:ascii="Souvenir Lt BT" w:hAnsi="Souvenir Lt BT" w:cs="Traditional Arabic"/>
          <w:i/>
          <w:iCs/>
          <w:szCs w:val="32"/>
        </w:rPr>
        <w:t>“</w:t>
      </w:r>
      <w:r w:rsidR="005B779A" w:rsidRPr="002E345F">
        <w:rPr>
          <w:rFonts w:ascii="Souvenir Lt BT" w:hAnsi="Souvenir Lt BT" w:cs="Traditional Arabic"/>
          <w:i/>
          <w:iCs/>
          <w:szCs w:val="32"/>
        </w:rPr>
        <w:t xml:space="preserve">Sesungguhnya ketaatan yang dilakukan oleh kaum muslimin pada hari </w:t>
      </w:r>
      <w:r w:rsidR="00653498">
        <w:rPr>
          <w:rFonts w:ascii="Souvenir Lt BT" w:hAnsi="Souvenir Lt BT" w:cs="Traditional Arabic"/>
          <w:i/>
          <w:iCs/>
          <w:szCs w:val="32"/>
        </w:rPr>
        <w:t>Jumat</w:t>
      </w:r>
      <w:r w:rsidR="005B779A" w:rsidRPr="002E345F">
        <w:rPr>
          <w:rFonts w:ascii="Souvenir Lt BT" w:hAnsi="Souvenir Lt BT" w:cs="Traditional Arabic"/>
          <w:i/>
          <w:iCs/>
          <w:szCs w:val="32"/>
        </w:rPr>
        <w:t xml:space="preserve"> dan malam </w:t>
      </w:r>
      <w:r w:rsidR="00653498">
        <w:rPr>
          <w:rFonts w:ascii="Souvenir Lt BT" w:hAnsi="Souvenir Lt BT" w:cs="Traditional Arabic"/>
          <w:i/>
          <w:iCs/>
          <w:szCs w:val="32"/>
        </w:rPr>
        <w:t>Jumat</w:t>
      </w:r>
      <w:r w:rsidR="005B779A" w:rsidRPr="002E345F">
        <w:rPr>
          <w:rFonts w:ascii="Souvenir Lt BT" w:hAnsi="Souvenir Lt BT" w:cs="Traditional Arabic"/>
          <w:i/>
          <w:iCs/>
          <w:szCs w:val="32"/>
        </w:rPr>
        <w:t xml:space="preserve"> lebih banyak dari pada di hari-hari yang lain. Bahkan sampai-sampai mayoritas ahli maksiat </w:t>
      </w:r>
      <w:r w:rsidR="00C402DD">
        <w:rPr>
          <w:rFonts w:ascii="Souvenir Lt BT" w:hAnsi="Souvenir Lt BT" w:cs="Traditional Arabic"/>
          <w:i/>
          <w:iCs/>
          <w:szCs w:val="32"/>
        </w:rPr>
        <w:t xml:space="preserve">pun </w:t>
      </w:r>
      <w:r w:rsidR="005B779A" w:rsidRPr="002E345F">
        <w:rPr>
          <w:rFonts w:ascii="Souvenir Lt BT" w:hAnsi="Souvenir Lt BT" w:cs="Traditional Arabic"/>
          <w:i/>
          <w:iCs/>
          <w:szCs w:val="32"/>
        </w:rPr>
        <w:t xml:space="preserve">menghormati hari dan malam </w:t>
      </w:r>
      <w:r w:rsidR="00653498">
        <w:rPr>
          <w:rFonts w:ascii="Souvenir Lt BT" w:hAnsi="Souvenir Lt BT" w:cs="Traditional Arabic"/>
          <w:i/>
          <w:iCs/>
          <w:szCs w:val="32"/>
        </w:rPr>
        <w:t>Jumat</w:t>
      </w:r>
      <w:r w:rsidR="005B779A" w:rsidRPr="0029455D">
        <w:rPr>
          <w:rFonts w:ascii="Souvenir Lt BT" w:hAnsi="Souvenir Lt BT" w:cs="Traditional Arabic"/>
          <w:i/>
          <w:iCs/>
          <w:szCs w:val="32"/>
        </w:rPr>
        <w:t>.</w:t>
      </w:r>
      <w:r w:rsidR="005B779A" w:rsidRPr="002E345F">
        <w:rPr>
          <w:rFonts w:ascii="Souvenir Lt BT" w:hAnsi="Souvenir Lt BT" w:cs="Traditional Arabic"/>
          <w:i/>
          <w:iCs/>
          <w:szCs w:val="32"/>
        </w:rPr>
        <w:t xml:space="preserve"> Mereka memandang bahwasanya barang siapa yang berani melakukan kemaksiatan pada hari </w:t>
      </w:r>
      <w:r w:rsidR="00653498">
        <w:rPr>
          <w:rFonts w:ascii="Souvenir Lt BT" w:hAnsi="Souvenir Lt BT" w:cs="Traditional Arabic"/>
          <w:i/>
          <w:iCs/>
          <w:szCs w:val="32"/>
        </w:rPr>
        <w:t>Jumat</w:t>
      </w:r>
      <w:r w:rsidR="005B779A" w:rsidRPr="002E345F">
        <w:rPr>
          <w:rFonts w:ascii="Souvenir Lt BT" w:hAnsi="Souvenir Lt BT" w:cs="Traditional Arabic"/>
          <w:i/>
          <w:iCs/>
          <w:szCs w:val="32"/>
        </w:rPr>
        <w:t xml:space="preserve"> maka Allah </w:t>
      </w:r>
      <w:r w:rsidR="00DE4CAE">
        <w:rPr>
          <w:rFonts w:ascii="Souvenir Lt BT" w:hAnsi="Souvenir Lt BT" w:cs="Traditional Arabic"/>
          <w:i/>
          <w:iCs/>
          <w:szCs w:val="32"/>
          <w:rtl/>
        </w:rPr>
        <w:t>ﷻ</w:t>
      </w:r>
      <w:r w:rsidR="005B779A" w:rsidRPr="002E345F">
        <w:rPr>
          <w:rFonts w:ascii="Souvenir Lt BT" w:hAnsi="Souvenir Lt BT" w:cs="Traditional Arabic"/>
          <w:i/>
          <w:iCs/>
          <w:szCs w:val="32"/>
        </w:rPr>
        <w:t xml:space="preserve"> akan menyegerakan hukuman baginya dan tidak menundanya. </w:t>
      </w:r>
    </w:p>
    <w:p w14:paraId="064A5769" w14:textId="0EE5036E" w:rsidR="005B779A" w:rsidRPr="002E345F" w:rsidRDefault="005B779A" w:rsidP="009C63B5">
      <w:pPr>
        <w:pStyle w:val="NormalWeb"/>
        <w:shd w:val="clear" w:color="auto" w:fill="FFFFFF"/>
        <w:spacing w:before="0" w:beforeAutospacing="0" w:after="0" w:afterAutospacing="0" w:line="276" w:lineRule="auto"/>
        <w:jc w:val="both"/>
        <w:rPr>
          <w:rFonts w:ascii="Souvenir Lt BT" w:hAnsi="Souvenir Lt BT" w:cs="Traditional Arabic"/>
          <w:i/>
          <w:iCs/>
          <w:szCs w:val="32"/>
        </w:rPr>
      </w:pPr>
      <w:r w:rsidRPr="002E345F">
        <w:rPr>
          <w:rFonts w:ascii="Souvenir Lt BT" w:hAnsi="Souvenir Lt BT" w:cs="Traditional Arabic"/>
          <w:i/>
          <w:iCs/>
          <w:szCs w:val="32"/>
        </w:rPr>
        <w:t xml:space="preserve">Ini merupakan perkara yang sudah tertanam dalam diri mereka dan mereka telah mengetahuinya dengan pengalaman. Hal ini dikarenakan keagungan dan kemuliaan hari </w:t>
      </w:r>
      <w:r w:rsidR="00653498">
        <w:rPr>
          <w:rFonts w:ascii="Souvenir Lt BT" w:hAnsi="Souvenir Lt BT" w:cs="Traditional Arabic"/>
          <w:i/>
          <w:iCs/>
          <w:szCs w:val="32"/>
        </w:rPr>
        <w:t>Jumat</w:t>
      </w:r>
      <w:r w:rsidRPr="002E345F">
        <w:rPr>
          <w:rFonts w:ascii="Souvenir Lt BT" w:hAnsi="Souvenir Lt BT" w:cs="Traditional Arabic"/>
          <w:i/>
          <w:iCs/>
          <w:szCs w:val="32"/>
        </w:rPr>
        <w:t xml:space="preserve"> di sisi Allah yang merupakan hari yang dipilih oleh Allah </w:t>
      </w:r>
      <w:r w:rsidR="002E345F" w:rsidRPr="002E345F">
        <w:rPr>
          <w:rFonts w:ascii="Souvenir Lt BT" w:hAnsi="Souvenir Lt BT" w:cs="Traditional Arabic"/>
          <w:i/>
          <w:iCs/>
          <w:szCs w:val="32"/>
        </w:rPr>
        <w:t>di antara</w:t>
      </w:r>
      <w:r w:rsidRPr="002E345F">
        <w:rPr>
          <w:rFonts w:ascii="Souvenir Lt BT" w:hAnsi="Souvenir Lt BT" w:cs="Traditional Arabic"/>
          <w:i/>
          <w:iCs/>
          <w:szCs w:val="32"/>
        </w:rPr>
        <w:t xml:space="preserve"> hari-hari yang lain. Dan tidak diragukan lagi bahwasanya </w:t>
      </w:r>
      <w:r w:rsidR="002E345F" w:rsidRPr="002E345F">
        <w:rPr>
          <w:rFonts w:ascii="Souvenir Lt BT" w:hAnsi="Souvenir Lt BT" w:cs="Traditional Arabic"/>
          <w:i/>
          <w:iCs/>
          <w:szCs w:val="32"/>
        </w:rPr>
        <w:t>wukuf</w:t>
      </w:r>
      <w:r w:rsidRPr="002E345F">
        <w:rPr>
          <w:rFonts w:ascii="Souvenir Lt BT" w:hAnsi="Souvenir Lt BT" w:cs="Traditional Arabic"/>
          <w:i/>
          <w:iCs/>
          <w:szCs w:val="32"/>
        </w:rPr>
        <w:t xml:space="preserve"> pada hari </w:t>
      </w:r>
      <w:r w:rsidR="00653498">
        <w:rPr>
          <w:rFonts w:ascii="Souvenir Lt BT" w:hAnsi="Souvenir Lt BT" w:cs="Traditional Arabic"/>
          <w:i/>
          <w:iCs/>
          <w:szCs w:val="32"/>
        </w:rPr>
        <w:t>Jumat</w:t>
      </w:r>
      <w:r w:rsidRPr="002E345F">
        <w:rPr>
          <w:rFonts w:ascii="Souvenir Lt BT" w:hAnsi="Souvenir Lt BT" w:cs="Traditional Arabic"/>
          <w:i/>
          <w:iCs/>
          <w:szCs w:val="32"/>
        </w:rPr>
        <w:t xml:space="preserve"> memiliki keistimewaan dibandingkan di hari yang lainnya</w:t>
      </w:r>
      <w:r w:rsidR="002E345F" w:rsidRPr="002E345F">
        <w:rPr>
          <w:rFonts w:ascii="Souvenir Lt BT" w:hAnsi="Souvenir Lt BT" w:cs="Traditional Arabic"/>
          <w:i/>
          <w:iCs/>
          <w:szCs w:val="32"/>
        </w:rPr>
        <w:t>.</w:t>
      </w:r>
      <w:r w:rsidR="00A257FA" w:rsidRPr="002E345F">
        <w:rPr>
          <w:rFonts w:ascii="Souvenir Lt BT" w:hAnsi="Souvenir Lt BT" w:cs="Traditional Arabic"/>
          <w:i/>
          <w:iCs/>
          <w:szCs w:val="32"/>
        </w:rPr>
        <w:t>”</w:t>
      </w:r>
    </w:p>
    <w:p w14:paraId="6D0804B3" w14:textId="3EE42EE8" w:rsidR="005B779A" w:rsidRPr="00AB77D5" w:rsidRDefault="005B779A" w:rsidP="0088225C">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Style w:val="Kuat"/>
          <w:rFonts w:ascii="Souvenir Lt BT" w:hAnsi="Souvenir Lt BT" w:cs="Traditional Arabic"/>
          <w:szCs w:val="32"/>
        </w:rPr>
        <w:t>Ketiga</w:t>
      </w:r>
      <w:r w:rsidRPr="00AB77D5">
        <w:rPr>
          <w:rFonts w:ascii="Souvenir Lt BT" w:hAnsi="Souvenir Lt BT" w:cs="Traditional Arabic"/>
          <w:szCs w:val="32"/>
        </w:rPr>
        <w:t xml:space="preserve">: </w:t>
      </w:r>
      <w:r w:rsidR="0088225C">
        <w:rPr>
          <w:rFonts w:ascii="Souvenir Lt BT" w:hAnsi="Souvenir Lt BT" w:cs="Traditional Arabic"/>
          <w:szCs w:val="32"/>
        </w:rPr>
        <w:t>Telah berkumpul</w:t>
      </w:r>
      <w:r w:rsidRPr="00AB77D5">
        <w:rPr>
          <w:rFonts w:ascii="Souvenir Lt BT" w:hAnsi="Souvenir Lt BT" w:cs="Traditional Arabic"/>
          <w:szCs w:val="32"/>
        </w:rPr>
        <w:t xml:space="preserve"> dua sebab besar dikabulkannya doa.</w:t>
      </w:r>
    </w:p>
    <w:p w14:paraId="67A931A6" w14:textId="62C3B65A" w:rsidR="005B779A" w:rsidRPr="00AB77D5" w:rsidRDefault="005B779A" w:rsidP="00C207E6">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Fonts w:ascii="Souvenir Lt BT" w:hAnsi="Souvenir Lt BT" w:cs="Traditional Arabic"/>
          <w:szCs w:val="32"/>
        </w:rPr>
        <w:t xml:space="preserve">Ibnul </w:t>
      </w:r>
      <w:proofErr w:type="spellStart"/>
      <w:r w:rsidR="00033009">
        <w:rPr>
          <w:rFonts w:ascii="Souvenir Lt BT" w:hAnsi="Souvenir Lt BT" w:cs="Traditional Arabic"/>
          <w:szCs w:val="32"/>
        </w:rPr>
        <w:t>Qayyim</w:t>
      </w:r>
      <w:proofErr w:type="spellEnd"/>
      <w:r w:rsidRPr="00AB77D5">
        <w:rPr>
          <w:rFonts w:ascii="Souvenir Lt BT" w:hAnsi="Souvenir Lt BT" w:cs="Traditional Arabic"/>
          <w:szCs w:val="32"/>
        </w:rPr>
        <w:t xml:space="preserve"> </w:t>
      </w:r>
      <w:r w:rsidR="00833DAA">
        <w:rPr>
          <w:rFonts w:ascii="Souvenir Lt BT" w:hAnsi="Souvenir Lt BT" w:cs="Traditional Arabic"/>
          <w:szCs w:val="32"/>
        </w:rPr>
        <w:t>berkata,</w:t>
      </w:r>
    </w:p>
    <w:p w14:paraId="60E2996D" w14:textId="6AD1968A" w:rsidR="005B779A" w:rsidRPr="00AB77D5" w:rsidRDefault="00926132" w:rsidP="009C63B5">
      <w:pPr>
        <w:pStyle w:val="NormalWeb"/>
        <w:shd w:val="clear" w:color="auto" w:fill="FFFFFF"/>
        <w:bidi/>
        <w:spacing w:before="0" w:beforeAutospacing="0" w:after="0" w:afterAutospacing="0" w:line="276" w:lineRule="auto"/>
        <w:jc w:val="both"/>
        <w:rPr>
          <w:rStyle w:val="special"/>
          <w:rFonts w:ascii="Souvenir Lt BT" w:hAnsi="Souvenir Lt BT" w:cs="Traditional Arabic"/>
          <w:szCs w:val="32"/>
        </w:rPr>
      </w:pPr>
      <w:r w:rsidRPr="00926132">
        <w:rPr>
          <w:rStyle w:val="special"/>
          <w:rFonts w:ascii="Souvenir Lt BT" w:hAnsi="Souvenir Lt BT" w:cs="Traditional Arabic"/>
          <w:szCs w:val="32"/>
          <w:rtl/>
        </w:rPr>
        <w:t>أَنَّهُ يَدْنُو الرَّبُّ تَبَارَكَ وَتَعَالَى عَشِيَّةَ يَوْمِ عَرَفَةَ مِنْ أَهْلِ الْمَوْقِفِ، ثُمَّ يُبَاهِي بِهِمُ الْمَلَائِكَةَ، فَيَقُولُ: مَا أَرَادَ هَؤُلَاءِ؟ أُشْهِدُكُمْ أَنِّي قَدْ غَفَرْتُ لَهُمْ. وَتَحْصُلُ مَعَ دُنُوِّهِ مِنْهُمْ تَبَارَكَ وَتَعَالَى سَاعَةُ الْإِجَابَةِ الَّتِي لَا يَرُدُّ فِيهَا سَائِلًا يَسْأَلُ خَيْرًا، فَيَقْرُبُونَ مِنْهُ بِدُعَائِهِمْ وَالتَّضَرُّعِ إِلَيْهِ فِي تِلْكَ السَّاعَةِ، وَيَقْرُبُ مِنْهُمْ تَعَالَى نَوْعَيْنِ مِنَ الْقُرْبِ: أَحَدُهُمَا قُرْبُ الْإِجَابَةِ الْمُحَقَّقَةِ فِي تِلْكَ السَّاعَةِ، وَالثَّانِي قُرْبُهُ الْخَاصُّ مِنْ أَهْلِ عَرَفَةَ وَمُبَاهَاتُهُ بِهِمْ مَلَائِكَتَهُ.</w:t>
      </w:r>
    </w:p>
    <w:p w14:paraId="2BAF1E38" w14:textId="3459C288" w:rsidR="00644285" w:rsidRPr="00644285" w:rsidRDefault="00644285" w:rsidP="00644285">
      <w:pPr>
        <w:pStyle w:val="NormalWeb"/>
        <w:shd w:val="clear" w:color="auto" w:fill="FFFFFF"/>
        <w:spacing w:after="0"/>
        <w:jc w:val="both"/>
        <w:rPr>
          <w:rFonts w:ascii="Souvenir Lt BT" w:hAnsi="Souvenir Lt BT" w:cs="Traditional Arabic"/>
          <w:i/>
          <w:iCs/>
          <w:szCs w:val="32"/>
        </w:rPr>
      </w:pPr>
      <w:r>
        <w:rPr>
          <w:rFonts w:ascii="Souvenir Lt BT" w:hAnsi="Souvenir Lt BT" w:cs="Traditional Arabic"/>
          <w:i/>
          <w:iCs/>
          <w:szCs w:val="32"/>
        </w:rPr>
        <w:lastRenderedPageBreak/>
        <w:t>“</w:t>
      </w:r>
      <w:r w:rsidRPr="00644285">
        <w:rPr>
          <w:rFonts w:ascii="Souvenir Lt BT" w:hAnsi="Souvenir Lt BT" w:cs="Traditional Arabic"/>
          <w:i/>
          <w:iCs/>
          <w:szCs w:val="32"/>
        </w:rPr>
        <w:t>Sesungguhnya</w:t>
      </w:r>
      <w:r>
        <w:rPr>
          <w:rFonts w:ascii="Souvenir Lt BT" w:hAnsi="Souvenir Lt BT" w:cs="Traditional Arabic"/>
          <w:i/>
          <w:iCs/>
          <w:szCs w:val="32"/>
        </w:rPr>
        <w:t xml:space="preserve"> Allah</w:t>
      </w:r>
      <w:r w:rsidR="0056482E">
        <w:rPr>
          <w:rFonts w:ascii="Souvenir Lt BT" w:hAnsi="Souvenir Lt BT" w:cs="Traditional Arabic"/>
          <w:i/>
          <w:iCs/>
          <w:szCs w:val="32"/>
        </w:rPr>
        <w:t xml:space="preserve"> </w:t>
      </w:r>
      <w:r w:rsidRPr="00644285">
        <w:rPr>
          <w:rFonts w:ascii="Souvenir Lt BT" w:hAnsi="Souvenir Lt BT" w:cs="Traditional Arabic"/>
          <w:i/>
          <w:iCs/>
          <w:szCs w:val="32"/>
        </w:rPr>
        <w:t xml:space="preserve">mendekat pada sore hari Arafah kepada orang-orang yang wukuf, kemudian Dia membanggakan mereka di hadapan para malaikat. Lalu Dia berfirman, </w:t>
      </w:r>
      <w:r w:rsidR="00902DC9">
        <w:rPr>
          <w:rFonts w:ascii="Souvenir Lt BT" w:hAnsi="Souvenir Lt BT" w:cs="Traditional Arabic"/>
          <w:i/>
          <w:iCs/>
          <w:szCs w:val="32"/>
        </w:rPr>
        <w:t>‘</w:t>
      </w:r>
      <w:r w:rsidRPr="00644285">
        <w:rPr>
          <w:rFonts w:ascii="Souvenir Lt BT" w:hAnsi="Souvenir Lt BT" w:cs="Traditional Arabic"/>
          <w:i/>
          <w:iCs/>
          <w:szCs w:val="32"/>
        </w:rPr>
        <w:t>Apa yang mereka inginkan? Aku persaksikan kepada kalian bahwa Aku telah mengampuni mereka.</w:t>
      </w:r>
      <w:r w:rsidR="00902DC9">
        <w:rPr>
          <w:rFonts w:ascii="Souvenir Lt BT" w:hAnsi="Souvenir Lt BT" w:cs="Traditional Arabic"/>
          <w:i/>
          <w:iCs/>
          <w:szCs w:val="32"/>
        </w:rPr>
        <w:t>’</w:t>
      </w:r>
    </w:p>
    <w:p w14:paraId="0F2B61B1" w14:textId="1E73D70C" w:rsidR="00644285" w:rsidRPr="00644285" w:rsidRDefault="00644285" w:rsidP="00644285">
      <w:pPr>
        <w:pStyle w:val="NormalWeb"/>
        <w:shd w:val="clear" w:color="auto" w:fill="FFFFFF"/>
        <w:spacing w:after="0"/>
        <w:jc w:val="both"/>
        <w:rPr>
          <w:rFonts w:ascii="Souvenir Lt BT" w:hAnsi="Souvenir Lt BT" w:cs="Traditional Arabic"/>
          <w:i/>
          <w:iCs/>
          <w:szCs w:val="32"/>
        </w:rPr>
      </w:pPr>
      <w:r w:rsidRPr="00644285">
        <w:rPr>
          <w:rFonts w:ascii="Souvenir Lt BT" w:hAnsi="Souvenir Lt BT" w:cs="Traditional Arabic"/>
          <w:i/>
          <w:iCs/>
          <w:szCs w:val="32"/>
        </w:rPr>
        <w:t>Bersamaan dengan kedekatan-Nya kepada mereka, terjadi pula saat dikabulkannya doa, yaitu waktu yang pada saat itu Allah tidak menolak seorang pun yang meminta kebaikan. Maka mereka mendekat kepada-Nya dengan doa dan kerendahan hati pada waktu tersebut, dan Allah</w:t>
      </w:r>
      <w:r w:rsidR="0056482E">
        <w:rPr>
          <w:rFonts w:ascii="Souvenir Lt BT" w:hAnsi="Souvenir Lt BT" w:cs="Traditional Arabic"/>
          <w:i/>
          <w:iCs/>
          <w:szCs w:val="32"/>
        </w:rPr>
        <w:t xml:space="preserve"> </w:t>
      </w:r>
      <w:r w:rsidRPr="00644285">
        <w:rPr>
          <w:rFonts w:ascii="Souvenir Lt BT" w:hAnsi="Souvenir Lt BT" w:cs="Traditional Arabic"/>
          <w:i/>
          <w:iCs/>
          <w:szCs w:val="32"/>
        </w:rPr>
        <w:t>mendekat kepada mereka dengan dua jenis kedekatan:</w:t>
      </w:r>
    </w:p>
    <w:p w14:paraId="19E87DD4" w14:textId="77777777" w:rsidR="00644285" w:rsidRPr="00644285" w:rsidRDefault="00644285" w:rsidP="00644285">
      <w:pPr>
        <w:pStyle w:val="NormalWeb"/>
        <w:shd w:val="clear" w:color="auto" w:fill="FFFFFF"/>
        <w:spacing w:after="0"/>
        <w:jc w:val="both"/>
        <w:rPr>
          <w:rFonts w:ascii="Souvenir Lt BT" w:hAnsi="Souvenir Lt BT" w:cs="Traditional Arabic"/>
          <w:i/>
          <w:iCs/>
          <w:szCs w:val="32"/>
        </w:rPr>
      </w:pPr>
      <w:r w:rsidRPr="00644285">
        <w:rPr>
          <w:rFonts w:ascii="Souvenir Lt BT" w:hAnsi="Souvenir Lt BT" w:cs="Traditional Arabic"/>
          <w:i/>
          <w:iCs/>
          <w:szCs w:val="32"/>
        </w:rPr>
        <w:t>Pertama, kedekatan berupa pengabulan doa yang pasti terjadi pada saat itu.</w:t>
      </w:r>
    </w:p>
    <w:p w14:paraId="786A38DF" w14:textId="72E68D25" w:rsidR="005B779A" w:rsidRPr="00AB77D5" w:rsidRDefault="00644285" w:rsidP="00644285">
      <w:pPr>
        <w:pStyle w:val="NormalWeb"/>
        <w:shd w:val="clear" w:color="auto" w:fill="FFFFFF"/>
        <w:spacing w:before="0" w:beforeAutospacing="0" w:after="0" w:afterAutospacing="0" w:line="276" w:lineRule="auto"/>
        <w:jc w:val="both"/>
        <w:rPr>
          <w:rFonts w:ascii="Souvenir Lt BT" w:hAnsi="Souvenir Lt BT" w:cs="Traditional Arabic"/>
          <w:szCs w:val="32"/>
        </w:rPr>
      </w:pPr>
      <w:r w:rsidRPr="00644285">
        <w:rPr>
          <w:rFonts w:ascii="Souvenir Lt BT" w:hAnsi="Souvenir Lt BT" w:cs="Traditional Arabic"/>
          <w:i/>
          <w:iCs/>
          <w:szCs w:val="32"/>
        </w:rPr>
        <w:t>Kedua, kedekatan khusus-</w:t>
      </w:r>
      <w:proofErr w:type="spellStart"/>
      <w:r w:rsidRPr="00644285">
        <w:rPr>
          <w:rFonts w:ascii="Souvenir Lt BT" w:hAnsi="Souvenir Lt BT" w:cs="Traditional Arabic"/>
          <w:i/>
          <w:iCs/>
          <w:szCs w:val="32"/>
        </w:rPr>
        <w:t>Nya</w:t>
      </w:r>
      <w:proofErr w:type="spellEnd"/>
      <w:r w:rsidRPr="00644285">
        <w:rPr>
          <w:rFonts w:ascii="Souvenir Lt BT" w:hAnsi="Souvenir Lt BT" w:cs="Traditional Arabic"/>
          <w:i/>
          <w:iCs/>
          <w:szCs w:val="32"/>
        </w:rPr>
        <w:t xml:space="preserve"> kepada</w:t>
      </w:r>
      <w:r w:rsidR="00902DC9">
        <w:rPr>
          <w:rFonts w:ascii="Souvenir Lt BT" w:hAnsi="Souvenir Lt BT" w:cs="Traditional Arabic"/>
          <w:i/>
          <w:iCs/>
          <w:szCs w:val="32"/>
        </w:rPr>
        <w:t xml:space="preserve"> Ahli Arafah</w:t>
      </w:r>
      <w:r w:rsidRPr="00644285">
        <w:rPr>
          <w:rFonts w:ascii="Souvenir Lt BT" w:hAnsi="Souvenir Lt BT" w:cs="Traditional Arabic"/>
          <w:i/>
          <w:iCs/>
          <w:szCs w:val="32"/>
        </w:rPr>
        <w:t xml:space="preserve"> (orang-orang yang wukuf di Arafah) serta kebanggaan-Nya terhadap mereka di hadapan para malaikat-Nya.”</w:t>
      </w:r>
      <w:r w:rsidR="006C153E">
        <w:rPr>
          <w:rStyle w:val="ReferensiCatatanKaki"/>
          <w:rFonts w:ascii="Souvenir Lt BT" w:hAnsi="Souvenir Lt BT" w:cs="Traditional Arabic"/>
          <w:i/>
          <w:iCs/>
          <w:szCs w:val="32"/>
        </w:rPr>
        <w:footnoteReference w:id="4"/>
      </w:r>
      <w:r w:rsidRPr="00644285">
        <w:rPr>
          <w:rFonts w:ascii="Souvenir Lt BT" w:hAnsi="Souvenir Lt BT" w:cs="Traditional Arabic"/>
          <w:szCs w:val="32"/>
        </w:rPr>
        <w:t xml:space="preserve"> </w:t>
      </w:r>
    </w:p>
    <w:p w14:paraId="1E14ACD0" w14:textId="629D287D" w:rsidR="005B779A" w:rsidRPr="004B2CEC" w:rsidRDefault="00270E72" w:rsidP="0056482E">
      <w:pPr>
        <w:pStyle w:val="NormalWeb"/>
        <w:shd w:val="clear" w:color="auto" w:fill="FFFFFF"/>
        <w:spacing w:before="0" w:beforeAutospacing="0" w:after="0" w:afterAutospacing="0" w:line="276" w:lineRule="auto"/>
        <w:ind w:firstLine="720"/>
        <w:jc w:val="both"/>
        <w:rPr>
          <w:rFonts w:ascii="Souvenir Lt BT" w:hAnsi="Souvenir Lt BT" w:cs="Traditional Arabic"/>
        </w:rPr>
      </w:pPr>
      <w:r w:rsidRPr="004B2CEC">
        <w:rPr>
          <w:rFonts w:ascii="Souvenir Lt BT" w:hAnsi="Souvenir Lt BT" w:cs="Traditional Arabic"/>
        </w:rPr>
        <w:t>Maka</w:t>
      </w:r>
      <w:r w:rsidR="005B779A" w:rsidRPr="004B2CEC">
        <w:rPr>
          <w:rFonts w:ascii="Souvenir Lt BT" w:hAnsi="Souvenir Lt BT" w:cs="Traditional Arabic"/>
        </w:rPr>
        <w:t xml:space="preserve"> hendak</w:t>
      </w:r>
      <w:r w:rsidR="001F6C81" w:rsidRPr="004B2CEC">
        <w:rPr>
          <w:rFonts w:ascii="Souvenir Lt BT" w:hAnsi="Souvenir Lt BT" w:cs="Traditional Arabic"/>
        </w:rPr>
        <w:t>lah</w:t>
      </w:r>
      <w:r w:rsidR="005B779A" w:rsidRPr="004B2CEC">
        <w:rPr>
          <w:rFonts w:ascii="Souvenir Lt BT" w:hAnsi="Souvenir Lt BT" w:cs="Traditional Arabic"/>
        </w:rPr>
        <w:t xml:space="preserve"> para </w:t>
      </w:r>
      <w:r w:rsidR="00037DD9">
        <w:rPr>
          <w:rFonts w:ascii="Souvenir Lt BT" w:hAnsi="Souvenir Lt BT" w:cs="Traditional Arabic"/>
        </w:rPr>
        <w:t>jamaah</w:t>
      </w:r>
      <w:r w:rsidR="005B779A" w:rsidRPr="004B2CEC">
        <w:rPr>
          <w:rFonts w:ascii="Souvenir Lt BT" w:hAnsi="Souvenir Lt BT" w:cs="Traditional Arabic"/>
        </w:rPr>
        <w:t xml:space="preserve"> haji berbahagia </w:t>
      </w:r>
      <w:r w:rsidR="001F6C81" w:rsidRPr="004B2CEC">
        <w:rPr>
          <w:rFonts w:ascii="Souvenir Lt BT" w:hAnsi="Souvenir Lt BT" w:cs="Traditional Arabic"/>
        </w:rPr>
        <w:t>ketika mendapati</w:t>
      </w:r>
      <w:r w:rsidR="005B779A" w:rsidRPr="004B2CEC">
        <w:rPr>
          <w:rFonts w:ascii="Souvenir Lt BT" w:hAnsi="Souvenir Lt BT" w:cs="Traditional Arabic"/>
        </w:rPr>
        <w:t xml:space="preserve"> Hari </w:t>
      </w:r>
      <w:r w:rsidR="009107EE" w:rsidRPr="004B2CEC">
        <w:rPr>
          <w:rFonts w:ascii="Souvenir Lt BT" w:hAnsi="Souvenir Lt BT" w:cs="Traditional Arabic"/>
        </w:rPr>
        <w:t>Arafah</w:t>
      </w:r>
      <w:r w:rsidR="005B779A" w:rsidRPr="004B2CEC">
        <w:rPr>
          <w:rFonts w:ascii="Souvenir Lt BT" w:hAnsi="Souvenir Lt BT" w:cs="Traditional Arabic"/>
        </w:rPr>
        <w:t xml:space="preserve"> bertepatan dengan hari </w:t>
      </w:r>
      <w:r w:rsidR="001F6C81" w:rsidRPr="004B2CEC">
        <w:rPr>
          <w:rFonts w:ascii="Souvenir Lt BT" w:hAnsi="Souvenir Lt BT" w:cs="Traditional Arabic"/>
        </w:rPr>
        <w:t>Jumat; karena itu</w:t>
      </w:r>
      <w:r w:rsidR="005B779A" w:rsidRPr="004B2CEC">
        <w:rPr>
          <w:rFonts w:ascii="Souvenir Lt BT" w:hAnsi="Souvenir Lt BT" w:cs="Traditional Arabic"/>
        </w:rPr>
        <w:t xml:space="preserve"> </w:t>
      </w:r>
      <w:r w:rsidR="001F6C81" w:rsidRPr="004B2CEC">
        <w:rPr>
          <w:rFonts w:ascii="Souvenir Lt BT" w:hAnsi="Souvenir Lt BT" w:cs="Traditional Arabic"/>
        </w:rPr>
        <w:t xml:space="preserve">menandakan </w:t>
      </w:r>
      <w:r w:rsidR="00962ECC" w:rsidRPr="004B2CEC">
        <w:rPr>
          <w:rFonts w:ascii="Souvenir Lt BT" w:hAnsi="Souvenir Lt BT" w:cs="Traditional Arabic"/>
        </w:rPr>
        <w:t>banyak kebaikan yang terkumpul</w:t>
      </w:r>
      <w:r w:rsidR="005B779A" w:rsidRPr="004B2CEC">
        <w:rPr>
          <w:rFonts w:ascii="Souvenir Lt BT" w:hAnsi="Souvenir Lt BT" w:cs="Traditional Arabic"/>
        </w:rPr>
        <w:t xml:space="preserve">. </w:t>
      </w:r>
      <w:r w:rsidRPr="004B2CEC">
        <w:rPr>
          <w:rFonts w:ascii="Souvenir Lt BT" w:hAnsi="Souvenir Lt BT" w:cs="Traditional Arabic"/>
        </w:rPr>
        <w:t>Oleh karena itulah</w:t>
      </w:r>
      <w:r w:rsidR="005B779A" w:rsidRPr="004B2CEC">
        <w:rPr>
          <w:rFonts w:ascii="Souvenir Lt BT" w:hAnsi="Souvenir Lt BT" w:cs="Traditional Arabic"/>
        </w:rPr>
        <w:t xml:space="preserve"> Allah </w:t>
      </w:r>
      <w:r w:rsidRPr="004B2CEC">
        <w:rPr>
          <w:rFonts w:ascii="Traditional Arabic" w:hAnsi="Traditional Arabic" w:cs="Traditional Arabic"/>
          <w:rtl/>
        </w:rPr>
        <w:t>ﷻ</w:t>
      </w:r>
      <w:r w:rsidRPr="004B2CEC">
        <w:rPr>
          <w:rFonts w:ascii="Souvenir Lt BT" w:hAnsi="Souvenir Lt BT" w:cs="Traditional Arabic"/>
        </w:rPr>
        <w:t xml:space="preserve"> menjadikan wukuf</w:t>
      </w:r>
      <w:r w:rsidR="005B779A" w:rsidRPr="004B2CEC">
        <w:rPr>
          <w:rFonts w:ascii="Souvenir Lt BT" w:hAnsi="Souvenir Lt BT" w:cs="Traditional Arabic"/>
        </w:rPr>
        <w:t xml:space="preserve">nya Nabi </w:t>
      </w:r>
      <w:r w:rsidR="00A233C5" w:rsidRPr="004B2CEC">
        <w:rPr>
          <w:rFonts w:ascii="Souvenir Lt BT" w:hAnsi="Souvenir Lt BT" w:cs="Traditional Arabic"/>
          <w:rtl/>
        </w:rPr>
        <w:t>ﷺ</w:t>
      </w:r>
      <w:r w:rsidR="005B779A" w:rsidRPr="004B2CEC">
        <w:rPr>
          <w:rFonts w:ascii="Souvenir Lt BT" w:hAnsi="Souvenir Lt BT" w:cs="Traditional Arabic"/>
        </w:rPr>
        <w:t xml:space="preserve"> pada haji </w:t>
      </w:r>
      <w:r w:rsidR="007F3519">
        <w:rPr>
          <w:rFonts w:ascii="Souvenir Lt BT" w:hAnsi="Souvenir Lt BT" w:cs="Traditional Arabic"/>
        </w:rPr>
        <w:t>Wadak</w:t>
      </w:r>
      <w:r w:rsidR="005B779A" w:rsidRPr="004B2CEC">
        <w:rPr>
          <w:rFonts w:ascii="Souvenir Lt BT" w:hAnsi="Souvenir Lt BT" w:cs="Traditional Arabic"/>
        </w:rPr>
        <w:t xml:space="preserve"> bertepatan dengan hari </w:t>
      </w:r>
      <w:r w:rsidR="004B2CEC" w:rsidRPr="004B2CEC">
        <w:rPr>
          <w:rFonts w:ascii="Souvenir Lt BT" w:hAnsi="Souvenir Lt BT" w:cs="Traditional Arabic"/>
        </w:rPr>
        <w:t>Jumat</w:t>
      </w:r>
      <w:r w:rsidR="005B779A" w:rsidRPr="004B2CEC">
        <w:rPr>
          <w:rFonts w:ascii="Souvenir Lt BT" w:hAnsi="Souvenir Lt BT" w:cs="Traditional Arabic"/>
        </w:rPr>
        <w:t>.</w:t>
      </w:r>
    </w:p>
    <w:p w14:paraId="1A366D53" w14:textId="77777777" w:rsidR="005B779A" w:rsidRDefault="005B779A" w:rsidP="009C63B5">
      <w:pPr>
        <w:pStyle w:val="NormalWeb"/>
        <w:shd w:val="clear" w:color="auto" w:fill="FFFFFF"/>
        <w:spacing w:before="0" w:beforeAutospacing="0" w:after="0" w:afterAutospacing="0" w:line="276" w:lineRule="auto"/>
        <w:rPr>
          <w:rFonts w:ascii="Souvenir Lt BT" w:hAnsi="Souvenir Lt BT" w:cs="Traditional Arabic"/>
          <w:b/>
          <w:bCs/>
          <w:color w:val="000000" w:themeColor="text1"/>
          <w:szCs w:val="32"/>
        </w:rPr>
      </w:pPr>
    </w:p>
    <w:p w14:paraId="09029E64" w14:textId="461C6DCA" w:rsidR="001F3D83" w:rsidRDefault="009F4128" w:rsidP="00EB3CD1">
      <w:pPr>
        <w:pStyle w:val="NormalWeb"/>
        <w:shd w:val="clear" w:color="auto" w:fill="FFFFFF"/>
        <w:spacing w:before="0" w:beforeAutospacing="0" w:after="0" w:afterAutospacing="0" w:line="276" w:lineRule="auto"/>
        <w:jc w:val="center"/>
        <w:rPr>
          <w:rFonts w:ascii="Souvenir Lt BT" w:hAnsi="Souvenir Lt BT" w:cs="Traditional Arabic"/>
          <w:b/>
          <w:bCs/>
          <w:color w:val="000000" w:themeColor="text1"/>
          <w:szCs w:val="32"/>
        </w:rPr>
      </w:pPr>
      <w:r>
        <w:rPr>
          <w:rFonts w:ascii="Souvenir Lt BT" w:hAnsi="Souvenir Lt BT" w:cs="Traditional Arabic"/>
          <w:b/>
          <w:bCs/>
          <w:noProof/>
          <w:color w:val="000000" w:themeColor="text1"/>
          <w:szCs w:val="32"/>
        </w:rPr>
        <w:drawing>
          <wp:inline distT="0" distB="0" distL="0" distR="0" wp14:anchorId="65344A3E" wp14:editId="27C85FC5">
            <wp:extent cx="5517978" cy="252000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17978" cy="2520000"/>
                    </a:xfrm>
                    <a:prstGeom prst="rect">
                      <a:avLst/>
                    </a:prstGeom>
                    <a:noFill/>
                  </pic:spPr>
                </pic:pic>
              </a:graphicData>
            </a:graphic>
          </wp:inline>
        </w:drawing>
      </w:r>
    </w:p>
    <w:p w14:paraId="770D2D4B" w14:textId="77777777" w:rsidR="001F3D83" w:rsidRPr="00AB77D5" w:rsidRDefault="001F3D83" w:rsidP="009C63B5">
      <w:pPr>
        <w:pStyle w:val="NormalWeb"/>
        <w:shd w:val="clear" w:color="auto" w:fill="FFFFFF"/>
        <w:spacing w:before="0" w:beforeAutospacing="0" w:after="0" w:afterAutospacing="0" w:line="276" w:lineRule="auto"/>
        <w:rPr>
          <w:rFonts w:ascii="Souvenir Lt BT" w:hAnsi="Souvenir Lt BT" w:cs="Traditional Arabic"/>
          <w:b/>
          <w:bCs/>
          <w:color w:val="000000" w:themeColor="text1"/>
          <w:szCs w:val="32"/>
        </w:rPr>
      </w:pPr>
    </w:p>
    <w:p w14:paraId="69D3EABD" w14:textId="03D16364" w:rsidR="006F1028" w:rsidRPr="00633052" w:rsidRDefault="00633052" w:rsidP="006F1028">
      <w:pPr>
        <w:pStyle w:val="NormalWeb"/>
        <w:shd w:val="clear" w:color="auto" w:fill="FFFFFF"/>
        <w:spacing w:before="0" w:beforeAutospacing="0" w:after="0" w:afterAutospacing="0" w:line="276" w:lineRule="auto"/>
        <w:jc w:val="center"/>
        <w:rPr>
          <w:rFonts w:ascii="Souvenir Lt BT" w:hAnsi="Souvenir Lt BT" w:cs="Traditional Arabic"/>
          <w:color w:val="000000" w:themeColor="text1"/>
          <w:szCs w:val="32"/>
        </w:rPr>
      </w:pPr>
      <w:r>
        <w:rPr>
          <w:rFonts w:ascii="Souvenir Lt BT" w:hAnsi="Souvenir Lt BT" w:cs="Traditional Arabic"/>
          <w:color w:val="000000" w:themeColor="text1"/>
          <w:szCs w:val="32"/>
        </w:rPr>
        <w:t>***</w:t>
      </w:r>
    </w:p>
    <w:p w14:paraId="3B28837A" w14:textId="77777777" w:rsidR="006F1028" w:rsidRPr="00AB77D5" w:rsidRDefault="006F1028" w:rsidP="009C63B5">
      <w:pPr>
        <w:pStyle w:val="NormalWeb"/>
        <w:shd w:val="clear" w:color="auto" w:fill="FFFFFF"/>
        <w:spacing w:before="0" w:beforeAutospacing="0" w:after="0" w:afterAutospacing="0" w:line="276" w:lineRule="auto"/>
        <w:rPr>
          <w:rFonts w:ascii="Souvenir Lt BT" w:hAnsi="Souvenir Lt BT" w:cs="Traditional Arabic"/>
          <w:b/>
          <w:bCs/>
          <w:color w:val="000000" w:themeColor="text1"/>
          <w:szCs w:val="32"/>
        </w:rPr>
      </w:pPr>
    </w:p>
    <w:p w14:paraId="454B570C" w14:textId="03AE9BC0" w:rsidR="00664ED6" w:rsidRPr="004B2CEC" w:rsidRDefault="00664ED6" w:rsidP="004B2CEC">
      <w:pPr>
        <w:pStyle w:val="NormalWeb"/>
        <w:shd w:val="clear" w:color="auto" w:fill="FFFFFF"/>
        <w:spacing w:before="0" w:beforeAutospacing="0" w:after="0" w:afterAutospacing="0" w:line="276" w:lineRule="auto"/>
        <w:ind w:firstLine="720"/>
        <w:rPr>
          <w:rFonts w:ascii="Souvenir Lt BT" w:hAnsi="Souvenir Lt BT" w:cs="Traditional Arabic"/>
          <w:color w:val="000000" w:themeColor="text1"/>
          <w:szCs w:val="32"/>
        </w:rPr>
      </w:pPr>
      <w:r w:rsidRPr="00AB77D5">
        <w:rPr>
          <w:rFonts w:ascii="Souvenir Lt BT" w:hAnsi="Souvenir Lt BT" w:cs="Traditional Arabic"/>
          <w:b/>
          <w:bCs/>
          <w:color w:val="000000" w:themeColor="text1"/>
          <w:szCs w:val="32"/>
        </w:rPr>
        <w:t xml:space="preserve">Pertanyaan 2: </w:t>
      </w:r>
      <w:r w:rsidRPr="004B2CEC">
        <w:rPr>
          <w:rFonts w:ascii="Souvenir Lt BT" w:hAnsi="Souvenir Lt BT" w:cs="Traditional Arabic"/>
          <w:color w:val="000000" w:themeColor="text1"/>
          <w:szCs w:val="32"/>
        </w:rPr>
        <w:t xml:space="preserve">Apakah </w:t>
      </w:r>
      <w:r w:rsidR="004B2CEC" w:rsidRPr="004B2CEC">
        <w:rPr>
          <w:rFonts w:ascii="Souvenir Lt BT" w:hAnsi="Souvenir Lt BT" w:cs="Traditional Arabic"/>
          <w:color w:val="000000" w:themeColor="text1"/>
          <w:szCs w:val="32"/>
        </w:rPr>
        <w:t>d</w:t>
      </w:r>
      <w:r w:rsidR="00AF77CC">
        <w:rPr>
          <w:rFonts w:ascii="Souvenir Lt BT" w:hAnsi="Souvenir Lt BT" w:cs="Traditional Arabic"/>
          <w:color w:val="000000" w:themeColor="text1"/>
          <w:szCs w:val="32"/>
        </w:rPr>
        <w:t>i</w:t>
      </w:r>
      <w:r w:rsidR="00B9649E">
        <w:rPr>
          <w:rFonts w:ascii="Souvenir Lt BT" w:hAnsi="Souvenir Lt BT" w:cs="Traditional Arabic"/>
          <w:color w:val="000000" w:themeColor="text1"/>
          <w:szCs w:val="32"/>
        </w:rPr>
        <w:t>sya</w:t>
      </w:r>
      <w:r w:rsidR="004B2CEC" w:rsidRPr="004B2CEC">
        <w:rPr>
          <w:rFonts w:ascii="Souvenir Lt BT" w:hAnsi="Souvenir Lt BT" w:cs="Traditional Arabic"/>
          <w:color w:val="000000" w:themeColor="text1"/>
          <w:szCs w:val="32"/>
        </w:rPr>
        <w:t>riatkan</w:t>
      </w:r>
      <w:r w:rsidRPr="004B2CEC">
        <w:rPr>
          <w:rFonts w:ascii="Souvenir Lt BT" w:hAnsi="Souvenir Lt BT" w:cs="Traditional Arabic"/>
          <w:color w:val="000000" w:themeColor="text1"/>
          <w:szCs w:val="32"/>
        </w:rPr>
        <w:t xml:space="preserve"> </w:t>
      </w:r>
      <w:r w:rsidR="002E345F" w:rsidRPr="004B2CEC">
        <w:rPr>
          <w:rFonts w:ascii="Souvenir Lt BT" w:hAnsi="Souvenir Lt BT" w:cs="Traditional Arabic"/>
          <w:color w:val="000000" w:themeColor="text1"/>
          <w:szCs w:val="32"/>
        </w:rPr>
        <w:t>wukuf</w:t>
      </w:r>
      <w:r w:rsidRPr="004B2CEC">
        <w:rPr>
          <w:rFonts w:ascii="Souvenir Lt BT" w:hAnsi="Souvenir Lt BT" w:cs="Traditional Arabic"/>
          <w:color w:val="000000" w:themeColor="text1"/>
          <w:szCs w:val="32"/>
        </w:rPr>
        <w:t xml:space="preserve"> di atas </w:t>
      </w:r>
      <w:r w:rsidR="005522F3">
        <w:rPr>
          <w:rFonts w:ascii="Souvenir Lt BT" w:hAnsi="Souvenir Lt BT" w:cs="Traditional Arabic"/>
          <w:color w:val="000000" w:themeColor="text1"/>
          <w:szCs w:val="32"/>
        </w:rPr>
        <w:t xml:space="preserve">Jabal </w:t>
      </w:r>
      <w:proofErr w:type="spellStart"/>
      <w:r w:rsidR="005522F3">
        <w:rPr>
          <w:rFonts w:ascii="Souvenir Lt BT" w:hAnsi="Souvenir Lt BT" w:cs="Traditional Arabic"/>
          <w:color w:val="000000" w:themeColor="text1"/>
          <w:szCs w:val="32"/>
        </w:rPr>
        <w:t>ar</w:t>
      </w:r>
      <w:proofErr w:type="spellEnd"/>
      <w:r w:rsidR="005522F3">
        <w:rPr>
          <w:rFonts w:ascii="Souvenir Lt BT" w:hAnsi="Souvenir Lt BT" w:cs="Traditional Arabic"/>
          <w:color w:val="000000" w:themeColor="text1"/>
          <w:szCs w:val="32"/>
        </w:rPr>
        <w:t>-Rahmah</w:t>
      </w:r>
      <w:r w:rsidRPr="004B2CEC">
        <w:rPr>
          <w:rFonts w:ascii="Souvenir Lt BT" w:hAnsi="Souvenir Lt BT" w:cs="Traditional Arabic"/>
          <w:color w:val="000000" w:themeColor="text1"/>
          <w:szCs w:val="32"/>
        </w:rPr>
        <w:t>?</w:t>
      </w:r>
    </w:p>
    <w:p w14:paraId="76574444" w14:textId="77777777" w:rsidR="00664ED6" w:rsidRPr="00AB77D5" w:rsidRDefault="00664ED6" w:rsidP="009C63B5">
      <w:pPr>
        <w:pStyle w:val="NormalWeb"/>
        <w:shd w:val="clear" w:color="auto" w:fill="FFFFFF"/>
        <w:spacing w:before="0" w:beforeAutospacing="0" w:after="0" w:afterAutospacing="0" w:line="276" w:lineRule="auto"/>
        <w:rPr>
          <w:rFonts w:ascii="Souvenir Lt BT" w:hAnsi="Souvenir Lt BT" w:cs="Traditional Arabic"/>
          <w:b/>
          <w:bCs/>
          <w:color w:val="000000" w:themeColor="text1"/>
          <w:szCs w:val="32"/>
        </w:rPr>
      </w:pPr>
    </w:p>
    <w:p w14:paraId="0CE2EDE6" w14:textId="4BACB227" w:rsidR="00664ED6" w:rsidRPr="00AB77D5" w:rsidRDefault="00706328" w:rsidP="009C63B5">
      <w:pPr>
        <w:pStyle w:val="NormalWeb"/>
        <w:shd w:val="clear" w:color="auto" w:fill="FFFFFF"/>
        <w:spacing w:before="0" w:beforeAutospacing="0" w:after="0" w:afterAutospacing="0" w:line="276" w:lineRule="auto"/>
        <w:rPr>
          <w:rFonts w:ascii="Souvenir Lt BT" w:hAnsi="Souvenir Lt BT" w:cs="Traditional Arabic"/>
          <w:b/>
          <w:bCs/>
          <w:szCs w:val="32"/>
        </w:rPr>
      </w:pPr>
      <w:r>
        <w:rPr>
          <w:rFonts w:ascii="Souvenir Lt BT" w:hAnsi="Souvenir Lt BT" w:cs="Traditional Arabic"/>
          <w:b/>
          <w:bCs/>
          <w:noProof/>
          <w:szCs w:val="32"/>
        </w:rPr>
        <w:lastRenderedPageBreak/>
        <w:drawing>
          <wp:inline distT="0" distB="0" distL="0" distR="0" wp14:anchorId="44D6330E" wp14:editId="7B1689D2">
            <wp:extent cx="5403509" cy="3600000"/>
            <wp:effectExtent l="0" t="0" r="698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3509" cy="3600000"/>
                    </a:xfrm>
                    <a:prstGeom prst="rect">
                      <a:avLst/>
                    </a:prstGeom>
                    <a:noFill/>
                  </pic:spPr>
                </pic:pic>
              </a:graphicData>
            </a:graphic>
          </wp:inline>
        </w:drawing>
      </w:r>
    </w:p>
    <w:p w14:paraId="0F6FE4AB" w14:textId="77777777" w:rsidR="00706328" w:rsidRDefault="00706328" w:rsidP="009C63B5">
      <w:pPr>
        <w:pStyle w:val="NormalWeb"/>
        <w:shd w:val="clear" w:color="auto" w:fill="FFFFFF"/>
        <w:spacing w:before="0" w:beforeAutospacing="0" w:after="0" w:afterAutospacing="0" w:line="276" w:lineRule="auto"/>
        <w:rPr>
          <w:rFonts w:ascii="Souvenir Lt BT" w:hAnsi="Souvenir Lt BT" w:cs="Traditional Arabic"/>
          <w:b/>
          <w:bCs/>
          <w:szCs w:val="32"/>
          <w:rtl/>
        </w:rPr>
      </w:pPr>
    </w:p>
    <w:p w14:paraId="7D7204FA" w14:textId="708AFA7A" w:rsidR="00706328" w:rsidRPr="00AB77D5" w:rsidRDefault="0019501F" w:rsidP="009C63B5">
      <w:pPr>
        <w:pStyle w:val="NormalWeb"/>
        <w:shd w:val="clear" w:color="auto" w:fill="FFFFFF"/>
        <w:spacing w:before="0" w:beforeAutospacing="0" w:after="0" w:afterAutospacing="0" w:line="276" w:lineRule="auto"/>
        <w:rPr>
          <w:rFonts w:ascii="Souvenir Lt BT" w:hAnsi="Souvenir Lt BT" w:cs="Traditional Arabic"/>
          <w:b/>
          <w:bCs/>
          <w:szCs w:val="32"/>
          <w:rtl/>
        </w:rPr>
      </w:pPr>
      <w:r>
        <w:rPr>
          <w:rFonts w:ascii="Souvenir Lt BT" w:hAnsi="Souvenir Lt BT" w:cs="Traditional Arabic"/>
          <w:b/>
          <w:bCs/>
          <w:noProof/>
          <w:szCs w:val="32"/>
        </w:rPr>
        <w:drawing>
          <wp:inline distT="0" distB="0" distL="0" distR="0" wp14:anchorId="334A2FD9" wp14:editId="12E588BD">
            <wp:extent cx="5581395" cy="3600000"/>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1395" cy="3600000"/>
                    </a:xfrm>
                    <a:prstGeom prst="rect">
                      <a:avLst/>
                    </a:prstGeom>
                    <a:noFill/>
                  </pic:spPr>
                </pic:pic>
              </a:graphicData>
            </a:graphic>
          </wp:inline>
        </w:drawing>
      </w:r>
    </w:p>
    <w:p w14:paraId="07958B3C" w14:textId="74109EAE" w:rsidR="004B2CEC" w:rsidRPr="004B2CEC" w:rsidRDefault="004B2CEC" w:rsidP="009C63B5">
      <w:pPr>
        <w:pStyle w:val="NormalWeb"/>
        <w:shd w:val="clear" w:color="auto" w:fill="FFFFFF"/>
        <w:spacing w:before="0" w:beforeAutospacing="0" w:after="0" w:afterAutospacing="0" w:line="276" w:lineRule="auto"/>
        <w:ind w:firstLine="720"/>
        <w:jc w:val="both"/>
        <w:rPr>
          <w:rFonts w:ascii="Souvenir Lt BT" w:hAnsi="Souvenir Lt BT" w:cs="Traditional Arabic"/>
          <w:b/>
          <w:bCs/>
          <w:szCs w:val="32"/>
        </w:rPr>
      </w:pPr>
      <w:r>
        <w:rPr>
          <w:rFonts w:ascii="Souvenir Lt BT" w:hAnsi="Souvenir Lt BT" w:cs="Traditional Arabic"/>
          <w:b/>
          <w:bCs/>
          <w:szCs w:val="32"/>
        </w:rPr>
        <w:t>Jawab:</w:t>
      </w:r>
    </w:p>
    <w:p w14:paraId="78CD5A81" w14:textId="74A20F00" w:rsidR="00664ED6" w:rsidRPr="00AB77D5" w:rsidRDefault="004B2CEC" w:rsidP="009C63B5">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Pr>
          <w:rFonts w:ascii="Souvenir Lt BT" w:hAnsi="Souvenir Lt BT" w:cs="Traditional Arabic"/>
          <w:szCs w:val="32"/>
        </w:rPr>
        <w:t>Di antara</w:t>
      </w:r>
      <w:r w:rsidR="00664ED6" w:rsidRPr="00AB77D5">
        <w:rPr>
          <w:rFonts w:ascii="Souvenir Lt BT" w:hAnsi="Souvenir Lt BT" w:cs="Traditional Arabic"/>
          <w:szCs w:val="32"/>
        </w:rPr>
        <w:t xml:space="preserve"> fenomena tahunan sebagian </w:t>
      </w:r>
      <w:r w:rsidR="00037DD9">
        <w:rPr>
          <w:rFonts w:ascii="Souvenir Lt BT" w:hAnsi="Souvenir Lt BT" w:cs="Traditional Arabic"/>
          <w:szCs w:val="32"/>
        </w:rPr>
        <w:t>jamaah</w:t>
      </w:r>
      <w:r w:rsidR="00664ED6" w:rsidRPr="00AB77D5">
        <w:rPr>
          <w:rFonts w:ascii="Souvenir Lt BT" w:hAnsi="Souvenir Lt BT" w:cs="Traditional Arabic"/>
          <w:szCs w:val="32"/>
        </w:rPr>
        <w:t xml:space="preserve"> haji dari berbagai negara</w:t>
      </w:r>
      <w:r w:rsidR="00F5497C">
        <w:rPr>
          <w:rFonts w:ascii="Souvenir Lt BT" w:hAnsi="Souvenir Lt BT" w:cs="Traditional Arabic"/>
          <w:szCs w:val="32"/>
        </w:rPr>
        <w:t xml:space="preserve"> adalah</w:t>
      </w:r>
      <w:r w:rsidR="00664ED6" w:rsidRPr="00AB77D5">
        <w:rPr>
          <w:rFonts w:ascii="Souvenir Lt BT" w:hAnsi="Souvenir Lt BT" w:cs="Traditional Arabic"/>
          <w:szCs w:val="32"/>
        </w:rPr>
        <w:t xml:space="preserve"> berebut-rebutan untuk menaiki </w:t>
      </w:r>
      <w:r w:rsidR="005522F3">
        <w:rPr>
          <w:rFonts w:ascii="Souvenir Lt BT" w:hAnsi="Souvenir Lt BT" w:cs="Traditional Arabic"/>
          <w:szCs w:val="32"/>
        </w:rPr>
        <w:t xml:space="preserve">Jabal </w:t>
      </w:r>
      <w:proofErr w:type="spellStart"/>
      <w:r w:rsidR="005522F3">
        <w:rPr>
          <w:rFonts w:ascii="Souvenir Lt BT" w:hAnsi="Souvenir Lt BT" w:cs="Traditional Arabic"/>
          <w:szCs w:val="32"/>
        </w:rPr>
        <w:t>ar</w:t>
      </w:r>
      <w:proofErr w:type="spellEnd"/>
      <w:r w:rsidR="005522F3">
        <w:rPr>
          <w:rFonts w:ascii="Souvenir Lt BT" w:hAnsi="Souvenir Lt BT" w:cs="Traditional Arabic"/>
          <w:szCs w:val="32"/>
        </w:rPr>
        <w:t>-Rahmah</w:t>
      </w:r>
      <w:r w:rsidR="00664ED6" w:rsidRPr="00AB77D5">
        <w:rPr>
          <w:rFonts w:ascii="Souvenir Lt BT" w:hAnsi="Souvenir Lt BT" w:cs="Traditional Arabic"/>
          <w:szCs w:val="32"/>
        </w:rPr>
        <w:t xml:space="preserve"> di padang </w:t>
      </w:r>
      <w:r w:rsidR="009107EE">
        <w:rPr>
          <w:rFonts w:ascii="Souvenir Lt BT" w:hAnsi="Souvenir Lt BT" w:cs="Traditional Arabic"/>
          <w:szCs w:val="32"/>
        </w:rPr>
        <w:t>Arafah</w:t>
      </w:r>
      <w:r w:rsidR="00664ED6" w:rsidRPr="00AB77D5">
        <w:rPr>
          <w:rFonts w:ascii="Souvenir Lt BT" w:hAnsi="Souvenir Lt BT" w:cs="Traditional Arabic"/>
          <w:szCs w:val="32"/>
        </w:rPr>
        <w:t xml:space="preserve">. </w:t>
      </w:r>
      <w:r w:rsidR="005522F3">
        <w:rPr>
          <w:rFonts w:ascii="Souvenir Lt BT" w:hAnsi="Souvenir Lt BT" w:cs="Traditional Arabic"/>
          <w:szCs w:val="32"/>
        </w:rPr>
        <w:t xml:space="preserve">Jabal </w:t>
      </w:r>
      <w:proofErr w:type="spellStart"/>
      <w:r w:rsidR="005522F3">
        <w:rPr>
          <w:rFonts w:ascii="Souvenir Lt BT" w:hAnsi="Souvenir Lt BT" w:cs="Traditional Arabic"/>
          <w:szCs w:val="32"/>
        </w:rPr>
        <w:t>ar</w:t>
      </w:r>
      <w:proofErr w:type="spellEnd"/>
      <w:r w:rsidR="005522F3">
        <w:rPr>
          <w:rFonts w:ascii="Souvenir Lt BT" w:hAnsi="Souvenir Lt BT" w:cs="Traditional Arabic"/>
          <w:szCs w:val="32"/>
        </w:rPr>
        <w:t>-Rahmah</w:t>
      </w:r>
      <w:r w:rsidR="00664ED6" w:rsidRPr="00AB77D5">
        <w:rPr>
          <w:rFonts w:ascii="Souvenir Lt BT" w:hAnsi="Souvenir Lt BT" w:cs="Traditional Arabic"/>
          <w:szCs w:val="32"/>
        </w:rPr>
        <w:t xml:space="preserve"> disebut juga oleh para ulama dengan nama </w:t>
      </w:r>
      <w:r w:rsidR="006A20F2">
        <w:rPr>
          <w:rFonts w:ascii="Souvenir Lt BT" w:hAnsi="Souvenir Lt BT" w:cs="Traditional Arabic"/>
          <w:szCs w:val="32"/>
        </w:rPr>
        <w:t>J</w:t>
      </w:r>
      <w:r w:rsidR="00664ED6" w:rsidRPr="00AB77D5">
        <w:rPr>
          <w:rFonts w:ascii="Souvenir Lt BT" w:hAnsi="Souvenir Lt BT" w:cs="Traditional Arabic"/>
          <w:szCs w:val="32"/>
        </w:rPr>
        <w:t xml:space="preserve">abal </w:t>
      </w:r>
      <w:proofErr w:type="spellStart"/>
      <w:r w:rsidR="006A20F2">
        <w:rPr>
          <w:rFonts w:ascii="Souvenir Lt BT" w:hAnsi="Souvenir Lt BT" w:cs="Traditional Arabic"/>
          <w:szCs w:val="32"/>
        </w:rPr>
        <w:t>I</w:t>
      </w:r>
      <w:r w:rsidR="00664ED6" w:rsidRPr="00AB77D5">
        <w:rPr>
          <w:rFonts w:ascii="Souvenir Lt BT" w:hAnsi="Souvenir Lt BT" w:cs="Traditional Arabic"/>
          <w:szCs w:val="32"/>
        </w:rPr>
        <w:t>lal</w:t>
      </w:r>
      <w:proofErr w:type="spellEnd"/>
      <w:r w:rsidR="00664ED6" w:rsidRPr="00AB77D5">
        <w:rPr>
          <w:rFonts w:ascii="Souvenir Lt BT" w:hAnsi="Souvenir Lt BT" w:cs="Traditional Arabic"/>
          <w:szCs w:val="32"/>
        </w:rPr>
        <w:t xml:space="preserve"> </w:t>
      </w:r>
      <w:r w:rsidR="00A257FA">
        <w:rPr>
          <w:rFonts w:ascii="Souvenir Lt BT" w:hAnsi="Souvenir Lt BT" w:cs="Traditional Arabic"/>
          <w:szCs w:val="32"/>
        </w:rPr>
        <w:t>“</w:t>
      </w:r>
      <w:proofErr w:type="spellStart"/>
      <w:r w:rsidR="00664ED6" w:rsidRPr="00AB77D5">
        <w:rPr>
          <w:rFonts w:ascii="Souvenir Lt BT" w:hAnsi="Souvenir Lt BT" w:cs="Traditional Arabic"/>
          <w:szCs w:val="32"/>
          <w:rtl/>
        </w:rPr>
        <w:t>إِ</w:t>
      </w:r>
      <w:r w:rsidR="00A233C5">
        <w:rPr>
          <w:rFonts w:ascii="Souvenir Lt BT" w:hAnsi="Souvenir Lt BT" w:cs="Traditional Arabic"/>
          <w:szCs w:val="32"/>
          <w:rtl/>
        </w:rPr>
        <w:t>لَا</w:t>
      </w:r>
      <w:r w:rsidR="00664ED6" w:rsidRPr="00AB77D5">
        <w:rPr>
          <w:rFonts w:ascii="Souvenir Lt BT" w:hAnsi="Souvenir Lt BT" w:cs="Traditional Arabic"/>
          <w:szCs w:val="32"/>
          <w:rtl/>
        </w:rPr>
        <w:t>ل</w:t>
      </w:r>
      <w:proofErr w:type="spellEnd"/>
      <w:r w:rsidR="00A257FA">
        <w:rPr>
          <w:rFonts w:ascii="Souvenir Lt BT" w:hAnsi="Souvenir Lt BT" w:cs="Traditional Arabic"/>
          <w:szCs w:val="32"/>
        </w:rPr>
        <w:t>”</w:t>
      </w:r>
      <w:r w:rsidR="006A20F2">
        <w:rPr>
          <w:rFonts w:ascii="Souvenir Lt BT" w:hAnsi="Souvenir Lt BT" w:cs="Traditional Arabic"/>
          <w:szCs w:val="32"/>
        </w:rPr>
        <w:t>—</w:t>
      </w:r>
      <w:r w:rsidR="00664ED6" w:rsidRPr="00AB77D5">
        <w:rPr>
          <w:rFonts w:ascii="Souvenir Lt BT" w:hAnsi="Souvenir Lt BT" w:cs="Traditional Arabic"/>
          <w:szCs w:val="32"/>
        </w:rPr>
        <w:t>seperti pengucapan hilal</w:t>
      </w:r>
      <w:r w:rsidR="006A20F2">
        <w:rPr>
          <w:rFonts w:ascii="Souvenir Lt BT" w:hAnsi="Souvenir Lt BT" w:cs="Traditional Arabic"/>
          <w:szCs w:val="32"/>
        </w:rPr>
        <w:t>.</w:t>
      </w:r>
    </w:p>
    <w:p w14:paraId="791611C7" w14:textId="6A558C43" w:rsidR="00664ED6" w:rsidRPr="00AB77D5" w:rsidRDefault="00C027DE" w:rsidP="00C027DE">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Pr>
          <w:rFonts w:ascii="Souvenir Lt BT" w:hAnsi="Souvenir Lt BT" w:cs="Traditional Arabic"/>
          <w:szCs w:val="32"/>
        </w:rPr>
        <w:lastRenderedPageBreak/>
        <w:t>P</w:t>
      </w:r>
      <w:r w:rsidRPr="00AB77D5">
        <w:rPr>
          <w:rFonts w:ascii="Souvenir Lt BT" w:hAnsi="Souvenir Lt BT" w:cs="Traditional Arabic"/>
          <w:szCs w:val="32"/>
        </w:rPr>
        <w:t xml:space="preserve">ara </w:t>
      </w:r>
      <w:r w:rsidR="00037DD9">
        <w:rPr>
          <w:rFonts w:ascii="Souvenir Lt BT" w:hAnsi="Souvenir Lt BT" w:cs="Traditional Arabic"/>
          <w:szCs w:val="32"/>
        </w:rPr>
        <w:t>jamaah</w:t>
      </w:r>
      <w:r w:rsidRPr="00AB77D5">
        <w:rPr>
          <w:rFonts w:ascii="Souvenir Lt BT" w:hAnsi="Souvenir Lt BT" w:cs="Traditional Arabic"/>
          <w:szCs w:val="32"/>
        </w:rPr>
        <w:t xml:space="preserve"> haji di </w:t>
      </w:r>
      <w:r w:rsidR="005522F3">
        <w:rPr>
          <w:rFonts w:ascii="Souvenir Lt BT" w:hAnsi="Souvenir Lt BT" w:cs="Traditional Arabic"/>
          <w:szCs w:val="32"/>
        </w:rPr>
        <w:t xml:space="preserve">Jabal </w:t>
      </w:r>
      <w:proofErr w:type="spellStart"/>
      <w:r w:rsidR="005522F3">
        <w:rPr>
          <w:rFonts w:ascii="Souvenir Lt BT" w:hAnsi="Souvenir Lt BT" w:cs="Traditional Arabic"/>
          <w:szCs w:val="32"/>
        </w:rPr>
        <w:t>ar</w:t>
      </w:r>
      <w:proofErr w:type="spellEnd"/>
      <w:r w:rsidR="005522F3">
        <w:rPr>
          <w:rFonts w:ascii="Souvenir Lt BT" w:hAnsi="Souvenir Lt BT" w:cs="Traditional Arabic"/>
          <w:szCs w:val="32"/>
        </w:rPr>
        <w:t>-Rahmah</w:t>
      </w:r>
      <w:r w:rsidRPr="00AB77D5">
        <w:rPr>
          <w:rFonts w:ascii="Souvenir Lt BT" w:hAnsi="Souvenir Lt BT" w:cs="Traditional Arabic"/>
          <w:szCs w:val="32"/>
        </w:rPr>
        <w:t xml:space="preserve"> </w:t>
      </w:r>
      <w:r>
        <w:rPr>
          <w:rFonts w:ascii="Souvenir Lt BT" w:hAnsi="Souvenir Lt BT" w:cs="Traditional Arabic"/>
          <w:szCs w:val="32"/>
        </w:rPr>
        <w:t>melakukan</w:t>
      </w:r>
      <w:r w:rsidR="00664ED6" w:rsidRPr="00AB77D5">
        <w:rPr>
          <w:rFonts w:ascii="Souvenir Lt BT" w:hAnsi="Souvenir Lt BT" w:cs="Traditional Arabic"/>
          <w:szCs w:val="32"/>
        </w:rPr>
        <w:t xml:space="preserve"> </w:t>
      </w:r>
      <w:r>
        <w:rPr>
          <w:rFonts w:ascii="Souvenir Lt BT" w:hAnsi="Souvenir Lt BT" w:cs="Traditional Arabic"/>
          <w:szCs w:val="32"/>
        </w:rPr>
        <w:t xml:space="preserve">berbagai </w:t>
      </w:r>
      <w:r w:rsidR="00664ED6" w:rsidRPr="00AB77D5">
        <w:rPr>
          <w:rFonts w:ascii="Souvenir Lt BT" w:hAnsi="Souvenir Lt BT" w:cs="Traditional Arabic"/>
          <w:szCs w:val="32"/>
        </w:rPr>
        <w:t xml:space="preserve">kegiatan </w:t>
      </w:r>
      <w:r>
        <w:rPr>
          <w:rFonts w:ascii="Souvenir Lt BT" w:hAnsi="Souvenir Lt BT" w:cs="Traditional Arabic"/>
          <w:szCs w:val="32"/>
        </w:rPr>
        <w:t>untuk</w:t>
      </w:r>
      <w:r w:rsidR="00664ED6" w:rsidRPr="00AB77D5">
        <w:rPr>
          <w:rFonts w:ascii="Souvenir Lt BT" w:hAnsi="Souvenir Lt BT" w:cs="Traditional Arabic"/>
          <w:szCs w:val="32"/>
        </w:rPr>
        <w:t xml:space="preserve"> mencari keberkahan</w:t>
      </w:r>
      <w:r>
        <w:rPr>
          <w:rFonts w:ascii="Souvenir Lt BT" w:hAnsi="Souvenir Lt BT" w:cs="Traditional Arabic"/>
          <w:szCs w:val="32"/>
        </w:rPr>
        <w:t>;</w:t>
      </w:r>
      <w:r w:rsidR="00664ED6" w:rsidRPr="00AB77D5">
        <w:rPr>
          <w:rFonts w:ascii="Souvenir Lt BT" w:hAnsi="Souvenir Lt BT" w:cs="Traditional Arabic"/>
          <w:szCs w:val="32"/>
        </w:rPr>
        <w:t xml:space="preserve"> </w:t>
      </w:r>
      <w:r>
        <w:rPr>
          <w:rFonts w:ascii="Souvenir Lt BT" w:hAnsi="Souvenir Lt BT" w:cs="Traditional Arabic"/>
          <w:szCs w:val="32"/>
        </w:rPr>
        <w:t>a</w:t>
      </w:r>
      <w:r w:rsidR="00664ED6" w:rsidRPr="00AB77D5">
        <w:rPr>
          <w:rFonts w:ascii="Souvenir Lt BT" w:hAnsi="Souvenir Lt BT" w:cs="Traditional Arabic"/>
          <w:szCs w:val="32"/>
        </w:rPr>
        <w:t xml:space="preserve">da yang </w:t>
      </w:r>
      <w:r w:rsidR="00B742CC">
        <w:rPr>
          <w:rFonts w:ascii="Souvenir Lt BT" w:hAnsi="Souvenir Lt BT" w:cs="Traditional Arabic"/>
          <w:szCs w:val="32"/>
        </w:rPr>
        <w:t>salat</w:t>
      </w:r>
      <w:r w:rsidR="00664ED6" w:rsidRPr="00AB77D5">
        <w:rPr>
          <w:rFonts w:ascii="Souvenir Lt BT" w:hAnsi="Souvenir Lt BT" w:cs="Traditional Arabic"/>
          <w:szCs w:val="32"/>
        </w:rPr>
        <w:t xml:space="preserve"> di situ, ada yang hanya sekedar berdoa di situ, ada yang meninggalkan fotonya di situ, ada yang menulis-nulis di situ</w:t>
      </w:r>
      <w:r w:rsidR="00ED2630">
        <w:rPr>
          <w:rFonts w:ascii="Souvenir Lt BT" w:hAnsi="Souvenir Lt BT" w:cs="Traditional Arabic"/>
          <w:szCs w:val="32"/>
        </w:rPr>
        <w:t xml:space="preserve"> dan lain-lain.</w:t>
      </w:r>
      <w:r w:rsidR="00664ED6" w:rsidRPr="00AB77D5">
        <w:rPr>
          <w:rFonts w:ascii="Souvenir Lt BT" w:hAnsi="Souvenir Lt BT" w:cs="Traditional Arabic"/>
          <w:szCs w:val="32"/>
        </w:rPr>
        <w:t xml:space="preserve"> </w:t>
      </w:r>
      <w:r w:rsidR="00ED2630">
        <w:rPr>
          <w:rFonts w:ascii="Souvenir Lt BT" w:hAnsi="Souvenir Lt BT" w:cs="Traditional Arabic"/>
          <w:szCs w:val="32"/>
        </w:rPr>
        <w:t>B</w:t>
      </w:r>
      <w:r w:rsidR="00664ED6" w:rsidRPr="00AB77D5">
        <w:rPr>
          <w:rFonts w:ascii="Souvenir Lt BT" w:hAnsi="Souvenir Lt BT" w:cs="Traditional Arabic"/>
          <w:szCs w:val="32"/>
        </w:rPr>
        <w:t>ahkan</w:t>
      </w:r>
      <w:r w:rsidR="00ED2630">
        <w:rPr>
          <w:rFonts w:ascii="Souvenir Lt BT" w:hAnsi="Souvenir Lt BT" w:cs="Traditional Arabic"/>
          <w:szCs w:val="32"/>
        </w:rPr>
        <w:t>,</w:t>
      </w:r>
      <w:r w:rsidR="00664ED6" w:rsidRPr="00AB77D5">
        <w:rPr>
          <w:rFonts w:ascii="Souvenir Lt BT" w:hAnsi="Souvenir Lt BT" w:cs="Traditional Arabic"/>
          <w:szCs w:val="32"/>
        </w:rPr>
        <w:t xml:space="preserve"> </w:t>
      </w:r>
      <w:r w:rsidR="00ED2630">
        <w:rPr>
          <w:rFonts w:ascii="Souvenir Lt BT" w:hAnsi="Souvenir Lt BT" w:cs="Traditional Arabic"/>
          <w:szCs w:val="32"/>
        </w:rPr>
        <w:t>Penulis</w:t>
      </w:r>
      <w:r w:rsidR="00664ED6" w:rsidRPr="00AB77D5">
        <w:rPr>
          <w:rFonts w:ascii="Souvenir Lt BT" w:hAnsi="Souvenir Lt BT" w:cs="Traditional Arabic"/>
          <w:szCs w:val="32"/>
        </w:rPr>
        <w:t xml:space="preserve"> pernah melihat sendiri ada </w:t>
      </w:r>
      <w:r w:rsidR="00037DD9">
        <w:rPr>
          <w:rFonts w:ascii="Souvenir Lt BT" w:hAnsi="Souvenir Lt BT" w:cs="Traditional Arabic"/>
          <w:szCs w:val="32"/>
        </w:rPr>
        <w:t>jamaah</w:t>
      </w:r>
      <w:r w:rsidR="00664ED6" w:rsidRPr="00AB77D5">
        <w:rPr>
          <w:rFonts w:ascii="Souvenir Lt BT" w:hAnsi="Souvenir Lt BT" w:cs="Traditional Arabic"/>
          <w:szCs w:val="32"/>
        </w:rPr>
        <w:t xml:space="preserve"> haji yang </w:t>
      </w:r>
      <w:r w:rsidR="00B742CC">
        <w:rPr>
          <w:rFonts w:ascii="Souvenir Lt BT" w:hAnsi="Souvenir Lt BT" w:cs="Traditional Arabic"/>
          <w:szCs w:val="32"/>
        </w:rPr>
        <w:t>salat</w:t>
      </w:r>
      <w:r w:rsidR="00664ED6" w:rsidRPr="00AB77D5">
        <w:rPr>
          <w:rFonts w:ascii="Souvenir Lt BT" w:hAnsi="Souvenir Lt BT" w:cs="Traditional Arabic"/>
          <w:szCs w:val="32"/>
        </w:rPr>
        <w:t xml:space="preserve"> menghadap </w:t>
      </w:r>
      <w:r w:rsidR="005522F3">
        <w:rPr>
          <w:rFonts w:ascii="Souvenir Lt BT" w:hAnsi="Souvenir Lt BT" w:cs="Traditional Arabic"/>
          <w:szCs w:val="32"/>
        </w:rPr>
        <w:t xml:space="preserve">Jabal </w:t>
      </w:r>
      <w:proofErr w:type="spellStart"/>
      <w:r w:rsidR="005522F3">
        <w:rPr>
          <w:rFonts w:ascii="Souvenir Lt BT" w:hAnsi="Souvenir Lt BT" w:cs="Traditional Arabic"/>
          <w:szCs w:val="32"/>
        </w:rPr>
        <w:t>ar</w:t>
      </w:r>
      <w:proofErr w:type="spellEnd"/>
      <w:r w:rsidR="005522F3">
        <w:rPr>
          <w:rFonts w:ascii="Souvenir Lt BT" w:hAnsi="Souvenir Lt BT" w:cs="Traditional Arabic"/>
          <w:szCs w:val="32"/>
        </w:rPr>
        <w:t>-Rahmah</w:t>
      </w:r>
      <w:r w:rsidR="00664ED6" w:rsidRPr="00AB77D5">
        <w:rPr>
          <w:rFonts w:ascii="Souvenir Lt BT" w:hAnsi="Souvenir Lt BT" w:cs="Traditional Arabic"/>
          <w:szCs w:val="32"/>
        </w:rPr>
        <w:t xml:space="preserve"> dan tidak menghadap kiblat</w:t>
      </w:r>
      <w:r w:rsidR="00ED2630">
        <w:rPr>
          <w:rFonts w:ascii="Souvenir Lt BT" w:hAnsi="Souvenir Lt BT" w:cs="Traditional Arabic"/>
          <w:szCs w:val="32"/>
        </w:rPr>
        <w:t>;</w:t>
      </w:r>
      <w:r w:rsidR="00664ED6" w:rsidRPr="00AB77D5">
        <w:rPr>
          <w:rFonts w:ascii="Souvenir Lt BT" w:hAnsi="Souvenir Lt BT" w:cs="Traditional Arabic"/>
          <w:szCs w:val="32"/>
        </w:rPr>
        <w:t xml:space="preserve"> </w:t>
      </w:r>
      <w:r w:rsidR="00ED2630">
        <w:rPr>
          <w:rFonts w:ascii="Souvenir Lt BT" w:hAnsi="Souvenir Lt BT" w:cs="Traditional Arabic"/>
          <w:szCs w:val="32"/>
        </w:rPr>
        <w:t>t</w:t>
      </w:r>
      <w:r w:rsidR="00664ED6" w:rsidRPr="00AB77D5">
        <w:rPr>
          <w:rFonts w:ascii="Souvenir Lt BT" w:hAnsi="Souvenir Lt BT" w:cs="Traditional Arabic"/>
          <w:szCs w:val="32"/>
        </w:rPr>
        <w:t>atkala ditegur</w:t>
      </w:r>
      <w:r w:rsidR="009D47FC">
        <w:rPr>
          <w:rFonts w:ascii="Souvenir Lt BT" w:hAnsi="Souvenir Lt BT" w:cs="Traditional Arabic"/>
          <w:szCs w:val="32"/>
        </w:rPr>
        <w:t>,</w:t>
      </w:r>
      <w:r w:rsidR="00664ED6" w:rsidRPr="00AB77D5">
        <w:rPr>
          <w:rFonts w:ascii="Souvenir Lt BT" w:hAnsi="Souvenir Lt BT" w:cs="Traditional Arabic"/>
          <w:szCs w:val="32"/>
        </w:rPr>
        <w:t xml:space="preserve"> </w:t>
      </w:r>
      <w:r w:rsidR="009D47FC">
        <w:rPr>
          <w:rFonts w:ascii="Souvenir Lt BT" w:hAnsi="Souvenir Lt BT" w:cs="Traditional Arabic"/>
          <w:szCs w:val="32"/>
        </w:rPr>
        <w:t xml:space="preserve">maka </w:t>
      </w:r>
      <w:r w:rsidR="00664ED6" w:rsidRPr="00AB77D5">
        <w:rPr>
          <w:rFonts w:ascii="Souvenir Lt BT" w:hAnsi="Souvenir Lt BT" w:cs="Traditional Arabic"/>
          <w:szCs w:val="32"/>
        </w:rPr>
        <w:t>terjadi</w:t>
      </w:r>
      <w:r w:rsidR="009D47FC">
        <w:rPr>
          <w:rFonts w:ascii="Souvenir Lt BT" w:hAnsi="Souvenir Lt BT" w:cs="Traditional Arabic"/>
          <w:szCs w:val="32"/>
        </w:rPr>
        <w:t>lah</w:t>
      </w:r>
      <w:r w:rsidR="00664ED6" w:rsidRPr="00AB77D5">
        <w:rPr>
          <w:rFonts w:ascii="Souvenir Lt BT" w:hAnsi="Souvenir Lt BT" w:cs="Traditional Arabic"/>
          <w:szCs w:val="32"/>
        </w:rPr>
        <w:t xml:space="preserve"> dialog</w:t>
      </w:r>
      <w:r w:rsidR="009D47FC">
        <w:rPr>
          <w:rFonts w:ascii="Souvenir Lt BT" w:hAnsi="Souvenir Lt BT" w:cs="Traditional Arabic"/>
          <w:szCs w:val="32"/>
        </w:rPr>
        <w:t xml:space="preserve"> ringan,</w:t>
      </w:r>
      <w:r w:rsidR="00664ED6" w:rsidRPr="00AB77D5">
        <w:rPr>
          <w:rFonts w:ascii="Souvenir Lt BT" w:hAnsi="Souvenir Lt BT" w:cs="Traditional Arabic"/>
          <w:szCs w:val="32"/>
        </w:rPr>
        <w:t xml:space="preserve"> </w:t>
      </w:r>
      <w:r w:rsidR="009D47FC">
        <w:rPr>
          <w:rFonts w:ascii="Souvenir Lt BT" w:hAnsi="Souvenir Lt BT" w:cs="Traditional Arabic"/>
          <w:szCs w:val="32"/>
        </w:rPr>
        <w:t>namun</w:t>
      </w:r>
      <w:r w:rsidR="00664ED6" w:rsidRPr="00AB77D5">
        <w:rPr>
          <w:rFonts w:ascii="Souvenir Lt BT" w:hAnsi="Souvenir Lt BT" w:cs="Traditional Arabic"/>
          <w:szCs w:val="32"/>
        </w:rPr>
        <w:t xml:space="preserve"> </w:t>
      </w:r>
      <w:r w:rsidR="009D47FC">
        <w:rPr>
          <w:rFonts w:ascii="Souvenir Lt BT" w:hAnsi="Souvenir Lt BT" w:cs="Traditional Arabic"/>
          <w:szCs w:val="32"/>
        </w:rPr>
        <w:t>si</w:t>
      </w:r>
      <w:r w:rsidR="00664ED6" w:rsidRPr="00AB77D5">
        <w:rPr>
          <w:rFonts w:ascii="Souvenir Lt BT" w:hAnsi="Souvenir Lt BT" w:cs="Traditional Arabic"/>
          <w:szCs w:val="32"/>
        </w:rPr>
        <w:t xml:space="preserve"> haji tetap bersikeras untuk </w:t>
      </w:r>
      <w:r w:rsidR="00B742CC">
        <w:rPr>
          <w:rFonts w:ascii="Souvenir Lt BT" w:hAnsi="Souvenir Lt BT" w:cs="Traditional Arabic"/>
          <w:szCs w:val="32"/>
        </w:rPr>
        <w:t>salat</w:t>
      </w:r>
      <w:r w:rsidR="00664ED6" w:rsidRPr="00AB77D5">
        <w:rPr>
          <w:rFonts w:ascii="Souvenir Lt BT" w:hAnsi="Souvenir Lt BT" w:cs="Traditional Arabic"/>
          <w:szCs w:val="32"/>
        </w:rPr>
        <w:t xml:space="preserve"> menghadap </w:t>
      </w:r>
      <w:r w:rsidR="005522F3">
        <w:rPr>
          <w:rFonts w:ascii="Souvenir Lt BT" w:hAnsi="Souvenir Lt BT" w:cs="Traditional Arabic"/>
          <w:szCs w:val="32"/>
        </w:rPr>
        <w:t xml:space="preserve">Jabal </w:t>
      </w:r>
      <w:proofErr w:type="spellStart"/>
      <w:r w:rsidR="005522F3">
        <w:rPr>
          <w:rFonts w:ascii="Souvenir Lt BT" w:hAnsi="Souvenir Lt BT" w:cs="Traditional Arabic"/>
          <w:szCs w:val="32"/>
        </w:rPr>
        <w:t>ar</w:t>
      </w:r>
      <w:proofErr w:type="spellEnd"/>
      <w:r w:rsidR="005522F3">
        <w:rPr>
          <w:rFonts w:ascii="Souvenir Lt BT" w:hAnsi="Souvenir Lt BT" w:cs="Traditional Arabic"/>
          <w:szCs w:val="32"/>
        </w:rPr>
        <w:t>-Rahmah</w:t>
      </w:r>
      <w:r w:rsidR="00664ED6" w:rsidRPr="00AB77D5">
        <w:rPr>
          <w:rFonts w:ascii="Souvenir Lt BT" w:hAnsi="Souvenir Lt BT" w:cs="Traditional Arabic"/>
          <w:szCs w:val="32"/>
        </w:rPr>
        <w:t xml:space="preserve"> dan tidak menghadap kiblat. Sebagian </w:t>
      </w:r>
      <w:r w:rsidR="00037DD9">
        <w:rPr>
          <w:rFonts w:ascii="Souvenir Lt BT" w:hAnsi="Souvenir Lt BT" w:cs="Traditional Arabic"/>
          <w:szCs w:val="32"/>
        </w:rPr>
        <w:t>jamaah</w:t>
      </w:r>
      <w:r w:rsidR="002E7D29">
        <w:rPr>
          <w:rFonts w:ascii="Souvenir Lt BT" w:hAnsi="Souvenir Lt BT" w:cs="Traditional Arabic"/>
          <w:szCs w:val="32"/>
        </w:rPr>
        <w:t xml:space="preserve"> juga</w:t>
      </w:r>
      <w:r w:rsidR="00664ED6" w:rsidRPr="00AB77D5">
        <w:rPr>
          <w:rFonts w:ascii="Souvenir Lt BT" w:hAnsi="Souvenir Lt BT" w:cs="Traditional Arabic"/>
          <w:szCs w:val="32"/>
        </w:rPr>
        <w:t xml:space="preserve"> meyakini </w:t>
      </w:r>
      <w:r w:rsidR="002E7D29">
        <w:rPr>
          <w:rFonts w:ascii="Souvenir Lt BT" w:hAnsi="Souvenir Lt BT" w:cs="Traditional Arabic"/>
          <w:szCs w:val="32"/>
        </w:rPr>
        <w:t xml:space="preserve">bahwa </w:t>
      </w:r>
      <w:r w:rsidR="00664ED6" w:rsidRPr="00AB77D5">
        <w:rPr>
          <w:rFonts w:ascii="Souvenir Lt BT" w:hAnsi="Souvenir Lt BT" w:cs="Traditional Arabic"/>
          <w:szCs w:val="32"/>
        </w:rPr>
        <w:t>dengan</w:t>
      </w:r>
      <w:r w:rsidR="002E7D29">
        <w:rPr>
          <w:rFonts w:ascii="Souvenir Lt BT" w:hAnsi="Souvenir Lt BT" w:cs="Traditional Arabic"/>
          <w:szCs w:val="32"/>
        </w:rPr>
        <w:t xml:space="preserve"> menuju</w:t>
      </w:r>
      <w:r w:rsidR="00664ED6" w:rsidRPr="00AB77D5">
        <w:rPr>
          <w:rFonts w:ascii="Souvenir Lt BT" w:hAnsi="Souvenir Lt BT" w:cs="Traditional Arabic"/>
          <w:szCs w:val="32"/>
        </w:rPr>
        <w:t xml:space="preserve"> ke </w:t>
      </w:r>
      <w:r w:rsidR="005522F3">
        <w:rPr>
          <w:rFonts w:ascii="Souvenir Lt BT" w:hAnsi="Souvenir Lt BT" w:cs="Traditional Arabic"/>
          <w:szCs w:val="32"/>
        </w:rPr>
        <w:t xml:space="preserve">Jabal </w:t>
      </w:r>
      <w:proofErr w:type="spellStart"/>
      <w:r w:rsidR="005522F3">
        <w:rPr>
          <w:rFonts w:ascii="Souvenir Lt BT" w:hAnsi="Souvenir Lt BT" w:cs="Traditional Arabic"/>
          <w:szCs w:val="32"/>
        </w:rPr>
        <w:t>ar</w:t>
      </w:r>
      <w:proofErr w:type="spellEnd"/>
      <w:r w:rsidR="005522F3">
        <w:rPr>
          <w:rFonts w:ascii="Souvenir Lt BT" w:hAnsi="Souvenir Lt BT" w:cs="Traditional Arabic"/>
          <w:szCs w:val="32"/>
        </w:rPr>
        <w:t>-Rahmah</w:t>
      </w:r>
      <w:r w:rsidR="002E7D29">
        <w:rPr>
          <w:rFonts w:ascii="Souvenir Lt BT" w:hAnsi="Souvenir Lt BT" w:cs="Traditional Arabic"/>
          <w:szCs w:val="32"/>
        </w:rPr>
        <w:t>,</w:t>
      </w:r>
      <w:r w:rsidR="00664ED6" w:rsidRPr="00AB77D5">
        <w:rPr>
          <w:rFonts w:ascii="Souvenir Lt BT" w:hAnsi="Souvenir Lt BT" w:cs="Traditional Arabic"/>
          <w:szCs w:val="32"/>
        </w:rPr>
        <w:t xml:space="preserve"> maka kecintaan dalam keluarga akan semakin langgeng.</w:t>
      </w:r>
    </w:p>
    <w:p w14:paraId="5EB4F681" w14:textId="7EE3E464" w:rsidR="00664ED6" w:rsidRPr="00AB77D5" w:rsidRDefault="00664ED6" w:rsidP="009C63B5">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Fonts w:ascii="Souvenir Lt BT" w:hAnsi="Souvenir Lt BT" w:cs="Traditional Arabic"/>
          <w:szCs w:val="32"/>
        </w:rPr>
        <w:t xml:space="preserve">Sebenarnya apa rahasia dibalik keistimewaan </w:t>
      </w:r>
      <w:r w:rsidR="005522F3">
        <w:rPr>
          <w:rFonts w:ascii="Souvenir Lt BT" w:hAnsi="Souvenir Lt BT" w:cs="Traditional Arabic"/>
          <w:szCs w:val="32"/>
        </w:rPr>
        <w:t xml:space="preserve">Jabal </w:t>
      </w:r>
      <w:proofErr w:type="spellStart"/>
      <w:r w:rsidR="005522F3">
        <w:rPr>
          <w:rFonts w:ascii="Souvenir Lt BT" w:hAnsi="Souvenir Lt BT" w:cs="Traditional Arabic"/>
          <w:szCs w:val="32"/>
        </w:rPr>
        <w:t>ar</w:t>
      </w:r>
      <w:proofErr w:type="spellEnd"/>
      <w:r w:rsidR="005522F3">
        <w:rPr>
          <w:rFonts w:ascii="Souvenir Lt BT" w:hAnsi="Souvenir Lt BT" w:cs="Traditional Arabic"/>
          <w:szCs w:val="32"/>
        </w:rPr>
        <w:t>-Rahmah</w:t>
      </w:r>
      <w:r w:rsidRPr="00AB77D5">
        <w:rPr>
          <w:rFonts w:ascii="Souvenir Lt BT" w:hAnsi="Souvenir Lt BT" w:cs="Traditional Arabic"/>
          <w:szCs w:val="32"/>
        </w:rPr>
        <w:t>?</w:t>
      </w:r>
      <w:r w:rsidR="005576DA">
        <w:rPr>
          <w:rFonts w:ascii="Souvenir Lt BT" w:hAnsi="Souvenir Lt BT" w:cs="Traditional Arabic"/>
          <w:szCs w:val="32"/>
        </w:rPr>
        <w:t xml:space="preserve"> </w:t>
      </w:r>
    </w:p>
    <w:p w14:paraId="5F618C67" w14:textId="733EE54F" w:rsidR="00664ED6" w:rsidRPr="00AB77D5" w:rsidRDefault="00664ED6" w:rsidP="002E7D29">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Fonts w:ascii="Souvenir Lt BT" w:hAnsi="Souvenir Lt BT" w:cs="Traditional Arabic"/>
          <w:szCs w:val="32"/>
        </w:rPr>
        <w:t xml:space="preserve">Cerita yang tersebar di tengah para </w:t>
      </w:r>
      <w:r w:rsidR="00037DD9">
        <w:rPr>
          <w:rFonts w:ascii="Souvenir Lt BT" w:hAnsi="Souvenir Lt BT" w:cs="Traditional Arabic"/>
          <w:szCs w:val="32"/>
        </w:rPr>
        <w:t>jamaah</w:t>
      </w:r>
      <w:r w:rsidRPr="00AB77D5">
        <w:rPr>
          <w:rFonts w:ascii="Souvenir Lt BT" w:hAnsi="Souvenir Lt BT" w:cs="Traditional Arabic"/>
          <w:szCs w:val="32"/>
        </w:rPr>
        <w:t xml:space="preserve"> haji</w:t>
      </w:r>
      <w:r w:rsidR="002E7D29">
        <w:rPr>
          <w:rFonts w:ascii="Souvenir Lt BT" w:hAnsi="Souvenir Lt BT" w:cs="Traditional Arabic"/>
          <w:szCs w:val="32"/>
        </w:rPr>
        <w:t xml:space="preserve"> adalah</w:t>
      </w:r>
      <w:r w:rsidRPr="00AB77D5">
        <w:rPr>
          <w:rFonts w:ascii="Souvenir Lt BT" w:hAnsi="Souvenir Lt BT" w:cs="Traditional Arabic"/>
          <w:szCs w:val="32"/>
        </w:rPr>
        <w:t xml:space="preserve"> bahwa di </w:t>
      </w:r>
      <w:r w:rsidR="005522F3">
        <w:rPr>
          <w:rFonts w:ascii="Souvenir Lt BT" w:hAnsi="Souvenir Lt BT" w:cs="Traditional Arabic"/>
          <w:szCs w:val="32"/>
        </w:rPr>
        <w:t xml:space="preserve">Jabal </w:t>
      </w:r>
      <w:proofErr w:type="spellStart"/>
      <w:r w:rsidR="005522F3">
        <w:rPr>
          <w:rFonts w:ascii="Souvenir Lt BT" w:hAnsi="Souvenir Lt BT" w:cs="Traditional Arabic"/>
          <w:szCs w:val="32"/>
        </w:rPr>
        <w:t>ar</w:t>
      </w:r>
      <w:proofErr w:type="spellEnd"/>
      <w:r w:rsidR="005522F3">
        <w:rPr>
          <w:rFonts w:ascii="Souvenir Lt BT" w:hAnsi="Souvenir Lt BT" w:cs="Traditional Arabic"/>
          <w:szCs w:val="32"/>
        </w:rPr>
        <w:t>-Rahmah</w:t>
      </w:r>
      <w:r w:rsidRPr="00AB77D5">
        <w:rPr>
          <w:rFonts w:ascii="Souvenir Lt BT" w:hAnsi="Souvenir Lt BT" w:cs="Traditional Arabic"/>
          <w:szCs w:val="32"/>
        </w:rPr>
        <w:t xml:space="preserve"> </w:t>
      </w:r>
      <w:r w:rsidR="00F44C86">
        <w:rPr>
          <w:rFonts w:ascii="Souvenir Lt BT" w:hAnsi="Souvenir Lt BT" w:cs="Traditional Arabic"/>
          <w:szCs w:val="32"/>
        </w:rPr>
        <w:t>merupakan</w:t>
      </w:r>
      <w:r w:rsidRPr="00AB77D5">
        <w:rPr>
          <w:rFonts w:ascii="Souvenir Lt BT" w:hAnsi="Souvenir Lt BT" w:cs="Traditional Arabic"/>
          <w:szCs w:val="32"/>
        </w:rPr>
        <w:t xml:space="preserve"> tempat pertemuan Nabi Adam </w:t>
      </w:r>
      <w:r w:rsidR="005576DA" w:rsidRPr="005576DA">
        <w:rPr>
          <w:rFonts w:ascii="Souvenir Lt BT" w:hAnsi="Souvenir Lt BT" w:cs="Traditional Arabic"/>
          <w:i/>
          <w:iCs/>
          <w:szCs w:val="32"/>
        </w:rPr>
        <w:t>‘</w:t>
      </w:r>
      <w:proofErr w:type="spellStart"/>
      <w:r w:rsidR="005576DA" w:rsidRPr="005576DA">
        <w:rPr>
          <w:rFonts w:ascii="Souvenir Lt BT" w:hAnsi="Souvenir Lt BT" w:cs="Traditional Arabic"/>
          <w:i/>
          <w:iCs/>
          <w:szCs w:val="32"/>
        </w:rPr>
        <w:t>alaihissalâm</w:t>
      </w:r>
      <w:proofErr w:type="spellEnd"/>
      <w:r w:rsidRPr="00AB77D5">
        <w:rPr>
          <w:rFonts w:ascii="Souvenir Lt BT" w:hAnsi="Souvenir Lt BT" w:cs="Traditional Arabic"/>
          <w:szCs w:val="32"/>
        </w:rPr>
        <w:t xml:space="preserve"> dengan Hawa</w:t>
      </w:r>
      <w:r w:rsidR="00F44C86">
        <w:rPr>
          <w:rFonts w:ascii="Souvenir Lt BT" w:hAnsi="Souvenir Lt BT" w:cs="Traditional Arabic"/>
          <w:szCs w:val="32"/>
        </w:rPr>
        <w:t>.</w:t>
      </w:r>
      <w:r w:rsidRPr="00AB77D5">
        <w:rPr>
          <w:rFonts w:ascii="Souvenir Lt BT" w:hAnsi="Souvenir Lt BT" w:cs="Traditional Arabic"/>
          <w:szCs w:val="32"/>
        </w:rPr>
        <w:t xml:space="preserve"> </w:t>
      </w:r>
      <w:r w:rsidR="00F44C86">
        <w:rPr>
          <w:rFonts w:ascii="Souvenir Lt BT" w:hAnsi="Souvenir Lt BT" w:cs="Traditional Arabic"/>
          <w:szCs w:val="32"/>
        </w:rPr>
        <w:t>M</w:t>
      </w:r>
      <w:r w:rsidRPr="00AB77D5">
        <w:rPr>
          <w:rFonts w:ascii="Souvenir Lt BT" w:hAnsi="Souvenir Lt BT" w:cs="Traditional Arabic"/>
          <w:szCs w:val="32"/>
        </w:rPr>
        <w:t xml:space="preserve">ereka berdua diturunkan ke bumi </w:t>
      </w:r>
      <w:r w:rsidR="00F44C86">
        <w:rPr>
          <w:rFonts w:ascii="Souvenir Lt BT" w:hAnsi="Souvenir Lt BT" w:cs="Traditional Arabic"/>
          <w:szCs w:val="32"/>
        </w:rPr>
        <w:t>pada</w:t>
      </w:r>
      <w:r w:rsidRPr="00AB77D5">
        <w:rPr>
          <w:rFonts w:ascii="Souvenir Lt BT" w:hAnsi="Souvenir Lt BT" w:cs="Traditional Arabic"/>
          <w:szCs w:val="32"/>
        </w:rPr>
        <w:t xml:space="preserve"> tempat yang terpisah, </w:t>
      </w:r>
      <w:r w:rsidR="003C0F50">
        <w:rPr>
          <w:rFonts w:ascii="Souvenir Lt BT" w:hAnsi="Souvenir Lt BT" w:cs="Traditional Arabic"/>
          <w:szCs w:val="32"/>
        </w:rPr>
        <w:t>kemudian</w:t>
      </w:r>
      <w:r w:rsidRPr="00AB77D5">
        <w:rPr>
          <w:rFonts w:ascii="Souvenir Lt BT" w:hAnsi="Souvenir Lt BT" w:cs="Traditional Arabic"/>
          <w:szCs w:val="32"/>
        </w:rPr>
        <w:t xml:space="preserve"> mereka berdua saling mencari</w:t>
      </w:r>
      <w:r w:rsidR="003C0F50">
        <w:rPr>
          <w:rFonts w:ascii="Souvenir Lt BT" w:hAnsi="Souvenir Lt BT" w:cs="Traditional Arabic"/>
          <w:szCs w:val="32"/>
        </w:rPr>
        <w:t xml:space="preserve"> satu sama lain</w:t>
      </w:r>
      <w:r w:rsidRPr="00AB77D5">
        <w:rPr>
          <w:rFonts w:ascii="Souvenir Lt BT" w:hAnsi="Souvenir Lt BT" w:cs="Traditional Arabic"/>
          <w:szCs w:val="32"/>
        </w:rPr>
        <w:t xml:space="preserve"> </w:t>
      </w:r>
      <w:r w:rsidR="003C0F50">
        <w:rPr>
          <w:rFonts w:ascii="Souvenir Lt BT" w:hAnsi="Souvenir Lt BT" w:cs="Traditional Arabic"/>
          <w:szCs w:val="32"/>
        </w:rPr>
        <w:t>hingga</w:t>
      </w:r>
      <w:r w:rsidRPr="00AB77D5">
        <w:rPr>
          <w:rFonts w:ascii="Souvenir Lt BT" w:hAnsi="Souvenir Lt BT" w:cs="Traditional Arabic"/>
          <w:szCs w:val="32"/>
        </w:rPr>
        <w:t xml:space="preserve"> akhirnya bertemu di </w:t>
      </w:r>
      <w:r w:rsidR="005522F3">
        <w:rPr>
          <w:rFonts w:ascii="Souvenir Lt BT" w:hAnsi="Souvenir Lt BT" w:cs="Traditional Arabic"/>
          <w:szCs w:val="32"/>
        </w:rPr>
        <w:t xml:space="preserve">Jabal </w:t>
      </w:r>
      <w:proofErr w:type="spellStart"/>
      <w:r w:rsidR="005522F3">
        <w:rPr>
          <w:rFonts w:ascii="Souvenir Lt BT" w:hAnsi="Souvenir Lt BT" w:cs="Traditional Arabic"/>
          <w:szCs w:val="32"/>
        </w:rPr>
        <w:t>ar</w:t>
      </w:r>
      <w:proofErr w:type="spellEnd"/>
      <w:r w:rsidR="005522F3">
        <w:rPr>
          <w:rFonts w:ascii="Souvenir Lt BT" w:hAnsi="Souvenir Lt BT" w:cs="Traditional Arabic"/>
          <w:szCs w:val="32"/>
        </w:rPr>
        <w:t>-Rahmah</w:t>
      </w:r>
      <w:r w:rsidRPr="00AB77D5">
        <w:rPr>
          <w:rFonts w:ascii="Souvenir Lt BT" w:hAnsi="Souvenir Lt BT" w:cs="Traditional Arabic"/>
          <w:szCs w:val="32"/>
        </w:rPr>
        <w:t>. Akhirnya</w:t>
      </w:r>
      <w:r w:rsidR="003C0F50">
        <w:rPr>
          <w:rFonts w:ascii="Souvenir Lt BT" w:hAnsi="Souvenir Lt BT" w:cs="Traditional Arabic"/>
          <w:szCs w:val="32"/>
        </w:rPr>
        <w:t>,</w:t>
      </w:r>
      <w:r w:rsidRPr="00AB77D5">
        <w:rPr>
          <w:rFonts w:ascii="Souvenir Lt BT" w:hAnsi="Souvenir Lt BT" w:cs="Traditional Arabic"/>
          <w:szCs w:val="32"/>
        </w:rPr>
        <w:t xml:space="preserve"> kerinduan dan kecintaan antara dua kekasih tumbuh kembali setelah pertemuan di </w:t>
      </w:r>
      <w:r w:rsidR="005522F3">
        <w:rPr>
          <w:rFonts w:ascii="Souvenir Lt BT" w:hAnsi="Souvenir Lt BT" w:cs="Traditional Arabic"/>
          <w:szCs w:val="32"/>
        </w:rPr>
        <w:t xml:space="preserve">Jabal </w:t>
      </w:r>
      <w:proofErr w:type="spellStart"/>
      <w:r w:rsidR="005522F3">
        <w:rPr>
          <w:rFonts w:ascii="Souvenir Lt BT" w:hAnsi="Souvenir Lt BT" w:cs="Traditional Arabic"/>
          <w:szCs w:val="32"/>
        </w:rPr>
        <w:t>ar</w:t>
      </w:r>
      <w:proofErr w:type="spellEnd"/>
      <w:r w:rsidR="005522F3">
        <w:rPr>
          <w:rFonts w:ascii="Souvenir Lt BT" w:hAnsi="Souvenir Lt BT" w:cs="Traditional Arabic"/>
          <w:szCs w:val="32"/>
        </w:rPr>
        <w:t>-Rahmah</w:t>
      </w:r>
      <w:r w:rsidRPr="00AB77D5">
        <w:rPr>
          <w:rFonts w:ascii="Souvenir Lt BT" w:hAnsi="Souvenir Lt BT" w:cs="Traditional Arabic"/>
          <w:szCs w:val="32"/>
        </w:rPr>
        <w:t xml:space="preserve">. </w:t>
      </w:r>
      <w:r w:rsidR="003C0F50">
        <w:rPr>
          <w:rFonts w:ascii="Souvenir Lt BT" w:hAnsi="Souvenir Lt BT" w:cs="Traditional Arabic"/>
          <w:szCs w:val="32"/>
        </w:rPr>
        <w:t>Namun, apakah cerita ini benar?</w:t>
      </w:r>
    </w:p>
    <w:p w14:paraId="3C542795" w14:textId="5A675338" w:rsidR="00664ED6" w:rsidRPr="00AB77D5" w:rsidRDefault="00664ED6" w:rsidP="003432EB">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Fonts w:ascii="Souvenir Lt BT" w:hAnsi="Souvenir Lt BT" w:cs="Traditional Arabic"/>
          <w:szCs w:val="32"/>
        </w:rPr>
        <w:t>Tidak dipungkiri bahwa sebagian ahli tafsir</w:t>
      </w:r>
      <w:r w:rsidR="003C0F50">
        <w:rPr>
          <w:rFonts w:ascii="Souvenir Lt BT" w:hAnsi="Souvenir Lt BT" w:cs="Traditional Arabic"/>
          <w:szCs w:val="32"/>
        </w:rPr>
        <w:t>,</w:t>
      </w:r>
      <w:r w:rsidRPr="00AB77D5">
        <w:rPr>
          <w:rFonts w:ascii="Souvenir Lt BT" w:hAnsi="Souvenir Lt BT" w:cs="Traditional Arabic"/>
          <w:szCs w:val="32"/>
        </w:rPr>
        <w:t xml:space="preserve"> </w:t>
      </w:r>
      <w:r w:rsidR="003C0F50">
        <w:rPr>
          <w:rFonts w:ascii="Souvenir Lt BT" w:hAnsi="Souvenir Lt BT" w:cs="Traditional Arabic"/>
          <w:szCs w:val="32"/>
        </w:rPr>
        <w:t>ketika</w:t>
      </w:r>
      <w:r w:rsidRPr="00AB77D5">
        <w:rPr>
          <w:rFonts w:ascii="Souvenir Lt BT" w:hAnsi="Souvenir Lt BT" w:cs="Traditional Arabic"/>
          <w:szCs w:val="32"/>
        </w:rPr>
        <w:t xml:space="preserve"> menyebutkan sebab penamaan padang </w:t>
      </w:r>
      <w:r w:rsidR="009F0D83">
        <w:rPr>
          <w:rFonts w:ascii="Souvenir Lt BT" w:hAnsi="Souvenir Lt BT" w:cs="Traditional Arabic"/>
          <w:szCs w:val="32"/>
        </w:rPr>
        <w:t>Arafah</w:t>
      </w:r>
      <w:r w:rsidRPr="00AB77D5">
        <w:rPr>
          <w:rFonts w:ascii="Souvenir Lt BT" w:hAnsi="Souvenir Lt BT" w:cs="Traditional Arabic"/>
          <w:szCs w:val="32"/>
        </w:rPr>
        <w:t>, mereka menyebutkan ada beberapa pendapat</w:t>
      </w:r>
      <w:r w:rsidR="003C0F50">
        <w:rPr>
          <w:rFonts w:ascii="Souvenir Lt BT" w:hAnsi="Souvenir Lt BT" w:cs="Traditional Arabic"/>
          <w:szCs w:val="32"/>
        </w:rPr>
        <w:t xml:space="preserve">. </w:t>
      </w:r>
      <w:r w:rsidR="003432EB" w:rsidRPr="003432EB">
        <w:rPr>
          <w:rFonts w:ascii="Souvenir Lt BT" w:hAnsi="Souvenir Lt BT" w:cs="Traditional Arabic"/>
          <w:szCs w:val="32"/>
        </w:rPr>
        <w:t>Di antara pendapat tersebut adalah sebagai berikut</w:t>
      </w:r>
      <w:r w:rsidR="003C0F50">
        <w:rPr>
          <w:rFonts w:ascii="Souvenir Lt BT" w:hAnsi="Souvenir Lt BT" w:cs="Traditional Arabic"/>
          <w:szCs w:val="32"/>
        </w:rPr>
        <w:t>:</w:t>
      </w:r>
    </w:p>
    <w:p w14:paraId="7F986553" w14:textId="68580714" w:rsidR="006C153E" w:rsidRDefault="003C0F50" w:rsidP="009C63B5">
      <w:pPr>
        <w:pStyle w:val="NormalWeb"/>
        <w:numPr>
          <w:ilvl w:val="0"/>
          <w:numId w:val="9"/>
        </w:numPr>
        <w:shd w:val="clear" w:color="auto" w:fill="FFFFFF"/>
        <w:spacing w:before="0" w:beforeAutospacing="0" w:after="0" w:afterAutospacing="0" w:line="276" w:lineRule="auto"/>
        <w:jc w:val="both"/>
        <w:rPr>
          <w:rFonts w:ascii="Souvenir Lt BT" w:hAnsi="Souvenir Lt BT" w:cs="Traditional Arabic"/>
          <w:szCs w:val="32"/>
        </w:rPr>
      </w:pPr>
      <w:r>
        <w:rPr>
          <w:rFonts w:ascii="Souvenir Lt BT" w:hAnsi="Souvenir Lt BT" w:cs="Traditional Arabic"/>
          <w:szCs w:val="32"/>
        </w:rPr>
        <w:t>D</w:t>
      </w:r>
      <w:r w:rsidR="00664ED6" w:rsidRPr="00AB77D5">
        <w:rPr>
          <w:rFonts w:ascii="Souvenir Lt BT" w:hAnsi="Souvenir Lt BT" w:cs="Traditional Arabic"/>
          <w:szCs w:val="32"/>
        </w:rPr>
        <w:t xml:space="preserve">inamakan </w:t>
      </w:r>
      <w:r w:rsidR="009F0D83">
        <w:rPr>
          <w:rFonts w:ascii="Souvenir Lt BT" w:hAnsi="Souvenir Lt BT" w:cs="Traditional Arabic"/>
          <w:szCs w:val="32"/>
        </w:rPr>
        <w:t>Arafah</w:t>
      </w:r>
      <w:r w:rsidR="00664ED6" w:rsidRPr="00AB77D5">
        <w:rPr>
          <w:rFonts w:ascii="Souvenir Lt BT" w:hAnsi="Souvenir Lt BT" w:cs="Traditional Arabic"/>
          <w:szCs w:val="32"/>
        </w:rPr>
        <w:t xml:space="preserve"> karena para </w:t>
      </w:r>
      <w:r w:rsidR="00037DD9">
        <w:rPr>
          <w:rFonts w:ascii="Souvenir Lt BT" w:hAnsi="Souvenir Lt BT" w:cs="Traditional Arabic"/>
          <w:szCs w:val="32"/>
        </w:rPr>
        <w:t>jamaah</w:t>
      </w:r>
      <w:r w:rsidR="00664ED6" w:rsidRPr="00AB77D5">
        <w:rPr>
          <w:rFonts w:ascii="Souvenir Lt BT" w:hAnsi="Souvenir Lt BT" w:cs="Traditional Arabic"/>
          <w:szCs w:val="32"/>
        </w:rPr>
        <w:t xml:space="preserve"> haji berkumpul di</w:t>
      </w:r>
      <w:r w:rsidR="006C153E">
        <w:rPr>
          <w:rFonts w:ascii="Souvenir Lt BT" w:hAnsi="Souvenir Lt BT" w:cs="Traditional Arabic"/>
          <w:szCs w:val="32"/>
        </w:rPr>
        <w:t xml:space="preserve"> </w:t>
      </w:r>
      <w:r w:rsidR="00664ED6" w:rsidRPr="00AB77D5">
        <w:rPr>
          <w:rFonts w:ascii="Souvenir Lt BT" w:hAnsi="Souvenir Lt BT" w:cs="Traditional Arabic"/>
          <w:szCs w:val="32"/>
        </w:rPr>
        <w:t>sana</w:t>
      </w:r>
      <w:r w:rsidR="006C153E">
        <w:rPr>
          <w:rFonts w:ascii="Souvenir Lt BT" w:hAnsi="Souvenir Lt BT" w:cs="Traditional Arabic"/>
          <w:szCs w:val="32"/>
        </w:rPr>
        <w:t xml:space="preserve">, sehingga mereka </w:t>
      </w:r>
      <w:r w:rsidR="000A76E0">
        <w:rPr>
          <w:rFonts w:ascii="Souvenir Lt BT" w:hAnsi="Souvenir Lt BT" w:cs="Traditional Arabic"/>
          <w:szCs w:val="32"/>
        </w:rPr>
        <w:t>pun,</w:t>
      </w:r>
    </w:p>
    <w:p w14:paraId="45D19626" w14:textId="147A05AD" w:rsidR="006C153E" w:rsidRDefault="00664ED6" w:rsidP="006C153E">
      <w:pPr>
        <w:pStyle w:val="NormalWeb"/>
        <w:shd w:val="clear" w:color="auto" w:fill="FFFFFF"/>
        <w:bidi/>
        <w:spacing w:before="0" w:beforeAutospacing="0" w:after="0" w:afterAutospacing="0" w:line="276" w:lineRule="auto"/>
        <w:jc w:val="both"/>
        <w:rPr>
          <w:rFonts w:ascii="Souvenir Lt BT" w:hAnsi="Souvenir Lt BT" w:cs="Traditional Arabic"/>
          <w:szCs w:val="32"/>
        </w:rPr>
      </w:pPr>
      <w:r w:rsidRPr="00AB77D5">
        <w:rPr>
          <w:rFonts w:ascii="Souvenir Lt BT" w:hAnsi="Souvenir Lt BT" w:cs="Traditional Arabic"/>
          <w:szCs w:val="32"/>
          <w:rtl/>
        </w:rPr>
        <w:t>يَتَعَارَفُوْنَ فِيْهَا</w:t>
      </w:r>
      <w:r w:rsidRPr="00AB77D5">
        <w:rPr>
          <w:rFonts w:ascii="Souvenir Lt BT" w:hAnsi="Souvenir Lt BT" w:cs="Traditional Arabic"/>
          <w:szCs w:val="32"/>
        </w:rPr>
        <w:t xml:space="preserve"> </w:t>
      </w:r>
    </w:p>
    <w:p w14:paraId="037F42A5" w14:textId="144AB914" w:rsidR="00664ED6" w:rsidRPr="006C153E" w:rsidRDefault="00A257FA" w:rsidP="006C153E">
      <w:pPr>
        <w:pStyle w:val="NormalWeb"/>
        <w:shd w:val="clear" w:color="auto" w:fill="FFFFFF"/>
        <w:spacing w:before="0" w:beforeAutospacing="0" w:after="0" w:afterAutospacing="0" w:line="276" w:lineRule="auto"/>
        <w:ind w:left="720"/>
        <w:jc w:val="both"/>
        <w:rPr>
          <w:rFonts w:ascii="Souvenir Lt BT" w:hAnsi="Souvenir Lt BT" w:cs="Traditional Arabic"/>
          <w:i/>
          <w:iCs/>
          <w:szCs w:val="32"/>
        </w:rPr>
      </w:pPr>
      <w:r w:rsidRPr="006C153E">
        <w:rPr>
          <w:rFonts w:ascii="Souvenir Lt BT" w:hAnsi="Souvenir Lt BT" w:cs="Traditional Arabic"/>
          <w:i/>
          <w:iCs/>
          <w:szCs w:val="32"/>
        </w:rPr>
        <w:t>“</w:t>
      </w:r>
      <w:r w:rsidR="006C153E" w:rsidRPr="006C153E">
        <w:rPr>
          <w:rFonts w:ascii="Souvenir Lt BT" w:hAnsi="Souvenir Lt BT" w:cs="Traditional Arabic"/>
          <w:i/>
          <w:iCs/>
          <w:szCs w:val="32"/>
        </w:rPr>
        <w:t xml:space="preserve">Saling </w:t>
      </w:r>
      <w:r w:rsidR="00664ED6" w:rsidRPr="006C153E">
        <w:rPr>
          <w:rFonts w:ascii="Souvenir Lt BT" w:hAnsi="Souvenir Lt BT" w:cs="Traditional Arabic"/>
          <w:i/>
          <w:iCs/>
          <w:szCs w:val="32"/>
        </w:rPr>
        <w:t xml:space="preserve">mengenal </w:t>
      </w:r>
      <w:r w:rsidR="002E345F" w:rsidRPr="006C153E">
        <w:rPr>
          <w:rFonts w:ascii="Souvenir Lt BT" w:hAnsi="Souvenir Lt BT" w:cs="Traditional Arabic"/>
          <w:i/>
          <w:iCs/>
          <w:szCs w:val="32"/>
        </w:rPr>
        <w:t>di antara</w:t>
      </w:r>
      <w:r w:rsidR="00664ED6" w:rsidRPr="006C153E">
        <w:rPr>
          <w:rFonts w:ascii="Souvenir Lt BT" w:hAnsi="Souvenir Lt BT" w:cs="Traditional Arabic"/>
          <w:i/>
          <w:iCs/>
          <w:szCs w:val="32"/>
        </w:rPr>
        <w:t xml:space="preserve"> mereka di padang tersebut</w:t>
      </w:r>
      <w:r w:rsidR="006C153E" w:rsidRPr="006C153E">
        <w:rPr>
          <w:rFonts w:ascii="Souvenir Lt BT" w:hAnsi="Souvenir Lt BT" w:cs="Traditional Arabic"/>
          <w:i/>
          <w:iCs/>
          <w:szCs w:val="32"/>
        </w:rPr>
        <w:t>.</w:t>
      </w:r>
      <w:r w:rsidRPr="006C153E">
        <w:rPr>
          <w:rFonts w:ascii="Souvenir Lt BT" w:hAnsi="Souvenir Lt BT" w:cs="Traditional Arabic"/>
          <w:i/>
          <w:iCs/>
          <w:szCs w:val="32"/>
        </w:rPr>
        <w:t>”</w:t>
      </w:r>
    </w:p>
    <w:p w14:paraId="1739D0EE" w14:textId="52712A65" w:rsidR="00335B94" w:rsidRDefault="00720BF2" w:rsidP="00720BF2">
      <w:pPr>
        <w:pStyle w:val="NormalWeb"/>
        <w:numPr>
          <w:ilvl w:val="0"/>
          <w:numId w:val="9"/>
        </w:numPr>
        <w:shd w:val="clear" w:color="auto" w:fill="FFFFFF"/>
        <w:spacing w:before="0" w:beforeAutospacing="0" w:after="0" w:afterAutospacing="0" w:line="276" w:lineRule="auto"/>
        <w:jc w:val="both"/>
        <w:rPr>
          <w:rFonts w:ascii="Souvenir Lt BT" w:hAnsi="Souvenir Lt BT" w:cs="Traditional Arabic"/>
          <w:szCs w:val="32"/>
        </w:rPr>
      </w:pPr>
      <w:r>
        <w:rPr>
          <w:rFonts w:ascii="Souvenir Lt BT" w:hAnsi="Souvenir Lt BT" w:cs="Traditional Arabic"/>
          <w:szCs w:val="32"/>
        </w:rPr>
        <w:t>D</w:t>
      </w:r>
      <w:r w:rsidRPr="00720BF2">
        <w:rPr>
          <w:rFonts w:ascii="Souvenir Lt BT" w:hAnsi="Souvenir Lt BT" w:cs="Traditional Arabic"/>
          <w:szCs w:val="32"/>
        </w:rPr>
        <w:t xml:space="preserve">inamakan </w:t>
      </w:r>
      <w:r>
        <w:rPr>
          <w:rFonts w:ascii="Souvenir Lt BT" w:hAnsi="Souvenir Lt BT" w:cs="Traditional Arabic"/>
          <w:szCs w:val="32"/>
        </w:rPr>
        <w:t>Arafah</w:t>
      </w:r>
      <w:r w:rsidRPr="00720BF2">
        <w:rPr>
          <w:rFonts w:ascii="Souvenir Lt BT" w:hAnsi="Souvenir Lt BT" w:cs="Traditional Arabic"/>
          <w:szCs w:val="32"/>
        </w:rPr>
        <w:t xml:space="preserve"> karena tempat itu telah diperlihatkan dan digambarkan kepada Nabi Ibrahim </w:t>
      </w:r>
      <w:r w:rsidR="003A5154" w:rsidRPr="003A5154">
        <w:rPr>
          <w:rFonts w:ascii="Souvenir Lt BT" w:hAnsi="Souvenir Lt BT" w:cs="Traditional Arabic"/>
          <w:i/>
          <w:iCs/>
          <w:szCs w:val="32"/>
        </w:rPr>
        <w:t>‘</w:t>
      </w:r>
      <w:proofErr w:type="spellStart"/>
      <w:r w:rsidR="003A5154" w:rsidRPr="003A5154">
        <w:rPr>
          <w:rFonts w:ascii="Souvenir Lt BT" w:hAnsi="Souvenir Lt BT" w:cs="Traditional Arabic"/>
          <w:i/>
          <w:iCs/>
          <w:szCs w:val="32"/>
        </w:rPr>
        <w:t>alaihissalâm</w:t>
      </w:r>
      <w:proofErr w:type="spellEnd"/>
      <w:r w:rsidRPr="00720BF2">
        <w:rPr>
          <w:rFonts w:ascii="Souvenir Lt BT" w:hAnsi="Souvenir Lt BT" w:cs="Traditional Arabic"/>
          <w:szCs w:val="32"/>
        </w:rPr>
        <w:t>. Ketika beliau melihatnya, beliau pun mengenalinya, sebagaimana disebutkan</w:t>
      </w:r>
      <w:r>
        <w:rPr>
          <w:rFonts w:ascii="Souvenir Lt BT" w:hAnsi="Souvenir Lt BT" w:cs="Traditional Arabic"/>
          <w:szCs w:val="32"/>
        </w:rPr>
        <w:t>,</w:t>
      </w:r>
    </w:p>
    <w:p w14:paraId="6FE13215" w14:textId="743A7323" w:rsidR="0095276B" w:rsidRPr="0095276B" w:rsidRDefault="0095276B" w:rsidP="0095276B">
      <w:pPr>
        <w:pStyle w:val="NormalWeb"/>
        <w:shd w:val="clear" w:color="auto" w:fill="FFFFFF"/>
        <w:bidi/>
        <w:spacing w:after="0"/>
        <w:rPr>
          <w:rFonts w:ascii="Souvenir Lt BT" w:hAnsi="Souvenir Lt BT" w:cs="Traditional Arabic"/>
          <w:szCs w:val="32"/>
          <w:rtl/>
        </w:rPr>
      </w:pPr>
      <w:r w:rsidRPr="0095276B">
        <w:rPr>
          <w:rFonts w:ascii="Souvenir Lt BT" w:hAnsi="Souvenir Lt BT" w:cs="Traditional Arabic"/>
          <w:szCs w:val="32"/>
          <w:rtl/>
        </w:rPr>
        <w:t>لِأَنَّهَا وُصِفَتْ لِإِبْرَاهِيمَ عَلَيْهِ السَّلَامُ، فَلَمَّا أَبْصَرَهَا عَرَفَهَا</w:t>
      </w:r>
    </w:p>
    <w:p w14:paraId="642684FF" w14:textId="128AAEDF" w:rsidR="00335B94" w:rsidRPr="0095276B" w:rsidRDefault="0095276B" w:rsidP="0095276B">
      <w:pPr>
        <w:pStyle w:val="NormalWeb"/>
        <w:shd w:val="clear" w:color="auto" w:fill="FFFFFF"/>
        <w:spacing w:before="0" w:beforeAutospacing="0" w:after="0" w:afterAutospacing="0" w:line="276" w:lineRule="auto"/>
        <w:ind w:left="720"/>
        <w:jc w:val="both"/>
        <w:rPr>
          <w:rFonts w:ascii="Souvenir Lt BT" w:hAnsi="Souvenir Lt BT" w:cs="Traditional Arabic"/>
          <w:i/>
          <w:iCs/>
          <w:szCs w:val="32"/>
        </w:rPr>
      </w:pPr>
      <w:r w:rsidRPr="0095276B">
        <w:rPr>
          <w:rFonts w:ascii="Souvenir Lt BT" w:hAnsi="Souvenir Lt BT" w:cs="Traditional Arabic"/>
          <w:i/>
          <w:iCs/>
          <w:szCs w:val="32"/>
        </w:rPr>
        <w:t>“Karena ia (tempat itu) telah digambarkan kepada Ibrahim ‘</w:t>
      </w:r>
      <w:proofErr w:type="spellStart"/>
      <w:r w:rsidRPr="0095276B">
        <w:rPr>
          <w:rFonts w:ascii="Souvenir Lt BT" w:hAnsi="Souvenir Lt BT" w:cs="Traditional Arabic"/>
          <w:i/>
          <w:iCs/>
          <w:szCs w:val="32"/>
        </w:rPr>
        <w:t>alaihissalâm</w:t>
      </w:r>
      <w:proofErr w:type="spellEnd"/>
      <w:r w:rsidRPr="0095276B">
        <w:rPr>
          <w:rFonts w:ascii="Souvenir Lt BT" w:hAnsi="Souvenir Lt BT" w:cs="Traditional Arabic"/>
          <w:i/>
          <w:iCs/>
          <w:szCs w:val="32"/>
        </w:rPr>
        <w:t>; maka ketika beliau melihatnya, beliau pun mengenalinya</w:t>
      </w:r>
      <w:r w:rsidRPr="0095276B">
        <w:rPr>
          <w:rFonts w:ascii="Souvenir Lt BT" w:hAnsi="Souvenir Lt BT" w:cs="Traditional Arabic"/>
          <w:i/>
          <w:iCs/>
          <w:szCs w:val="32"/>
          <w:rtl/>
        </w:rPr>
        <w:t>.</w:t>
      </w:r>
      <w:r w:rsidRPr="0095276B">
        <w:rPr>
          <w:rFonts w:ascii="Souvenir Lt BT" w:hAnsi="Souvenir Lt BT" w:cs="Traditional Arabic"/>
          <w:i/>
          <w:iCs/>
          <w:szCs w:val="32"/>
        </w:rPr>
        <w:t>”</w:t>
      </w:r>
    </w:p>
    <w:p w14:paraId="0C99E99B" w14:textId="5CF6417E" w:rsidR="00AD17A1" w:rsidRDefault="004C14F6" w:rsidP="004C14F6">
      <w:pPr>
        <w:pStyle w:val="NormalWeb"/>
        <w:numPr>
          <w:ilvl w:val="0"/>
          <w:numId w:val="9"/>
        </w:numPr>
        <w:shd w:val="clear" w:color="auto" w:fill="FFFFFF"/>
        <w:spacing w:before="0" w:beforeAutospacing="0" w:after="0" w:afterAutospacing="0" w:line="276" w:lineRule="auto"/>
        <w:jc w:val="both"/>
        <w:rPr>
          <w:rFonts w:ascii="Souvenir Lt BT" w:hAnsi="Souvenir Lt BT" w:cs="Traditional Arabic"/>
          <w:szCs w:val="32"/>
        </w:rPr>
      </w:pPr>
      <w:r w:rsidRPr="004C14F6">
        <w:rPr>
          <w:rFonts w:ascii="Souvenir Lt BT" w:hAnsi="Souvenir Lt BT" w:cs="Traditional Arabic"/>
          <w:szCs w:val="32"/>
        </w:rPr>
        <w:t xml:space="preserve">Ada pula yang berpendapat bahwa ketika Malaikat Jibril </w:t>
      </w:r>
      <w:r w:rsidR="00F9704D" w:rsidRPr="00F9704D">
        <w:rPr>
          <w:rFonts w:ascii="Souvenir Lt BT" w:hAnsi="Souvenir Lt BT" w:cs="Traditional Arabic"/>
          <w:i/>
          <w:iCs/>
          <w:szCs w:val="32"/>
        </w:rPr>
        <w:t>‘</w:t>
      </w:r>
      <w:proofErr w:type="spellStart"/>
      <w:r w:rsidR="00F9704D" w:rsidRPr="00F9704D">
        <w:rPr>
          <w:rFonts w:ascii="Souvenir Lt BT" w:hAnsi="Souvenir Lt BT" w:cs="Traditional Arabic"/>
          <w:i/>
          <w:iCs/>
          <w:szCs w:val="32"/>
        </w:rPr>
        <w:t>alaihissalâm</w:t>
      </w:r>
      <w:proofErr w:type="spellEnd"/>
      <w:r w:rsidRPr="004C14F6">
        <w:rPr>
          <w:rFonts w:ascii="Souvenir Lt BT" w:hAnsi="Souvenir Lt BT" w:cs="Traditional Arabic"/>
          <w:szCs w:val="32"/>
        </w:rPr>
        <w:t xml:space="preserve"> membawa Nabi Ibrahim mengelilingi tempat-tempat manasik, beliau diperlihatkan Padang Arafah. </w:t>
      </w:r>
      <w:r>
        <w:rPr>
          <w:rFonts w:ascii="Souvenir Lt BT" w:hAnsi="Souvenir Lt BT" w:cs="Traditional Arabic"/>
          <w:szCs w:val="32"/>
        </w:rPr>
        <w:t>Kemudian</w:t>
      </w:r>
      <w:r w:rsidRPr="004C14F6">
        <w:rPr>
          <w:rFonts w:ascii="Souvenir Lt BT" w:hAnsi="Souvenir Lt BT" w:cs="Traditional Arabic"/>
          <w:szCs w:val="32"/>
        </w:rPr>
        <w:t xml:space="preserve"> Nabi Ibrahim berkata</w:t>
      </w:r>
      <w:r w:rsidR="00AD17A1">
        <w:rPr>
          <w:rFonts w:ascii="Souvenir Lt BT" w:hAnsi="Souvenir Lt BT" w:cs="Traditional Arabic"/>
          <w:szCs w:val="32"/>
        </w:rPr>
        <w:t>,</w:t>
      </w:r>
    </w:p>
    <w:p w14:paraId="4C7287C9" w14:textId="77777777" w:rsidR="00AD17A1" w:rsidRDefault="00664ED6" w:rsidP="00AD17A1">
      <w:pPr>
        <w:pStyle w:val="NormalWeb"/>
        <w:shd w:val="clear" w:color="auto" w:fill="FFFFFF"/>
        <w:bidi/>
        <w:spacing w:before="0" w:beforeAutospacing="0" w:after="0" w:afterAutospacing="0" w:line="276" w:lineRule="auto"/>
        <w:jc w:val="both"/>
        <w:rPr>
          <w:rFonts w:ascii="Souvenir Lt BT" w:hAnsi="Souvenir Lt BT" w:cs="Traditional Arabic"/>
          <w:szCs w:val="32"/>
        </w:rPr>
      </w:pPr>
      <w:r w:rsidRPr="00AB77D5">
        <w:rPr>
          <w:rFonts w:ascii="Souvenir Lt BT" w:hAnsi="Souvenir Lt BT" w:cs="Traditional Arabic"/>
          <w:szCs w:val="32"/>
          <w:rtl/>
        </w:rPr>
        <w:t xml:space="preserve">عَرَفْتُ </w:t>
      </w:r>
      <w:proofErr w:type="spellStart"/>
      <w:r w:rsidRPr="00AB77D5">
        <w:rPr>
          <w:rFonts w:ascii="Souvenir Lt BT" w:hAnsi="Souvenir Lt BT" w:cs="Traditional Arabic"/>
          <w:szCs w:val="32"/>
          <w:rtl/>
        </w:rPr>
        <w:t>عَرَفْتُ</w:t>
      </w:r>
      <w:proofErr w:type="spellEnd"/>
      <w:r w:rsidRPr="00AB77D5">
        <w:rPr>
          <w:rFonts w:ascii="Souvenir Lt BT" w:hAnsi="Souvenir Lt BT" w:cs="Traditional Arabic"/>
          <w:szCs w:val="32"/>
        </w:rPr>
        <w:t xml:space="preserve"> </w:t>
      </w:r>
    </w:p>
    <w:p w14:paraId="74913C2C" w14:textId="60D00C79" w:rsidR="00664ED6" w:rsidRPr="00AD17A1" w:rsidRDefault="00A257FA" w:rsidP="00AD17A1">
      <w:pPr>
        <w:pStyle w:val="NormalWeb"/>
        <w:shd w:val="clear" w:color="auto" w:fill="FFFFFF"/>
        <w:spacing w:before="0" w:beforeAutospacing="0" w:after="0" w:afterAutospacing="0" w:line="276" w:lineRule="auto"/>
        <w:ind w:left="720"/>
        <w:jc w:val="both"/>
        <w:rPr>
          <w:rFonts w:ascii="Souvenir Lt BT" w:hAnsi="Souvenir Lt BT" w:cs="Traditional Arabic"/>
          <w:i/>
          <w:iCs/>
          <w:szCs w:val="32"/>
        </w:rPr>
      </w:pPr>
      <w:r w:rsidRPr="00AD17A1">
        <w:rPr>
          <w:rFonts w:ascii="Souvenir Lt BT" w:hAnsi="Souvenir Lt BT" w:cs="Traditional Arabic"/>
          <w:i/>
          <w:iCs/>
          <w:szCs w:val="32"/>
        </w:rPr>
        <w:t>“</w:t>
      </w:r>
      <w:r w:rsidR="00664ED6" w:rsidRPr="00AD17A1">
        <w:rPr>
          <w:rFonts w:ascii="Souvenir Lt BT" w:hAnsi="Souvenir Lt BT" w:cs="Traditional Arabic"/>
          <w:i/>
          <w:iCs/>
          <w:szCs w:val="32"/>
        </w:rPr>
        <w:t>Aku tahu, aku tahu</w:t>
      </w:r>
      <w:r w:rsidR="00AD17A1">
        <w:rPr>
          <w:rFonts w:ascii="Souvenir Lt BT" w:hAnsi="Souvenir Lt BT" w:cs="Traditional Arabic"/>
          <w:i/>
          <w:iCs/>
          <w:szCs w:val="32"/>
        </w:rPr>
        <w:t>.</w:t>
      </w:r>
      <w:r w:rsidRPr="00AD17A1">
        <w:rPr>
          <w:rFonts w:ascii="Souvenir Lt BT" w:hAnsi="Souvenir Lt BT" w:cs="Traditional Arabic"/>
          <w:i/>
          <w:iCs/>
          <w:szCs w:val="32"/>
        </w:rPr>
        <w:t>”</w:t>
      </w:r>
    </w:p>
    <w:p w14:paraId="6937731F" w14:textId="759148D7" w:rsidR="00E607E4" w:rsidRDefault="005B5539" w:rsidP="005B5539">
      <w:pPr>
        <w:pStyle w:val="NormalWeb"/>
        <w:numPr>
          <w:ilvl w:val="0"/>
          <w:numId w:val="9"/>
        </w:numPr>
        <w:shd w:val="clear" w:color="auto" w:fill="FFFFFF"/>
        <w:spacing w:before="0" w:beforeAutospacing="0" w:after="0" w:afterAutospacing="0" w:line="276" w:lineRule="auto"/>
        <w:jc w:val="both"/>
        <w:rPr>
          <w:rFonts w:ascii="Souvenir Lt BT" w:hAnsi="Souvenir Lt BT" w:cs="Traditional Arabic"/>
          <w:szCs w:val="32"/>
        </w:rPr>
      </w:pPr>
      <w:r>
        <w:rPr>
          <w:rFonts w:ascii="Souvenir Lt BT" w:hAnsi="Souvenir Lt BT" w:cs="Traditional Arabic"/>
          <w:szCs w:val="32"/>
        </w:rPr>
        <w:t>Dinamakan Arafah</w:t>
      </w:r>
      <w:r w:rsidRPr="005B5539">
        <w:rPr>
          <w:rFonts w:ascii="Souvenir Lt BT" w:hAnsi="Souvenir Lt BT" w:cs="Traditional Arabic"/>
          <w:szCs w:val="32"/>
        </w:rPr>
        <w:t xml:space="preserve"> karena di tempat itulah Nabi Adam dan Hawa bertemu kembali setelah terpisah, lalu saling mengenal</w:t>
      </w:r>
      <w:r w:rsidR="00E607E4">
        <w:rPr>
          <w:rFonts w:ascii="Souvenir Lt BT" w:hAnsi="Souvenir Lt BT" w:cs="Traditional Arabic"/>
          <w:szCs w:val="32"/>
        </w:rPr>
        <w:t>,</w:t>
      </w:r>
    </w:p>
    <w:p w14:paraId="63DB57ED" w14:textId="77F8358B" w:rsidR="00E607E4" w:rsidRDefault="00664ED6" w:rsidP="00E607E4">
      <w:pPr>
        <w:pStyle w:val="NormalWeb"/>
        <w:shd w:val="clear" w:color="auto" w:fill="FFFFFF"/>
        <w:bidi/>
        <w:spacing w:before="0" w:beforeAutospacing="0" w:after="0" w:afterAutospacing="0" w:line="276" w:lineRule="auto"/>
        <w:jc w:val="both"/>
        <w:rPr>
          <w:rFonts w:ascii="Souvenir Lt BT" w:hAnsi="Souvenir Lt BT" w:cs="Traditional Arabic"/>
          <w:szCs w:val="32"/>
        </w:rPr>
      </w:pPr>
      <w:r w:rsidRPr="00AB77D5">
        <w:rPr>
          <w:rFonts w:ascii="Souvenir Lt BT" w:hAnsi="Souvenir Lt BT" w:cs="Traditional Arabic"/>
          <w:szCs w:val="32"/>
          <w:rtl/>
        </w:rPr>
        <w:t>ا</w:t>
      </w:r>
      <w:r w:rsidR="00E607E4">
        <w:rPr>
          <w:rFonts w:ascii="Souvenir Lt BT" w:hAnsi="Souvenir Lt BT" w:cs="Traditional Arabic" w:hint="cs"/>
          <w:szCs w:val="32"/>
          <w:rtl/>
        </w:rPr>
        <w:t>ِ</w:t>
      </w:r>
      <w:r w:rsidRPr="00AB77D5">
        <w:rPr>
          <w:rFonts w:ascii="Souvenir Lt BT" w:hAnsi="Souvenir Lt BT" w:cs="Traditional Arabic"/>
          <w:szCs w:val="32"/>
          <w:rtl/>
        </w:rPr>
        <w:t>ل</w:t>
      </w:r>
      <w:r w:rsidR="00E607E4">
        <w:rPr>
          <w:rFonts w:ascii="Souvenir Lt BT" w:hAnsi="Souvenir Lt BT" w:cs="Traditional Arabic" w:hint="cs"/>
          <w:szCs w:val="32"/>
          <w:rtl/>
        </w:rPr>
        <w:t>ْ</w:t>
      </w:r>
      <w:r w:rsidRPr="00AB77D5">
        <w:rPr>
          <w:rFonts w:ascii="Souvenir Lt BT" w:hAnsi="Souvenir Lt BT" w:cs="Traditional Arabic"/>
          <w:szCs w:val="32"/>
          <w:rtl/>
        </w:rPr>
        <w:t>تَقَى فِيْهَا آدَمُ و</w:t>
      </w:r>
      <w:r w:rsidR="00E607E4">
        <w:rPr>
          <w:rFonts w:ascii="Souvenir Lt BT" w:hAnsi="Souvenir Lt BT" w:cs="Traditional Arabic" w:hint="cs"/>
          <w:szCs w:val="32"/>
          <w:rtl/>
        </w:rPr>
        <w:t>َ</w:t>
      </w:r>
      <w:r w:rsidRPr="00AB77D5">
        <w:rPr>
          <w:rFonts w:ascii="Souvenir Lt BT" w:hAnsi="Souvenir Lt BT" w:cs="Traditional Arabic"/>
          <w:szCs w:val="32"/>
          <w:rtl/>
        </w:rPr>
        <w:t>ح</w:t>
      </w:r>
      <w:r w:rsidR="00E607E4">
        <w:rPr>
          <w:rFonts w:ascii="Souvenir Lt BT" w:hAnsi="Souvenir Lt BT" w:cs="Traditional Arabic" w:hint="cs"/>
          <w:szCs w:val="32"/>
          <w:rtl/>
        </w:rPr>
        <w:t>َ</w:t>
      </w:r>
      <w:r w:rsidRPr="00AB77D5">
        <w:rPr>
          <w:rFonts w:ascii="Souvenir Lt BT" w:hAnsi="Souvenir Lt BT" w:cs="Traditional Arabic"/>
          <w:szCs w:val="32"/>
          <w:rtl/>
        </w:rPr>
        <w:t>وَّاء</w:t>
      </w:r>
      <w:r w:rsidR="00A5374B">
        <w:rPr>
          <w:rFonts w:ascii="Souvenir Lt BT" w:hAnsi="Souvenir Lt BT" w:cs="Traditional Arabic" w:hint="cs"/>
          <w:szCs w:val="32"/>
          <w:rtl/>
        </w:rPr>
        <w:t>َ</w:t>
      </w:r>
      <w:r w:rsidRPr="00AB77D5">
        <w:rPr>
          <w:rFonts w:ascii="Souvenir Lt BT" w:hAnsi="Souvenir Lt BT" w:cs="Traditional Arabic"/>
          <w:szCs w:val="32"/>
          <w:rtl/>
        </w:rPr>
        <w:t xml:space="preserve"> فَتَعَارَفَا</w:t>
      </w:r>
      <w:r w:rsidRPr="00AB77D5">
        <w:rPr>
          <w:rFonts w:ascii="Souvenir Lt BT" w:hAnsi="Souvenir Lt BT" w:cs="Traditional Arabic"/>
          <w:szCs w:val="32"/>
        </w:rPr>
        <w:t xml:space="preserve"> </w:t>
      </w:r>
    </w:p>
    <w:p w14:paraId="02BE5C06" w14:textId="76750925" w:rsidR="00664ED6" w:rsidRPr="00A5374B" w:rsidRDefault="00A257FA" w:rsidP="00E607E4">
      <w:pPr>
        <w:pStyle w:val="NormalWeb"/>
        <w:shd w:val="clear" w:color="auto" w:fill="FFFFFF"/>
        <w:spacing w:before="0" w:beforeAutospacing="0" w:after="0" w:afterAutospacing="0" w:line="276" w:lineRule="auto"/>
        <w:ind w:left="720"/>
        <w:jc w:val="both"/>
        <w:rPr>
          <w:rFonts w:ascii="Souvenir Lt BT" w:hAnsi="Souvenir Lt BT" w:cs="Traditional Arabic"/>
          <w:i/>
          <w:iCs/>
          <w:szCs w:val="32"/>
        </w:rPr>
      </w:pPr>
      <w:r w:rsidRPr="00A5374B">
        <w:rPr>
          <w:rFonts w:ascii="Souvenir Lt BT" w:hAnsi="Souvenir Lt BT" w:cs="Traditional Arabic"/>
          <w:i/>
          <w:iCs/>
          <w:szCs w:val="32"/>
        </w:rPr>
        <w:lastRenderedPageBreak/>
        <w:t>“</w:t>
      </w:r>
      <w:r w:rsidR="00664ED6" w:rsidRPr="00A5374B">
        <w:rPr>
          <w:rFonts w:ascii="Souvenir Lt BT" w:hAnsi="Souvenir Lt BT" w:cs="Traditional Arabic"/>
          <w:i/>
          <w:iCs/>
          <w:szCs w:val="32"/>
        </w:rPr>
        <w:t xml:space="preserve">Nabi Adam dan </w:t>
      </w:r>
      <w:r w:rsidR="00A5374B">
        <w:rPr>
          <w:rFonts w:ascii="Souvenir Lt BT" w:hAnsi="Souvenir Lt BT" w:cs="Traditional Arabic"/>
          <w:i/>
          <w:iCs/>
          <w:szCs w:val="32"/>
        </w:rPr>
        <w:t xml:space="preserve">Siti </w:t>
      </w:r>
      <w:r w:rsidR="00664ED6" w:rsidRPr="00A5374B">
        <w:rPr>
          <w:rFonts w:ascii="Souvenir Lt BT" w:hAnsi="Souvenir Lt BT" w:cs="Traditional Arabic"/>
          <w:i/>
          <w:iCs/>
          <w:szCs w:val="32"/>
        </w:rPr>
        <w:t>Hawa bertemu di padang tersebut maka mereka berdua saling mengenal</w:t>
      </w:r>
      <w:r w:rsidR="00A5374B" w:rsidRPr="00A5374B">
        <w:rPr>
          <w:rFonts w:ascii="Souvenir Lt BT" w:hAnsi="Souvenir Lt BT" w:cs="Traditional Arabic"/>
          <w:i/>
          <w:iCs/>
          <w:szCs w:val="32"/>
        </w:rPr>
        <w:t>.</w:t>
      </w:r>
      <w:r w:rsidRPr="00A5374B">
        <w:rPr>
          <w:rFonts w:ascii="Souvenir Lt BT" w:hAnsi="Souvenir Lt BT" w:cs="Traditional Arabic"/>
          <w:i/>
          <w:iCs/>
          <w:szCs w:val="32"/>
        </w:rPr>
        <w:t>”</w:t>
      </w:r>
    </w:p>
    <w:p w14:paraId="5BDD055B" w14:textId="4F36D95E" w:rsidR="00664ED6" w:rsidRPr="00AB77D5" w:rsidRDefault="00664ED6" w:rsidP="005B5539">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Fonts w:ascii="Souvenir Lt BT" w:hAnsi="Souvenir Lt BT" w:cs="Traditional Arabic"/>
          <w:szCs w:val="32"/>
        </w:rPr>
        <w:t xml:space="preserve">Inilah sebagian pendapat yang disebutkan oleh para ahli tafsir, seperti </w:t>
      </w:r>
      <w:proofErr w:type="spellStart"/>
      <w:r w:rsidR="00B22F97">
        <w:rPr>
          <w:rFonts w:ascii="Souvenir Lt BT" w:hAnsi="Souvenir Lt BT" w:cs="Traditional Arabic"/>
          <w:szCs w:val="32"/>
        </w:rPr>
        <w:t>a</w:t>
      </w:r>
      <w:r w:rsidRPr="00AB77D5">
        <w:rPr>
          <w:rFonts w:ascii="Souvenir Lt BT" w:hAnsi="Souvenir Lt BT" w:cs="Traditional Arabic"/>
          <w:szCs w:val="32"/>
        </w:rPr>
        <w:t>l-Qurthubi</w:t>
      </w:r>
      <w:proofErr w:type="spellEnd"/>
      <w:r w:rsidRPr="00AB77D5">
        <w:rPr>
          <w:rFonts w:ascii="Souvenir Lt BT" w:hAnsi="Souvenir Lt BT" w:cs="Traditional Arabic"/>
          <w:szCs w:val="32"/>
        </w:rPr>
        <w:t xml:space="preserve">, </w:t>
      </w:r>
      <w:proofErr w:type="spellStart"/>
      <w:r w:rsidR="00B22F97">
        <w:rPr>
          <w:rFonts w:ascii="Souvenir Lt BT" w:hAnsi="Souvenir Lt BT" w:cs="Traditional Arabic"/>
          <w:szCs w:val="32"/>
        </w:rPr>
        <w:t>a</w:t>
      </w:r>
      <w:r w:rsidRPr="00AB77D5">
        <w:rPr>
          <w:rFonts w:ascii="Souvenir Lt BT" w:hAnsi="Souvenir Lt BT" w:cs="Traditional Arabic"/>
          <w:szCs w:val="32"/>
        </w:rPr>
        <w:t>z-Zamakhsari</w:t>
      </w:r>
      <w:proofErr w:type="spellEnd"/>
      <w:r w:rsidRPr="00AB77D5">
        <w:rPr>
          <w:rFonts w:ascii="Souvenir Lt BT" w:hAnsi="Souvenir Lt BT" w:cs="Traditional Arabic"/>
          <w:szCs w:val="32"/>
        </w:rPr>
        <w:t>, I</w:t>
      </w:r>
      <w:r w:rsidR="00B22F97">
        <w:rPr>
          <w:rFonts w:ascii="Souvenir Lt BT" w:hAnsi="Souvenir Lt BT" w:cs="Traditional Arabic"/>
          <w:szCs w:val="32"/>
        </w:rPr>
        <w:t>b</w:t>
      </w:r>
      <w:r w:rsidRPr="00AB77D5">
        <w:rPr>
          <w:rFonts w:ascii="Souvenir Lt BT" w:hAnsi="Souvenir Lt BT" w:cs="Traditional Arabic"/>
          <w:szCs w:val="32"/>
        </w:rPr>
        <w:t xml:space="preserve">nu Katsir, dan </w:t>
      </w:r>
      <w:proofErr w:type="spellStart"/>
      <w:r w:rsidR="00862E48">
        <w:rPr>
          <w:rFonts w:ascii="Souvenir Lt BT" w:hAnsi="Souvenir Lt BT" w:cs="Traditional Arabic"/>
          <w:szCs w:val="32"/>
        </w:rPr>
        <w:t>a</w:t>
      </w:r>
      <w:r w:rsidRPr="00AB77D5">
        <w:rPr>
          <w:rFonts w:ascii="Souvenir Lt BT" w:hAnsi="Souvenir Lt BT" w:cs="Traditional Arabic"/>
          <w:szCs w:val="32"/>
        </w:rPr>
        <w:t>sy</w:t>
      </w:r>
      <w:proofErr w:type="spellEnd"/>
      <w:r w:rsidRPr="00AB77D5">
        <w:rPr>
          <w:rFonts w:ascii="Souvenir Lt BT" w:hAnsi="Souvenir Lt BT" w:cs="Traditional Arabic"/>
          <w:szCs w:val="32"/>
        </w:rPr>
        <w:t xml:space="preserve">-Syaukani </w:t>
      </w:r>
      <w:proofErr w:type="spellStart"/>
      <w:r w:rsidR="002129CE" w:rsidRPr="002129CE">
        <w:rPr>
          <w:rFonts w:ascii="Souvenir Lt BT" w:hAnsi="Souvenir Lt BT" w:cs="Traditional Arabic"/>
          <w:i/>
          <w:iCs/>
          <w:szCs w:val="32"/>
        </w:rPr>
        <w:t>rahimahumullâh</w:t>
      </w:r>
      <w:proofErr w:type="spellEnd"/>
      <w:r w:rsidRPr="00AB77D5">
        <w:rPr>
          <w:rFonts w:ascii="Souvenir Lt BT" w:hAnsi="Souvenir Lt BT" w:cs="Traditional Arabic"/>
          <w:szCs w:val="32"/>
        </w:rPr>
        <w:t>.</w:t>
      </w:r>
    </w:p>
    <w:p w14:paraId="49235039" w14:textId="1280AC4C" w:rsidR="00664ED6" w:rsidRPr="00AB77D5" w:rsidRDefault="00664ED6" w:rsidP="005B5539">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Fonts w:ascii="Souvenir Lt BT" w:hAnsi="Souvenir Lt BT" w:cs="Traditional Arabic"/>
          <w:szCs w:val="32"/>
        </w:rPr>
        <w:t xml:space="preserve">Namun </w:t>
      </w:r>
      <w:proofErr w:type="spellStart"/>
      <w:r w:rsidR="002F6A01">
        <w:rPr>
          <w:rFonts w:ascii="Souvenir Lt BT" w:hAnsi="Souvenir Lt BT" w:cs="Traditional Arabic"/>
          <w:szCs w:val="32"/>
        </w:rPr>
        <w:t>a</w:t>
      </w:r>
      <w:r w:rsidRPr="00AB77D5">
        <w:rPr>
          <w:rFonts w:ascii="Souvenir Lt BT" w:hAnsi="Souvenir Lt BT" w:cs="Traditional Arabic"/>
          <w:szCs w:val="32"/>
        </w:rPr>
        <w:t>z-Zamakhsari</w:t>
      </w:r>
      <w:proofErr w:type="spellEnd"/>
      <w:r w:rsidRPr="00AB77D5">
        <w:rPr>
          <w:rFonts w:ascii="Souvenir Lt BT" w:hAnsi="Souvenir Lt BT" w:cs="Traditional Arabic"/>
          <w:szCs w:val="32"/>
        </w:rPr>
        <w:t xml:space="preserve"> dan Ib</w:t>
      </w:r>
      <w:r w:rsidR="005B5539">
        <w:rPr>
          <w:rFonts w:ascii="Souvenir Lt BT" w:hAnsi="Souvenir Lt BT" w:cs="Traditional Arabic"/>
          <w:szCs w:val="32"/>
        </w:rPr>
        <w:t>n</w:t>
      </w:r>
      <w:r w:rsidRPr="00AB77D5">
        <w:rPr>
          <w:rFonts w:ascii="Souvenir Lt BT" w:hAnsi="Souvenir Lt BT" w:cs="Traditional Arabic"/>
          <w:szCs w:val="32"/>
        </w:rPr>
        <w:t xml:space="preserve">u </w:t>
      </w:r>
      <w:r w:rsidR="00A257FA">
        <w:rPr>
          <w:rFonts w:ascii="Souvenir Lt BT" w:hAnsi="Souvenir Lt BT" w:cs="Traditional Arabic"/>
          <w:szCs w:val="32"/>
        </w:rPr>
        <w:t>‘</w:t>
      </w:r>
      <w:r w:rsidRPr="00AB77D5">
        <w:rPr>
          <w:rFonts w:ascii="Souvenir Lt BT" w:hAnsi="Souvenir Lt BT" w:cs="Traditional Arabic"/>
          <w:szCs w:val="32"/>
        </w:rPr>
        <w:t xml:space="preserve">Athiyyah </w:t>
      </w:r>
      <w:r w:rsidR="005B5539" w:rsidRPr="00AB77D5">
        <w:rPr>
          <w:rFonts w:ascii="Souvenir Lt BT" w:hAnsi="Souvenir Lt BT" w:cs="Traditional Arabic"/>
          <w:szCs w:val="32"/>
        </w:rPr>
        <w:t>meng</w:t>
      </w:r>
      <w:r w:rsidR="00AF77CC">
        <w:rPr>
          <w:rFonts w:ascii="Souvenir Lt BT" w:hAnsi="Souvenir Lt BT" w:cs="Traditional Arabic"/>
          <w:szCs w:val="32"/>
        </w:rPr>
        <w:t>i</w:t>
      </w:r>
      <w:r w:rsidR="00B9649E">
        <w:rPr>
          <w:rFonts w:ascii="Souvenir Lt BT" w:hAnsi="Souvenir Lt BT" w:cs="Traditional Arabic"/>
          <w:szCs w:val="32"/>
        </w:rPr>
        <w:t>sya</w:t>
      </w:r>
      <w:r w:rsidR="005B5539" w:rsidRPr="00AB77D5">
        <w:rPr>
          <w:rFonts w:ascii="Souvenir Lt BT" w:hAnsi="Souvenir Lt BT" w:cs="Traditional Arabic"/>
          <w:szCs w:val="32"/>
        </w:rPr>
        <w:t>ratkan</w:t>
      </w:r>
      <w:r w:rsidRPr="00AB77D5">
        <w:rPr>
          <w:rFonts w:ascii="Souvenir Lt BT" w:hAnsi="Souvenir Lt BT" w:cs="Traditional Arabic"/>
          <w:szCs w:val="32"/>
        </w:rPr>
        <w:t xml:space="preserve"> pendapat yang menyatakan bahwa nama </w:t>
      </w:r>
      <w:r w:rsidR="009107EE">
        <w:rPr>
          <w:rFonts w:ascii="Souvenir Lt BT" w:hAnsi="Souvenir Lt BT" w:cs="Traditional Arabic"/>
          <w:szCs w:val="32"/>
        </w:rPr>
        <w:t>Arafah</w:t>
      </w:r>
      <w:r w:rsidRPr="00AB77D5">
        <w:rPr>
          <w:rFonts w:ascii="Souvenir Lt BT" w:hAnsi="Souvenir Lt BT" w:cs="Traditional Arabic"/>
          <w:szCs w:val="32"/>
        </w:rPr>
        <w:t xml:space="preserve"> </w:t>
      </w:r>
      <w:r w:rsidR="005B5539">
        <w:rPr>
          <w:rFonts w:ascii="Souvenir Lt BT" w:hAnsi="Souvenir Lt BT" w:cs="Traditional Arabic"/>
          <w:szCs w:val="32"/>
        </w:rPr>
        <w:t>merupakan salah satu dari</w:t>
      </w:r>
      <w:r w:rsidRPr="00AB77D5">
        <w:rPr>
          <w:rFonts w:ascii="Souvenir Lt BT" w:hAnsi="Souvenir Lt BT" w:cs="Traditional Arabic"/>
          <w:szCs w:val="32"/>
        </w:rPr>
        <w:t xml:space="preserve"> </w:t>
      </w:r>
      <w:proofErr w:type="spellStart"/>
      <w:r w:rsidR="005B5539" w:rsidRPr="005B5539">
        <w:rPr>
          <w:rFonts w:ascii="Souvenir Lt BT" w:hAnsi="Souvenir Lt BT" w:cs="Traditional Arabic"/>
          <w:i/>
          <w:iCs/>
          <w:szCs w:val="32"/>
        </w:rPr>
        <w:t>a</w:t>
      </w:r>
      <w:r w:rsidRPr="005B5539">
        <w:rPr>
          <w:rFonts w:ascii="Souvenir Lt BT" w:hAnsi="Souvenir Lt BT" w:cs="Traditional Arabic"/>
          <w:i/>
          <w:iCs/>
          <w:szCs w:val="32"/>
        </w:rPr>
        <w:t>l</w:t>
      </w:r>
      <w:proofErr w:type="spellEnd"/>
      <w:r w:rsidRPr="005B5539">
        <w:rPr>
          <w:rFonts w:ascii="Souvenir Lt BT" w:hAnsi="Souvenir Lt BT" w:cs="Traditional Arabic"/>
          <w:i/>
          <w:iCs/>
          <w:szCs w:val="32"/>
        </w:rPr>
        <w:t>-</w:t>
      </w:r>
      <w:r w:rsidR="00C6051A" w:rsidRPr="005B5539">
        <w:rPr>
          <w:rFonts w:ascii="Souvenir Lt BT" w:hAnsi="Souvenir Lt BT" w:cs="Traditional Arabic"/>
          <w:i/>
          <w:iCs/>
          <w:szCs w:val="32"/>
        </w:rPr>
        <w:t>Asma`</w:t>
      </w:r>
      <w:r w:rsidRPr="005B5539">
        <w:rPr>
          <w:rFonts w:ascii="Souvenir Lt BT" w:hAnsi="Souvenir Lt BT" w:cs="Traditional Arabic"/>
          <w:i/>
          <w:iCs/>
          <w:szCs w:val="32"/>
        </w:rPr>
        <w:t xml:space="preserve"> </w:t>
      </w:r>
      <w:proofErr w:type="spellStart"/>
      <w:r w:rsidR="005B5539" w:rsidRPr="005B5539">
        <w:rPr>
          <w:rFonts w:ascii="Souvenir Lt BT" w:hAnsi="Souvenir Lt BT" w:cs="Traditional Arabic"/>
          <w:i/>
          <w:iCs/>
          <w:szCs w:val="32"/>
        </w:rPr>
        <w:t>a</w:t>
      </w:r>
      <w:r w:rsidRPr="005B5539">
        <w:rPr>
          <w:rFonts w:ascii="Souvenir Lt BT" w:hAnsi="Souvenir Lt BT" w:cs="Traditional Arabic"/>
          <w:i/>
          <w:iCs/>
          <w:szCs w:val="32"/>
        </w:rPr>
        <w:t>l-Murtajalah</w:t>
      </w:r>
      <w:proofErr w:type="spellEnd"/>
      <w:r w:rsidRPr="00AB77D5">
        <w:rPr>
          <w:rFonts w:ascii="Souvenir Lt BT" w:hAnsi="Souvenir Lt BT" w:cs="Traditional Arabic"/>
          <w:szCs w:val="32"/>
        </w:rPr>
        <w:t xml:space="preserve">, yaitu nama-nama yang tidak berasal dari kata </w:t>
      </w:r>
      <w:r w:rsidR="005B5539">
        <w:rPr>
          <w:rFonts w:ascii="Souvenir Lt BT" w:hAnsi="Souvenir Lt BT" w:cs="Traditional Arabic"/>
          <w:szCs w:val="32"/>
        </w:rPr>
        <w:t>lainnya</w:t>
      </w:r>
      <w:r w:rsidR="007814C1" w:rsidRPr="00B724FA">
        <w:rPr>
          <w:rFonts w:ascii="Souvenir Lt BT" w:hAnsi="Souvenir Lt BT" w:cs="Traditional Arabic"/>
          <w:szCs w:val="32"/>
        </w:rPr>
        <w:t>.</w:t>
      </w:r>
      <w:r w:rsidRPr="00B724FA">
        <w:rPr>
          <w:rFonts w:ascii="Souvenir Lt BT" w:hAnsi="Souvenir Lt BT" w:cs="Traditional Arabic"/>
          <w:szCs w:val="32"/>
        </w:rPr>
        <w:t xml:space="preserve"> </w:t>
      </w:r>
      <w:r w:rsidR="007814C1" w:rsidRPr="00B724FA">
        <w:rPr>
          <w:rFonts w:ascii="Souvenir Lt BT" w:hAnsi="Souvenir Lt BT" w:cs="Traditional Arabic"/>
          <w:szCs w:val="32"/>
        </w:rPr>
        <w:t>Dengan kata lain, nama tersebut merupakan penamaan khusus yang tidak diturunkan dari akar kata tertentu</w:t>
      </w:r>
      <w:r w:rsidRPr="00AB77D5">
        <w:rPr>
          <w:rFonts w:ascii="Souvenir Lt BT" w:hAnsi="Souvenir Lt BT" w:cs="Traditional Arabic"/>
          <w:szCs w:val="32"/>
        </w:rPr>
        <w:t>, sebagaimana banyak nama tempat lainnya</w:t>
      </w:r>
      <w:r w:rsidR="007814C1" w:rsidRPr="00B724FA">
        <w:rPr>
          <w:rFonts w:ascii="Souvenir Lt BT" w:hAnsi="Souvenir Lt BT" w:cs="Traditional Arabic"/>
          <w:szCs w:val="32"/>
        </w:rPr>
        <w:t>.</w:t>
      </w:r>
      <w:r w:rsidRPr="00B724FA">
        <w:rPr>
          <w:rFonts w:ascii="Souvenir Lt BT" w:hAnsi="Souvenir Lt BT" w:cs="Traditional Arabic"/>
          <w:szCs w:val="32"/>
        </w:rPr>
        <w:t>.</w:t>
      </w:r>
    </w:p>
    <w:p w14:paraId="4DA2CF5E" w14:textId="24FBA012" w:rsidR="00664ED6" w:rsidRPr="00B724FA" w:rsidRDefault="00664ED6" w:rsidP="007814C1">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Fonts w:ascii="Souvenir Lt BT" w:hAnsi="Souvenir Lt BT" w:cs="Traditional Arabic"/>
          <w:szCs w:val="32"/>
        </w:rPr>
        <w:t xml:space="preserve">Yang menjadi perhatian adalah pendapat yang menyatakan bahwa </w:t>
      </w:r>
      <w:r w:rsidR="009107EE">
        <w:rPr>
          <w:rFonts w:ascii="Souvenir Lt BT" w:hAnsi="Souvenir Lt BT" w:cs="Traditional Arabic"/>
          <w:szCs w:val="32"/>
        </w:rPr>
        <w:t>Arafah</w:t>
      </w:r>
      <w:r w:rsidRPr="00AB77D5">
        <w:rPr>
          <w:rFonts w:ascii="Souvenir Lt BT" w:hAnsi="Souvenir Lt BT" w:cs="Traditional Arabic"/>
          <w:szCs w:val="32"/>
        </w:rPr>
        <w:t xml:space="preserve"> dinamakan </w:t>
      </w:r>
      <w:r w:rsidR="007814C1" w:rsidRPr="00B724FA">
        <w:rPr>
          <w:rFonts w:ascii="Souvenir Lt BT" w:hAnsi="Souvenir Lt BT" w:cs="Traditional Arabic"/>
          <w:szCs w:val="32"/>
        </w:rPr>
        <w:t>demikian</w:t>
      </w:r>
      <w:r w:rsidRPr="00AB77D5">
        <w:rPr>
          <w:rFonts w:ascii="Souvenir Lt BT" w:hAnsi="Souvenir Lt BT" w:cs="Traditional Arabic"/>
          <w:szCs w:val="32"/>
        </w:rPr>
        <w:t xml:space="preserve"> karena Nabi Adam setelah berpisah lama dengan </w:t>
      </w:r>
      <w:r w:rsidR="007814C1" w:rsidRPr="00B724FA">
        <w:rPr>
          <w:rFonts w:ascii="Souvenir Lt BT" w:hAnsi="Souvenir Lt BT" w:cs="Traditional Arabic"/>
          <w:szCs w:val="32"/>
        </w:rPr>
        <w:t>Hawa,</w:t>
      </w:r>
      <w:r w:rsidRPr="00AB77D5">
        <w:rPr>
          <w:rFonts w:ascii="Souvenir Lt BT" w:hAnsi="Souvenir Lt BT" w:cs="Traditional Arabic"/>
          <w:szCs w:val="32"/>
        </w:rPr>
        <w:t xml:space="preserve"> akhirnya bertemu </w:t>
      </w:r>
      <w:r w:rsidR="007814C1" w:rsidRPr="00B724FA">
        <w:rPr>
          <w:rFonts w:ascii="Souvenir Lt BT" w:hAnsi="Souvenir Lt BT" w:cs="Traditional Arabic"/>
          <w:szCs w:val="32"/>
        </w:rPr>
        <w:t>kembali</w:t>
      </w:r>
      <w:r w:rsidRPr="00B724FA">
        <w:rPr>
          <w:rFonts w:ascii="Souvenir Lt BT" w:hAnsi="Souvenir Lt BT" w:cs="Traditional Arabic"/>
          <w:szCs w:val="32"/>
        </w:rPr>
        <w:t xml:space="preserve"> </w:t>
      </w:r>
      <w:r w:rsidRPr="00AB77D5">
        <w:rPr>
          <w:rFonts w:ascii="Souvenir Lt BT" w:hAnsi="Souvenir Lt BT" w:cs="Traditional Arabic"/>
          <w:szCs w:val="32"/>
        </w:rPr>
        <w:t xml:space="preserve">di padang </w:t>
      </w:r>
      <w:r w:rsidR="009107EE">
        <w:rPr>
          <w:rFonts w:ascii="Souvenir Lt BT" w:hAnsi="Souvenir Lt BT" w:cs="Traditional Arabic"/>
          <w:szCs w:val="32"/>
        </w:rPr>
        <w:t>Arafah</w:t>
      </w:r>
      <w:r w:rsidRPr="00AB77D5">
        <w:rPr>
          <w:rFonts w:ascii="Souvenir Lt BT" w:hAnsi="Souvenir Lt BT" w:cs="Traditional Arabic"/>
          <w:szCs w:val="32"/>
        </w:rPr>
        <w:t>.</w:t>
      </w:r>
      <w:r w:rsidR="007814C1" w:rsidRPr="00B724FA">
        <w:rPr>
          <w:rFonts w:ascii="Souvenir Lt BT" w:hAnsi="Souvenir Lt BT" w:cs="Traditional Arabic"/>
          <w:szCs w:val="32"/>
        </w:rPr>
        <w:t xml:space="preserve"> Terdapat beberapa catatan tentang pendapat tersebut, di antaranya adalah:</w:t>
      </w:r>
    </w:p>
    <w:p w14:paraId="0C3F9409" w14:textId="0B45320C" w:rsidR="00664ED6" w:rsidRPr="00AB77D5" w:rsidRDefault="00664ED6" w:rsidP="007814C1">
      <w:pPr>
        <w:pStyle w:val="NormalWeb"/>
        <w:numPr>
          <w:ilvl w:val="0"/>
          <w:numId w:val="72"/>
        </w:numPr>
        <w:shd w:val="clear" w:color="auto" w:fill="FFFFFF"/>
        <w:spacing w:before="0" w:beforeAutospacing="0" w:after="0" w:afterAutospacing="0" w:line="276" w:lineRule="auto"/>
        <w:jc w:val="both"/>
        <w:rPr>
          <w:rFonts w:ascii="Souvenir Lt BT" w:hAnsi="Souvenir Lt BT" w:cs="Traditional Arabic"/>
          <w:szCs w:val="32"/>
        </w:rPr>
      </w:pPr>
      <w:r w:rsidRPr="00AB77D5">
        <w:rPr>
          <w:rFonts w:ascii="Souvenir Lt BT" w:hAnsi="Souvenir Lt BT" w:cs="Traditional Arabic"/>
          <w:szCs w:val="32"/>
        </w:rPr>
        <w:t xml:space="preserve">Pendapat </w:t>
      </w:r>
      <w:r w:rsidR="007814C1" w:rsidRPr="00B724FA">
        <w:rPr>
          <w:rFonts w:ascii="Souvenir Lt BT" w:hAnsi="Souvenir Lt BT" w:cs="Traditional Arabic"/>
          <w:szCs w:val="32"/>
        </w:rPr>
        <w:t>tersebut</w:t>
      </w:r>
      <w:r w:rsidRPr="00AB77D5">
        <w:rPr>
          <w:rFonts w:ascii="Souvenir Lt BT" w:hAnsi="Souvenir Lt BT" w:cs="Traditional Arabic"/>
          <w:szCs w:val="32"/>
        </w:rPr>
        <w:t xml:space="preserve"> tidak </w:t>
      </w:r>
      <w:r w:rsidR="007814C1" w:rsidRPr="00B724FA">
        <w:rPr>
          <w:rFonts w:ascii="Souvenir Lt BT" w:hAnsi="Souvenir Lt BT" w:cs="Traditional Arabic"/>
          <w:szCs w:val="32"/>
        </w:rPr>
        <w:t>memiliki dalil</w:t>
      </w:r>
      <w:r w:rsidRPr="00AB77D5">
        <w:rPr>
          <w:rFonts w:ascii="Souvenir Lt BT" w:hAnsi="Souvenir Lt BT" w:cs="Traditional Arabic"/>
          <w:szCs w:val="32"/>
        </w:rPr>
        <w:t xml:space="preserve">, serta tidak ada riwayat </w:t>
      </w:r>
      <w:r w:rsidR="00226EBA">
        <w:rPr>
          <w:rFonts w:ascii="Souvenir Lt BT" w:hAnsi="Souvenir Lt BT" w:cs="Traditional Arabic"/>
          <w:szCs w:val="32"/>
        </w:rPr>
        <w:t>sahih</w:t>
      </w:r>
      <w:r w:rsidRPr="00AB77D5">
        <w:rPr>
          <w:rFonts w:ascii="Souvenir Lt BT" w:hAnsi="Souvenir Lt BT" w:cs="Traditional Arabic"/>
          <w:szCs w:val="32"/>
        </w:rPr>
        <w:t xml:space="preserve"> yang bisa dijadikan </w:t>
      </w:r>
      <w:r w:rsidR="007814C1" w:rsidRPr="00B724FA">
        <w:rPr>
          <w:rFonts w:ascii="Souvenir Lt BT" w:hAnsi="Souvenir Lt BT" w:cs="Traditional Arabic"/>
          <w:szCs w:val="32"/>
        </w:rPr>
        <w:t>sandaran</w:t>
      </w:r>
      <w:r w:rsidRPr="00B724FA">
        <w:rPr>
          <w:rFonts w:ascii="Souvenir Lt BT" w:hAnsi="Souvenir Lt BT" w:cs="Traditional Arabic"/>
          <w:szCs w:val="32"/>
        </w:rPr>
        <w:t xml:space="preserve">. </w:t>
      </w:r>
      <w:r w:rsidR="007814C1" w:rsidRPr="00B724FA">
        <w:rPr>
          <w:rFonts w:ascii="Souvenir Lt BT" w:hAnsi="Souvenir Lt BT" w:cs="Traditional Arabic"/>
          <w:szCs w:val="32"/>
        </w:rPr>
        <w:t>Dan k</w:t>
      </w:r>
      <w:r w:rsidRPr="00B724FA">
        <w:rPr>
          <w:rFonts w:ascii="Souvenir Lt BT" w:hAnsi="Souvenir Lt BT" w:cs="Traditional Arabic"/>
          <w:szCs w:val="32"/>
        </w:rPr>
        <w:t>emungkinan</w:t>
      </w:r>
      <w:r w:rsidR="007814C1" w:rsidRPr="00B724FA">
        <w:rPr>
          <w:rFonts w:ascii="Souvenir Lt BT" w:hAnsi="Souvenir Lt BT" w:cs="Traditional Arabic"/>
          <w:szCs w:val="32"/>
        </w:rPr>
        <w:t xml:space="preserve"> besar pendapat tersebut</w:t>
      </w:r>
      <w:r w:rsidRPr="00B724FA">
        <w:rPr>
          <w:rFonts w:ascii="Souvenir Lt BT" w:hAnsi="Souvenir Lt BT" w:cs="Traditional Arabic"/>
          <w:szCs w:val="32"/>
        </w:rPr>
        <w:t xml:space="preserve"> diambil dari cerita </w:t>
      </w:r>
      <w:proofErr w:type="spellStart"/>
      <w:r w:rsidR="005C439C">
        <w:rPr>
          <w:rFonts w:ascii="Souvenir Lt BT" w:hAnsi="Souvenir Lt BT" w:cs="Traditional Arabic"/>
          <w:szCs w:val="32"/>
        </w:rPr>
        <w:t>i</w:t>
      </w:r>
      <w:r w:rsidR="00E23440">
        <w:rPr>
          <w:rFonts w:ascii="Souvenir Lt BT" w:hAnsi="Souvenir Lt BT" w:cs="Traditional Arabic"/>
          <w:szCs w:val="32"/>
        </w:rPr>
        <w:t>srailiat</w:t>
      </w:r>
      <w:proofErr w:type="spellEnd"/>
      <w:r w:rsidRPr="00B724FA">
        <w:rPr>
          <w:rFonts w:ascii="Souvenir Lt BT" w:hAnsi="Souvenir Lt BT" w:cs="Traditional Arabic"/>
          <w:szCs w:val="32"/>
        </w:rPr>
        <w:t>.</w:t>
      </w:r>
      <w:r w:rsidR="00BD6816">
        <w:rPr>
          <w:rFonts w:ascii="Souvenir Lt BT" w:hAnsi="Souvenir Lt BT" w:cs="Traditional Arabic"/>
          <w:szCs w:val="32"/>
        </w:rPr>
        <w:t xml:space="preserve"> </w:t>
      </w:r>
    </w:p>
    <w:p w14:paraId="7E1EC55A" w14:textId="703FAF29" w:rsidR="00664ED6" w:rsidRPr="00AB77D5" w:rsidRDefault="00664ED6" w:rsidP="005A5770">
      <w:pPr>
        <w:pStyle w:val="NormalWeb"/>
        <w:numPr>
          <w:ilvl w:val="0"/>
          <w:numId w:val="72"/>
        </w:numPr>
        <w:shd w:val="clear" w:color="auto" w:fill="FFFFFF"/>
        <w:spacing w:before="0" w:beforeAutospacing="0" w:after="0" w:afterAutospacing="0" w:line="276" w:lineRule="auto"/>
        <w:jc w:val="both"/>
        <w:rPr>
          <w:rFonts w:ascii="Souvenir Lt BT" w:hAnsi="Souvenir Lt BT" w:cs="Traditional Arabic"/>
          <w:szCs w:val="32"/>
        </w:rPr>
      </w:pPr>
      <w:r w:rsidRPr="00AB77D5">
        <w:rPr>
          <w:rFonts w:ascii="Souvenir Lt BT" w:hAnsi="Souvenir Lt BT" w:cs="Traditional Arabic"/>
          <w:szCs w:val="32"/>
        </w:rPr>
        <w:t xml:space="preserve">Kalaupun riwayat </w:t>
      </w:r>
      <w:r w:rsidR="009D4289" w:rsidRPr="00B724FA">
        <w:rPr>
          <w:rFonts w:ascii="Souvenir Lt BT" w:hAnsi="Souvenir Lt BT" w:cs="Traditional Arabic"/>
          <w:szCs w:val="32"/>
        </w:rPr>
        <w:t>tersebut dianggap</w:t>
      </w:r>
      <w:r w:rsidRPr="00AB77D5">
        <w:rPr>
          <w:rFonts w:ascii="Souvenir Lt BT" w:hAnsi="Souvenir Lt BT" w:cs="Traditional Arabic"/>
          <w:szCs w:val="32"/>
        </w:rPr>
        <w:t xml:space="preserve"> </w:t>
      </w:r>
      <w:r w:rsidR="00226EBA">
        <w:rPr>
          <w:rFonts w:ascii="Souvenir Lt BT" w:hAnsi="Souvenir Lt BT" w:cs="Traditional Arabic"/>
          <w:szCs w:val="32"/>
        </w:rPr>
        <w:t>sahih</w:t>
      </w:r>
      <w:r w:rsidR="009D4289" w:rsidRPr="00B724FA">
        <w:rPr>
          <w:rFonts w:ascii="Souvenir Lt BT" w:hAnsi="Souvenir Lt BT" w:cs="Traditional Arabic"/>
          <w:szCs w:val="32"/>
        </w:rPr>
        <w:t>—padahal sebenarnya tidak—tetap</w:t>
      </w:r>
      <w:r w:rsidRPr="00AB77D5">
        <w:rPr>
          <w:rFonts w:ascii="Souvenir Lt BT" w:hAnsi="Souvenir Lt BT" w:cs="Traditional Arabic"/>
          <w:szCs w:val="32"/>
        </w:rPr>
        <w:t xml:space="preserve"> tidak disebutkan bahwa pertemuan Nabi Adam </w:t>
      </w:r>
      <w:r w:rsidR="00F65BCF" w:rsidRPr="00F65BCF">
        <w:rPr>
          <w:rFonts w:ascii="Souvenir Lt BT" w:hAnsi="Souvenir Lt BT" w:cs="Traditional Arabic"/>
          <w:i/>
          <w:iCs/>
          <w:szCs w:val="32"/>
        </w:rPr>
        <w:t>‘</w:t>
      </w:r>
      <w:proofErr w:type="spellStart"/>
      <w:r w:rsidR="00F65BCF" w:rsidRPr="00F65BCF">
        <w:rPr>
          <w:rFonts w:ascii="Souvenir Lt BT" w:hAnsi="Souvenir Lt BT" w:cs="Traditional Arabic"/>
          <w:i/>
          <w:iCs/>
          <w:szCs w:val="32"/>
        </w:rPr>
        <w:t>alaihissalâm</w:t>
      </w:r>
      <w:proofErr w:type="spellEnd"/>
      <w:r w:rsidRPr="00AB77D5">
        <w:rPr>
          <w:rFonts w:ascii="Souvenir Lt BT" w:hAnsi="Souvenir Lt BT" w:cs="Traditional Arabic"/>
          <w:szCs w:val="32"/>
        </w:rPr>
        <w:t xml:space="preserve"> dan Hawa </w:t>
      </w:r>
      <w:r w:rsidR="009D4289" w:rsidRPr="00B724FA">
        <w:rPr>
          <w:rFonts w:ascii="Souvenir Lt BT" w:hAnsi="Souvenir Lt BT" w:cs="Traditional Arabic"/>
          <w:szCs w:val="32"/>
        </w:rPr>
        <w:t xml:space="preserve">terjadi </w:t>
      </w:r>
      <w:r w:rsidRPr="00AB77D5">
        <w:rPr>
          <w:rFonts w:ascii="Souvenir Lt BT" w:hAnsi="Souvenir Lt BT" w:cs="Traditional Arabic"/>
          <w:szCs w:val="32"/>
        </w:rPr>
        <w:t xml:space="preserve">di sebuah gunung. </w:t>
      </w:r>
      <w:r w:rsidR="009D4289" w:rsidRPr="00B724FA">
        <w:rPr>
          <w:rFonts w:ascii="Souvenir Lt BT" w:hAnsi="Souvenir Lt BT" w:cs="Traditional Arabic"/>
          <w:szCs w:val="32"/>
        </w:rPr>
        <w:t>Yang disebutkan hanyalah bahwa mereka bertemu di Padang Arafah secara umum, tanpa pengkhususan pada suatu tempat yang tinggi. Selain itu,</w:t>
      </w:r>
      <w:r w:rsidRPr="00AB77D5">
        <w:rPr>
          <w:rFonts w:ascii="Souvenir Lt BT" w:hAnsi="Souvenir Lt BT" w:cs="Traditional Arabic"/>
          <w:szCs w:val="32"/>
        </w:rPr>
        <w:t xml:space="preserve"> secara logika</w:t>
      </w:r>
      <w:r w:rsidR="009D4289" w:rsidRPr="00B724FA">
        <w:rPr>
          <w:rFonts w:ascii="Souvenir Lt BT" w:hAnsi="Souvenir Lt BT" w:cs="Traditional Arabic"/>
          <w:szCs w:val="32"/>
        </w:rPr>
        <w:t>, tidak ada alasan kuat mengapa pertemuan itu harus terjadi</w:t>
      </w:r>
      <w:r w:rsidRPr="00AB77D5">
        <w:rPr>
          <w:rFonts w:ascii="Souvenir Lt BT" w:hAnsi="Souvenir Lt BT" w:cs="Traditional Arabic"/>
          <w:szCs w:val="32"/>
        </w:rPr>
        <w:t xml:space="preserve"> di tempat yang tinggi</w:t>
      </w:r>
      <w:r w:rsidR="009D4289" w:rsidRPr="00B724FA">
        <w:rPr>
          <w:rFonts w:ascii="Souvenir Lt BT" w:hAnsi="Souvenir Lt BT" w:cs="Traditional Arabic"/>
          <w:szCs w:val="32"/>
        </w:rPr>
        <w:t>. Justru</w:t>
      </w:r>
      <w:r w:rsidRPr="00AB77D5">
        <w:rPr>
          <w:rFonts w:ascii="Souvenir Lt BT" w:hAnsi="Souvenir Lt BT" w:cs="Traditional Arabic"/>
          <w:szCs w:val="32"/>
        </w:rPr>
        <w:t xml:space="preserve"> lebih </w:t>
      </w:r>
      <w:r w:rsidR="009D4289" w:rsidRPr="00B724FA">
        <w:rPr>
          <w:rFonts w:ascii="Souvenir Lt BT" w:hAnsi="Souvenir Lt BT" w:cs="Traditional Arabic"/>
          <w:szCs w:val="32"/>
        </w:rPr>
        <w:t>masuk akal apabila</w:t>
      </w:r>
      <w:r w:rsidRPr="00AB77D5">
        <w:rPr>
          <w:rFonts w:ascii="Souvenir Lt BT" w:hAnsi="Souvenir Lt BT" w:cs="Traditional Arabic"/>
          <w:szCs w:val="32"/>
        </w:rPr>
        <w:t xml:space="preserve"> mereka bertemu di tempat yang landai</w:t>
      </w:r>
      <w:r w:rsidR="009D4289" w:rsidRPr="00B724FA">
        <w:rPr>
          <w:rFonts w:ascii="Souvenir Lt BT" w:hAnsi="Souvenir Lt BT" w:cs="Traditional Arabic"/>
          <w:szCs w:val="32"/>
        </w:rPr>
        <w:t xml:space="preserve"> dan mudah dijangkau</w:t>
      </w:r>
      <w:r w:rsidRPr="00AB77D5">
        <w:rPr>
          <w:rFonts w:ascii="Souvenir Lt BT" w:hAnsi="Souvenir Lt BT" w:cs="Traditional Arabic"/>
          <w:szCs w:val="32"/>
        </w:rPr>
        <w:t>.</w:t>
      </w:r>
    </w:p>
    <w:p w14:paraId="7D8614B6" w14:textId="1B22838C" w:rsidR="00664ED6" w:rsidRPr="00AB77D5" w:rsidRDefault="00664ED6" w:rsidP="000472B1">
      <w:pPr>
        <w:pStyle w:val="NormalWeb"/>
        <w:numPr>
          <w:ilvl w:val="0"/>
          <w:numId w:val="72"/>
        </w:numPr>
        <w:shd w:val="clear" w:color="auto" w:fill="FFFFFF"/>
        <w:spacing w:before="0" w:beforeAutospacing="0" w:after="0" w:afterAutospacing="0" w:line="276" w:lineRule="auto"/>
        <w:jc w:val="both"/>
        <w:rPr>
          <w:rFonts w:ascii="Souvenir Lt BT" w:hAnsi="Souvenir Lt BT" w:cs="Traditional Arabic"/>
          <w:szCs w:val="32"/>
        </w:rPr>
      </w:pPr>
      <w:r w:rsidRPr="00AB77D5">
        <w:rPr>
          <w:rFonts w:ascii="Souvenir Lt BT" w:hAnsi="Souvenir Lt BT" w:cs="Traditional Arabic"/>
          <w:szCs w:val="32"/>
        </w:rPr>
        <w:t xml:space="preserve">Kalaupun </w:t>
      </w:r>
      <w:r w:rsidR="008A1D0C" w:rsidRPr="00B724FA">
        <w:rPr>
          <w:rFonts w:ascii="Souvenir Lt BT" w:hAnsi="Souvenir Lt BT" w:cs="Traditional Arabic"/>
          <w:szCs w:val="32"/>
        </w:rPr>
        <w:t>benar bahwa rasa</w:t>
      </w:r>
      <w:r w:rsidRPr="00AB77D5">
        <w:rPr>
          <w:rFonts w:ascii="Souvenir Lt BT" w:hAnsi="Souvenir Lt BT" w:cs="Traditional Arabic"/>
          <w:szCs w:val="32"/>
        </w:rPr>
        <w:t xml:space="preserve"> cinta antara Nabi Adam dan </w:t>
      </w:r>
      <w:r w:rsidR="008A1D0C" w:rsidRPr="00B724FA">
        <w:rPr>
          <w:rFonts w:ascii="Souvenir Lt BT" w:hAnsi="Souvenir Lt BT" w:cs="Traditional Arabic"/>
          <w:szCs w:val="32"/>
        </w:rPr>
        <w:t>Hawa tumbuh kembali,</w:t>
      </w:r>
      <w:r w:rsidRPr="00AB77D5">
        <w:rPr>
          <w:rFonts w:ascii="Souvenir Lt BT" w:hAnsi="Souvenir Lt BT" w:cs="Traditional Arabic"/>
          <w:szCs w:val="32"/>
        </w:rPr>
        <w:t xml:space="preserve"> maka tempat tersebut hanyalah kebetulan </w:t>
      </w:r>
      <w:r w:rsidR="008A1D0C" w:rsidRPr="00B724FA">
        <w:rPr>
          <w:rFonts w:ascii="Souvenir Lt BT" w:hAnsi="Souvenir Lt BT" w:cs="Traditional Arabic"/>
          <w:szCs w:val="32"/>
        </w:rPr>
        <w:t>menjadi lokasi</w:t>
      </w:r>
      <w:r w:rsidRPr="00AB77D5">
        <w:rPr>
          <w:rFonts w:ascii="Souvenir Lt BT" w:hAnsi="Souvenir Lt BT" w:cs="Traditional Arabic"/>
          <w:szCs w:val="32"/>
        </w:rPr>
        <w:t xml:space="preserve"> pertemuan mereka</w:t>
      </w:r>
      <w:r w:rsidR="008A1D0C" w:rsidRPr="00B724FA">
        <w:rPr>
          <w:rFonts w:ascii="Souvenir Lt BT" w:hAnsi="Souvenir Lt BT" w:cs="Traditional Arabic"/>
          <w:szCs w:val="32"/>
        </w:rPr>
        <w:t xml:space="preserve">. Tempat itu </w:t>
      </w:r>
      <w:r w:rsidRPr="00AB77D5">
        <w:rPr>
          <w:rFonts w:ascii="Souvenir Lt BT" w:hAnsi="Souvenir Lt BT" w:cs="Traditional Arabic"/>
          <w:szCs w:val="32"/>
        </w:rPr>
        <w:t xml:space="preserve">tidak </w:t>
      </w:r>
      <w:r w:rsidR="008A1D0C" w:rsidRPr="00B724FA">
        <w:rPr>
          <w:rFonts w:ascii="Souvenir Lt BT" w:hAnsi="Souvenir Lt BT" w:cs="Traditional Arabic"/>
          <w:szCs w:val="32"/>
        </w:rPr>
        <w:t>dapat</w:t>
      </w:r>
      <w:r w:rsidRPr="00AB77D5">
        <w:rPr>
          <w:rFonts w:ascii="Souvenir Lt BT" w:hAnsi="Souvenir Lt BT" w:cs="Traditional Arabic"/>
          <w:szCs w:val="32"/>
        </w:rPr>
        <w:t xml:space="preserve"> dijadikan sebagai tempat </w:t>
      </w:r>
      <w:r w:rsidR="008A1D0C" w:rsidRPr="00B724FA">
        <w:rPr>
          <w:rFonts w:ascii="Souvenir Lt BT" w:hAnsi="Souvenir Lt BT" w:cs="Traditional Arabic"/>
          <w:szCs w:val="32"/>
        </w:rPr>
        <w:t>yang dianggap membawa keberkahan, lalu</w:t>
      </w:r>
      <w:r w:rsidRPr="00AB77D5">
        <w:rPr>
          <w:rFonts w:ascii="Souvenir Lt BT" w:hAnsi="Souvenir Lt BT" w:cs="Traditional Arabic"/>
          <w:szCs w:val="32"/>
        </w:rPr>
        <w:t xml:space="preserve"> dijadikan </w:t>
      </w:r>
      <w:r w:rsidR="008A1D0C" w:rsidRPr="00B724FA">
        <w:rPr>
          <w:rFonts w:ascii="Souvenir Lt BT" w:hAnsi="Souvenir Lt BT" w:cs="Traditional Arabic"/>
          <w:szCs w:val="32"/>
        </w:rPr>
        <w:t>lokasi khusus untuk</w:t>
      </w:r>
      <w:r w:rsidRPr="00AB77D5">
        <w:rPr>
          <w:rFonts w:ascii="Souvenir Lt BT" w:hAnsi="Souvenir Lt BT" w:cs="Traditional Arabic"/>
          <w:szCs w:val="32"/>
        </w:rPr>
        <w:t xml:space="preserve"> </w:t>
      </w:r>
      <w:r w:rsidR="00B742CC">
        <w:rPr>
          <w:rFonts w:ascii="Souvenir Lt BT" w:hAnsi="Souvenir Lt BT" w:cs="Traditional Arabic"/>
          <w:szCs w:val="32"/>
        </w:rPr>
        <w:t>salat</w:t>
      </w:r>
      <w:r w:rsidRPr="00AB77D5">
        <w:rPr>
          <w:rFonts w:ascii="Souvenir Lt BT" w:hAnsi="Souvenir Lt BT" w:cs="Traditional Arabic"/>
          <w:szCs w:val="32"/>
        </w:rPr>
        <w:t xml:space="preserve">, </w:t>
      </w:r>
      <w:r w:rsidR="008A1D0C" w:rsidRPr="00B724FA">
        <w:rPr>
          <w:rFonts w:ascii="Souvenir Lt BT" w:hAnsi="Souvenir Lt BT" w:cs="Traditional Arabic"/>
          <w:szCs w:val="32"/>
        </w:rPr>
        <w:t xml:space="preserve">tempat </w:t>
      </w:r>
      <w:r w:rsidRPr="00AB77D5">
        <w:rPr>
          <w:rFonts w:ascii="Souvenir Lt BT" w:hAnsi="Souvenir Lt BT" w:cs="Traditional Arabic"/>
          <w:szCs w:val="32"/>
        </w:rPr>
        <w:t xml:space="preserve">dikabulkannya doa, atau </w:t>
      </w:r>
      <w:r w:rsidR="008A1D0C" w:rsidRPr="00B724FA">
        <w:rPr>
          <w:rFonts w:ascii="Souvenir Lt BT" w:hAnsi="Souvenir Lt BT" w:cs="Traditional Arabic"/>
          <w:szCs w:val="32"/>
        </w:rPr>
        <w:t>sarana untuk</w:t>
      </w:r>
      <w:r w:rsidRPr="00AB77D5">
        <w:rPr>
          <w:rFonts w:ascii="Souvenir Lt BT" w:hAnsi="Souvenir Lt BT" w:cs="Traditional Arabic"/>
          <w:szCs w:val="32"/>
        </w:rPr>
        <w:t xml:space="preserve"> melanggengkan cinta kasih, </w:t>
      </w:r>
      <w:r w:rsidR="008A1D0C" w:rsidRPr="00B724FA">
        <w:rPr>
          <w:rFonts w:ascii="Souvenir Lt BT" w:hAnsi="Souvenir Lt BT" w:cs="Traditional Arabic"/>
          <w:szCs w:val="32"/>
        </w:rPr>
        <w:t>dan sebagainya</w:t>
      </w:r>
      <w:r w:rsidRPr="00AB77D5">
        <w:rPr>
          <w:rFonts w:ascii="Souvenir Lt BT" w:hAnsi="Souvenir Lt BT" w:cs="Traditional Arabic"/>
          <w:szCs w:val="32"/>
        </w:rPr>
        <w:t>.</w:t>
      </w:r>
    </w:p>
    <w:p w14:paraId="6BFFA853" w14:textId="61D5B24C" w:rsidR="00664ED6" w:rsidRPr="00AB77D5" w:rsidRDefault="000472B1" w:rsidP="009C63B5">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B724FA">
        <w:rPr>
          <w:rFonts w:ascii="Souvenir Lt BT" w:hAnsi="Souvenir Lt BT" w:cs="Traditional Arabic"/>
          <w:szCs w:val="32"/>
        </w:rPr>
        <w:t>Intinya, semua penjelasan ini disampaikan seandainya kisah tersebut benar adanya. Namun, sebagaimana telah diketahui, tidak terdapat satu pun riwayat sahih yang menunjukkan kebenaran cerita tersebut. Oleh karena itu, para ahli tafsir menyebutkan</w:t>
      </w:r>
      <w:r w:rsidR="00664ED6" w:rsidRPr="00AB77D5">
        <w:rPr>
          <w:rFonts w:ascii="Souvenir Lt BT" w:hAnsi="Souvenir Lt BT" w:cs="Traditional Arabic"/>
          <w:szCs w:val="32"/>
        </w:rPr>
        <w:t xml:space="preserve"> pendapat ini dengan menggunakan </w:t>
      </w:r>
      <w:r w:rsidRPr="00B724FA">
        <w:rPr>
          <w:rFonts w:ascii="Souvenir Lt BT" w:hAnsi="Souvenir Lt BT" w:cs="Traditional Arabic"/>
          <w:szCs w:val="32"/>
        </w:rPr>
        <w:t>ungkapan</w:t>
      </w:r>
      <w:r w:rsidR="00664ED6" w:rsidRPr="00AB77D5">
        <w:rPr>
          <w:rFonts w:ascii="Souvenir Lt BT" w:hAnsi="Souvenir Lt BT" w:cs="Traditional Arabic"/>
          <w:szCs w:val="32"/>
        </w:rPr>
        <w:t xml:space="preserve"> </w:t>
      </w:r>
      <w:r w:rsidR="00664ED6" w:rsidRPr="00AB77D5">
        <w:rPr>
          <w:rFonts w:ascii="Souvenir Lt BT" w:hAnsi="Souvenir Lt BT" w:cs="Traditional Arabic"/>
          <w:szCs w:val="32"/>
          <w:rtl/>
        </w:rPr>
        <w:t>وَقِيْلَ</w:t>
      </w:r>
      <w:r w:rsidR="00664ED6" w:rsidRPr="00AB77D5">
        <w:rPr>
          <w:rFonts w:ascii="Souvenir Lt BT" w:hAnsi="Souvenir Lt BT" w:cs="Traditional Arabic"/>
          <w:szCs w:val="32"/>
        </w:rPr>
        <w:t xml:space="preserve"> </w:t>
      </w:r>
      <w:r w:rsidR="00A257FA" w:rsidRPr="00622ACB">
        <w:rPr>
          <w:rFonts w:ascii="Souvenir Lt BT" w:hAnsi="Souvenir Lt BT" w:cs="Traditional Arabic"/>
          <w:i/>
          <w:iCs/>
          <w:szCs w:val="32"/>
        </w:rPr>
        <w:t>“</w:t>
      </w:r>
      <w:r w:rsidRPr="00B724FA">
        <w:rPr>
          <w:rFonts w:ascii="Souvenir Lt BT" w:hAnsi="Souvenir Lt BT" w:cs="Traditional Arabic"/>
          <w:i/>
          <w:iCs/>
          <w:szCs w:val="32"/>
        </w:rPr>
        <w:t>dan</w:t>
      </w:r>
      <w:r w:rsidR="00622ACB" w:rsidRPr="00622ACB">
        <w:rPr>
          <w:rFonts w:ascii="Souvenir Lt BT" w:hAnsi="Souvenir Lt BT" w:cs="Traditional Arabic"/>
          <w:i/>
          <w:iCs/>
          <w:szCs w:val="32"/>
        </w:rPr>
        <w:t xml:space="preserve"> </w:t>
      </w:r>
      <w:r w:rsidR="00664ED6" w:rsidRPr="00622ACB">
        <w:rPr>
          <w:rFonts w:ascii="Souvenir Lt BT" w:hAnsi="Souvenir Lt BT" w:cs="Traditional Arabic"/>
          <w:i/>
          <w:iCs/>
          <w:szCs w:val="32"/>
        </w:rPr>
        <w:t>dikatakan</w:t>
      </w:r>
      <w:r w:rsidRPr="00B724FA">
        <w:rPr>
          <w:rFonts w:ascii="Souvenir Lt BT" w:hAnsi="Souvenir Lt BT" w:cs="Traditional Arabic"/>
          <w:i/>
          <w:iCs/>
          <w:szCs w:val="32"/>
        </w:rPr>
        <w:t>…”</w:t>
      </w:r>
      <w:r w:rsidRPr="00B724FA">
        <w:rPr>
          <w:rFonts w:ascii="Souvenir Lt BT" w:hAnsi="Souvenir Lt BT" w:cs="Traditional Arabic"/>
          <w:szCs w:val="32"/>
        </w:rPr>
        <w:t>,</w:t>
      </w:r>
      <w:r w:rsidR="00664ED6" w:rsidRPr="00B724FA">
        <w:rPr>
          <w:rFonts w:ascii="Souvenir Lt BT" w:hAnsi="Souvenir Lt BT" w:cs="Traditional Arabic"/>
          <w:szCs w:val="32"/>
        </w:rPr>
        <w:t xml:space="preserve"> </w:t>
      </w:r>
      <w:r w:rsidR="00664ED6" w:rsidRPr="00AB77D5">
        <w:rPr>
          <w:rFonts w:ascii="Souvenir Lt BT" w:hAnsi="Souvenir Lt BT" w:cs="Traditional Arabic"/>
          <w:szCs w:val="32"/>
        </w:rPr>
        <w:t xml:space="preserve">sebagai </w:t>
      </w:r>
      <w:r w:rsidR="00AF77CC">
        <w:rPr>
          <w:rFonts w:ascii="Souvenir Lt BT" w:hAnsi="Souvenir Lt BT" w:cs="Traditional Arabic"/>
          <w:szCs w:val="32"/>
        </w:rPr>
        <w:t>i</w:t>
      </w:r>
      <w:r w:rsidR="00B9649E">
        <w:rPr>
          <w:rFonts w:ascii="Souvenir Lt BT" w:hAnsi="Souvenir Lt BT" w:cs="Traditional Arabic"/>
          <w:szCs w:val="32"/>
        </w:rPr>
        <w:t>sya</w:t>
      </w:r>
      <w:r w:rsidR="00664ED6" w:rsidRPr="00AB77D5">
        <w:rPr>
          <w:rFonts w:ascii="Souvenir Lt BT" w:hAnsi="Souvenir Lt BT" w:cs="Traditional Arabic"/>
          <w:szCs w:val="32"/>
        </w:rPr>
        <w:t xml:space="preserve">rat </w:t>
      </w:r>
      <w:r w:rsidRPr="00B724FA">
        <w:rPr>
          <w:rFonts w:ascii="Souvenir Lt BT" w:hAnsi="Souvenir Lt BT" w:cs="Traditional Arabic"/>
          <w:szCs w:val="32"/>
        </w:rPr>
        <w:t>bahwa kisah tersebut</w:t>
      </w:r>
      <w:r w:rsidR="00664ED6" w:rsidRPr="00AB77D5">
        <w:rPr>
          <w:rFonts w:ascii="Souvenir Lt BT" w:hAnsi="Souvenir Lt BT" w:cs="Traditional Arabic"/>
          <w:szCs w:val="32"/>
        </w:rPr>
        <w:t xml:space="preserve"> tidak </w:t>
      </w:r>
      <w:r w:rsidRPr="00B724FA">
        <w:rPr>
          <w:rFonts w:ascii="Souvenir Lt BT" w:hAnsi="Souvenir Lt BT" w:cs="Traditional Arabic"/>
          <w:szCs w:val="32"/>
        </w:rPr>
        <w:t>memiliki</w:t>
      </w:r>
      <w:r w:rsidR="00664ED6" w:rsidRPr="00AB77D5">
        <w:rPr>
          <w:rFonts w:ascii="Souvenir Lt BT" w:hAnsi="Souvenir Lt BT" w:cs="Traditional Arabic"/>
          <w:szCs w:val="32"/>
        </w:rPr>
        <w:t xml:space="preserve"> landasan </w:t>
      </w:r>
      <w:r w:rsidRPr="00B724FA">
        <w:rPr>
          <w:rFonts w:ascii="Souvenir Lt BT" w:hAnsi="Souvenir Lt BT" w:cs="Traditional Arabic"/>
          <w:szCs w:val="32"/>
        </w:rPr>
        <w:t>dalil yang kuat dan tidak dapat</w:t>
      </w:r>
      <w:r w:rsidR="00664ED6" w:rsidRPr="00AB77D5">
        <w:rPr>
          <w:rFonts w:ascii="Souvenir Lt BT" w:hAnsi="Souvenir Lt BT" w:cs="Traditional Arabic"/>
          <w:szCs w:val="32"/>
        </w:rPr>
        <w:t xml:space="preserve"> dijadikan </w:t>
      </w:r>
      <w:r w:rsidRPr="00B724FA">
        <w:rPr>
          <w:rFonts w:ascii="Souvenir Lt BT" w:hAnsi="Souvenir Lt BT" w:cs="Traditional Arabic"/>
          <w:szCs w:val="32"/>
        </w:rPr>
        <w:t>pegangan.</w:t>
      </w:r>
    </w:p>
    <w:p w14:paraId="49E96732" w14:textId="70173189" w:rsidR="00664ED6" w:rsidRPr="00AB77D5" w:rsidRDefault="00664ED6" w:rsidP="009C63B5">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Fonts w:ascii="Souvenir Lt BT" w:hAnsi="Souvenir Lt BT" w:cs="Traditional Arabic"/>
          <w:szCs w:val="32"/>
        </w:rPr>
        <w:t xml:space="preserve">Para ulama telah mengingkari perbuatan </w:t>
      </w:r>
      <w:r w:rsidR="00037DD9">
        <w:rPr>
          <w:rFonts w:ascii="Souvenir Lt BT" w:hAnsi="Souvenir Lt BT" w:cs="Traditional Arabic"/>
          <w:szCs w:val="32"/>
        </w:rPr>
        <w:t>jamaah</w:t>
      </w:r>
      <w:r w:rsidRPr="00AB77D5">
        <w:rPr>
          <w:rFonts w:ascii="Souvenir Lt BT" w:hAnsi="Souvenir Lt BT" w:cs="Traditional Arabic"/>
          <w:szCs w:val="32"/>
        </w:rPr>
        <w:t xml:space="preserve"> haji yang semangat </w:t>
      </w:r>
      <w:r w:rsidR="001A4E32" w:rsidRPr="00B724FA">
        <w:rPr>
          <w:rFonts w:ascii="Souvenir Lt BT" w:hAnsi="Souvenir Lt BT" w:cs="Traditional Arabic"/>
          <w:szCs w:val="32"/>
        </w:rPr>
        <w:t>menaiki</w:t>
      </w:r>
      <w:r w:rsidRPr="00B724FA">
        <w:rPr>
          <w:rFonts w:ascii="Souvenir Lt BT" w:hAnsi="Souvenir Lt BT" w:cs="Traditional Arabic"/>
          <w:szCs w:val="32"/>
        </w:rPr>
        <w:t xml:space="preserve"> </w:t>
      </w:r>
      <w:r w:rsidR="005522F3">
        <w:rPr>
          <w:rFonts w:ascii="Souvenir Lt BT" w:hAnsi="Souvenir Lt BT" w:cs="Traditional Arabic"/>
          <w:szCs w:val="32"/>
        </w:rPr>
        <w:t xml:space="preserve">Jabal </w:t>
      </w:r>
      <w:proofErr w:type="spellStart"/>
      <w:r w:rsidR="005522F3">
        <w:rPr>
          <w:rFonts w:ascii="Souvenir Lt BT" w:hAnsi="Souvenir Lt BT" w:cs="Traditional Arabic"/>
          <w:szCs w:val="32"/>
        </w:rPr>
        <w:t>ar</w:t>
      </w:r>
      <w:proofErr w:type="spellEnd"/>
      <w:r w:rsidR="005522F3">
        <w:rPr>
          <w:rFonts w:ascii="Souvenir Lt BT" w:hAnsi="Souvenir Lt BT" w:cs="Traditional Arabic"/>
          <w:szCs w:val="32"/>
        </w:rPr>
        <w:t>-Rahmah</w:t>
      </w:r>
      <w:r w:rsidRPr="00AB77D5">
        <w:rPr>
          <w:rFonts w:ascii="Souvenir Lt BT" w:hAnsi="Souvenir Lt BT" w:cs="Traditional Arabic"/>
          <w:szCs w:val="32"/>
        </w:rPr>
        <w:t xml:space="preserve"> untuk mencari keberkahan.</w:t>
      </w:r>
    </w:p>
    <w:p w14:paraId="1A28CA80" w14:textId="4647F8E5" w:rsidR="00664ED6" w:rsidRPr="00AB77D5" w:rsidRDefault="00664ED6" w:rsidP="001A4E32">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Fonts w:ascii="Souvenir Lt BT" w:hAnsi="Souvenir Lt BT" w:cs="Traditional Arabic"/>
          <w:szCs w:val="32"/>
        </w:rPr>
        <w:t>Asy-</w:t>
      </w:r>
      <w:proofErr w:type="spellStart"/>
      <w:r w:rsidRPr="00AB77D5">
        <w:rPr>
          <w:rFonts w:ascii="Souvenir Lt BT" w:hAnsi="Souvenir Lt BT" w:cs="Traditional Arabic"/>
          <w:szCs w:val="32"/>
        </w:rPr>
        <w:t>Syinqithi</w:t>
      </w:r>
      <w:proofErr w:type="spellEnd"/>
      <w:r w:rsidRPr="00AB77D5">
        <w:rPr>
          <w:rFonts w:ascii="Souvenir Lt BT" w:hAnsi="Souvenir Lt BT" w:cs="Traditional Arabic"/>
          <w:szCs w:val="32"/>
        </w:rPr>
        <w:t xml:space="preserve"> </w:t>
      </w:r>
      <w:proofErr w:type="spellStart"/>
      <w:r w:rsidR="006A2891" w:rsidRPr="006A2891">
        <w:rPr>
          <w:rFonts w:ascii="Souvenir Lt BT" w:hAnsi="Souvenir Lt BT" w:cs="Traditional Arabic"/>
          <w:i/>
          <w:iCs/>
          <w:szCs w:val="32"/>
        </w:rPr>
        <w:t>rahimahullâh</w:t>
      </w:r>
      <w:proofErr w:type="spellEnd"/>
      <w:r w:rsidRPr="00AB77D5">
        <w:rPr>
          <w:rFonts w:ascii="Souvenir Lt BT" w:hAnsi="Souvenir Lt BT" w:cs="Traditional Arabic"/>
          <w:szCs w:val="32"/>
        </w:rPr>
        <w:t xml:space="preserve"> </w:t>
      </w:r>
      <w:r w:rsidR="00833DAA" w:rsidRPr="00B724FA">
        <w:rPr>
          <w:rFonts w:ascii="Souvenir Lt BT" w:hAnsi="Souvenir Lt BT" w:cs="Traditional Arabic"/>
          <w:szCs w:val="32"/>
        </w:rPr>
        <w:t>berkata</w:t>
      </w:r>
      <w:r w:rsidR="001A4E32" w:rsidRPr="00B724FA">
        <w:rPr>
          <w:rFonts w:ascii="Souvenir Lt BT" w:hAnsi="Souvenir Lt BT" w:cs="Traditional Arabic"/>
          <w:szCs w:val="32"/>
        </w:rPr>
        <w:t xml:space="preserve"> </w:t>
      </w:r>
      <w:r w:rsidRPr="00AB77D5">
        <w:rPr>
          <w:rFonts w:ascii="Souvenir Lt BT" w:hAnsi="Souvenir Lt BT" w:cs="Traditional Arabic"/>
          <w:szCs w:val="32"/>
        </w:rPr>
        <w:t>dalam tafsirnya</w:t>
      </w:r>
      <w:r w:rsidR="00833DAA">
        <w:rPr>
          <w:rFonts w:ascii="Souvenir Lt BT" w:hAnsi="Souvenir Lt BT" w:cs="Traditional Arabic"/>
          <w:szCs w:val="32"/>
        </w:rPr>
        <w:t>,</w:t>
      </w:r>
    </w:p>
    <w:p w14:paraId="29ED421B" w14:textId="2F6ECECD" w:rsidR="00664ED6" w:rsidRPr="00AB77D5" w:rsidRDefault="00664ED6" w:rsidP="009C63B5">
      <w:pPr>
        <w:pStyle w:val="NormalWeb"/>
        <w:shd w:val="clear" w:color="auto" w:fill="FFFFFF"/>
        <w:bidi/>
        <w:spacing w:before="0" w:beforeAutospacing="0" w:after="0" w:afterAutospacing="0" w:line="276" w:lineRule="auto"/>
        <w:jc w:val="both"/>
        <w:rPr>
          <w:rStyle w:val="special"/>
          <w:rFonts w:ascii="Souvenir Lt BT" w:hAnsi="Souvenir Lt BT" w:cs="Traditional Arabic"/>
          <w:szCs w:val="32"/>
        </w:rPr>
      </w:pPr>
      <w:r w:rsidRPr="00AB77D5">
        <w:rPr>
          <w:rFonts w:ascii="Souvenir Lt BT" w:hAnsi="Souvenir Lt BT" w:cs="Traditional Arabic"/>
          <w:szCs w:val="32"/>
          <w:rtl/>
        </w:rPr>
        <w:lastRenderedPageBreak/>
        <w:t>ا</w:t>
      </w:r>
      <w:r w:rsidR="004E6FB1">
        <w:rPr>
          <w:rFonts w:ascii="Souvenir Lt BT" w:hAnsi="Souvenir Lt BT" w:cs="Traditional Arabic" w:hint="cs"/>
          <w:szCs w:val="32"/>
          <w:rtl/>
        </w:rPr>
        <w:t>ِ</w:t>
      </w:r>
      <w:r w:rsidRPr="00AB77D5">
        <w:rPr>
          <w:rFonts w:ascii="Souvenir Lt BT" w:hAnsi="Souvenir Lt BT" w:cs="Traditional Arabic"/>
          <w:szCs w:val="32"/>
          <w:rtl/>
        </w:rPr>
        <w:t>عْلَمْ أَنَّ الصُّعُودَ عَلَى جَبَلِ الرَّحْمَةِ الَّذِي يَفْعَلُهُ كَثِيرٌ مِنَ الْعَوَامِّ لَا أَصْلَ لَهُ، وَلَا فَضِيلَةَ فِيهِ</w:t>
      </w:r>
      <w:r w:rsidR="002B6E0D">
        <w:rPr>
          <w:rFonts w:ascii="Souvenir Lt BT" w:hAnsi="Souvenir Lt BT" w:cs="Traditional Arabic" w:hint="cs"/>
          <w:szCs w:val="32"/>
          <w:rtl/>
        </w:rPr>
        <w:t>،</w:t>
      </w:r>
      <w:r w:rsidRPr="00AB77D5">
        <w:rPr>
          <w:rFonts w:ascii="Souvenir Lt BT" w:hAnsi="Souvenir Lt BT" w:cs="Traditional Arabic"/>
          <w:szCs w:val="32"/>
          <w:rtl/>
        </w:rPr>
        <w:t xml:space="preserve"> </w:t>
      </w:r>
      <w:r w:rsidR="004E6FB1">
        <w:rPr>
          <w:rFonts w:ascii="Souvenir Lt BT" w:hAnsi="Souvenir Lt BT" w:cs="Traditional Arabic"/>
          <w:szCs w:val="32"/>
          <w:rtl/>
        </w:rPr>
        <w:t>لِأَنَّ</w:t>
      </w:r>
      <w:r w:rsidRPr="00AB77D5">
        <w:rPr>
          <w:rFonts w:ascii="Souvenir Lt BT" w:hAnsi="Souvenir Lt BT" w:cs="Traditional Arabic"/>
          <w:szCs w:val="32"/>
          <w:rtl/>
        </w:rPr>
        <w:t>هُ لَمْ يَرِدْ فِي خُصُوصِهِ شَيْءٌ بَلْ هُوَ كَسَائِرِ أَرْضِ عَرَفَةَ، وَعَرَفَةُ كُلُّهَا مَوْقِفٌ، وَكُلُّ أَرْضِهَا سَوَاءٌ إِلَّا مَوْقِفَ رَسُولِ اللَّهِ صَلَّى اللَّهُ عَلَيْهِ وَسَلَّمَ، فَالْوُقُوفُ فِيهِ أَفْضَلُ مِنْ غَيْرِهِ</w:t>
      </w:r>
    </w:p>
    <w:p w14:paraId="0E0DC2BB" w14:textId="7587F635" w:rsidR="00664ED6" w:rsidRPr="00AB77D5" w:rsidRDefault="00A257FA" w:rsidP="009C63B5">
      <w:pPr>
        <w:pStyle w:val="NormalWeb"/>
        <w:shd w:val="clear" w:color="auto" w:fill="FFFFFF"/>
        <w:spacing w:before="0" w:beforeAutospacing="0" w:after="0" w:afterAutospacing="0" w:line="276" w:lineRule="auto"/>
        <w:jc w:val="both"/>
        <w:rPr>
          <w:rFonts w:ascii="Souvenir Lt BT" w:hAnsi="Souvenir Lt BT" w:cs="Traditional Arabic"/>
          <w:szCs w:val="32"/>
        </w:rPr>
      </w:pPr>
      <w:r w:rsidRPr="00C12EA6">
        <w:rPr>
          <w:rFonts w:ascii="Souvenir Lt BT" w:hAnsi="Souvenir Lt BT" w:cs="Traditional Arabic"/>
          <w:i/>
          <w:iCs/>
          <w:szCs w:val="32"/>
        </w:rPr>
        <w:t>“</w:t>
      </w:r>
      <w:r w:rsidR="00664ED6" w:rsidRPr="00C12EA6">
        <w:rPr>
          <w:rFonts w:ascii="Souvenir Lt BT" w:hAnsi="Souvenir Lt BT" w:cs="Traditional Arabic"/>
          <w:i/>
          <w:iCs/>
          <w:szCs w:val="32"/>
        </w:rPr>
        <w:t xml:space="preserve">Ketahuilah bahwasanya </w:t>
      </w:r>
      <w:r w:rsidR="00C12EA6" w:rsidRPr="00C12EA6">
        <w:rPr>
          <w:rFonts w:ascii="Souvenir Lt BT" w:hAnsi="Souvenir Lt BT" w:cs="Traditional Arabic"/>
          <w:i/>
          <w:iCs/>
          <w:szCs w:val="32"/>
        </w:rPr>
        <w:t>me</w:t>
      </w:r>
      <w:r w:rsidR="00664ED6" w:rsidRPr="00C12EA6">
        <w:rPr>
          <w:rFonts w:ascii="Souvenir Lt BT" w:hAnsi="Souvenir Lt BT" w:cs="Traditional Arabic"/>
          <w:i/>
          <w:iCs/>
          <w:szCs w:val="32"/>
        </w:rPr>
        <w:t>naik</w:t>
      </w:r>
      <w:r w:rsidR="00C12EA6" w:rsidRPr="00C12EA6">
        <w:rPr>
          <w:rFonts w:ascii="Souvenir Lt BT" w:hAnsi="Souvenir Lt BT" w:cs="Traditional Arabic"/>
          <w:i/>
          <w:iCs/>
          <w:szCs w:val="32"/>
        </w:rPr>
        <w:t>i</w:t>
      </w:r>
      <w:r w:rsidR="00664ED6" w:rsidRPr="00C12EA6">
        <w:rPr>
          <w:rFonts w:ascii="Souvenir Lt BT" w:hAnsi="Souvenir Lt BT" w:cs="Traditional Arabic"/>
          <w:i/>
          <w:iCs/>
          <w:szCs w:val="32"/>
        </w:rPr>
        <w:t xml:space="preserve"> jabal Ramah yang dilakukan oleh banyak orang awam adalah perbuatan yang tidak ada asalnya (tidak ada dalilnya), dan tidak ada keutamaannya. Karena tidak ada sama sekali dalil yang menunjukkan keutamaan </w:t>
      </w:r>
      <w:r w:rsidR="005522F3">
        <w:rPr>
          <w:rFonts w:ascii="Souvenir Lt BT" w:hAnsi="Souvenir Lt BT" w:cs="Traditional Arabic"/>
          <w:i/>
          <w:iCs/>
          <w:szCs w:val="32"/>
        </w:rPr>
        <w:t xml:space="preserve">Jabal </w:t>
      </w:r>
      <w:proofErr w:type="spellStart"/>
      <w:r w:rsidR="005522F3">
        <w:rPr>
          <w:rFonts w:ascii="Souvenir Lt BT" w:hAnsi="Souvenir Lt BT" w:cs="Traditional Arabic"/>
          <w:i/>
          <w:iCs/>
          <w:szCs w:val="32"/>
        </w:rPr>
        <w:t>ar</w:t>
      </w:r>
      <w:proofErr w:type="spellEnd"/>
      <w:r w:rsidR="005522F3">
        <w:rPr>
          <w:rFonts w:ascii="Souvenir Lt BT" w:hAnsi="Souvenir Lt BT" w:cs="Traditional Arabic"/>
          <w:i/>
          <w:iCs/>
          <w:szCs w:val="32"/>
        </w:rPr>
        <w:t>-Rahmah</w:t>
      </w:r>
      <w:r w:rsidR="00664ED6" w:rsidRPr="00C12EA6">
        <w:rPr>
          <w:rFonts w:ascii="Souvenir Lt BT" w:hAnsi="Souvenir Lt BT" w:cs="Traditional Arabic"/>
          <w:i/>
          <w:iCs/>
          <w:szCs w:val="32"/>
        </w:rPr>
        <w:t xml:space="preserve">. Maka </w:t>
      </w:r>
      <w:r w:rsidR="005522F3">
        <w:rPr>
          <w:rFonts w:ascii="Souvenir Lt BT" w:hAnsi="Souvenir Lt BT" w:cs="Traditional Arabic"/>
          <w:i/>
          <w:iCs/>
          <w:szCs w:val="32"/>
        </w:rPr>
        <w:t xml:space="preserve">Jabal </w:t>
      </w:r>
      <w:proofErr w:type="spellStart"/>
      <w:r w:rsidR="005522F3">
        <w:rPr>
          <w:rFonts w:ascii="Souvenir Lt BT" w:hAnsi="Souvenir Lt BT" w:cs="Traditional Arabic"/>
          <w:i/>
          <w:iCs/>
          <w:szCs w:val="32"/>
        </w:rPr>
        <w:t>ar</w:t>
      </w:r>
      <w:proofErr w:type="spellEnd"/>
      <w:r w:rsidR="005522F3">
        <w:rPr>
          <w:rFonts w:ascii="Souvenir Lt BT" w:hAnsi="Souvenir Lt BT" w:cs="Traditional Arabic"/>
          <w:i/>
          <w:iCs/>
          <w:szCs w:val="32"/>
        </w:rPr>
        <w:t>-Rahmah</w:t>
      </w:r>
      <w:r w:rsidR="00664ED6" w:rsidRPr="00C12EA6">
        <w:rPr>
          <w:rFonts w:ascii="Souvenir Lt BT" w:hAnsi="Souvenir Lt BT" w:cs="Traditional Arabic"/>
          <w:i/>
          <w:iCs/>
          <w:szCs w:val="32"/>
        </w:rPr>
        <w:t xml:space="preserve"> sama saja sebagaimana lokasi-lokasi yang lain di padang </w:t>
      </w:r>
      <w:r w:rsidR="009107EE" w:rsidRPr="00C12EA6">
        <w:rPr>
          <w:rFonts w:ascii="Souvenir Lt BT" w:hAnsi="Souvenir Lt BT" w:cs="Traditional Arabic"/>
          <w:i/>
          <w:iCs/>
          <w:szCs w:val="32"/>
        </w:rPr>
        <w:t>Arafah</w:t>
      </w:r>
      <w:r w:rsidR="00664ED6" w:rsidRPr="00C12EA6">
        <w:rPr>
          <w:rFonts w:ascii="Souvenir Lt BT" w:hAnsi="Souvenir Lt BT" w:cs="Traditional Arabic"/>
          <w:i/>
          <w:iCs/>
          <w:szCs w:val="32"/>
        </w:rPr>
        <w:t xml:space="preserve">. Dan seluruh padang </w:t>
      </w:r>
      <w:r w:rsidR="009107EE" w:rsidRPr="00C12EA6">
        <w:rPr>
          <w:rFonts w:ascii="Souvenir Lt BT" w:hAnsi="Souvenir Lt BT" w:cs="Traditional Arabic"/>
          <w:i/>
          <w:iCs/>
          <w:szCs w:val="32"/>
        </w:rPr>
        <w:t>Arafah</w:t>
      </w:r>
      <w:r w:rsidR="00664ED6" w:rsidRPr="00C12EA6">
        <w:rPr>
          <w:rFonts w:ascii="Souvenir Lt BT" w:hAnsi="Souvenir Lt BT" w:cs="Traditional Arabic"/>
          <w:i/>
          <w:iCs/>
          <w:szCs w:val="32"/>
        </w:rPr>
        <w:t xml:space="preserve"> adalah lokasi untuk </w:t>
      </w:r>
      <w:r w:rsidR="002E345F" w:rsidRPr="00C12EA6">
        <w:rPr>
          <w:rFonts w:ascii="Souvenir Lt BT" w:hAnsi="Souvenir Lt BT" w:cs="Traditional Arabic"/>
          <w:i/>
          <w:iCs/>
          <w:szCs w:val="32"/>
        </w:rPr>
        <w:t>wukuf</w:t>
      </w:r>
      <w:r w:rsidR="00664ED6" w:rsidRPr="00C12EA6">
        <w:rPr>
          <w:rFonts w:ascii="Souvenir Lt BT" w:hAnsi="Souvenir Lt BT" w:cs="Traditional Arabic"/>
          <w:i/>
          <w:iCs/>
          <w:szCs w:val="32"/>
        </w:rPr>
        <w:t xml:space="preserve">. Seluruh tempat yang ada di </w:t>
      </w:r>
      <w:r w:rsidR="009107EE" w:rsidRPr="00C12EA6">
        <w:rPr>
          <w:rFonts w:ascii="Souvenir Lt BT" w:hAnsi="Souvenir Lt BT" w:cs="Traditional Arabic"/>
          <w:i/>
          <w:iCs/>
          <w:szCs w:val="32"/>
        </w:rPr>
        <w:t>Arafah</w:t>
      </w:r>
      <w:r w:rsidR="00664ED6" w:rsidRPr="00C12EA6">
        <w:rPr>
          <w:rFonts w:ascii="Souvenir Lt BT" w:hAnsi="Souvenir Lt BT" w:cs="Traditional Arabic"/>
          <w:i/>
          <w:iCs/>
          <w:szCs w:val="32"/>
        </w:rPr>
        <w:t xml:space="preserve"> sama hukumnya, kecuali lokasi tempat </w:t>
      </w:r>
      <w:r w:rsidR="002E345F" w:rsidRPr="00C12EA6">
        <w:rPr>
          <w:rFonts w:ascii="Souvenir Lt BT" w:hAnsi="Souvenir Lt BT" w:cs="Traditional Arabic"/>
          <w:i/>
          <w:iCs/>
          <w:szCs w:val="32"/>
        </w:rPr>
        <w:t>wukuf</w:t>
      </w:r>
      <w:r w:rsidR="00664ED6" w:rsidRPr="00C12EA6">
        <w:rPr>
          <w:rFonts w:ascii="Souvenir Lt BT" w:hAnsi="Souvenir Lt BT" w:cs="Traditional Arabic"/>
          <w:i/>
          <w:iCs/>
          <w:szCs w:val="32"/>
        </w:rPr>
        <w:t xml:space="preserve">nya Nabi, maka </w:t>
      </w:r>
      <w:r w:rsidR="002E345F" w:rsidRPr="00C12EA6">
        <w:rPr>
          <w:rFonts w:ascii="Souvenir Lt BT" w:hAnsi="Souvenir Lt BT" w:cs="Traditional Arabic"/>
          <w:i/>
          <w:iCs/>
          <w:szCs w:val="32"/>
        </w:rPr>
        <w:t>wukuf</w:t>
      </w:r>
      <w:r w:rsidR="00664ED6" w:rsidRPr="00C12EA6">
        <w:rPr>
          <w:rFonts w:ascii="Souvenir Lt BT" w:hAnsi="Souvenir Lt BT" w:cs="Traditional Arabic"/>
          <w:i/>
          <w:iCs/>
          <w:szCs w:val="32"/>
        </w:rPr>
        <w:t xml:space="preserve"> di lokasi tersebut lebih </w:t>
      </w:r>
      <w:r w:rsidR="00C12EA6" w:rsidRPr="00C12EA6">
        <w:rPr>
          <w:rFonts w:ascii="Souvenir Lt BT" w:hAnsi="Souvenir Lt BT" w:cs="Traditional Arabic"/>
          <w:i/>
          <w:iCs/>
          <w:szCs w:val="32"/>
        </w:rPr>
        <w:t>afdal</w:t>
      </w:r>
      <w:r w:rsidR="00664ED6" w:rsidRPr="00C12EA6">
        <w:rPr>
          <w:rFonts w:ascii="Souvenir Lt BT" w:hAnsi="Souvenir Lt BT" w:cs="Traditional Arabic"/>
          <w:i/>
          <w:iCs/>
          <w:szCs w:val="32"/>
        </w:rPr>
        <w:t xml:space="preserve"> daripada yang lainnya</w:t>
      </w:r>
      <w:r w:rsidR="00C12EA6" w:rsidRPr="00C12EA6">
        <w:rPr>
          <w:rFonts w:ascii="Souvenir Lt BT" w:hAnsi="Souvenir Lt BT" w:cs="Traditional Arabic"/>
          <w:i/>
          <w:iCs/>
          <w:szCs w:val="32"/>
        </w:rPr>
        <w:t>.</w:t>
      </w:r>
      <w:r w:rsidRPr="00C12EA6">
        <w:rPr>
          <w:rFonts w:ascii="Souvenir Lt BT" w:hAnsi="Souvenir Lt BT" w:cs="Traditional Arabic"/>
          <w:i/>
          <w:iCs/>
          <w:szCs w:val="32"/>
        </w:rPr>
        <w:t>”</w:t>
      </w:r>
      <w:r w:rsidR="00C12EA6">
        <w:rPr>
          <w:rStyle w:val="ReferensiCatatanKaki"/>
          <w:rFonts w:ascii="Souvenir Lt BT" w:hAnsi="Souvenir Lt BT" w:cs="Traditional Arabic"/>
          <w:i/>
          <w:iCs/>
          <w:szCs w:val="32"/>
        </w:rPr>
        <w:footnoteReference w:id="5"/>
      </w:r>
      <w:r w:rsidR="00664ED6" w:rsidRPr="00AB77D5">
        <w:rPr>
          <w:rFonts w:ascii="Souvenir Lt BT" w:hAnsi="Souvenir Lt BT" w:cs="Traditional Arabic"/>
          <w:szCs w:val="32"/>
        </w:rPr>
        <w:t xml:space="preserve"> </w:t>
      </w:r>
    </w:p>
    <w:p w14:paraId="40F426E6" w14:textId="08671856" w:rsidR="00664ED6" w:rsidRPr="00AB77D5" w:rsidRDefault="00664ED6" w:rsidP="001A4E32">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Fonts w:ascii="Souvenir Lt BT" w:hAnsi="Souvenir Lt BT" w:cs="Traditional Arabic"/>
          <w:szCs w:val="32"/>
        </w:rPr>
        <w:t xml:space="preserve">Ibnu </w:t>
      </w:r>
      <w:proofErr w:type="spellStart"/>
      <w:r w:rsidRPr="00AB77D5">
        <w:rPr>
          <w:rFonts w:ascii="Souvenir Lt BT" w:hAnsi="Souvenir Lt BT" w:cs="Traditional Arabic"/>
          <w:szCs w:val="32"/>
        </w:rPr>
        <w:t>Taimiyyah</w:t>
      </w:r>
      <w:proofErr w:type="spellEnd"/>
      <w:r w:rsidRPr="00AB77D5">
        <w:rPr>
          <w:rFonts w:ascii="Souvenir Lt BT" w:hAnsi="Souvenir Lt BT" w:cs="Traditional Arabic"/>
          <w:szCs w:val="32"/>
        </w:rPr>
        <w:t xml:space="preserve"> </w:t>
      </w:r>
      <w:proofErr w:type="spellStart"/>
      <w:r w:rsidR="006A2891" w:rsidRPr="006A2891">
        <w:rPr>
          <w:rFonts w:ascii="Souvenir Lt BT" w:hAnsi="Souvenir Lt BT" w:cs="Traditional Arabic"/>
          <w:i/>
          <w:iCs/>
          <w:szCs w:val="32"/>
        </w:rPr>
        <w:t>rahimahullâh</w:t>
      </w:r>
      <w:proofErr w:type="spellEnd"/>
      <w:r w:rsidRPr="00AB77D5">
        <w:rPr>
          <w:rFonts w:ascii="Souvenir Lt BT" w:hAnsi="Souvenir Lt BT" w:cs="Traditional Arabic"/>
          <w:szCs w:val="32"/>
        </w:rPr>
        <w:t xml:space="preserve"> berkata</w:t>
      </w:r>
      <w:r w:rsidR="001A4E32" w:rsidRPr="00B724FA">
        <w:rPr>
          <w:rFonts w:ascii="Souvenir Lt BT" w:hAnsi="Souvenir Lt BT" w:cs="Traditional Arabic"/>
          <w:szCs w:val="32"/>
        </w:rPr>
        <w:t>,</w:t>
      </w:r>
    </w:p>
    <w:p w14:paraId="71850A69" w14:textId="77777777" w:rsidR="00664ED6" w:rsidRPr="00AB77D5" w:rsidRDefault="00664ED6" w:rsidP="009C63B5">
      <w:pPr>
        <w:pStyle w:val="NormalWeb"/>
        <w:shd w:val="clear" w:color="auto" w:fill="FFFFFF"/>
        <w:bidi/>
        <w:spacing w:before="0" w:beforeAutospacing="0" w:after="0" w:afterAutospacing="0" w:line="276" w:lineRule="auto"/>
        <w:jc w:val="both"/>
        <w:rPr>
          <w:rStyle w:val="special"/>
          <w:rFonts w:ascii="Souvenir Lt BT" w:hAnsi="Souvenir Lt BT" w:cs="Traditional Arabic"/>
          <w:szCs w:val="32"/>
        </w:rPr>
      </w:pPr>
      <w:r w:rsidRPr="00AB77D5">
        <w:rPr>
          <w:rStyle w:val="special"/>
          <w:rFonts w:ascii="Souvenir Lt BT" w:hAnsi="Souvenir Lt BT" w:cs="Traditional Arabic"/>
          <w:szCs w:val="32"/>
          <w:rtl/>
        </w:rPr>
        <w:t>وَلَا يُشْرَعُ صُعُودُ جَبَلِ الرَّحْمَةِ إجْمَاعًا</w:t>
      </w:r>
    </w:p>
    <w:p w14:paraId="07DEF2F1" w14:textId="6DB9EA4D" w:rsidR="00664ED6" w:rsidRPr="00AB77D5" w:rsidRDefault="00A257FA" w:rsidP="001A4E32">
      <w:pPr>
        <w:pStyle w:val="NormalWeb"/>
        <w:shd w:val="clear" w:color="auto" w:fill="FFFFFF"/>
        <w:spacing w:before="0" w:beforeAutospacing="0" w:after="0" w:afterAutospacing="0" w:line="276" w:lineRule="auto"/>
        <w:jc w:val="both"/>
        <w:rPr>
          <w:rFonts w:ascii="Souvenir Lt BT" w:hAnsi="Souvenir Lt BT" w:cs="Traditional Arabic"/>
          <w:szCs w:val="32"/>
        </w:rPr>
      </w:pPr>
      <w:r w:rsidRPr="00A60834">
        <w:rPr>
          <w:rFonts w:ascii="Souvenir Lt BT" w:hAnsi="Souvenir Lt BT" w:cs="Traditional Arabic"/>
          <w:i/>
          <w:iCs/>
          <w:szCs w:val="32"/>
        </w:rPr>
        <w:t>“</w:t>
      </w:r>
      <w:r w:rsidR="00664ED6" w:rsidRPr="00A60834">
        <w:rPr>
          <w:rFonts w:ascii="Souvenir Lt BT" w:hAnsi="Souvenir Lt BT" w:cs="Traditional Arabic"/>
          <w:i/>
          <w:iCs/>
          <w:szCs w:val="32"/>
        </w:rPr>
        <w:t>Tidak d</w:t>
      </w:r>
      <w:r w:rsidR="007B23FD">
        <w:rPr>
          <w:rFonts w:ascii="Souvenir Lt BT" w:hAnsi="Souvenir Lt BT" w:cs="Traditional Arabic"/>
          <w:i/>
          <w:iCs/>
          <w:szCs w:val="32"/>
        </w:rPr>
        <w:t>i</w:t>
      </w:r>
      <w:r w:rsidR="00B9649E">
        <w:rPr>
          <w:rFonts w:ascii="Souvenir Lt BT" w:hAnsi="Souvenir Lt BT" w:cs="Traditional Arabic"/>
          <w:i/>
          <w:iCs/>
          <w:szCs w:val="32"/>
        </w:rPr>
        <w:t>sya</w:t>
      </w:r>
      <w:r w:rsidR="00A60834" w:rsidRPr="00A60834">
        <w:rPr>
          <w:rFonts w:ascii="Souvenir Lt BT" w:hAnsi="Souvenir Lt BT" w:cs="Traditional Arabic"/>
          <w:i/>
          <w:iCs/>
          <w:szCs w:val="32"/>
        </w:rPr>
        <w:t>riat</w:t>
      </w:r>
      <w:r w:rsidR="00664ED6" w:rsidRPr="00A60834">
        <w:rPr>
          <w:rFonts w:ascii="Souvenir Lt BT" w:hAnsi="Souvenir Lt BT" w:cs="Traditional Arabic"/>
          <w:i/>
          <w:iCs/>
          <w:szCs w:val="32"/>
        </w:rPr>
        <w:t xml:space="preserve">kan </w:t>
      </w:r>
      <w:r w:rsidR="00A60834" w:rsidRPr="00A60834">
        <w:rPr>
          <w:rFonts w:ascii="Souvenir Lt BT" w:hAnsi="Souvenir Lt BT" w:cs="Traditional Arabic"/>
          <w:i/>
          <w:iCs/>
          <w:szCs w:val="32"/>
        </w:rPr>
        <w:t>me</w:t>
      </w:r>
      <w:r w:rsidR="00664ED6" w:rsidRPr="00A60834">
        <w:rPr>
          <w:rFonts w:ascii="Souvenir Lt BT" w:hAnsi="Souvenir Lt BT" w:cs="Traditional Arabic"/>
          <w:i/>
          <w:iCs/>
          <w:szCs w:val="32"/>
        </w:rPr>
        <w:t>naik</w:t>
      </w:r>
      <w:r w:rsidR="00A60834" w:rsidRPr="00A60834">
        <w:rPr>
          <w:rFonts w:ascii="Souvenir Lt BT" w:hAnsi="Souvenir Lt BT" w:cs="Traditional Arabic"/>
          <w:i/>
          <w:iCs/>
          <w:szCs w:val="32"/>
        </w:rPr>
        <w:t>i</w:t>
      </w:r>
      <w:r w:rsidR="00664ED6" w:rsidRPr="00A60834">
        <w:rPr>
          <w:rFonts w:ascii="Souvenir Lt BT" w:hAnsi="Souvenir Lt BT" w:cs="Traditional Arabic"/>
          <w:i/>
          <w:iCs/>
          <w:szCs w:val="32"/>
        </w:rPr>
        <w:t xml:space="preserve"> </w:t>
      </w:r>
      <w:r w:rsidR="005522F3">
        <w:rPr>
          <w:rFonts w:ascii="Souvenir Lt BT" w:hAnsi="Souvenir Lt BT" w:cs="Traditional Arabic"/>
          <w:i/>
          <w:iCs/>
          <w:szCs w:val="32"/>
        </w:rPr>
        <w:t xml:space="preserve">Jabal </w:t>
      </w:r>
      <w:proofErr w:type="spellStart"/>
      <w:r w:rsidR="005522F3">
        <w:rPr>
          <w:rFonts w:ascii="Souvenir Lt BT" w:hAnsi="Souvenir Lt BT" w:cs="Traditional Arabic"/>
          <w:i/>
          <w:iCs/>
          <w:szCs w:val="32"/>
        </w:rPr>
        <w:t>ar</w:t>
      </w:r>
      <w:proofErr w:type="spellEnd"/>
      <w:r w:rsidR="005522F3">
        <w:rPr>
          <w:rFonts w:ascii="Souvenir Lt BT" w:hAnsi="Souvenir Lt BT" w:cs="Traditional Arabic"/>
          <w:i/>
          <w:iCs/>
          <w:szCs w:val="32"/>
        </w:rPr>
        <w:t>-Rahmah</w:t>
      </w:r>
      <w:r w:rsidR="00664ED6" w:rsidRPr="00A60834">
        <w:rPr>
          <w:rFonts w:ascii="Souvenir Lt BT" w:hAnsi="Souvenir Lt BT" w:cs="Traditional Arabic"/>
          <w:i/>
          <w:iCs/>
          <w:szCs w:val="32"/>
        </w:rPr>
        <w:t xml:space="preserve"> berdasarkan ijmak ulama</w:t>
      </w:r>
      <w:r w:rsidR="00A60834" w:rsidRPr="00A60834">
        <w:rPr>
          <w:rFonts w:ascii="Souvenir Lt BT" w:hAnsi="Souvenir Lt BT" w:cs="Traditional Arabic"/>
          <w:i/>
          <w:iCs/>
          <w:szCs w:val="32"/>
        </w:rPr>
        <w:t>.</w:t>
      </w:r>
      <w:r w:rsidRPr="00A60834">
        <w:rPr>
          <w:rFonts w:ascii="Souvenir Lt BT" w:hAnsi="Souvenir Lt BT" w:cs="Traditional Arabic"/>
          <w:i/>
          <w:iCs/>
          <w:szCs w:val="32"/>
        </w:rPr>
        <w:t>”</w:t>
      </w:r>
      <w:r w:rsidR="00A60834">
        <w:rPr>
          <w:rStyle w:val="ReferensiCatatanKaki"/>
          <w:rFonts w:ascii="Souvenir Lt BT" w:hAnsi="Souvenir Lt BT" w:cs="Traditional Arabic"/>
          <w:i/>
          <w:iCs/>
          <w:szCs w:val="32"/>
        </w:rPr>
        <w:footnoteReference w:id="6"/>
      </w:r>
    </w:p>
    <w:p w14:paraId="0F1AC78B" w14:textId="39EDE975" w:rsidR="00664ED6" w:rsidRPr="00AB77D5" w:rsidRDefault="00664ED6" w:rsidP="009C63B5">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Fonts w:ascii="Souvenir Lt BT" w:hAnsi="Souvenir Lt BT" w:cs="Traditional Arabic"/>
          <w:szCs w:val="32"/>
        </w:rPr>
        <w:t xml:space="preserve">Bahkan telah datang pengingkaran dari para ulama besar </w:t>
      </w:r>
      <w:r w:rsidR="00790AEF">
        <w:rPr>
          <w:rFonts w:ascii="Souvenir Lt BT" w:hAnsi="Souvenir Lt BT" w:cs="Traditional Arabic"/>
          <w:szCs w:val="32"/>
        </w:rPr>
        <w:t>mazhab</w:t>
      </w:r>
      <w:r w:rsidRPr="00AB77D5">
        <w:rPr>
          <w:rFonts w:ascii="Souvenir Lt BT" w:hAnsi="Souvenir Lt BT" w:cs="Traditional Arabic"/>
          <w:szCs w:val="32"/>
        </w:rPr>
        <w:t xml:space="preserve"> </w:t>
      </w:r>
      <w:proofErr w:type="spellStart"/>
      <w:r w:rsidRPr="00AB77D5">
        <w:rPr>
          <w:rFonts w:ascii="Souvenir Lt BT" w:hAnsi="Souvenir Lt BT" w:cs="Traditional Arabic"/>
          <w:szCs w:val="32"/>
        </w:rPr>
        <w:t>Syafi</w:t>
      </w:r>
      <w:r w:rsidR="00A257FA">
        <w:rPr>
          <w:rFonts w:ascii="Souvenir Lt BT" w:hAnsi="Souvenir Lt BT" w:cs="Traditional Arabic"/>
          <w:szCs w:val="32"/>
        </w:rPr>
        <w:t>’</w:t>
      </w:r>
      <w:r w:rsidRPr="00AB77D5">
        <w:rPr>
          <w:rFonts w:ascii="Souvenir Lt BT" w:hAnsi="Souvenir Lt BT" w:cs="Traditional Arabic"/>
          <w:szCs w:val="32"/>
        </w:rPr>
        <w:t>iyah</w:t>
      </w:r>
      <w:proofErr w:type="spellEnd"/>
      <w:r w:rsidR="001A4E32" w:rsidRPr="00B724FA">
        <w:rPr>
          <w:rFonts w:ascii="Souvenir Lt BT" w:hAnsi="Souvenir Lt BT" w:cs="Traditional Arabic"/>
          <w:szCs w:val="32"/>
        </w:rPr>
        <w:t>. Di antara yang mengingkarinya adalah</w:t>
      </w:r>
      <w:r w:rsidRPr="00AB77D5">
        <w:rPr>
          <w:rFonts w:ascii="Souvenir Lt BT" w:hAnsi="Souvenir Lt BT" w:cs="Traditional Arabic"/>
          <w:szCs w:val="32"/>
        </w:rPr>
        <w:t>:</w:t>
      </w:r>
    </w:p>
    <w:p w14:paraId="1165D79F" w14:textId="79C0C11A" w:rsidR="00664ED6" w:rsidRPr="00AB77D5" w:rsidRDefault="00664ED6" w:rsidP="001A4E32">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B724FA">
        <w:rPr>
          <w:rFonts w:ascii="Souvenir Lt BT" w:hAnsi="Souvenir Lt BT" w:cs="Traditional Arabic"/>
          <w:b/>
          <w:bCs/>
          <w:szCs w:val="32"/>
        </w:rPr>
        <w:t>Pertama:</w:t>
      </w:r>
      <w:r w:rsidRPr="00AB77D5">
        <w:rPr>
          <w:rFonts w:ascii="Souvenir Lt BT" w:hAnsi="Souvenir Lt BT" w:cs="Traditional Arabic"/>
          <w:szCs w:val="32"/>
        </w:rPr>
        <w:t xml:space="preserve"> Imamul Har</w:t>
      </w:r>
      <w:r w:rsidR="002F2F73">
        <w:rPr>
          <w:rFonts w:ascii="Souvenir Lt BT" w:hAnsi="Souvenir Lt BT" w:cs="Traditional Arabic"/>
          <w:szCs w:val="32"/>
        </w:rPr>
        <w:t>a</w:t>
      </w:r>
      <w:r w:rsidRPr="00AB77D5">
        <w:rPr>
          <w:rFonts w:ascii="Souvenir Lt BT" w:hAnsi="Souvenir Lt BT" w:cs="Traditional Arabic"/>
          <w:szCs w:val="32"/>
        </w:rPr>
        <w:t xml:space="preserve">main </w:t>
      </w:r>
      <w:proofErr w:type="spellStart"/>
      <w:r w:rsidR="001A4E32" w:rsidRPr="00B724FA">
        <w:rPr>
          <w:rFonts w:ascii="Souvenir Lt BT" w:hAnsi="Souvenir Lt BT" w:cs="Traditional Arabic"/>
          <w:szCs w:val="32"/>
        </w:rPr>
        <w:t>a</w:t>
      </w:r>
      <w:r w:rsidRPr="00B724FA">
        <w:rPr>
          <w:rFonts w:ascii="Souvenir Lt BT" w:hAnsi="Souvenir Lt BT" w:cs="Traditional Arabic"/>
          <w:szCs w:val="32"/>
        </w:rPr>
        <w:t>l</w:t>
      </w:r>
      <w:proofErr w:type="spellEnd"/>
      <w:r w:rsidRPr="00AB77D5">
        <w:rPr>
          <w:rFonts w:ascii="Souvenir Lt BT" w:hAnsi="Souvenir Lt BT" w:cs="Traditional Arabic"/>
          <w:szCs w:val="32"/>
        </w:rPr>
        <w:t>-Juwaini</w:t>
      </w:r>
      <w:r w:rsidRPr="00B724FA">
        <w:rPr>
          <w:rFonts w:ascii="Souvenir Lt BT" w:hAnsi="Souvenir Lt BT" w:cs="Traditional Arabic"/>
          <w:szCs w:val="32"/>
        </w:rPr>
        <w:t xml:space="preserve">. </w:t>
      </w:r>
      <w:r w:rsidR="001A4E32" w:rsidRPr="00B724FA">
        <w:rPr>
          <w:rFonts w:ascii="Souvenir Lt BT" w:hAnsi="Souvenir Lt BT" w:cs="Traditional Arabic"/>
          <w:szCs w:val="32"/>
        </w:rPr>
        <w:t>Beliau</w:t>
      </w:r>
      <w:r w:rsidRPr="00AB77D5">
        <w:rPr>
          <w:rFonts w:ascii="Souvenir Lt BT" w:hAnsi="Souvenir Lt BT" w:cs="Traditional Arabic"/>
          <w:szCs w:val="32"/>
        </w:rPr>
        <w:t xml:space="preserve"> berkata,</w:t>
      </w:r>
    </w:p>
    <w:p w14:paraId="0B0DA41D" w14:textId="327B94A8" w:rsidR="00664ED6" w:rsidRPr="00AB77D5" w:rsidRDefault="00664ED6" w:rsidP="009C63B5">
      <w:pPr>
        <w:pStyle w:val="NormalWeb"/>
        <w:shd w:val="clear" w:color="auto" w:fill="FFFFFF"/>
        <w:bidi/>
        <w:spacing w:before="0" w:beforeAutospacing="0" w:after="0" w:afterAutospacing="0" w:line="276" w:lineRule="auto"/>
        <w:jc w:val="both"/>
        <w:rPr>
          <w:rStyle w:val="special"/>
          <w:rFonts w:ascii="Souvenir Lt BT" w:hAnsi="Souvenir Lt BT" w:cs="Traditional Arabic"/>
          <w:szCs w:val="32"/>
        </w:rPr>
      </w:pPr>
      <w:r w:rsidRPr="00AB77D5">
        <w:rPr>
          <w:rStyle w:val="special"/>
          <w:rFonts w:ascii="Souvenir Lt BT" w:hAnsi="Souvenir Lt BT" w:cs="Traditional Arabic"/>
          <w:szCs w:val="32"/>
          <w:rtl/>
        </w:rPr>
        <w:t>وَفِي وَسَطِهَا جَبَلٌ يُسَمَّى جَبَلَ الرَّحْمَةِ، وَ</w:t>
      </w:r>
      <w:r w:rsidR="00A233C5">
        <w:rPr>
          <w:rStyle w:val="special"/>
          <w:rFonts w:ascii="Souvenir Lt BT" w:hAnsi="Souvenir Lt BT" w:cs="Traditional Arabic"/>
          <w:szCs w:val="32"/>
          <w:rtl/>
        </w:rPr>
        <w:t>لَا</w:t>
      </w:r>
      <w:r w:rsidRPr="00AB77D5">
        <w:rPr>
          <w:rStyle w:val="special"/>
          <w:rFonts w:ascii="Souvenir Lt BT" w:hAnsi="Souvenir Lt BT" w:cs="Traditional Arabic"/>
          <w:szCs w:val="32"/>
          <w:rtl/>
        </w:rPr>
        <w:t xml:space="preserve"> نُسُكَ فِي الرُّقِيِّ فِيْهِ، وَإِنْ كَانَ </w:t>
      </w:r>
      <w:proofErr w:type="spellStart"/>
      <w:r w:rsidRPr="00AB77D5">
        <w:rPr>
          <w:rStyle w:val="special"/>
          <w:rFonts w:ascii="Souvenir Lt BT" w:hAnsi="Souvenir Lt BT" w:cs="Traditional Arabic"/>
          <w:szCs w:val="32"/>
          <w:rtl/>
        </w:rPr>
        <w:t>يَعْتَادُهُ</w:t>
      </w:r>
      <w:proofErr w:type="spellEnd"/>
      <w:r w:rsidRPr="00AB77D5">
        <w:rPr>
          <w:rStyle w:val="special"/>
          <w:rFonts w:ascii="Souvenir Lt BT" w:hAnsi="Souvenir Lt BT" w:cs="Traditional Arabic"/>
          <w:szCs w:val="32"/>
          <w:rtl/>
        </w:rPr>
        <w:t xml:space="preserve"> النَّاسُ</w:t>
      </w:r>
    </w:p>
    <w:p w14:paraId="255DAC9A" w14:textId="35C54578" w:rsidR="00664ED6" w:rsidRPr="00AB77D5" w:rsidRDefault="00A257FA" w:rsidP="009C63B5">
      <w:pPr>
        <w:pStyle w:val="NormalWeb"/>
        <w:shd w:val="clear" w:color="auto" w:fill="FFFFFF"/>
        <w:spacing w:before="0" w:beforeAutospacing="0" w:after="0" w:afterAutospacing="0" w:line="276" w:lineRule="auto"/>
        <w:jc w:val="both"/>
        <w:rPr>
          <w:rFonts w:ascii="Souvenir Lt BT" w:hAnsi="Souvenir Lt BT" w:cs="Traditional Arabic"/>
          <w:szCs w:val="32"/>
        </w:rPr>
      </w:pPr>
      <w:r w:rsidRPr="00B04E00">
        <w:rPr>
          <w:rFonts w:ascii="Souvenir Lt BT" w:hAnsi="Souvenir Lt BT" w:cs="Traditional Arabic"/>
          <w:i/>
          <w:iCs/>
          <w:szCs w:val="32"/>
        </w:rPr>
        <w:t>“</w:t>
      </w:r>
      <w:r w:rsidR="00664ED6" w:rsidRPr="00B04E00">
        <w:rPr>
          <w:rFonts w:ascii="Souvenir Lt BT" w:hAnsi="Souvenir Lt BT" w:cs="Traditional Arabic"/>
          <w:i/>
          <w:iCs/>
          <w:szCs w:val="32"/>
        </w:rPr>
        <w:t xml:space="preserve">Di tengah padang </w:t>
      </w:r>
      <w:r w:rsidR="00B04E00" w:rsidRPr="00B04E00">
        <w:rPr>
          <w:rFonts w:ascii="Souvenir Lt BT" w:hAnsi="Souvenir Lt BT" w:cs="Traditional Arabic"/>
          <w:i/>
          <w:iCs/>
          <w:szCs w:val="32"/>
        </w:rPr>
        <w:t>Arafah</w:t>
      </w:r>
      <w:r w:rsidR="00664ED6" w:rsidRPr="00B04E00">
        <w:rPr>
          <w:rFonts w:ascii="Souvenir Lt BT" w:hAnsi="Souvenir Lt BT" w:cs="Traditional Arabic"/>
          <w:i/>
          <w:iCs/>
          <w:szCs w:val="32"/>
        </w:rPr>
        <w:t xml:space="preserve"> ada sebuah gunung yang dinamakan </w:t>
      </w:r>
      <w:r w:rsidR="005522F3">
        <w:rPr>
          <w:rFonts w:ascii="Souvenir Lt BT" w:hAnsi="Souvenir Lt BT" w:cs="Traditional Arabic"/>
          <w:i/>
          <w:iCs/>
          <w:szCs w:val="32"/>
        </w:rPr>
        <w:t xml:space="preserve">Jabal </w:t>
      </w:r>
      <w:proofErr w:type="spellStart"/>
      <w:r w:rsidR="005522F3">
        <w:rPr>
          <w:rFonts w:ascii="Souvenir Lt BT" w:hAnsi="Souvenir Lt BT" w:cs="Traditional Arabic"/>
          <w:i/>
          <w:iCs/>
          <w:szCs w:val="32"/>
        </w:rPr>
        <w:t>ar</w:t>
      </w:r>
      <w:proofErr w:type="spellEnd"/>
      <w:r w:rsidR="005522F3">
        <w:rPr>
          <w:rFonts w:ascii="Souvenir Lt BT" w:hAnsi="Souvenir Lt BT" w:cs="Traditional Arabic"/>
          <w:i/>
          <w:iCs/>
          <w:szCs w:val="32"/>
        </w:rPr>
        <w:t>-Rahmah</w:t>
      </w:r>
      <w:r w:rsidR="00664ED6" w:rsidRPr="00B04E00">
        <w:rPr>
          <w:rFonts w:ascii="Souvenir Lt BT" w:hAnsi="Souvenir Lt BT" w:cs="Traditional Arabic"/>
          <w:i/>
          <w:iCs/>
          <w:szCs w:val="32"/>
        </w:rPr>
        <w:t>, tidak ada manasik di atas gunung tersebut, meskipun orang-orang terbiasa melakukannya</w:t>
      </w:r>
      <w:r w:rsidR="00B04E00" w:rsidRPr="00B04E00">
        <w:rPr>
          <w:rFonts w:ascii="Souvenir Lt BT" w:hAnsi="Souvenir Lt BT" w:cs="Traditional Arabic"/>
          <w:i/>
          <w:iCs/>
          <w:szCs w:val="32"/>
        </w:rPr>
        <w:t>.</w:t>
      </w:r>
      <w:r w:rsidR="00664ED6" w:rsidRPr="00B04E00">
        <w:rPr>
          <w:rFonts w:ascii="Souvenir Lt BT" w:hAnsi="Souvenir Lt BT" w:cs="Traditional Arabic"/>
          <w:i/>
          <w:iCs/>
          <w:szCs w:val="32"/>
        </w:rPr>
        <w:t xml:space="preserve"> </w:t>
      </w:r>
      <w:proofErr w:type="spellStart"/>
      <w:r w:rsidR="00B04E00" w:rsidRPr="00B04E00">
        <w:rPr>
          <w:rFonts w:ascii="Souvenir Lt BT" w:hAnsi="Souvenir Lt BT" w:cs="Traditional Arabic"/>
          <w:i/>
          <w:iCs/>
          <w:szCs w:val="32"/>
        </w:rPr>
        <w:t>Wallâhu</w:t>
      </w:r>
      <w:proofErr w:type="spellEnd"/>
      <w:r w:rsidR="00B04E00" w:rsidRPr="00B04E00">
        <w:rPr>
          <w:rFonts w:ascii="Souvenir Lt BT" w:hAnsi="Souvenir Lt BT" w:cs="Traditional Arabic"/>
          <w:i/>
          <w:iCs/>
          <w:szCs w:val="32"/>
        </w:rPr>
        <w:t xml:space="preserve"> </w:t>
      </w:r>
      <w:proofErr w:type="spellStart"/>
      <w:r w:rsidR="00B04E00" w:rsidRPr="00B04E00">
        <w:rPr>
          <w:rFonts w:ascii="Souvenir Lt BT" w:hAnsi="Souvenir Lt BT" w:cs="Traditional Arabic"/>
          <w:i/>
          <w:iCs/>
          <w:szCs w:val="32"/>
        </w:rPr>
        <w:t>a</w:t>
      </w:r>
      <w:r w:rsidRPr="00B04E00">
        <w:rPr>
          <w:rFonts w:ascii="Souvenir Lt BT" w:hAnsi="Souvenir Lt BT" w:cs="Traditional Arabic"/>
          <w:i/>
          <w:iCs/>
          <w:szCs w:val="32"/>
        </w:rPr>
        <w:t>’</w:t>
      </w:r>
      <w:r w:rsidR="00664ED6" w:rsidRPr="00B04E00">
        <w:rPr>
          <w:rFonts w:ascii="Souvenir Lt BT" w:hAnsi="Souvenir Lt BT" w:cs="Traditional Arabic"/>
          <w:i/>
          <w:iCs/>
          <w:szCs w:val="32"/>
        </w:rPr>
        <w:t>lam</w:t>
      </w:r>
      <w:proofErr w:type="spellEnd"/>
      <w:r w:rsidR="00B04E00" w:rsidRPr="00B04E00">
        <w:rPr>
          <w:rFonts w:ascii="Souvenir Lt BT" w:hAnsi="Souvenir Lt BT" w:cs="Traditional Arabic"/>
          <w:i/>
          <w:iCs/>
          <w:szCs w:val="32"/>
        </w:rPr>
        <w:t>.</w:t>
      </w:r>
      <w:r w:rsidRPr="00B04E00">
        <w:rPr>
          <w:rFonts w:ascii="Souvenir Lt BT" w:hAnsi="Souvenir Lt BT" w:cs="Traditional Arabic"/>
          <w:i/>
          <w:iCs/>
          <w:szCs w:val="32"/>
        </w:rPr>
        <w:t>”</w:t>
      </w:r>
      <w:r w:rsidR="00B04E00">
        <w:rPr>
          <w:rStyle w:val="ReferensiCatatanKaki"/>
          <w:rFonts w:ascii="Souvenir Lt BT" w:hAnsi="Souvenir Lt BT" w:cs="Traditional Arabic"/>
          <w:i/>
          <w:iCs/>
          <w:szCs w:val="32"/>
        </w:rPr>
        <w:footnoteReference w:id="7"/>
      </w:r>
    </w:p>
    <w:p w14:paraId="15B34F0A" w14:textId="297B059B" w:rsidR="00664ED6" w:rsidRPr="00AB77D5" w:rsidRDefault="00664ED6" w:rsidP="001A4E32">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B724FA">
        <w:rPr>
          <w:rFonts w:ascii="Souvenir Lt BT" w:hAnsi="Souvenir Lt BT" w:cs="Traditional Arabic"/>
          <w:b/>
          <w:bCs/>
          <w:szCs w:val="32"/>
        </w:rPr>
        <w:t>Kedua:</w:t>
      </w:r>
      <w:r w:rsidRPr="00AB77D5">
        <w:rPr>
          <w:rFonts w:ascii="Souvenir Lt BT" w:hAnsi="Souvenir Lt BT" w:cs="Traditional Arabic"/>
          <w:szCs w:val="32"/>
        </w:rPr>
        <w:t xml:space="preserve"> Al-Imam </w:t>
      </w:r>
      <w:proofErr w:type="spellStart"/>
      <w:r w:rsidR="001A4E32" w:rsidRPr="00B724FA">
        <w:rPr>
          <w:rFonts w:ascii="Souvenir Lt BT" w:hAnsi="Souvenir Lt BT" w:cs="Traditional Arabic"/>
          <w:szCs w:val="32"/>
        </w:rPr>
        <w:t>a</w:t>
      </w:r>
      <w:r w:rsidRPr="00B724FA">
        <w:rPr>
          <w:rFonts w:ascii="Souvenir Lt BT" w:hAnsi="Souvenir Lt BT" w:cs="Traditional Arabic"/>
          <w:szCs w:val="32"/>
        </w:rPr>
        <w:t>n</w:t>
      </w:r>
      <w:proofErr w:type="spellEnd"/>
      <w:r w:rsidRPr="00AB77D5">
        <w:rPr>
          <w:rFonts w:ascii="Souvenir Lt BT" w:hAnsi="Souvenir Lt BT" w:cs="Traditional Arabic"/>
          <w:szCs w:val="32"/>
        </w:rPr>
        <w:t xml:space="preserve">-Nawawi </w:t>
      </w:r>
      <w:proofErr w:type="spellStart"/>
      <w:r w:rsidR="006A2891" w:rsidRPr="006A2891">
        <w:rPr>
          <w:rFonts w:ascii="Souvenir Lt BT" w:hAnsi="Souvenir Lt BT" w:cs="Traditional Arabic"/>
          <w:i/>
          <w:iCs/>
          <w:szCs w:val="32"/>
        </w:rPr>
        <w:t>rahimahullâh</w:t>
      </w:r>
      <w:proofErr w:type="spellEnd"/>
      <w:r w:rsidRPr="0029455D">
        <w:rPr>
          <w:rFonts w:ascii="Souvenir Lt BT" w:hAnsi="Souvenir Lt BT" w:cs="Traditional Arabic"/>
          <w:szCs w:val="32"/>
        </w:rPr>
        <w:t>.</w:t>
      </w:r>
      <w:r w:rsidRPr="00AB77D5">
        <w:rPr>
          <w:rFonts w:ascii="Souvenir Lt BT" w:hAnsi="Souvenir Lt BT" w:cs="Traditional Arabic"/>
          <w:szCs w:val="32"/>
        </w:rPr>
        <w:t xml:space="preserve"> Beliau menyatakan bahwa menaiki </w:t>
      </w:r>
      <w:r w:rsidR="005522F3">
        <w:rPr>
          <w:rFonts w:ascii="Souvenir Lt BT" w:hAnsi="Souvenir Lt BT" w:cs="Traditional Arabic"/>
          <w:szCs w:val="32"/>
        </w:rPr>
        <w:t xml:space="preserve">Jabal </w:t>
      </w:r>
      <w:proofErr w:type="spellStart"/>
      <w:r w:rsidR="005522F3">
        <w:rPr>
          <w:rFonts w:ascii="Souvenir Lt BT" w:hAnsi="Souvenir Lt BT" w:cs="Traditional Arabic"/>
          <w:szCs w:val="32"/>
        </w:rPr>
        <w:t>ar</w:t>
      </w:r>
      <w:proofErr w:type="spellEnd"/>
      <w:r w:rsidR="005522F3">
        <w:rPr>
          <w:rFonts w:ascii="Souvenir Lt BT" w:hAnsi="Souvenir Lt BT" w:cs="Traditional Arabic"/>
          <w:szCs w:val="32"/>
        </w:rPr>
        <w:t>-Rahmah</w:t>
      </w:r>
      <w:r w:rsidRPr="00AB77D5">
        <w:rPr>
          <w:rFonts w:ascii="Souvenir Lt BT" w:hAnsi="Souvenir Lt BT" w:cs="Traditional Arabic"/>
          <w:szCs w:val="32"/>
        </w:rPr>
        <w:t xml:space="preserve"> menyelisihi </w:t>
      </w:r>
      <w:r w:rsidR="005C1A37">
        <w:rPr>
          <w:rFonts w:ascii="Souvenir Lt BT" w:hAnsi="Souvenir Lt BT" w:cs="Traditional Arabic"/>
          <w:szCs w:val="32"/>
        </w:rPr>
        <w:t>sunah</w:t>
      </w:r>
      <w:r w:rsidR="009C6EE8" w:rsidRPr="00B724FA">
        <w:rPr>
          <w:rFonts w:ascii="Souvenir Lt BT" w:hAnsi="Souvenir Lt BT" w:cs="Traditional Arabic"/>
          <w:szCs w:val="32"/>
        </w:rPr>
        <w:t xml:space="preserve"> Nabi </w:t>
      </w:r>
      <w:r w:rsidR="009C6EE8" w:rsidRPr="00B724FA">
        <w:rPr>
          <w:rFonts w:ascii="Traditional Arabic" w:hAnsi="Traditional Arabic" w:cs="Traditional Arabic"/>
          <w:sz w:val="20"/>
          <w:rtl/>
        </w:rPr>
        <w:t>ﷺ</w:t>
      </w:r>
      <w:r w:rsidRPr="00B724FA">
        <w:rPr>
          <w:rFonts w:ascii="Souvenir Lt BT" w:hAnsi="Souvenir Lt BT" w:cs="Traditional Arabic"/>
          <w:szCs w:val="32"/>
        </w:rPr>
        <w:t>.</w:t>
      </w:r>
      <w:r w:rsidRPr="00AB77D5">
        <w:rPr>
          <w:rFonts w:ascii="Souvenir Lt BT" w:hAnsi="Souvenir Lt BT" w:cs="Traditional Arabic"/>
          <w:szCs w:val="32"/>
        </w:rPr>
        <w:t xml:space="preserve"> Beliau juga membantah Ibnu </w:t>
      </w:r>
      <w:proofErr w:type="spellStart"/>
      <w:r w:rsidRPr="00AB77D5">
        <w:rPr>
          <w:rFonts w:ascii="Souvenir Lt BT" w:hAnsi="Souvenir Lt BT" w:cs="Traditional Arabic"/>
          <w:szCs w:val="32"/>
        </w:rPr>
        <w:t>Jarir</w:t>
      </w:r>
      <w:proofErr w:type="spellEnd"/>
      <w:r w:rsidRPr="00AB77D5">
        <w:rPr>
          <w:rFonts w:ascii="Souvenir Lt BT" w:hAnsi="Souvenir Lt BT" w:cs="Traditional Arabic"/>
          <w:szCs w:val="32"/>
        </w:rPr>
        <w:t xml:space="preserve"> </w:t>
      </w:r>
      <w:proofErr w:type="spellStart"/>
      <w:r w:rsidR="009C6EE8" w:rsidRPr="00B724FA">
        <w:rPr>
          <w:rFonts w:ascii="Souvenir Lt BT" w:hAnsi="Souvenir Lt BT" w:cs="Traditional Arabic"/>
          <w:szCs w:val="32"/>
        </w:rPr>
        <w:t>a</w:t>
      </w:r>
      <w:r w:rsidRPr="00B724FA">
        <w:rPr>
          <w:rFonts w:ascii="Souvenir Lt BT" w:hAnsi="Souvenir Lt BT" w:cs="Traditional Arabic"/>
          <w:szCs w:val="32"/>
        </w:rPr>
        <w:t>t</w:t>
      </w:r>
      <w:r w:rsidR="00D34D55">
        <w:rPr>
          <w:rFonts w:ascii="Souvenir Lt BT" w:hAnsi="Souvenir Lt BT" w:cs="Traditional Arabic"/>
          <w:szCs w:val="32"/>
        </w:rPr>
        <w:t>h</w:t>
      </w:r>
      <w:r w:rsidRPr="00B724FA">
        <w:rPr>
          <w:rFonts w:ascii="Souvenir Lt BT" w:hAnsi="Souvenir Lt BT" w:cs="Traditional Arabic"/>
          <w:szCs w:val="32"/>
        </w:rPr>
        <w:t>-Th</w:t>
      </w:r>
      <w:r w:rsidR="009C6EE8" w:rsidRPr="00B724FA">
        <w:rPr>
          <w:rFonts w:ascii="Souvenir Lt BT" w:hAnsi="Souvenir Lt BT" w:cs="Traditional Arabic"/>
          <w:szCs w:val="32"/>
        </w:rPr>
        <w:t>a</w:t>
      </w:r>
      <w:r w:rsidRPr="00B724FA">
        <w:rPr>
          <w:rFonts w:ascii="Souvenir Lt BT" w:hAnsi="Souvenir Lt BT" w:cs="Traditional Arabic"/>
          <w:szCs w:val="32"/>
        </w:rPr>
        <w:t>bari</w:t>
      </w:r>
      <w:proofErr w:type="spellEnd"/>
      <w:r w:rsidRPr="00AB77D5">
        <w:rPr>
          <w:rFonts w:ascii="Souvenir Lt BT" w:hAnsi="Souvenir Lt BT" w:cs="Traditional Arabic"/>
          <w:szCs w:val="32"/>
        </w:rPr>
        <w:t xml:space="preserve"> dan </w:t>
      </w:r>
      <w:proofErr w:type="spellStart"/>
      <w:r w:rsidR="009C6EE8" w:rsidRPr="00B724FA">
        <w:rPr>
          <w:rFonts w:ascii="Souvenir Lt BT" w:hAnsi="Souvenir Lt BT" w:cs="Traditional Arabic"/>
          <w:szCs w:val="32"/>
        </w:rPr>
        <w:t>a</w:t>
      </w:r>
      <w:r w:rsidRPr="00B724FA">
        <w:rPr>
          <w:rFonts w:ascii="Souvenir Lt BT" w:hAnsi="Souvenir Lt BT" w:cs="Traditional Arabic"/>
          <w:szCs w:val="32"/>
        </w:rPr>
        <w:t>l</w:t>
      </w:r>
      <w:proofErr w:type="spellEnd"/>
      <w:r w:rsidRPr="00AB77D5">
        <w:rPr>
          <w:rFonts w:ascii="Souvenir Lt BT" w:hAnsi="Souvenir Lt BT" w:cs="Traditional Arabic"/>
          <w:szCs w:val="32"/>
        </w:rPr>
        <w:t xml:space="preserve">-Mawardi yang menyatakan </w:t>
      </w:r>
      <w:r w:rsidR="009C6EE8" w:rsidRPr="00B724FA">
        <w:rPr>
          <w:rFonts w:ascii="Souvenir Lt BT" w:hAnsi="Souvenir Lt BT" w:cs="Traditional Arabic"/>
          <w:szCs w:val="32"/>
        </w:rPr>
        <w:t>bahwa</w:t>
      </w:r>
      <w:r w:rsidR="00FC7230" w:rsidRPr="00B724FA">
        <w:rPr>
          <w:rFonts w:ascii="Souvenir Lt BT" w:hAnsi="Souvenir Lt BT" w:cs="Traditional Arabic"/>
          <w:szCs w:val="32"/>
        </w:rPr>
        <w:t xml:space="preserve"> menaiki </w:t>
      </w:r>
      <w:r w:rsidR="005522F3">
        <w:rPr>
          <w:rFonts w:ascii="Souvenir Lt BT" w:hAnsi="Souvenir Lt BT" w:cs="Traditional Arabic"/>
          <w:szCs w:val="32"/>
        </w:rPr>
        <w:t xml:space="preserve">Jabal </w:t>
      </w:r>
      <w:proofErr w:type="spellStart"/>
      <w:r w:rsidR="005522F3">
        <w:rPr>
          <w:rFonts w:ascii="Souvenir Lt BT" w:hAnsi="Souvenir Lt BT" w:cs="Traditional Arabic"/>
          <w:szCs w:val="32"/>
        </w:rPr>
        <w:t>ar</w:t>
      </w:r>
      <w:proofErr w:type="spellEnd"/>
      <w:r w:rsidR="005522F3">
        <w:rPr>
          <w:rFonts w:ascii="Souvenir Lt BT" w:hAnsi="Souvenir Lt BT" w:cs="Traditional Arabic"/>
          <w:szCs w:val="32"/>
        </w:rPr>
        <w:t>-Rahmah</w:t>
      </w:r>
      <w:r w:rsidR="00FC7230" w:rsidRPr="00B724FA">
        <w:rPr>
          <w:rFonts w:ascii="Souvenir Lt BT" w:hAnsi="Souvenir Lt BT" w:cs="Traditional Arabic"/>
          <w:szCs w:val="32"/>
        </w:rPr>
        <w:t xml:space="preserve"> adalah perbuatan yang</w:t>
      </w:r>
      <w:r w:rsidRPr="00B724FA">
        <w:rPr>
          <w:rFonts w:ascii="Souvenir Lt BT" w:hAnsi="Souvenir Lt BT" w:cs="Traditional Arabic"/>
          <w:szCs w:val="32"/>
        </w:rPr>
        <w:t xml:space="preserve"> </w:t>
      </w:r>
      <w:r w:rsidRPr="00AB77D5">
        <w:rPr>
          <w:rFonts w:ascii="Souvenir Lt BT" w:hAnsi="Souvenir Lt BT" w:cs="Traditional Arabic"/>
          <w:szCs w:val="32"/>
        </w:rPr>
        <w:t>disukai</w:t>
      </w:r>
      <w:r w:rsidRPr="00B724FA">
        <w:rPr>
          <w:rFonts w:ascii="Souvenir Lt BT" w:hAnsi="Souvenir Lt BT" w:cs="Traditional Arabic"/>
          <w:szCs w:val="32"/>
        </w:rPr>
        <w:t>.</w:t>
      </w:r>
      <w:r w:rsidRPr="00AB77D5">
        <w:rPr>
          <w:rFonts w:ascii="Souvenir Lt BT" w:hAnsi="Souvenir Lt BT" w:cs="Traditional Arabic"/>
          <w:szCs w:val="32"/>
        </w:rPr>
        <w:t xml:space="preserve"> An-Nawawi </w:t>
      </w:r>
      <w:r w:rsidR="00833DAA">
        <w:rPr>
          <w:rFonts w:ascii="Souvenir Lt BT" w:hAnsi="Souvenir Lt BT" w:cs="Traditional Arabic"/>
          <w:szCs w:val="32"/>
        </w:rPr>
        <w:t>berkata,</w:t>
      </w:r>
    </w:p>
    <w:p w14:paraId="1AEBE3DD" w14:textId="4EC1F6C9" w:rsidR="00664ED6" w:rsidRPr="00AB77D5" w:rsidRDefault="00664ED6" w:rsidP="009C63B5">
      <w:pPr>
        <w:pStyle w:val="NormalWeb"/>
        <w:shd w:val="clear" w:color="auto" w:fill="FFFFFF"/>
        <w:bidi/>
        <w:spacing w:before="0" w:beforeAutospacing="0" w:after="0" w:afterAutospacing="0" w:line="276" w:lineRule="auto"/>
        <w:jc w:val="both"/>
        <w:rPr>
          <w:rStyle w:val="special"/>
          <w:rFonts w:ascii="Souvenir Lt BT" w:hAnsi="Souvenir Lt BT" w:cs="Traditional Arabic"/>
          <w:szCs w:val="32"/>
        </w:rPr>
      </w:pPr>
      <w:r w:rsidRPr="00AB77D5">
        <w:rPr>
          <w:rStyle w:val="special"/>
          <w:rFonts w:ascii="Souvenir Lt BT" w:hAnsi="Souvenir Lt BT" w:cs="Traditional Arabic"/>
          <w:szCs w:val="32"/>
          <w:rtl/>
        </w:rPr>
        <w:t xml:space="preserve"> (وَأَمَّا) مَا اشْتَهَرَ عِنْدَ الْعَوَامّ مِن</w:t>
      </w:r>
      <w:r w:rsidR="00F701D7">
        <w:rPr>
          <w:rStyle w:val="special"/>
          <w:rFonts w:ascii="Souvenir Lt BT" w:hAnsi="Souvenir Lt BT" w:cs="Traditional Arabic" w:hint="cs"/>
          <w:szCs w:val="32"/>
          <w:rtl/>
        </w:rPr>
        <w:t>َ</w:t>
      </w:r>
      <w:r w:rsidRPr="00AB77D5">
        <w:rPr>
          <w:rStyle w:val="special"/>
          <w:rFonts w:ascii="Souvenir Lt BT" w:hAnsi="Souvenir Lt BT" w:cs="Traditional Arabic"/>
          <w:szCs w:val="32"/>
          <w:rtl/>
        </w:rPr>
        <w:t xml:space="preserve"> الِاعْتِنَاءِ بِالْوُقُوفِ عَلَى جَبَلِ الرَّحْمَةِ الَّذِي هُوَ بِوَسَطِ عَرَفَاتٍ كَمَا سَبَقَ بَيَانُهُ وَتَرْجِيحِهِمْ لَهُ عَلَى غَيْرِهِ مِنْ أَرْضِ عَرَفَاتٍ حَتَّى رُبَّمَا تُوُهِّمَ مِنْ جَهَلَتِهِمْ أَنَّهُ لَا يَصِحُّ الْوُقُوفُ إلَّا فِيهِ فَخَطَأٌ ظَاهِرٌ وَمُخَالِفٌ لِلسُّنَّةِ وَلَمْ يَذْكُرْ أَحَدٌ مِمَّنْ يُعْتَمَدُ فِي ص</w:t>
      </w:r>
      <w:r w:rsidR="00F701D7">
        <w:rPr>
          <w:rStyle w:val="special"/>
          <w:rFonts w:ascii="Souvenir Lt BT" w:hAnsi="Souvenir Lt BT" w:cs="Traditional Arabic" w:hint="cs"/>
          <w:szCs w:val="32"/>
          <w:rtl/>
        </w:rPr>
        <w:t>ُ</w:t>
      </w:r>
      <w:r w:rsidRPr="00AB77D5">
        <w:rPr>
          <w:rStyle w:val="special"/>
          <w:rFonts w:ascii="Souvenir Lt BT" w:hAnsi="Souvenir Lt BT" w:cs="Traditional Arabic"/>
          <w:szCs w:val="32"/>
          <w:rtl/>
        </w:rPr>
        <w:t>ع</w:t>
      </w:r>
      <w:r w:rsidR="00F701D7">
        <w:rPr>
          <w:rStyle w:val="special"/>
          <w:rFonts w:ascii="Souvenir Lt BT" w:hAnsi="Souvenir Lt BT" w:cs="Traditional Arabic" w:hint="cs"/>
          <w:szCs w:val="32"/>
          <w:rtl/>
        </w:rPr>
        <w:t>ُ</w:t>
      </w:r>
      <w:r w:rsidRPr="00AB77D5">
        <w:rPr>
          <w:rStyle w:val="special"/>
          <w:rFonts w:ascii="Souvenir Lt BT" w:hAnsi="Souvenir Lt BT" w:cs="Traditional Arabic"/>
          <w:szCs w:val="32"/>
          <w:rtl/>
        </w:rPr>
        <w:t>و</w:t>
      </w:r>
      <w:r w:rsidR="00F701D7">
        <w:rPr>
          <w:rStyle w:val="special"/>
          <w:rFonts w:ascii="Souvenir Lt BT" w:hAnsi="Souvenir Lt BT" w:cs="Traditional Arabic" w:hint="cs"/>
          <w:szCs w:val="32"/>
          <w:rtl/>
        </w:rPr>
        <w:t>ْ</w:t>
      </w:r>
      <w:r w:rsidRPr="00AB77D5">
        <w:rPr>
          <w:rStyle w:val="special"/>
          <w:rFonts w:ascii="Souvenir Lt BT" w:hAnsi="Souvenir Lt BT" w:cs="Traditional Arabic"/>
          <w:szCs w:val="32"/>
          <w:rtl/>
        </w:rPr>
        <w:t>د</w:t>
      </w:r>
      <w:r w:rsidR="00F701D7">
        <w:rPr>
          <w:rStyle w:val="special"/>
          <w:rFonts w:ascii="Souvenir Lt BT" w:hAnsi="Souvenir Lt BT" w:cs="Traditional Arabic" w:hint="cs"/>
          <w:szCs w:val="32"/>
          <w:rtl/>
        </w:rPr>
        <w:t>ِ</w:t>
      </w:r>
      <w:r w:rsidRPr="00AB77D5">
        <w:rPr>
          <w:rStyle w:val="special"/>
          <w:rFonts w:ascii="Souvenir Lt BT" w:hAnsi="Souvenir Lt BT" w:cs="Traditional Arabic"/>
          <w:szCs w:val="32"/>
          <w:rtl/>
        </w:rPr>
        <w:t xml:space="preserve"> ه</w:t>
      </w:r>
      <w:r w:rsidR="00F701D7">
        <w:rPr>
          <w:rStyle w:val="special"/>
          <w:rFonts w:ascii="Souvenir Lt BT" w:hAnsi="Souvenir Lt BT" w:cs="Traditional Arabic" w:hint="cs"/>
          <w:szCs w:val="32"/>
          <w:rtl/>
        </w:rPr>
        <w:t>َ</w:t>
      </w:r>
      <w:r w:rsidRPr="00AB77D5">
        <w:rPr>
          <w:rStyle w:val="special"/>
          <w:rFonts w:ascii="Souvenir Lt BT" w:hAnsi="Souvenir Lt BT" w:cs="Traditional Arabic"/>
          <w:szCs w:val="32"/>
          <w:rtl/>
        </w:rPr>
        <w:t>ذ</w:t>
      </w:r>
      <w:r w:rsidR="00F701D7">
        <w:rPr>
          <w:rStyle w:val="special"/>
          <w:rFonts w:ascii="Souvenir Lt BT" w:hAnsi="Souvenir Lt BT" w:cs="Traditional Arabic" w:hint="cs"/>
          <w:szCs w:val="32"/>
          <w:rtl/>
        </w:rPr>
        <w:t>َ</w:t>
      </w:r>
      <w:r w:rsidRPr="00AB77D5">
        <w:rPr>
          <w:rStyle w:val="special"/>
          <w:rFonts w:ascii="Souvenir Lt BT" w:hAnsi="Souvenir Lt BT" w:cs="Traditional Arabic"/>
          <w:szCs w:val="32"/>
          <w:rtl/>
        </w:rPr>
        <w:t>ا ال</w:t>
      </w:r>
      <w:r w:rsidR="00F701D7">
        <w:rPr>
          <w:rStyle w:val="special"/>
          <w:rFonts w:ascii="Souvenir Lt BT" w:hAnsi="Souvenir Lt BT" w:cs="Traditional Arabic" w:hint="cs"/>
          <w:szCs w:val="32"/>
          <w:rtl/>
        </w:rPr>
        <w:t>ْ</w:t>
      </w:r>
      <w:r w:rsidRPr="00AB77D5">
        <w:rPr>
          <w:rStyle w:val="special"/>
          <w:rFonts w:ascii="Souvenir Lt BT" w:hAnsi="Souvenir Lt BT" w:cs="Traditional Arabic"/>
          <w:szCs w:val="32"/>
          <w:rtl/>
        </w:rPr>
        <w:t>ج</w:t>
      </w:r>
      <w:r w:rsidR="00F701D7">
        <w:rPr>
          <w:rStyle w:val="special"/>
          <w:rFonts w:ascii="Souvenir Lt BT" w:hAnsi="Souvenir Lt BT" w:cs="Traditional Arabic" w:hint="cs"/>
          <w:szCs w:val="32"/>
          <w:rtl/>
        </w:rPr>
        <w:t>َ</w:t>
      </w:r>
      <w:r w:rsidRPr="00AB77D5">
        <w:rPr>
          <w:rStyle w:val="special"/>
          <w:rFonts w:ascii="Souvenir Lt BT" w:hAnsi="Souvenir Lt BT" w:cs="Traditional Arabic"/>
          <w:szCs w:val="32"/>
          <w:rtl/>
        </w:rPr>
        <w:t>ب</w:t>
      </w:r>
      <w:r w:rsidR="00F701D7">
        <w:rPr>
          <w:rStyle w:val="special"/>
          <w:rFonts w:ascii="Souvenir Lt BT" w:hAnsi="Souvenir Lt BT" w:cs="Traditional Arabic" w:hint="cs"/>
          <w:szCs w:val="32"/>
          <w:rtl/>
        </w:rPr>
        <w:t>َ</w:t>
      </w:r>
      <w:r w:rsidRPr="00AB77D5">
        <w:rPr>
          <w:rStyle w:val="special"/>
          <w:rFonts w:ascii="Souvenir Lt BT" w:hAnsi="Souvenir Lt BT" w:cs="Traditional Arabic"/>
          <w:szCs w:val="32"/>
          <w:rtl/>
        </w:rPr>
        <w:t>ل</w:t>
      </w:r>
      <w:r w:rsidR="005E3858">
        <w:rPr>
          <w:rStyle w:val="special"/>
          <w:rFonts w:ascii="Souvenir Lt BT" w:hAnsi="Souvenir Lt BT" w:cs="Traditional Arabic" w:hint="cs"/>
          <w:szCs w:val="32"/>
          <w:rtl/>
        </w:rPr>
        <w:t>ِ</w:t>
      </w:r>
      <w:r w:rsidRPr="00AB77D5">
        <w:rPr>
          <w:rStyle w:val="special"/>
          <w:rFonts w:ascii="Souvenir Lt BT" w:hAnsi="Souvenir Lt BT" w:cs="Traditional Arabic"/>
          <w:szCs w:val="32"/>
          <w:rtl/>
        </w:rPr>
        <w:t xml:space="preserve"> فَضِيلَةً يَخْتَصُّ بِهَا بَلْ لَهُ حُكْمُ سَائِرِ أَرْضِ عَرَفَاتٍ غَيْرِ مَوْقِفِ رَسُولُ اللَّهِ صَلَّى اللَّهُ عَلَيْهِ وَسَلَّمَ أَلَا أَبُو جَعْفَرٍ مُحَمَّدُ بْنُ جَرِيرٍ الطَّبَرِيُّ فَإِنَّهُ قَالَ يُسْتَحَبُّ الْوُقُوفُ عَلَيْهِ وَكَذَا قَالَ الْمَاوَرْدِيُّ فِي الْحَاوِي يُسْتَحَبُّ ق</w:t>
      </w:r>
      <w:r w:rsidR="005E3858">
        <w:rPr>
          <w:rStyle w:val="special"/>
          <w:rFonts w:ascii="Souvenir Lt BT" w:hAnsi="Souvenir Lt BT" w:cs="Traditional Arabic" w:hint="cs"/>
          <w:szCs w:val="32"/>
          <w:rtl/>
        </w:rPr>
        <w:t>َ</w:t>
      </w:r>
      <w:r w:rsidRPr="00AB77D5">
        <w:rPr>
          <w:rStyle w:val="special"/>
          <w:rFonts w:ascii="Souvenir Lt BT" w:hAnsi="Souvenir Lt BT" w:cs="Traditional Arabic"/>
          <w:szCs w:val="32"/>
          <w:rtl/>
        </w:rPr>
        <w:t>ص</w:t>
      </w:r>
      <w:r w:rsidR="005E3858">
        <w:rPr>
          <w:rStyle w:val="special"/>
          <w:rFonts w:ascii="Souvenir Lt BT" w:hAnsi="Souvenir Lt BT" w:cs="Traditional Arabic" w:hint="cs"/>
          <w:szCs w:val="32"/>
          <w:rtl/>
        </w:rPr>
        <w:t>ْ</w:t>
      </w:r>
      <w:r w:rsidRPr="00AB77D5">
        <w:rPr>
          <w:rStyle w:val="special"/>
          <w:rFonts w:ascii="Souvenir Lt BT" w:hAnsi="Souvenir Lt BT" w:cs="Traditional Arabic"/>
          <w:szCs w:val="32"/>
          <w:rtl/>
        </w:rPr>
        <w:t>د</w:t>
      </w:r>
      <w:r w:rsidR="005E3858">
        <w:rPr>
          <w:rStyle w:val="special"/>
          <w:rFonts w:ascii="Souvenir Lt BT" w:hAnsi="Souvenir Lt BT" w:cs="Traditional Arabic" w:hint="cs"/>
          <w:szCs w:val="32"/>
          <w:rtl/>
        </w:rPr>
        <w:t>ُ</w:t>
      </w:r>
      <w:r w:rsidRPr="00AB77D5">
        <w:rPr>
          <w:rStyle w:val="special"/>
          <w:rFonts w:ascii="Souvenir Lt BT" w:hAnsi="Souvenir Lt BT" w:cs="Traditional Arabic"/>
          <w:szCs w:val="32"/>
          <w:rtl/>
        </w:rPr>
        <w:t xml:space="preserve"> ه</w:t>
      </w:r>
      <w:r w:rsidR="005E3858">
        <w:rPr>
          <w:rStyle w:val="special"/>
          <w:rFonts w:ascii="Souvenir Lt BT" w:hAnsi="Souvenir Lt BT" w:cs="Traditional Arabic" w:hint="cs"/>
          <w:szCs w:val="32"/>
          <w:rtl/>
        </w:rPr>
        <w:t>َ</w:t>
      </w:r>
      <w:r w:rsidRPr="00AB77D5">
        <w:rPr>
          <w:rStyle w:val="special"/>
          <w:rFonts w:ascii="Souvenir Lt BT" w:hAnsi="Souvenir Lt BT" w:cs="Traditional Arabic"/>
          <w:szCs w:val="32"/>
          <w:rtl/>
        </w:rPr>
        <w:t>ذ</w:t>
      </w:r>
      <w:r w:rsidR="005E3858">
        <w:rPr>
          <w:rStyle w:val="special"/>
          <w:rFonts w:ascii="Souvenir Lt BT" w:hAnsi="Souvenir Lt BT" w:cs="Traditional Arabic" w:hint="cs"/>
          <w:szCs w:val="32"/>
          <w:rtl/>
        </w:rPr>
        <w:t>َ</w:t>
      </w:r>
      <w:r w:rsidRPr="00AB77D5">
        <w:rPr>
          <w:rStyle w:val="special"/>
          <w:rFonts w:ascii="Souvenir Lt BT" w:hAnsi="Souvenir Lt BT" w:cs="Traditional Arabic"/>
          <w:szCs w:val="32"/>
          <w:rtl/>
        </w:rPr>
        <w:t>ا ال</w:t>
      </w:r>
      <w:r w:rsidR="005E3858">
        <w:rPr>
          <w:rStyle w:val="special"/>
          <w:rFonts w:ascii="Souvenir Lt BT" w:hAnsi="Souvenir Lt BT" w:cs="Traditional Arabic" w:hint="cs"/>
          <w:szCs w:val="32"/>
          <w:rtl/>
        </w:rPr>
        <w:t>ْ</w:t>
      </w:r>
      <w:r w:rsidRPr="00AB77D5">
        <w:rPr>
          <w:rStyle w:val="special"/>
          <w:rFonts w:ascii="Souvenir Lt BT" w:hAnsi="Souvenir Lt BT" w:cs="Traditional Arabic"/>
          <w:szCs w:val="32"/>
          <w:rtl/>
        </w:rPr>
        <w:t>ج</w:t>
      </w:r>
      <w:r w:rsidR="005E3858">
        <w:rPr>
          <w:rStyle w:val="special"/>
          <w:rFonts w:ascii="Souvenir Lt BT" w:hAnsi="Souvenir Lt BT" w:cs="Traditional Arabic" w:hint="cs"/>
          <w:szCs w:val="32"/>
          <w:rtl/>
        </w:rPr>
        <w:t>َ</w:t>
      </w:r>
      <w:r w:rsidRPr="00AB77D5">
        <w:rPr>
          <w:rStyle w:val="special"/>
          <w:rFonts w:ascii="Souvenir Lt BT" w:hAnsi="Souvenir Lt BT" w:cs="Traditional Arabic"/>
          <w:szCs w:val="32"/>
          <w:rtl/>
        </w:rPr>
        <w:t>ب</w:t>
      </w:r>
      <w:r w:rsidR="005E3858">
        <w:rPr>
          <w:rStyle w:val="special"/>
          <w:rFonts w:ascii="Souvenir Lt BT" w:hAnsi="Souvenir Lt BT" w:cs="Traditional Arabic" w:hint="cs"/>
          <w:szCs w:val="32"/>
          <w:rtl/>
        </w:rPr>
        <w:t>َ</w:t>
      </w:r>
      <w:r w:rsidRPr="00AB77D5">
        <w:rPr>
          <w:rStyle w:val="special"/>
          <w:rFonts w:ascii="Souvenir Lt BT" w:hAnsi="Souvenir Lt BT" w:cs="Traditional Arabic"/>
          <w:szCs w:val="32"/>
          <w:rtl/>
        </w:rPr>
        <w:t>ل</w:t>
      </w:r>
      <w:r w:rsidR="005E3858">
        <w:rPr>
          <w:rStyle w:val="special"/>
          <w:rFonts w:ascii="Souvenir Lt BT" w:hAnsi="Souvenir Lt BT" w:cs="Traditional Arabic" w:hint="cs"/>
          <w:szCs w:val="32"/>
          <w:rtl/>
        </w:rPr>
        <w:t>ِ</w:t>
      </w:r>
      <w:r w:rsidRPr="00AB77D5">
        <w:rPr>
          <w:rStyle w:val="special"/>
          <w:rFonts w:ascii="Souvenir Lt BT" w:hAnsi="Souvenir Lt BT" w:cs="Traditional Arabic"/>
          <w:szCs w:val="32"/>
          <w:rtl/>
        </w:rPr>
        <w:t xml:space="preserve"> الَّذِي يُقَالُ لَهُ جَبَلُ الدُّعَاءِ قَالَ وَهُوَ مَوْقِفُ ا</w:t>
      </w:r>
      <w:r w:rsidR="00A233C5">
        <w:rPr>
          <w:rStyle w:val="special"/>
          <w:rFonts w:ascii="Souvenir Lt BT" w:hAnsi="Souvenir Lt BT" w:cs="Traditional Arabic"/>
          <w:szCs w:val="32"/>
          <w:rtl/>
        </w:rPr>
        <w:t>ل</w:t>
      </w:r>
      <w:r w:rsidR="00CC7C9F">
        <w:rPr>
          <w:rStyle w:val="special"/>
          <w:rFonts w:ascii="Souvenir Lt BT" w:hAnsi="Souvenir Lt BT" w:cs="Traditional Arabic" w:hint="cs"/>
          <w:szCs w:val="32"/>
          <w:rtl/>
        </w:rPr>
        <w:t>أَ</w:t>
      </w:r>
      <w:r w:rsidRPr="00AB77D5">
        <w:rPr>
          <w:rStyle w:val="special"/>
          <w:rFonts w:ascii="Souvenir Lt BT" w:hAnsi="Souvenir Lt BT" w:cs="Traditional Arabic"/>
          <w:szCs w:val="32"/>
          <w:rtl/>
        </w:rPr>
        <w:t xml:space="preserve">نْبِيَاءِ صَلَوَاتُ اللَّهِ وَسَلَامُهُ عَلَيْهِمْ وَذَكَرَ </w:t>
      </w:r>
      <w:proofErr w:type="spellStart"/>
      <w:r w:rsidRPr="00AB77D5">
        <w:rPr>
          <w:rStyle w:val="special"/>
          <w:rFonts w:ascii="Souvenir Lt BT" w:hAnsi="Souvenir Lt BT" w:cs="Traditional Arabic"/>
          <w:szCs w:val="32"/>
          <w:rtl/>
        </w:rPr>
        <w:t>الْبَنْدَنِيجِيُّ</w:t>
      </w:r>
      <w:proofErr w:type="spellEnd"/>
      <w:r w:rsidRPr="00AB77D5">
        <w:rPr>
          <w:rStyle w:val="special"/>
          <w:rFonts w:ascii="Souvenir Lt BT" w:hAnsi="Souvenir Lt BT" w:cs="Traditional Arabic"/>
          <w:szCs w:val="32"/>
          <w:rtl/>
        </w:rPr>
        <w:t xml:space="preserve"> نَحْوَهُ</w:t>
      </w:r>
    </w:p>
    <w:p w14:paraId="669155B9" w14:textId="2E05E831" w:rsidR="00664ED6" w:rsidRPr="00AB77D5" w:rsidRDefault="00664ED6" w:rsidP="009C63B5">
      <w:pPr>
        <w:pStyle w:val="NormalWeb"/>
        <w:shd w:val="clear" w:color="auto" w:fill="FFFFFF"/>
        <w:bidi/>
        <w:spacing w:before="0" w:beforeAutospacing="0" w:after="0" w:afterAutospacing="0" w:line="276" w:lineRule="auto"/>
        <w:jc w:val="both"/>
        <w:rPr>
          <w:rStyle w:val="special"/>
          <w:rFonts w:ascii="Souvenir Lt BT" w:hAnsi="Souvenir Lt BT" w:cs="Traditional Arabic"/>
          <w:szCs w:val="32"/>
        </w:rPr>
      </w:pPr>
      <w:r w:rsidRPr="00AB77D5">
        <w:rPr>
          <w:rStyle w:val="special"/>
          <w:rFonts w:ascii="Souvenir Lt BT" w:hAnsi="Souvenir Lt BT" w:cs="Traditional Arabic"/>
          <w:szCs w:val="32"/>
          <w:rtl/>
        </w:rPr>
        <w:lastRenderedPageBreak/>
        <w:t>وَهَذَا الَّذِي قَالُوهُ لَا أَصْلَ لَهُ وَلَمْ يَرِدْ فِيهِ حَدِيثٌ صَحِيحٌ وَلَا ضَعِيفٌ فَالصَّوَابُ الِاعْتِنَاءُ بِمَوْقِفِ رَسُولِ اللَّهِ صَلَّى اللَّهُ عَلَيْهِ وَسَلَّمَ وَهُوَ الَّذِي خَصَّهُ الْعُلَمَاءُ بِالذِّكْرِ وَحَثُّوا عَلَيْهِ وَفَضَّلُوهُ وَحَدِيثُهُ فِي صَحِيحِ مُسْلِمٍ وَغَيْرِهِ كَمَا سَبَقَ هَكَذَا نَصَّ عَلَيْهِ الشَّافِعِيُّ وَجَمِيعُ أَصْحَابِنَا وَغَيْرُهُمْ مِنْ الْعُلَمَاءِ</w:t>
      </w:r>
    </w:p>
    <w:p w14:paraId="70927C23" w14:textId="16C1900A" w:rsidR="00664ED6" w:rsidRPr="00CC7C9F" w:rsidRDefault="00A257FA" w:rsidP="009C63B5">
      <w:pPr>
        <w:pStyle w:val="NormalWeb"/>
        <w:shd w:val="clear" w:color="auto" w:fill="FFFFFF"/>
        <w:spacing w:before="0" w:beforeAutospacing="0" w:after="0" w:afterAutospacing="0" w:line="276" w:lineRule="auto"/>
        <w:jc w:val="both"/>
        <w:rPr>
          <w:rFonts w:ascii="Souvenir Lt BT" w:hAnsi="Souvenir Lt BT" w:cs="Traditional Arabic"/>
          <w:i/>
          <w:iCs/>
          <w:szCs w:val="32"/>
        </w:rPr>
      </w:pPr>
      <w:r w:rsidRPr="00CC7C9F">
        <w:rPr>
          <w:rFonts w:ascii="Souvenir Lt BT" w:hAnsi="Souvenir Lt BT" w:cs="Traditional Arabic"/>
          <w:i/>
          <w:iCs/>
          <w:szCs w:val="32"/>
        </w:rPr>
        <w:t>“</w:t>
      </w:r>
      <w:r w:rsidR="00664ED6" w:rsidRPr="00CC7C9F">
        <w:rPr>
          <w:rFonts w:ascii="Souvenir Lt BT" w:hAnsi="Souvenir Lt BT" w:cs="Traditional Arabic"/>
          <w:i/>
          <w:iCs/>
          <w:szCs w:val="32"/>
        </w:rPr>
        <w:t xml:space="preserve">Adapun yang terkenal pada orang-orang awam berupa perhatian mereka untuk </w:t>
      </w:r>
      <w:r w:rsidR="002E345F" w:rsidRPr="00CC7C9F">
        <w:rPr>
          <w:rFonts w:ascii="Souvenir Lt BT" w:hAnsi="Souvenir Lt BT" w:cs="Traditional Arabic"/>
          <w:i/>
          <w:iCs/>
          <w:szCs w:val="32"/>
        </w:rPr>
        <w:t>wukuf</w:t>
      </w:r>
      <w:r w:rsidR="00664ED6" w:rsidRPr="00CC7C9F">
        <w:rPr>
          <w:rFonts w:ascii="Souvenir Lt BT" w:hAnsi="Souvenir Lt BT" w:cs="Traditional Arabic"/>
          <w:i/>
          <w:iCs/>
          <w:szCs w:val="32"/>
        </w:rPr>
        <w:t xml:space="preserve"> di atas </w:t>
      </w:r>
      <w:r w:rsidR="005522F3">
        <w:rPr>
          <w:rFonts w:ascii="Souvenir Lt BT" w:hAnsi="Souvenir Lt BT" w:cs="Traditional Arabic"/>
          <w:i/>
          <w:iCs/>
          <w:szCs w:val="32"/>
        </w:rPr>
        <w:t xml:space="preserve">Jabal </w:t>
      </w:r>
      <w:proofErr w:type="spellStart"/>
      <w:r w:rsidR="005522F3">
        <w:rPr>
          <w:rFonts w:ascii="Souvenir Lt BT" w:hAnsi="Souvenir Lt BT" w:cs="Traditional Arabic"/>
          <w:i/>
          <w:iCs/>
          <w:szCs w:val="32"/>
        </w:rPr>
        <w:t>ar</w:t>
      </w:r>
      <w:proofErr w:type="spellEnd"/>
      <w:r w:rsidR="005522F3">
        <w:rPr>
          <w:rFonts w:ascii="Souvenir Lt BT" w:hAnsi="Souvenir Lt BT" w:cs="Traditional Arabic"/>
          <w:i/>
          <w:iCs/>
          <w:szCs w:val="32"/>
        </w:rPr>
        <w:t>-Rahmah</w:t>
      </w:r>
      <w:r w:rsidR="00664ED6" w:rsidRPr="00CC7C9F">
        <w:rPr>
          <w:rFonts w:ascii="Souvenir Lt BT" w:hAnsi="Souvenir Lt BT" w:cs="Traditional Arabic"/>
          <w:i/>
          <w:iCs/>
          <w:szCs w:val="32"/>
        </w:rPr>
        <w:t xml:space="preserve"> yang berada di tengah padang </w:t>
      </w:r>
      <w:r w:rsidR="009F0D83" w:rsidRPr="00CC7C9F">
        <w:rPr>
          <w:rFonts w:ascii="Souvenir Lt BT" w:hAnsi="Souvenir Lt BT" w:cs="Traditional Arabic"/>
          <w:i/>
          <w:iCs/>
          <w:szCs w:val="32"/>
        </w:rPr>
        <w:t>Arafah</w:t>
      </w:r>
      <w:r w:rsidR="00664ED6" w:rsidRPr="00CC7C9F">
        <w:rPr>
          <w:rFonts w:ascii="Souvenir Lt BT" w:hAnsi="Souvenir Lt BT" w:cs="Traditional Arabic"/>
          <w:i/>
          <w:iCs/>
          <w:szCs w:val="32"/>
        </w:rPr>
        <w:t>…dan mereka mengafd</w:t>
      </w:r>
      <w:r w:rsidR="00DA31B7">
        <w:rPr>
          <w:rFonts w:ascii="Souvenir Lt BT" w:hAnsi="Souvenir Lt BT" w:cs="Traditional Arabic"/>
          <w:i/>
          <w:iCs/>
          <w:szCs w:val="32"/>
        </w:rPr>
        <w:t>a</w:t>
      </w:r>
      <w:r w:rsidR="00664ED6" w:rsidRPr="00CC7C9F">
        <w:rPr>
          <w:rFonts w:ascii="Souvenir Lt BT" w:hAnsi="Souvenir Lt BT" w:cs="Traditional Arabic"/>
          <w:i/>
          <w:iCs/>
          <w:szCs w:val="32"/>
        </w:rPr>
        <w:t xml:space="preserve">lkan </w:t>
      </w:r>
      <w:r w:rsidR="005522F3">
        <w:rPr>
          <w:rFonts w:ascii="Souvenir Lt BT" w:hAnsi="Souvenir Lt BT" w:cs="Traditional Arabic"/>
          <w:i/>
          <w:iCs/>
          <w:szCs w:val="32"/>
        </w:rPr>
        <w:t xml:space="preserve">Jabal </w:t>
      </w:r>
      <w:proofErr w:type="spellStart"/>
      <w:r w:rsidR="005522F3">
        <w:rPr>
          <w:rFonts w:ascii="Souvenir Lt BT" w:hAnsi="Souvenir Lt BT" w:cs="Traditional Arabic"/>
          <w:i/>
          <w:iCs/>
          <w:szCs w:val="32"/>
        </w:rPr>
        <w:t>ar</w:t>
      </w:r>
      <w:proofErr w:type="spellEnd"/>
      <w:r w:rsidR="005522F3">
        <w:rPr>
          <w:rFonts w:ascii="Souvenir Lt BT" w:hAnsi="Souvenir Lt BT" w:cs="Traditional Arabic"/>
          <w:i/>
          <w:iCs/>
          <w:szCs w:val="32"/>
        </w:rPr>
        <w:t>-Rahmah</w:t>
      </w:r>
      <w:r w:rsidR="00664ED6" w:rsidRPr="00CC7C9F">
        <w:rPr>
          <w:rFonts w:ascii="Souvenir Lt BT" w:hAnsi="Souvenir Lt BT" w:cs="Traditional Arabic"/>
          <w:i/>
          <w:iCs/>
          <w:szCs w:val="32"/>
        </w:rPr>
        <w:t xml:space="preserve"> daripada lokasi yang lain di padang </w:t>
      </w:r>
      <w:r w:rsidR="009107EE" w:rsidRPr="00CC7C9F">
        <w:rPr>
          <w:rFonts w:ascii="Souvenir Lt BT" w:hAnsi="Souvenir Lt BT" w:cs="Traditional Arabic"/>
          <w:i/>
          <w:iCs/>
          <w:szCs w:val="32"/>
        </w:rPr>
        <w:t>Arafah</w:t>
      </w:r>
      <w:r w:rsidR="00664ED6" w:rsidRPr="00CC7C9F">
        <w:rPr>
          <w:rFonts w:ascii="Souvenir Lt BT" w:hAnsi="Souvenir Lt BT" w:cs="Traditional Arabic"/>
          <w:i/>
          <w:iCs/>
          <w:szCs w:val="32"/>
        </w:rPr>
        <w:t xml:space="preserve">, bahkan sampai sebagian mereka karena kebodohannya menyangka bahwa tidak sah </w:t>
      </w:r>
      <w:r w:rsidR="00DA31B7">
        <w:rPr>
          <w:rFonts w:ascii="Souvenir Lt BT" w:hAnsi="Souvenir Lt BT" w:cs="Traditional Arabic"/>
          <w:i/>
          <w:iCs/>
          <w:szCs w:val="32"/>
        </w:rPr>
        <w:t>wukuf</w:t>
      </w:r>
      <w:r w:rsidR="00664ED6" w:rsidRPr="00CC7C9F">
        <w:rPr>
          <w:rFonts w:ascii="Souvenir Lt BT" w:hAnsi="Souvenir Lt BT" w:cs="Traditional Arabic"/>
          <w:i/>
          <w:iCs/>
          <w:szCs w:val="32"/>
        </w:rPr>
        <w:t xml:space="preserve"> kecuali di </w:t>
      </w:r>
      <w:r w:rsidR="005522F3">
        <w:rPr>
          <w:rFonts w:ascii="Souvenir Lt BT" w:hAnsi="Souvenir Lt BT" w:cs="Traditional Arabic"/>
          <w:i/>
          <w:iCs/>
          <w:szCs w:val="32"/>
        </w:rPr>
        <w:t xml:space="preserve">Jabal </w:t>
      </w:r>
      <w:proofErr w:type="spellStart"/>
      <w:r w:rsidR="005522F3">
        <w:rPr>
          <w:rFonts w:ascii="Souvenir Lt BT" w:hAnsi="Souvenir Lt BT" w:cs="Traditional Arabic"/>
          <w:i/>
          <w:iCs/>
          <w:szCs w:val="32"/>
        </w:rPr>
        <w:t>ar</w:t>
      </w:r>
      <w:proofErr w:type="spellEnd"/>
      <w:r w:rsidR="005522F3">
        <w:rPr>
          <w:rFonts w:ascii="Souvenir Lt BT" w:hAnsi="Souvenir Lt BT" w:cs="Traditional Arabic"/>
          <w:i/>
          <w:iCs/>
          <w:szCs w:val="32"/>
        </w:rPr>
        <w:t>-Rahmah</w:t>
      </w:r>
      <w:r w:rsidR="00664ED6" w:rsidRPr="00CC7C9F">
        <w:rPr>
          <w:rFonts w:ascii="Souvenir Lt BT" w:hAnsi="Souvenir Lt BT" w:cs="Traditional Arabic"/>
          <w:i/>
          <w:iCs/>
          <w:szCs w:val="32"/>
        </w:rPr>
        <w:t xml:space="preserve">, maka ini merupakan kesalahan yang jelas dan menyelisihi </w:t>
      </w:r>
      <w:r w:rsidR="005C1A37">
        <w:rPr>
          <w:rFonts w:ascii="Souvenir Lt BT" w:hAnsi="Souvenir Lt BT" w:cs="Traditional Arabic"/>
          <w:i/>
          <w:iCs/>
          <w:szCs w:val="32"/>
        </w:rPr>
        <w:t>sunah</w:t>
      </w:r>
      <w:r w:rsidR="00664ED6" w:rsidRPr="00CC7C9F">
        <w:rPr>
          <w:rFonts w:ascii="Souvenir Lt BT" w:hAnsi="Souvenir Lt BT" w:cs="Traditional Arabic"/>
          <w:i/>
          <w:iCs/>
          <w:szCs w:val="32"/>
        </w:rPr>
        <w:t>. Tidak seorang ulama</w:t>
      </w:r>
      <w:r w:rsidR="00DA31B7">
        <w:rPr>
          <w:rFonts w:ascii="Souvenir Lt BT" w:hAnsi="Souvenir Lt BT" w:cs="Traditional Arabic"/>
          <w:i/>
          <w:iCs/>
          <w:szCs w:val="32"/>
        </w:rPr>
        <w:t xml:space="preserve"> </w:t>
      </w:r>
      <w:r w:rsidR="00664ED6" w:rsidRPr="00CC7C9F">
        <w:rPr>
          <w:rFonts w:ascii="Souvenir Lt BT" w:hAnsi="Souvenir Lt BT" w:cs="Traditional Arabic"/>
          <w:i/>
          <w:iCs/>
          <w:szCs w:val="32"/>
        </w:rPr>
        <w:t xml:space="preserve">pun yang dijadikan patokan menyebutkan ada keutamaan khusus naik di atas </w:t>
      </w:r>
      <w:r w:rsidR="005522F3">
        <w:rPr>
          <w:rFonts w:ascii="Souvenir Lt BT" w:hAnsi="Souvenir Lt BT" w:cs="Traditional Arabic"/>
          <w:i/>
          <w:iCs/>
          <w:szCs w:val="32"/>
        </w:rPr>
        <w:t xml:space="preserve">Jabal </w:t>
      </w:r>
      <w:proofErr w:type="spellStart"/>
      <w:r w:rsidR="005522F3">
        <w:rPr>
          <w:rFonts w:ascii="Souvenir Lt BT" w:hAnsi="Souvenir Lt BT" w:cs="Traditional Arabic"/>
          <w:i/>
          <w:iCs/>
          <w:szCs w:val="32"/>
        </w:rPr>
        <w:t>ar</w:t>
      </w:r>
      <w:proofErr w:type="spellEnd"/>
      <w:r w:rsidR="005522F3">
        <w:rPr>
          <w:rFonts w:ascii="Souvenir Lt BT" w:hAnsi="Souvenir Lt BT" w:cs="Traditional Arabic"/>
          <w:i/>
          <w:iCs/>
          <w:szCs w:val="32"/>
        </w:rPr>
        <w:t>-Rahmah</w:t>
      </w:r>
      <w:r w:rsidR="00664ED6" w:rsidRPr="00CC7C9F">
        <w:rPr>
          <w:rFonts w:ascii="Souvenir Lt BT" w:hAnsi="Souvenir Lt BT" w:cs="Traditional Arabic"/>
          <w:i/>
          <w:iCs/>
          <w:szCs w:val="32"/>
        </w:rPr>
        <w:t xml:space="preserve">. Hukum </w:t>
      </w:r>
      <w:r w:rsidR="005522F3">
        <w:rPr>
          <w:rFonts w:ascii="Souvenir Lt BT" w:hAnsi="Souvenir Lt BT" w:cs="Traditional Arabic"/>
          <w:i/>
          <w:iCs/>
          <w:szCs w:val="32"/>
        </w:rPr>
        <w:t xml:space="preserve">Jabal </w:t>
      </w:r>
      <w:proofErr w:type="spellStart"/>
      <w:r w:rsidR="005522F3">
        <w:rPr>
          <w:rFonts w:ascii="Souvenir Lt BT" w:hAnsi="Souvenir Lt BT" w:cs="Traditional Arabic"/>
          <w:i/>
          <w:iCs/>
          <w:szCs w:val="32"/>
        </w:rPr>
        <w:t>ar</w:t>
      </w:r>
      <w:proofErr w:type="spellEnd"/>
      <w:r w:rsidR="005522F3">
        <w:rPr>
          <w:rFonts w:ascii="Souvenir Lt BT" w:hAnsi="Souvenir Lt BT" w:cs="Traditional Arabic"/>
          <w:i/>
          <w:iCs/>
          <w:szCs w:val="32"/>
        </w:rPr>
        <w:t>-Rahmah</w:t>
      </w:r>
      <w:r w:rsidR="00664ED6" w:rsidRPr="00CC7C9F">
        <w:rPr>
          <w:rFonts w:ascii="Souvenir Lt BT" w:hAnsi="Souvenir Lt BT" w:cs="Traditional Arabic"/>
          <w:i/>
          <w:iCs/>
          <w:szCs w:val="32"/>
        </w:rPr>
        <w:t xml:space="preserve"> sama dengan lokasi-lokasi yang lain di padang </w:t>
      </w:r>
      <w:r w:rsidR="009F0D83" w:rsidRPr="00CC7C9F">
        <w:rPr>
          <w:rFonts w:ascii="Souvenir Lt BT" w:hAnsi="Souvenir Lt BT" w:cs="Traditional Arabic"/>
          <w:i/>
          <w:iCs/>
          <w:szCs w:val="32"/>
        </w:rPr>
        <w:t>Arafah</w:t>
      </w:r>
      <w:r w:rsidR="00664ED6" w:rsidRPr="00CC7C9F">
        <w:rPr>
          <w:rFonts w:ascii="Souvenir Lt BT" w:hAnsi="Souvenir Lt BT" w:cs="Traditional Arabic"/>
          <w:i/>
          <w:iCs/>
          <w:szCs w:val="32"/>
        </w:rPr>
        <w:t xml:space="preserve"> kecuali lokasi </w:t>
      </w:r>
      <w:r w:rsidR="002E345F" w:rsidRPr="00CC7C9F">
        <w:rPr>
          <w:rFonts w:ascii="Souvenir Lt BT" w:hAnsi="Souvenir Lt BT" w:cs="Traditional Arabic"/>
          <w:i/>
          <w:iCs/>
          <w:szCs w:val="32"/>
        </w:rPr>
        <w:t>wukuf</w:t>
      </w:r>
      <w:r w:rsidR="00664ED6" w:rsidRPr="00CC7C9F">
        <w:rPr>
          <w:rFonts w:ascii="Souvenir Lt BT" w:hAnsi="Souvenir Lt BT" w:cs="Traditional Arabic"/>
          <w:i/>
          <w:iCs/>
          <w:szCs w:val="32"/>
        </w:rPr>
        <w:t>nya Nabi.</w:t>
      </w:r>
    </w:p>
    <w:p w14:paraId="3EB13410" w14:textId="4FBC49F8" w:rsidR="00664ED6" w:rsidRPr="00CC7C9F" w:rsidRDefault="00664ED6" w:rsidP="009C63B5">
      <w:pPr>
        <w:pStyle w:val="NormalWeb"/>
        <w:shd w:val="clear" w:color="auto" w:fill="FFFFFF"/>
        <w:spacing w:before="0" w:beforeAutospacing="0" w:after="0" w:afterAutospacing="0" w:line="276" w:lineRule="auto"/>
        <w:jc w:val="both"/>
        <w:rPr>
          <w:rFonts w:ascii="Souvenir Lt BT" w:hAnsi="Souvenir Lt BT" w:cs="Traditional Arabic"/>
          <w:i/>
          <w:iCs/>
          <w:szCs w:val="32"/>
        </w:rPr>
      </w:pPr>
      <w:r w:rsidRPr="00CC7C9F">
        <w:rPr>
          <w:rFonts w:ascii="Souvenir Lt BT" w:hAnsi="Souvenir Lt BT" w:cs="Traditional Arabic"/>
          <w:i/>
          <w:iCs/>
          <w:szCs w:val="32"/>
        </w:rPr>
        <w:t xml:space="preserve">Yang menyatakan ada keutamaan khusus hanyalah Abu </w:t>
      </w:r>
      <w:proofErr w:type="spellStart"/>
      <w:r w:rsidRPr="00CC7C9F">
        <w:rPr>
          <w:rFonts w:ascii="Souvenir Lt BT" w:hAnsi="Souvenir Lt BT" w:cs="Traditional Arabic"/>
          <w:i/>
          <w:iCs/>
          <w:szCs w:val="32"/>
        </w:rPr>
        <w:t>Ja</w:t>
      </w:r>
      <w:r w:rsidR="00A257FA" w:rsidRPr="00CC7C9F">
        <w:rPr>
          <w:rFonts w:ascii="Souvenir Lt BT" w:hAnsi="Souvenir Lt BT" w:cs="Traditional Arabic"/>
          <w:i/>
          <w:iCs/>
          <w:szCs w:val="32"/>
        </w:rPr>
        <w:t>’</w:t>
      </w:r>
      <w:r w:rsidRPr="00CC7C9F">
        <w:rPr>
          <w:rFonts w:ascii="Souvenir Lt BT" w:hAnsi="Souvenir Lt BT" w:cs="Traditional Arabic"/>
          <w:i/>
          <w:iCs/>
          <w:szCs w:val="32"/>
        </w:rPr>
        <w:t>far</w:t>
      </w:r>
      <w:proofErr w:type="spellEnd"/>
      <w:r w:rsidRPr="00CC7C9F">
        <w:rPr>
          <w:rFonts w:ascii="Souvenir Lt BT" w:hAnsi="Souvenir Lt BT" w:cs="Traditional Arabic"/>
          <w:i/>
          <w:iCs/>
          <w:szCs w:val="32"/>
        </w:rPr>
        <w:t xml:space="preserve"> Muhammad bin </w:t>
      </w:r>
      <w:proofErr w:type="spellStart"/>
      <w:r w:rsidRPr="00CC7C9F">
        <w:rPr>
          <w:rFonts w:ascii="Souvenir Lt BT" w:hAnsi="Souvenir Lt BT" w:cs="Traditional Arabic"/>
          <w:i/>
          <w:iCs/>
          <w:szCs w:val="32"/>
        </w:rPr>
        <w:t>Jarir</w:t>
      </w:r>
      <w:proofErr w:type="spellEnd"/>
      <w:r w:rsidRPr="00CC7C9F">
        <w:rPr>
          <w:rFonts w:ascii="Souvenir Lt BT" w:hAnsi="Souvenir Lt BT" w:cs="Traditional Arabic"/>
          <w:i/>
          <w:iCs/>
          <w:szCs w:val="32"/>
        </w:rPr>
        <w:t xml:space="preserve"> </w:t>
      </w:r>
      <w:proofErr w:type="spellStart"/>
      <w:r w:rsidR="00A95622">
        <w:rPr>
          <w:rFonts w:ascii="Souvenir Lt BT" w:hAnsi="Souvenir Lt BT" w:cs="Traditional Arabic"/>
          <w:i/>
          <w:iCs/>
          <w:szCs w:val="32"/>
        </w:rPr>
        <w:t>a</w:t>
      </w:r>
      <w:r w:rsidRPr="00CC7C9F">
        <w:rPr>
          <w:rFonts w:ascii="Souvenir Lt BT" w:hAnsi="Souvenir Lt BT" w:cs="Traditional Arabic"/>
          <w:i/>
          <w:iCs/>
          <w:szCs w:val="32"/>
        </w:rPr>
        <w:t>t</w:t>
      </w:r>
      <w:r w:rsidR="00A95622">
        <w:rPr>
          <w:rFonts w:ascii="Souvenir Lt BT" w:hAnsi="Souvenir Lt BT" w:cs="Traditional Arabic"/>
          <w:i/>
          <w:iCs/>
          <w:szCs w:val="32"/>
        </w:rPr>
        <w:t>h</w:t>
      </w:r>
      <w:r w:rsidRPr="00CC7C9F">
        <w:rPr>
          <w:rFonts w:ascii="Souvenir Lt BT" w:hAnsi="Souvenir Lt BT" w:cs="Traditional Arabic"/>
          <w:i/>
          <w:iCs/>
          <w:szCs w:val="32"/>
        </w:rPr>
        <w:t>-Th</w:t>
      </w:r>
      <w:r w:rsidR="00A95622">
        <w:rPr>
          <w:rFonts w:ascii="Souvenir Lt BT" w:hAnsi="Souvenir Lt BT" w:cs="Traditional Arabic"/>
          <w:i/>
          <w:iCs/>
          <w:szCs w:val="32"/>
        </w:rPr>
        <w:t>a</w:t>
      </w:r>
      <w:r w:rsidRPr="00CC7C9F">
        <w:rPr>
          <w:rFonts w:ascii="Souvenir Lt BT" w:hAnsi="Souvenir Lt BT" w:cs="Traditional Arabic"/>
          <w:i/>
          <w:iCs/>
          <w:szCs w:val="32"/>
        </w:rPr>
        <w:t>bari</w:t>
      </w:r>
      <w:proofErr w:type="spellEnd"/>
      <w:r w:rsidRPr="00CC7C9F">
        <w:rPr>
          <w:rFonts w:ascii="Souvenir Lt BT" w:hAnsi="Souvenir Lt BT" w:cs="Traditional Arabic"/>
          <w:i/>
          <w:iCs/>
          <w:szCs w:val="32"/>
        </w:rPr>
        <w:t xml:space="preserve">, ia menyatakan disukai untuk </w:t>
      </w:r>
      <w:r w:rsidR="002E345F" w:rsidRPr="00CC7C9F">
        <w:rPr>
          <w:rFonts w:ascii="Souvenir Lt BT" w:hAnsi="Souvenir Lt BT" w:cs="Traditional Arabic"/>
          <w:i/>
          <w:iCs/>
          <w:szCs w:val="32"/>
        </w:rPr>
        <w:t>wukuf</w:t>
      </w:r>
      <w:r w:rsidRPr="00CC7C9F">
        <w:rPr>
          <w:rFonts w:ascii="Souvenir Lt BT" w:hAnsi="Souvenir Lt BT" w:cs="Traditional Arabic"/>
          <w:i/>
          <w:iCs/>
          <w:szCs w:val="32"/>
        </w:rPr>
        <w:t xml:space="preserve"> di </w:t>
      </w:r>
      <w:r w:rsidR="005522F3">
        <w:rPr>
          <w:rFonts w:ascii="Souvenir Lt BT" w:hAnsi="Souvenir Lt BT" w:cs="Traditional Arabic"/>
          <w:i/>
          <w:iCs/>
          <w:szCs w:val="32"/>
        </w:rPr>
        <w:t xml:space="preserve">Jabal </w:t>
      </w:r>
      <w:proofErr w:type="spellStart"/>
      <w:r w:rsidR="005522F3">
        <w:rPr>
          <w:rFonts w:ascii="Souvenir Lt BT" w:hAnsi="Souvenir Lt BT" w:cs="Traditional Arabic"/>
          <w:i/>
          <w:iCs/>
          <w:szCs w:val="32"/>
        </w:rPr>
        <w:t>ar</w:t>
      </w:r>
      <w:proofErr w:type="spellEnd"/>
      <w:r w:rsidR="005522F3">
        <w:rPr>
          <w:rFonts w:ascii="Souvenir Lt BT" w:hAnsi="Souvenir Lt BT" w:cs="Traditional Arabic"/>
          <w:i/>
          <w:iCs/>
          <w:szCs w:val="32"/>
        </w:rPr>
        <w:t>-Rahmah</w:t>
      </w:r>
      <w:r w:rsidRPr="00CC7C9F">
        <w:rPr>
          <w:rFonts w:ascii="Souvenir Lt BT" w:hAnsi="Souvenir Lt BT" w:cs="Traditional Arabic"/>
          <w:i/>
          <w:iCs/>
          <w:szCs w:val="32"/>
        </w:rPr>
        <w:t xml:space="preserve">. Demikian juga </w:t>
      </w:r>
      <w:proofErr w:type="spellStart"/>
      <w:r w:rsidR="00A95622">
        <w:rPr>
          <w:rFonts w:ascii="Souvenir Lt BT" w:hAnsi="Souvenir Lt BT" w:cs="Traditional Arabic"/>
          <w:i/>
          <w:iCs/>
          <w:szCs w:val="32"/>
        </w:rPr>
        <w:t>a</w:t>
      </w:r>
      <w:r w:rsidRPr="00CC7C9F">
        <w:rPr>
          <w:rFonts w:ascii="Souvenir Lt BT" w:hAnsi="Souvenir Lt BT" w:cs="Traditional Arabic"/>
          <w:i/>
          <w:iCs/>
          <w:szCs w:val="32"/>
        </w:rPr>
        <w:t>l</w:t>
      </w:r>
      <w:proofErr w:type="spellEnd"/>
      <w:r w:rsidRPr="00CC7C9F">
        <w:rPr>
          <w:rFonts w:ascii="Souvenir Lt BT" w:hAnsi="Souvenir Lt BT" w:cs="Traditional Arabic"/>
          <w:i/>
          <w:iCs/>
          <w:szCs w:val="32"/>
        </w:rPr>
        <w:t xml:space="preserve">-Mawardi dalam kitab </w:t>
      </w:r>
      <w:proofErr w:type="spellStart"/>
      <w:r w:rsidR="00A95622">
        <w:rPr>
          <w:rFonts w:ascii="Souvenir Lt BT" w:hAnsi="Souvenir Lt BT" w:cs="Traditional Arabic"/>
          <w:i/>
          <w:iCs/>
          <w:szCs w:val="32"/>
        </w:rPr>
        <w:t>a</w:t>
      </w:r>
      <w:r w:rsidRPr="00CC7C9F">
        <w:rPr>
          <w:rFonts w:ascii="Souvenir Lt BT" w:hAnsi="Souvenir Lt BT" w:cs="Traditional Arabic"/>
          <w:i/>
          <w:iCs/>
          <w:szCs w:val="32"/>
        </w:rPr>
        <w:t>l-H</w:t>
      </w:r>
      <w:r w:rsidR="00A95622">
        <w:rPr>
          <w:rFonts w:ascii="Souvenir Lt BT" w:hAnsi="Souvenir Lt BT" w:cs="Traditional Arabic"/>
          <w:i/>
          <w:iCs/>
          <w:szCs w:val="32"/>
        </w:rPr>
        <w:t>â</w:t>
      </w:r>
      <w:r w:rsidRPr="00CC7C9F">
        <w:rPr>
          <w:rFonts w:ascii="Souvenir Lt BT" w:hAnsi="Souvenir Lt BT" w:cs="Traditional Arabic"/>
          <w:i/>
          <w:iCs/>
          <w:szCs w:val="32"/>
        </w:rPr>
        <w:t>w</w:t>
      </w:r>
      <w:r w:rsidR="00A95622">
        <w:rPr>
          <w:rFonts w:ascii="Souvenir Lt BT" w:hAnsi="Souvenir Lt BT" w:cs="Traditional Arabic"/>
          <w:i/>
          <w:iCs/>
          <w:szCs w:val="32"/>
        </w:rPr>
        <w:t>î</w:t>
      </w:r>
      <w:proofErr w:type="spellEnd"/>
      <w:r w:rsidRPr="00CC7C9F">
        <w:rPr>
          <w:rFonts w:ascii="Souvenir Lt BT" w:hAnsi="Souvenir Lt BT" w:cs="Traditional Arabic"/>
          <w:i/>
          <w:iCs/>
          <w:szCs w:val="32"/>
        </w:rPr>
        <w:t xml:space="preserve"> menyatakan disukai untuk mencari jabal/gunung tersebut yang dikenal dengan gunung </w:t>
      </w:r>
      <w:r w:rsidR="00226EBA">
        <w:rPr>
          <w:rFonts w:ascii="Souvenir Lt BT" w:hAnsi="Souvenir Lt BT" w:cs="Traditional Arabic"/>
          <w:i/>
          <w:iCs/>
          <w:szCs w:val="32"/>
        </w:rPr>
        <w:t>doa</w:t>
      </w:r>
      <w:r w:rsidRPr="00CC7C9F">
        <w:rPr>
          <w:rFonts w:ascii="Souvenir Lt BT" w:hAnsi="Souvenir Lt BT" w:cs="Traditional Arabic"/>
          <w:i/>
          <w:iCs/>
          <w:szCs w:val="32"/>
        </w:rPr>
        <w:t xml:space="preserve">. Al-Mawardi juga berkata bahwa </w:t>
      </w:r>
      <w:r w:rsidR="005522F3">
        <w:rPr>
          <w:rFonts w:ascii="Souvenir Lt BT" w:hAnsi="Souvenir Lt BT" w:cs="Traditional Arabic"/>
          <w:i/>
          <w:iCs/>
          <w:szCs w:val="32"/>
        </w:rPr>
        <w:t xml:space="preserve">Jabal </w:t>
      </w:r>
      <w:proofErr w:type="spellStart"/>
      <w:r w:rsidR="005522F3">
        <w:rPr>
          <w:rFonts w:ascii="Souvenir Lt BT" w:hAnsi="Souvenir Lt BT" w:cs="Traditional Arabic"/>
          <w:i/>
          <w:iCs/>
          <w:szCs w:val="32"/>
        </w:rPr>
        <w:t>ar</w:t>
      </w:r>
      <w:proofErr w:type="spellEnd"/>
      <w:r w:rsidR="005522F3">
        <w:rPr>
          <w:rFonts w:ascii="Souvenir Lt BT" w:hAnsi="Souvenir Lt BT" w:cs="Traditional Arabic"/>
          <w:i/>
          <w:iCs/>
          <w:szCs w:val="32"/>
        </w:rPr>
        <w:t>-Rahmah</w:t>
      </w:r>
      <w:r w:rsidRPr="00CC7C9F">
        <w:rPr>
          <w:rFonts w:ascii="Souvenir Lt BT" w:hAnsi="Souvenir Lt BT" w:cs="Traditional Arabic"/>
          <w:i/>
          <w:iCs/>
          <w:szCs w:val="32"/>
        </w:rPr>
        <w:t xml:space="preserve"> adalah tempat </w:t>
      </w:r>
      <w:r w:rsidR="002E345F" w:rsidRPr="00CC7C9F">
        <w:rPr>
          <w:rFonts w:ascii="Souvenir Lt BT" w:hAnsi="Souvenir Lt BT" w:cs="Traditional Arabic"/>
          <w:i/>
          <w:iCs/>
          <w:szCs w:val="32"/>
        </w:rPr>
        <w:t>wukuf</w:t>
      </w:r>
      <w:r w:rsidRPr="00CC7C9F">
        <w:rPr>
          <w:rFonts w:ascii="Souvenir Lt BT" w:hAnsi="Souvenir Lt BT" w:cs="Traditional Arabic"/>
          <w:i/>
          <w:iCs/>
          <w:szCs w:val="32"/>
        </w:rPr>
        <w:t xml:space="preserve">nya para nabi </w:t>
      </w:r>
      <w:r w:rsidR="00226EBA">
        <w:rPr>
          <w:rFonts w:ascii="Souvenir Lt BT" w:hAnsi="Souvenir Lt BT" w:cs="Traditional Arabic"/>
          <w:i/>
          <w:iCs/>
          <w:szCs w:val="32"/>
        </w:rPr>
        <w:t>‘</w:t>
      </w:r>
      <w:proofErr w:type="spellStart"/>
      <w:r w:rsidR="00226EBA">
        <w:rPr>
          <w:rFonts w:ascii="Souvenir Lt BT" w:hAnsi="Souvenir Lt BT" w:cs="Traditional Arabic"/>
          <w:i/>
          <w:iCs/>
          <w:szCs w:val="32"/>
        </w:rPr>
        <w:t>alaihimussalâm</w:t>
      </w:r>
      <w:proofErr w:type="spellEnd"/>
      <w:r w:rsidRPr="00CC7C9F">
        <w:rPr>
          <w:rFonts w:ascii="Souvenir Lt BT" w:hAnsi="Souvenir Lt BT" w:cs="Traditional Arabic"/>
          <w:i/>
          <w:iCs/>
          <w:szCs w:val="32"/>
        </w:rPr>
        <w:t>. Al-</w:t>
      </w:r>
      <w:proofErr w:type="spellStart"/>
      <w:r w:rsidRPr="00CC7C9F">
        <w:rPr>
          <w:rFonts w:ascii="Souvenir Lt BT" w:hAnsi="Souvenir Lt BT" w:cs="Traditional Arabic"/>
          <w:i/>
          <w:iCs/>
          <w:szCs w:val="32"/>
        </w:rPr>
        <w:t>Bandanijiyu</w:t>
      </w:r>
      <w:proofErr w:type="spellEnd"/>
      <w:r w:rsidRPr="00CC7C9F">
        <w:rPr>
          <w:rFonts w:ascii="Souvenir Lt BT" w:hAnsi="Souvenir Lt BT" w:cs="Traditional Arabic"/>
          <w:i/>
          <w:iCs/>
          <w:szCs w:val="32"/>
        </w:rPr>
        <w:t xml:space="preserve"> juga mengebutkan yang semisal ini</w:t>
      </w:r>
      <w:r w:rsidR="00226EBA">
        <w:rPr>
          <w:rFonts w:ascii="Souvenir Lt BT" w:hAnsi="Souvenir Lt BT" w:cs="Traditional Arabic"/>
          <w:i/>
          <w:iCs/>
          <w:szCs w:val="32"/>
        </w:rPr>
        <w:t>.</w:t>
      </w:r>
    </w:p>
    <w:p w14:paraId="470F9BC9" w14:textId="77777777" w:rsidR="00803B18" w:rsidRDefault="00664ED6" w:rsidP="009C63B5">
      <w:pPr>
        <w:pStyle w:val="NormalWeb"/>
        <w:shd w:val="clear" w:color="auto" w:fill="FFFFFF"/>
        <w:spacing w:before="0" w:beforeAutospacing="0" w:after="0" w:afterAutospacing="0" w:line="276" w:lineRule="auto"/>
        <w:jc w:val="both"/>
        <w:rPr>
          <w:rFonts w:ascii="Souvenir Lt BT" w:hAnsi="Souvenir Lt BT" w:cs="Traditional Arabic"/>
          <w:i/>
          <w:iCs/>
          <w:szCs w:val="32"/>
        </w:rPr>
      </w:pPr>
      <w:r w:rsidRPr="00CC7C9F">
        <w:rPr>
          <w:rFonts w:ascii="Souvenir Lt BT" w:hAnsi="Souvenir Lt BT" w:cs="Traditional Arabic"/>
          <w:i/>
          <w:iCs/>
          <w:szCs w:val="32"/>
        </w:rPr>
        <w:t xml:space="preserve">Hal-hal yang disebutkan oleh ketiga ulama ini tidak ada asalnya, tidak ada </w:t>
      </w:r>
      <w:r w:rsidR="00226EBA" w:rsidRPr="00CC7C9F">
        <w:rPr>
          <w:rFonts w:ascii="Souvenir Lt BT" w:hAnsi="Souvenir Lt BT" w:cs="Traditional Arabic"/>
          <w:i/>
          <w:iCs/>
          <w:szCs w:val="32"/>
        </w:rPr>
        <w:t xml:space="preserve">hadis </w:t>
      </w:r>
      <w:r w:rsidRPr="00CC7C9F">
        <w:rPr>
          <w:rFonts w:ascii="Souvenir Lt BT" w:hAnsi="Souvenir Lt BT" w:cs="Traditional Arabic"/>
          <w:i/>
          <w:iCs/>
          <w:szCs w:val="32"/>
        </w:rPr>
        <w:t>tentang hal ini</w:t>
      </w:r>
      <w:r w:rsidR="00226EBA">
        <w:rPr>
          <w:rFonts w:ascii="Souvenir Lt BT" w:hAnsi="Souvenir Lt BT" w:cs="Traditional Arabic"/>
          <w:i/>
          <w:iCs/>
          <w:szCs w:val="32"/>
        </w:rPr>
        <w:t>,</w:t>
      </w:r>
      <w:r w:rsidRPr="00CC7C9F">
        <w:rPr>
          <w:rFonts w:ascii="Souvenir Lt BT" w:hAnsi="Souvenir Lt BT" w:cs="Traditional Arabic"/>
          <w:i/>
          <w:iCs/>
          <w:szCs w:val="32"/>
        </w:rPr>
        <w:t xml:space="preserve"> baik yang </w:t>
      </w:r>
      <w:r w:rsidR="00226EBA">
        <w:rPr>
          <w:rFonts w:ascii="Souvenir Lt BT" w:hAnsi="Souvenir Lt BT" w:cs="Traditional Arabic"/>
          <w:i/>
          <w:iCs/>
          <w:szCs w:val="32"/>
        </w:rPr>
        <w:t>sahih</w:t>
      </w:r>
      <w:r w:rsidRPr="00CC7C9F">
        <w:rPr>
          <w:rFonts w:ascii="Souvenir Lt BT" w:hAnsi="Souvenir Lt BT" w:cs="Traditional Arabic"/>
          <w:i/>
          <w:iCs/>
          <w:szCs w:val="32"/>
        </w:rPr>
        <w:t xml:space="preserve"> maupun yang </w:t>
      </w:r>
      <w:r w:rsidR="00226EBA">
        <w:rPr>
          <w:rFonts w:ascii="Souvenir Lt BT" w:hAnsi="Souvenir Lt BT" w:cs="Traditional Arabic"/>
          <w:i/>
          <w:iCs/>
          <w:szCs w:val="32"/>
        </w:rPr>
        <w:t>daif</w:t>
      </w:r>
      <w:r w:rsidRPr="00CC7C9F">
        <w:rPr>
          <w:rFonts w:ascii="Souvenir Lt BT" w:hAnsi="Souvenir Lt BT" w:cs="Traditional Arabic"/>
          <w:i/>
          <w:iCs/>
          <w:szCs w:val="32"/>
        </w:rPr>
        <w:t xml:space="preserve">. </w:t>
      </w:r>
    </w:p>
    <w:p w14:paraId="2F2732A3" w14:textId="05555404" w:rsidR="00664ED6" w:rsidRPr="00AB77D5" w:rsidRDefault="00664ED6" w:rsidP="009C63B5">
      <w:pPr>
        <w:pStyle w:val="NormalWeb"/>
        <w:shd w:val="clear" w:color="auto" w:fill="FFFFFF"/>
        <w:spacing w:before="0" w:beforeAutospacing="0" w:after="0" w:afterAutospacing="0" w:line="276" w:lineRule="auto"/>
        <w:jc w:val="both"/>
        <w:rPr>
          <w:rFonts w:ascii="Souvenir Lt BT" w:hAnsi="Souvenir Lt BT" w:cs="Traditional Arabic"/>
          <w:szCs w:val="32"/>
          <w:rtl/>
        </w:rPr>
      </w:pPr>
      <w:r w:rsidRPr="00CC7C9F">
        <w:rPr>
          <w:rFonts w:ascii="Souvenir Lt BT" w:hAnsi="Souvenir Lt BT" w:cs="Traditional Arabic"/>
          <w:i/>
          <w:iCs/>
          <w:szCs w:val="32"/>
        </w:rPr>
        <w:t xml:space="preserve">Yang benar adalah perhatian terhadap tempat </w:t>
      </w:r>
      <w:r w:rsidR="002E345F" w:rsidRPr="00CC7C9F">
        <w:rPr>
          <w:rFonts w:ascii="Souvenir Lt BT" w:hAnsi="Souvenir Lt BT" w:cs="Traditional Arabic"/>
          <w:i/>
          <w:iCs/>
          <w:szCs w:val="32"/>
        </w:rPr>
        <w:t>wukuf</w:t>
      </w:r>
      <w:r w:rsidRPr="00CC7C9F">
        <w:rPr>
          <w:rFonts w:ascii="Souvenir Lt BT" w:hAnsi="Souvenir Lt BT" w:cs="Traditional Arabic"/>
          <w:i/>
          <w:iCs/>
          <w:szCs w:val="32"/>
        </w:rPr>
        <w:t xml:space="preserve">nya Nabi, dan inilah yang disebutkan secara khusus oleh para ulama dan dimotivasi dan dinyatakan utama oleh mereka. Dan </w:t>
      </w:r>
      <w:r w:rsidR="000F2E01" w:rsidRPr="00CC7C9F">
        <w:rPr>
          <w:rFonts w:ascii="Souvenir Lt BT" w:hAnsi="Souvenir Lt BT" w:cs="Traditional Arabic"/>
          <w:i/>
          <w:iCs/>
          <w:szCs w:val="32"/>
        </w:rPr>
        <w:t xml:space="preserve">hadisnya </w:t>
      </w:r>
      <w:r w:rsidR="000F2E01">
        <w:rPr>
          <w:rFonts w:ascii="Souvenir Lt BT" w:hAnsi="Souvenir Lt BT" w:cs="Traditional Arabic"/>
          <w:i/>
          <w:iCs/>
          <w:szCs w:val="32"/>
        </w:rPr>
        <w:t>terdapat</w:t>
      </w:r>
      <w:r w:rsidRPr="00CC7C9F">
        <w:rPr>
          <w:rFonts w:ascii="Souvenir Lt BT" w:hAnsi="Souvenir Lt BT" w:cs="Traditional Arabic"/>
          <w:i/>
          <w:iCs/>
          <w:szCs w:val="32"/>
        </w:rPr>
        <w:t xml:space="preserve"> di </w:t>
      </w:r>
      <w:r w:rsidR="000F2E01">
        <w:rPr>
          <w:rFonts w:ascii="Souvenir Lt BT" w:hAnsi="Souvenir Lt BT" w:cs="Traditional Arabic"/>
          <w:i/>
          <w:iCs/>
          <w:szCs w:val="32"/>
        </w:rPr>
        <w:t xml:space="preserve">dalam </w:t>
      </w:r>
      <w:proofErr w:type="spellStart"/>
      <w:r w:rsidR="000F2E01">
        <w:rPr>
          <w:rFonts w:ascii="Souvenir Lt BT" w:hAnsi="Souvenir Lt BT" w:cs="Traditional Arabic"/>
          <w:i/>
          <w:iCs/>
          <w:szCs w:val="32"/>
        </w:rPr>
        <w:t>Shahîh</w:t>
      </w:r>
      <w:proofErr w:type="spellEnd"/>
      <w:r w:rsidR="000F2E01" w:rsidRPr="00CC7C9F">
        <w:rPr>
          <w:rFonts w:ascii="Souvenir Lt BT" w:hAnsi="Souvenir Lt BT" w:cs="Traditional Arabic"/>
          <w:i/>
          <w:iCs/>
          <w:szCs w:val="32"/>
        </w:rPr>
        <w:t xml:space="preserve"> </w:t>
      </w:r>
      <w:r w:rsidRPr="00CC7C9F">
        <w:rPr>
          <w:rFonts w:ascii="Souvenir Lt BT" w:hAnsi="Souvenir Lt BT" w:cs="Traditional Arabic"/>
          <w:i/>
          <w:iCs/>
          <w:szCs w:val="32"/>
        </w:rPr>
        <w:t>Muslim dan yang lainnya</w:t>
      </w:r>
      <w:r w:rsidR="000F2E01">
        <w:rPr>
          <w:rFonts w:ascii="Souvenir Lt BT" w:hAnsi="Souvenir Lt BT" w:cs="Traditional Arabic"/>
          <w:i/>
          <w:iCs/>
          <w:szCs w:val="32"/>
        </w:rPr>
        <w:t>—s</w:t>
      </w:r>
      <w:r w:rsidRPr="00CC7C9F">
        <w:rPr>
          <w:rFonts w:ascii="Souvenir Lt BT" w:hAnsi="Souvenir Lt BT" w:cs="Traditional Arabic"/>
          <w:i/>
          <w:iCs/>
          <w:szCs w:val="32"/>
        </w:rPr>
        <w:t xml:space="preserve">ebagaimana telah lalu. </w:t>
      </w:r>
      <w:r w:rsidR="000F2E01">
        <w:rPr>
          <w:rFonts w:ascii="Souvenir Lt BT" w:hAnsi="Souvenir Lt BT" w:cs="Traditional Arabic"/>
          <w:i/>
          <w:iCs/>
          <w:szCs w:val="32"/>
        </w:rPr>
        <w:t>I</w:t>
      </w:r>
      <w:r w:rsidRPr="00CC7C9F">
        <w:rPr>
          <w:rFonts w:ascii="Souvenir Lt BT" w:hAnsi="Souvenir Lt BT" w:cs="Traditional Arabic"/>
          <w:i/>
          <w:iCs/>
          <w:szCs w:val="32"/>
        </w:rPr>
        <w:t xml:space="preserve">nilah yang telah dinyatakan oleh </w:t>
      </w:r>
      <w:proofErr w:type="spellStart"/>
      <w:r w:rsidR="000F2E01">
        <w:rPr>
          <w:rFonts w:ascii="Souvenir Lt BT" w:hAnsi="Souvenir Lt BT" w:cs="Traditional Arabic"/>
          <w:i/>
          <w:iCs/>
          <w:szCs w:val="32"/>
        </w:rPr>
        <w:t>a</w:t>
      </w:r>
      <w:r w:rsidRPr="00CC7C9F">
        <w:rPr>
          <w:rFonts w:ascii="Souvenir Lt BT" w:hAnsi="Souvenir Lt BT" w:cs="Traditional Arabic"/>
          <w:i/>
          <w:iCs/>
          <w:szCs w:val="32"/>
        </w:rPr>
        <w:t>sy-Syafi</w:t>
      </w:r>
      <w:r w:rsidR="00A257FA" w:rsidRPr="00CC7C9F">
        <w:rPr>
          <w:rFonts w:ascii="Souvenir Lt BT" w:hAnsi="Souvenir Lt BT" w:cs="Traditional Arabic"/>
          <w:i/>
          <w:iCs/>
          <w:szCs w:val="32"/>
        </w:rPr>
        <w:t>’</w:t>
      </w:r>
      <w:r w:rsidRPr="00CC7C9F">
        <w:rPr>
          <w:rFonts w:ascii="Souvenir Lt BT" w:hAnsi="Souvenir Lt BT" w:cs="Traditional Arabic"/>
          <w:i/>
          <w:iCs/>
          <w:szCs w:val="32"/>
        </w:rPr>
        <w:t>i</w:t>
      </w:r>
      <w:proofErr w:type="spellEnd"/>
      <w:r w:rsidRPr="00CC7C9F">
        <w:rPr>
          <w:rFonts w:ascii="Souvenir Lt BT" w:hAnsi="Souvenir Lt BT" w:cs="Traditional Arabic"/>
          <w:i/>
          <w:iCs/>
          <w:szCs w:val="32"/>
        </w:rPr>
        <w:t xml:space="preserve"> dan seluruh para ulama </w:t>
      </w:r>
      <w:proofErr w:type="spellStart"/>
      <w:r w:rsidRPr="00CC7C9F">
        <w:rPr>
          <w:rFonts w:ascii="Souvenir Lt BT" w:hAnsi="Souvenir Lt BT" w:cs="Traditional Arabic"/>
          <w:i/>
          <w:iCs/>
          <w:szCs w:val="32"/>
        </w:rPr>
        <w:t>syafi</w:t>
      </w:r>
      <w:r w:rsidR="00A257FA" w:rsidRPr="00CC7C9F">
        <w:rPr>
          <w:rFonts w:ascii="Souvenir Lt BT" w:hAnsi="Souvenir Lt BT" w:cs="Traditional Arabic"/>
          <w:i/>
          <w:iCs/>
          <w:szCs w:val="32"/>
        </w:rPr>
        <w:t>’</w:t>
      </w:r>
      <w:r w:rsidRPr="00CC7C9F">
        <w:rPr>
          <w:rFonts w:ascii="Souvenir Lt BT" w:hAnsi="Souvenir Lt BT" w:cs="Traditional Arabic"/>
          <w:i/>
          <w:iCs/>
          <w:szCs w:val="32"/>
        </w:rPr>
        <w:t>iyah</w:t>
      </w:r>
      <w:proofErr w:type="spellEnd"/>
      <w:r w:rsidRPr="00CC7C9F">
        <w:rPr>
          <w:rFonts w:ascii="Souvenir Lt BT" w:hAnsi="Souvenir Lt BT" w:cs="Traditional Arabic"/>
          <w:i/>
          <w:iCs/>
          <w:szCs w:val="32"/>
        </w:rPr>
        <w:t xml:space="preserve"> dan ulama yang lainnya.</w:t>
      </w:r>
      <w:r w:rsidR="00CC7C9F">
        <w:rPr>
          <w:rFonts w:ascii="Souvenir Lt BT" w:hAnsi="Souvenir Lt BT" w:cs="Traditional Arabic"/>
          <w:i/>
          <w:iCs/>
          <w:szCs w:val="32"/>
        </w:rPr>
        <w:t>”</w:t>
      </w:r>
      <w:r w:rsidR="00F43AD4">
        <w:rPr>
          <w:rStyle w:val="ReferensiCatatanKaki"/>
          <w:rFonts w:ascii="Souvenir Lt BT" w:hAnsi="Souvenir Lt BT" w:cs="Traditional Arabic"/>
          <w:szCs w:val="32"/>
        </w:rPr>
        <w:footnoteReference w:id="8"/>
      </w:r>
    </w:p>
    <w:p w14:paraId="0DCE757A" w14:textId="02E180E2" w:rsidR="00664ED6" w:rsidRPr="00AB77D5" w:rsidRDefault="00664ED6" w:rsidP="00FC7230">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B724FA">
        <w:rPr>
          <w:rFonts w:ascii="Souvenir Lt BT" w:hAnsi="Souvenir Lt BT" w:cs="Traditional Arabic"/>
          <w:b/>
          <w:bCs/>
          <w:szCs w:val="32"/>
        </w:rPr>
        <w:t>Ketiga:</w:t>
      </w:r>
      <w:r w:rsidRPr="00AB77D5">
        <w:rPr>
          <w:rFonts w:ascii="Souvenir Lt BT" w:hAnsi="Souvenir Lt BT" w:cs="Traditional Arabic"/>
          <w:szCs w:val="32"/>
        </w:rPr>
        <w:t xml:space="preserve"> Ad-</w:t>
      </w:r>
      <w:proofErr w:type="spellStart"/>
      <w:r w:rsidRPr="00AB77D5">
        <w:rPr>
          <w:rFonts w:ascii="Souvenir Lt BT" w:hAnsi="Souvenir Lt BT" w:cs="Traditional Arabic"/>
          <w:szCs w:val="32"/>
        </w:rPr>
        <w:t>Dimyathi</w:t>
      </w:r>
      <w:proofErr w:type="spellEnd"/>
      <w:r w:rsidR="00F65261" w:rsidRPr="00B724FA">
        <w:rPr>
          <w:rFonts w:ascii="Souvenir Lt BT" w:hAnsi="Souvenir Lt BT" w:cs="Traditional Arabic"/>
          <w:szCs w:val="32"/>
        </w:rPr>
        <w:t>.</w:t>
      </w:r>
      <w:r w:rsidRPr="00B724FA">
        <w:rPr>
          <w:rFonts w:ascii="Souvenir Lt BT" w:hAnsi="Souvenir Lt BT" w:cs="Traditional Arabic"/>
          <w:szCs w:val="32"/>
        </w:rPr>
        <w:t xml:space="preserve"> </w:t>
      </w:r>
      <w:r w:rsidR="00F65261" w:rsidRPr="00B724FA">
        <w:rPr>
          <w:rFonts w:ascii="Souvenir Lt BT" w:hAnsi="Souvenir Lt BT" w:cs="Traditional Arabic"/>
          <w:szCs w:val="32"/>
        </w:rPr>
        <w:t>B</w:t>
      </w:r>
      <w:r w:rsidRPr="00B724FA">
        <w:rPr>
          <w:rFonts w:ascii="Souvenir Lt BT" w:hAnsi="Souvenir Lt BT" w:cs="Traditional Arabic"/>
          <w:szCs w:val="32"/>
        </w:rPr>
        <w:t>eliau</w:t>
      </w:r>
      <w:r w:rsidRPr="00AB77D5">
        <w:rPr>
          <w:rFonts w:ascii="Souvenir Lt BT" w:hAnsi="Souvenir Lt BT" w:cs="Traditional Arabic"/>
          <w:szCs w:val="32"/>
        </w:rPr>
        <w:t xml:space="preserve"> </w:t>
      </w:r>
      <w:r w:rsidR="00833DAA">
        <w:rPr>
          <w:rFonts w:ascii="Souvenir Lt BT" w:hAnsi="Souvenir Lt BT" w:cs="Traditional Arabic"/>
          <w:szCs w:val="32"/>
        </w:rPr>
        <w:t>berkata,</w:t>
      </w:r>
    </w:p>
    <w:p w14:paraId="447D9021" w14:textId="00E4280F" w:rsidR="00664ED6" w:rsidRPr="00AB77D5" w:rsidRDefault="00664ED6" w:rsidP="009C63B5">
      <w:pPr>
        <w:pStyle w:val="NormalWeb"/>
        <w:shd w:val="clear" w:color="auto" w:fill="FFFFFF"/>
        <w:bidi/>
        <w:spacing w:before="0" w:beforeAutospacing="0" w:after="0" w:afterAutospacing="0" w:line="276" w:lineRule="auto"/>
        <w:jc w:val="both"/>
        <w:rPr>
          <w:rStyle w:val="special"/>
          <w:rFonts w:ascii="Souvenir Lt BT" w:hAnsi="Souvenir Lt BT" w:cs="Traditional Arabic"/>
          <w:szCs w:val="32"/>
        </w:rPr>
      </w:pPr>
      <w:r w:rsidRPr="00AB77D5">
        <w:rPr>
          <w:rStyle w:val="special"/>
          <w:rFonts w:ascii="Souvenir Lt BT" w:hAnsi="Souvenir Lt BT" w:cs="Traditional Arabic"/>
          <w:szCs w:val="32"/>
          <w:rtl/>
        </w:rPr>
        <w:t>وَاعْلَمْ أَنَّ الصُّعُوْدَ عَلَى الْجَبَلِ لِلْوُقُوْفِ عَلَيْهِ كَمَا يَفْعَلُهُ الْعَو</w:t>
      </w:r>
      <w:r w:rsidR="009B74DB" w:rsidRPr="00B724FA">
        <w:rPr>
          <w:rStyle w:val="special"/>
          <w:rFonts w:ascii="Souvenir Lt BT" w:hAnsi="Souvenir Lt BT" w:cs="Traditional Arabic" w:hint="cs"/>
          <w:szCs w:val="32"/>
          <w:rtl/>
        </w:rPr>
        <w:t>َ</w:t>
      </w:r>
      <w:r w:rsidRPr="00AB77D5">
        <w:rPr>
          <w:rStyle w:val="special"/>
          <w:rFonts w:ascii="Souvenir Lt BT" w:hAnsi="Souvenir Lt BT" w:cs="Traditional Arabic"/>
          <w:szCs w:val="32"/>
          <w:rtl/>
        </w:rPr>
        <w:t>امُّ خَطَأٌ، مُخَالِفٌ لِلسُّنَّةِ</w:t>
      </w:r>
    </w:p>
    <w:p w14:paraId="200F0E6B" w14:textId="7AB09FB4" w:rsidR="00664ED6" w:rsidRPr="00AB77D5" w:rsidRDefault="00A257FA" w:rsidP="009C63B5">
      <w:pPr>
        <w:pStyle w:val="NormalWeb"/>
        <w:shd w:val="clear" w:color="auto" w:fill="FFFFFF"/>
        <w:spacing w:before="0" w:beforeAutospacing="0" w:after="0" w:afterAutospacing="0" w:line="276" w:lineRule="auto"/>
        <w:jc w:val="both"/>
        <w:rPr>
          <w:rFonts w:ascii="Souvenir Lt BT" w:hAnsi="Souvenir Lt BT" w:cs="Traditional Arabic"/>
          <w:szCs w:val="32"/>
        </w:rPr>
      </w:pPr>
      <w:r w:rsidRPr="00FF26DD">
        <w:rPr>
          <w:rFonts w:ascii="Souvenir Lt BT" w:hAnsi="Souvenir Lt BT" w:cs="Traditional Arabic"/>
          <w:i/>
          <w:iCs/>
          <w:szCs w:val="32"/>
        </w:rPr>
        <w:t>“</w:t>
      </w:r>
      <w:r w:rsidR="00664ED6" w:rsidRPr="00FF26DD">
        <w:rPr>
          <w:rFonts w:ascii="Souvenir Lt BT" w:hAnsi="Souvenir Lt BT" w:cs="Traditional Arabic"/>
          <w:i/>
          <w:iCs/>
          <w:szCs w:val="32"/>
        </w:rPr>
        <w:t xml:space="preserve">Ketahuilah bahwasanya naik ke atas </w:t>
      </w:r>
      <w:r w:rsidR="005522F3">
        <w:rPr>
          <w:rFonts w:ascii="Souvenir Lt BT" w:hAnsi="Souvenir Lt BT" w:cs="Traditional Arabic"/>
          <w:i/>
          <w:iCs/>
          <w:szCs w:val="32"/>
        </w:rPr>
        <w:t xml:space="preserve">Jabal </w:t>
      </w:r>
      <w:proofErr w:type="spellStart"/>
      <w:r w:rsidR="005522F3">
        <w:rPr>
          <w:rFonts w:ascii="Souvenir Lt BT" w:hAnsi="Souvenir Lt BT" w:cs="Traditional Arabic"/>
          <w:i/>
          <w:iCs/>
          <w:szCs w:val="32"/>
        </w:rPr>
        <w:t>ar</w:t>
      </w:r>
      <w:proofErr w:type="spellEnd"/>
      <w:r w:rsidR="005522F3">
        <w:rPr>
          <w:rFonts w:ascii="Souvenir Lt BT" w:hAnsi="Souvenir Lt BT" w:cs="Traditional Arabic"/>
          <w:i/>
          <w:iCs/>
          <w:szCs w:val="32"/>
        </w:rPr>
        <w:t>-Rahmah</w:t>
      </w:r>
      <w:r w:rsidR="00664ED6" w:rsidRPr="00FF26DD">
        <w:rPr>
          <w:rFonts w:ascii="Souvenir Lt BT" w:hAnsi="Souvenir Lt BT" w:cs="Traditional Arabic"/>
          <w:i/>
          <w:iCs/>
          <w:szCs w:val="32"/>
        </w:rPr>
        <w:t xml:space="preserve"> untuk </w:t>
      </w:r>
      <w:r w:rsidR="002E345F" w:rsidRPr="00FF26DD">
        <w:rPr>
          <w:rFonts w:ascii="Souvenir Lt BT" w:hAnsi="Souvenir Lt BT" w:cs="Traditional Arabic"/>
          <w:i/>
          <w:iCs/>
          <w:szCs w:val="32"/>
        </w:rPr>
        <w:t>wukuf</w:t>
      </w:r>
      <w:r w:rsidR="00664ED6" w:rsidRPr="00FF26DD">
        <w:rPr>
          <w:rFonts w:ascii="Souvenir Lt BT" w:hAnsi="Souvenir Lt BT" w:cs="Traditional Arabic"/>
          <w:i/>
          <w:iCs/>
          <w:szCs w:val="32"/>
        </w:rPr>
        <w:t xml:space="preserve"> di situ sebagaimana yang dilakukan oleh orang awam adalah</w:t>
      </w:r>
      <w:r w:rsidR="00FF26DD" w:rsidRPr="00FF26DD">
        <w:rPr>
          <w:rFonts w:ascii="Souvenir Lt BT" w:hAnsi="Souvenir Lt BT" w:cs="Traditional Arabic"/>
          <w:i/>
          <w:iCs/>
          <w:szCs w:val="32"/>
        </w:rPr>
        <w:t xml:space="preserve"> suatu</w:t>
      </w:r>
      <w:r w:rsidR="00664ED6" w:rsidRPr="00FF26DD">
        <w:rPr>
          <w:rFonts w:ascii="Souvenir Lt BT" w:hAnsi="Souvenir Lt BT" w:cs="Traditional Arabic"/>
          <w:i/>
          <w:iCs/>
          <w:szCs w:val="32"/>
        </w:rPr>
        <w:t xml:space="preserve"> kesalahan dan menyelisihi sunah</w:t>
      </w:r>
      <w:r w:rsidR="00FF26DD" w:rsidRPr="00FF26DD">
        <w:rPr>
          <w:rFonts w:ascii="Souvenir Lt BT" w:hAnsi="Souvenir Lt BT" w:cs="Traditional Arabic"/>
          <w:i/>
          <w:iCs/>
          <w:szCs w:val="32"/>
        </w:rPr>
        <w:t>.</w:t>
      </w:r>
      <w:r w:rsidRPr="00FF26DD">
        <w:rPr>
          <w:rFonts w:ascii="Souvenir Lt BT" w:hAnsi="Souvenir Lt BT" w:cs="Traditional Arabic"/>
          <w:i/>
          <w:iCs/>
          <w:szCs w:val="32"/>
        </w:rPr>
        <w:t>”</w:t>
      </w:r>
      <w:r w:rsidR="00FF26DD">
        <w:rPr>
          <w:rStyle w:val="ReferensiCatatanKaki"/>
          <w:rFonts w:ascii="Souvenir Lt BT" w:hAnsi="Souvenir Lt BT" w:cs="Traditional Arabic"/>
          <w:szCs w:val="32"/>
        </w:rPr>
        <w:footnoteReference w:id="9"/>
      </w:r>
    </w:p>
    <w:p w14:paraId="7CA8DCD5" w14:textId="102E8405" w:rsidR="00664ED6" w:rsidRPr="00AB77D5" w:rsidRDefault="00664ED6" w:rsidP="00F65261">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B724FA">
        <w:rPr>
          <w:rFonts w:ascii="Souvenir Lt BT" w:hAnsi="Souvenir Lt BT" w:cs="Traditional Arabic"/>
          <w:b/>
          <w:bCs/>
          <w:szCs w:val="32"/>
        </w:rPr>
        <w:t>Keempat:</w:t>
      </w:r>
      <w:r w:rsidRPr="00AB77D5">
        <w:rPr>
          <w:rFonts w:ascii="Souvenir Lt BT" w:hAnsi="Souvenir Lt BT" w:cs="Traditional Arabic"/>
          <w:szCs w:val="32"/>
        </w:rPr>
        <w:t xml:space="preserve"> Ibnu </w:t>
      </w:r>
      <w:r w:rsidR="00F65261" w:rsidRPr="00B724FA">
        <w:rPr>
          <w:rFonts w:ascii="Souvenir Lt BT" w:hAnsi="Souvenir Lt BT" w:cs="Traditional Arabic"/>
          <w:szCs w:val="32"/>
        </w:rPr>
        <w:t>Hajar</w:t>
      </w:r>
      <w:r w:rsidRPr="00B724FA">
        <w:rPr>
          <w:rFonts w:ascii="Souvenir Lt BT" w:hAnsi="Souvenir Lt BT" w:cs="Traditional Arabic"/>
          <w:szCs w:val="32"/>
        </w:rPr>
        <w:t xml:space="preserve"> </w:t>
      </w:r>
      <w:proofErr w:type="spellStart"/>
      <w:r w:rsidR="00F65261" w:rsidRPr="00B724FA">
        <w:rPr>
          <w:rFonts w:ascii="Souvenir Lt BT" w:hAnsi="Souvenir Lt BT" w:cs="Traditional Arabic"/>
          <w:szCs w:val="32"/>
        </w:rPr>
        <w:t>a</w:t>
      </w:r>
      <w:r w:rsidRPr="00B724FA">
        <w:rPr>
          <w:rFonts w:ascii="Souvenir Lt BT" w:hAnsi="Souvenir Lt BT" w:cs="Traditional Arabic"/>
          <w:szCs w:val="32"/>
        </w:rPr>
        <w:t>l</w:t>
      </w:r>
      <w:proofErr w:type="spellEnd"/>
      <w:r w:rsidRPr="00AB77D5">
        <w:rPr>
          <w:rFonts w:ascii="Souvenir Lt BT" w:hAnsi="Souvenir Lt BT" w:cs="Traditional Arabic"/>
          <w:szCs w:val="32"/>
        </w:rPr>
        <w:t>-Haitami</w:t>
      </w:r>
      <w:r w:rsidR="00F65261" w:rsidRPr="00B724FA">
        <w:rPr>
          <w:rFonts w:ascii="Souvenir Lt BT" w:hAnsi="Souvenir Lt BT" w:cs="Traditional Arabic"/>
          <w:szCs w:val="32"/>
        </w:rPr>
        <w:t>.</w:t>
      </w:r>
      <w:r w:rsidRPr="00B724FA">
        <w:rPr>
          <w:rFonts w:ascii="Souvenir Lt BT" w:hAnsi="Souvenir Lt BT" w:cs="Traditional Arabic"/>
          <w:szCs w:val="32"/>
        </w:rPr>
        <w:t xml:space="preserve"> </w:t>
      </w:r>
      <w:r w:rsidR="00F65261" w:rsidRPr="00B724FA">
        <w:rPr>
          <w:rFonts w:ascii="Souvenir Lt BT" w:hAnsi="Souvenir Lt BT" w:cs="Traditional Arabic"/>
          <w:szCs w:val="32"/>
        </w:rPr>
        <w:t>B</w:t>
      </w:r>
      <w:r w:rsidRPr="00B724FA">
        <w:rPr>
          <w:rFonts w:ascii="Souvenir Lt BT" w:hAnsi="Souvenir Lt BT" w:cs="Traditional Arabic"/>
          <w:szCs w:val="32"/>
        </w:rPr>
        <w:t>eliau</w:t>
      </w:r>
      <w:r w:rsidRPr="00AB77D5">
        <w:rPr>
          <w:rFonts w:ascii="Souvenir Lt BT" w:hAnsi="Souvenir Lt BT" w:cs="Traditional Arabic"/>
          <w:szCs w:val="32"/>
        </w:rPr>
        <w:t xml:space="preserve"> </w:t>
      </w:r>
      <w:r w:rsidR="00833DAA">
        <w:rPr>
          <w:rFonts w:ascii="Souvenir Lt BT" w:hAnsi="Souvenir Lt BT" w:cs="Traditional Arabic"/>
          <w:szCs w:val="32"/>
        </w:rPr>
        <w:t>berkata,</w:t>
      </w:r>
    </w:p>
    <w:p w14:paraId="752CDFE5" w14:textId="77777777" w:rsidR="00664ED6" w:rsidRPr="00AB77D5" w:rsidRDefault="00664ED6" w:rsidP="009C63B5">
      <w:pPr>
        <w:pStyle w:val="NormalWeb"/>
        <w:shd w:val="clear" w:color="auto" w:fill="FFFFFF"/>
        <w:bidi/>
        <w:spacing w:before="0" w:beforeAutospacing="0" w:after="0" w:afterAutospacing="0" w:line="276" w:lineRule="auto"/>
        <w:jc w:val="both"/>
        <w:rPr>
          <w:rStyle w:val="special"/>
          <w:rFonts w:ascii="Souvenir Lt BT" w:hAnsi="Souvenir Lt BT" w:cs="Traditional Arabic"/>
          <w:szCs w:val="32"/>
        </w:rPr>
      </w:pPr>
      <w:r w:rsidRPr="00AB77D5">
        <w:rPr>
          <w:rStyle w:val="special"/>
          <w:rFonts w:ascii="Souvenir Lt BT" w:hAnsi="Souvenir Lt BT" w:cs="Traditional Arabic"/>
          <w:szCs w:val="32"/>
          <w:rtl/>
        </w:rPr>
        <w:t>وَلْيَحْذَرْ مِنْ صُعُودِ جَبَلِ الرَّحْمَةِ بِوَسَطِ عَرَفَةَ، فَإِنَّهُ بِدْعَةٌ</w:t>
      </w:r>
    </w:p>
    <w:p w14:paraId="02EB7B8C" w14:textId="2C96D255" w:rsidR="00664ED6" w:rsidRPr="00037DD9" w:rsidRDefault="00A257FA" w:rsidP="009C63B5">
      <w:pPr>
        <w:pStyle w:val="NormalWeb"/>
        <w:shd w:val="clear" w:color="auto" w:fill="FFFFFF"/>
        <w:spacing w:before="0" w:beforeAutospacing="0" w:after="0" w:afterAutospacing="0" w:line="276" w:lineRule="auto"/>
        <w:jc w:val="both"/>
        <w:rPr>
          <w:rStyle w:val="Kuat"/>
          <w:rFonts w:ascii="Souvenir Lt BT" w:hAnsi="Souvenir Lt BT" w:cs="Traditional Arabic"/>
          <w:b w:val="0"/>
          <w:bCs w:val="0"/>
          <w:szCs w:val="32"/>
        </w:rPr>
      </w:pPr>
      <w:r w:rsidRPr="00FF26DD">
        <w:rPr>
          <w:rFonts w:ascii="Souvenir Lt BT" w:hAnsi="Souvenir Lt BT" w:cs="Traditional Arabic"/>
          <w:i/>
          <w:iCs/>
          <w:szCs w:val="32"/>
        </w:rPr>
        <w:t>“</w:t>
      </w:r>
      <w:r w:rsidR="00664ED6" w:rsidRPr="00FF26DD">
        <w:rPr>
          <w:rFonts w:ascii="Souvenir Lt BT" w:hAnsi="Souvenir Lt BT" w:cs="Traditional Arabic"/>
          <w:i/>
          <w:iCs/>
          <w:szCs w:val="32"/>
        </w:rPr>
        <w:t xml:space="preserve">Dan berhati-hatilah dari memanjat </w:t>
      </w:r>
      <w:r w:rsidR="005522F3">
        <w:rPr>
          <w:rFonts w:ascii="Souvenir Lt BT" w:hAnsi="Souvenir Lt BT" w:cs="Traditional Arabic"/>
          <w:i/>
          <w:iCs/>
          <w:szCs w:val="32"/>
        </w:rPr>
        <w:t xml:space="preserve">Jabal </w:t>
      </w:r>
      <w:proofErr w:type="spellStart"/>
      <w:r w:rsidR="005522F3">
        <w:rPr>
          <w:rFonts w:ascii="Souvenir Lt BT" w:hAnsi="Souvenir Lt BT" w:cs="Traditional Arabic"/>
          <w:i/>
          <w:iCs/>
          <w:szCs w:val="32"/>
        </w:rPr>
        <w:t>ar</w:t>
      </w:r>
      <w:proofErr w:type="spellEnd"/>
      <w:r w:rsidR="005522F3">
        <w:rPr>
          <w:rFonts w:ascii="Souvenir Lt BT" w:hAnsi="Souvenir Lt BT" w:cs="Traditional Arabic"/>
          <w:i/>
          <w:iCs/>
          <w:szCs w:val="32"/>
        </w:rPr>
        <w:t>-Rahmah</w:t>
      </w:r>
      <w:r w:rsidR="00664ED6" w:rsidRPr="00FF26DD">
        <w:rPr>
          <w:rFonts w:ascii="Souvenir Lt BT" w:hAnsi="Souvenir Lt BT" w:cs="Traditional Arabic"/>
          <w:i/>
          <w:iCs/>
          <w:szCs w:val="32"/>
        </w:rPr>
        <w:t xml:space="preserve"> yang ada di tengah padang </w:t>
      </w:r>
      <w:r w:rsidR="009107EE" w:rsidRPr="00FF26DD">
        <w:rPr>
          <w:rFonts w:ascii="Souvenir Lt BT" w:hAnsi="Souvenir Lt BT" w:cs="Traditional Arabic"/>
          <w:i/>
          <w:iCs/>
          <w:szCs w:val="32"/>
        </w:rPr>
        <w:t>Arafah</w:t>
      </w:r>
      <w:r w:rsidR="00664ED6" w:rsidRPr="00FF26DD">
        <w:rPr>
          <w:rFonts w:ascii="Souvenir Lt BT" w:hAnsi="Souvenir Lt BT" w:cs="Traditional Arabic"/>
          <w:i/>
          <w:iCs/>
          <w:szCs w:val="32"/>
        </w:rPr>
        <w:t>, karena hal ini adalah bidah</w:t>
      </w:r>
      <w:r w:rsidR="00FF26DD" w:rsidRPr="00FF26DD">
        <w:rPr>
          <w:rFonts w:ascii="Souvenir Lt BT" w:hAnsi="Souvenir Lt BT" w:cs="Traditional Arabic"/>
          <w:i/>
          <w:iCs/>
          <w:szCs w:val="32"/>
        </w:rPr>
        <w:t>.</w:t>
      </w:r>
      <w:r w:rsidRPr="00FF26DD">
        <w:rPr>
          <w:rFonts w:ascii="Souvenir Lt BT" w:hAnsi="Souvenir Lt BT" w:cs="Traditional Arabic"/>
          <w:i/>
          <w:iCs/>
          <w:szCs w:val="32"/>
        </w:rPr>
        <w:t>”</w:t>
      </w:r>
      <w:r w:rsidR="00FF26DD">
        <w:rPr>
          <w:rStyle w:val="ReferensiCatatanKaki"/>
          <w:rFonts w:ascii="Souvenir Lt BT" w:hAnsi="Souvenir Lt BT" w:cs="Traditional Arabic"/>
          <w:i/>
          <w:iCs/>
          <w:szCs w:val="32"/>
        </w:rPr>
        <w:footnoteReference w:id="10"/>
      </w:r>
    </w:p>
    <w:p w14:paraId="1EEF53AC" w14:textId="638B7228" w:rsidR="00664ED6" w:rsidRPr="00AB77D5" w:rsidRDefault="00664ED6" w:rsidP="009C63B5">
      <w:pPr>
        <w:pStyle w:val="NormalWeb"/>
        <w:shd w:val="clear" w:color="auto" w:fill="FFFFFF"/>
        <w:spacing w:before="0" w:beforeAutospacing="0" w:after="0" w:afterAutospacing="0" w:line="276" w:lineRule="auto"/>
        <w:jc w:val="both"/>
        <w:rPr>
          <w:rStyle w:val="Kuat"/>
          <w:rFonts w:ascii="Souvenir Lt BT" w:hAnsi="Souvenir Lt BT" w:cs="Traditional Arabic"/>
          <w:szCs w:val="32"/>
        </w:rPr>
      </w:pPr>
      <w:r w:rsidRPr="00AB77D5">
        <w:rPr>
          <w:rStyle w:val="Kuat"/>
          <w:rFonts w:ascii="Souvenir Lt BT" w:hAnsi="Souvenir Lt BT" w:cs="Traditional Arabic"/>
          <w:szCs w:val="32"/>
        </w:rPr>
        <w:lastRenderedPageBreak/>
        <w:t>Kesimpulan:</w:t>
      </w:r>
    </w:p>
    <w:p w14:paraId="5E69AE99" w14:textId="5F75CB80" w:rsidR="00664ED6" w:rsidRPr="00AB77D5" w:rsidRDefault="00664ED6" w:rsidP="00037DD9">
      <w:pPr>
        <w:pStyle w:val="NormalWeb"/>
        <w:numPr>
          <w:ilvl w:val="0"/>
          <w:numId w:val="12"/>
        </w:numPr>
        <w:shd w:val="clear" w:color="auto" w:fill="FFFFFF"/>
        <w:spacing w:before="0" w:beforeAutospacing="0" w:after="0" w:afterAutospacing="0" w:line="276" w:lineRule="auto"/>
        <w:jc w:val="both"/>
        <w:rPr>
          <w:rFonts w:ascii="Souvenir Lt BT" w:hAnsi="Souvenir Lt BT" w:cs="Traditional Arabic"/>
          <w:szCs w:val="32"/>
        </w:rPr>
      </w:pPr>
      <w:r w:rsidRPr="00AB77D5">
        <w:rPr>
          <w:rFonts w:ascii="Souvenir Lt BT" w:hAnsi="Souvenir Lt BT" w:cs="Traditional Arabic"/>
          <w:szCs w:val="32"/>
        </w:rPr>
        <w:t xml:space="preserve">Nabi </w:t>
      </w:r>
      <w:r w:rsidR="00A233C5" w:rsidRPr="00B724FA">
        <w:rPr>
          <w:rFonts w:ascii="Souvenir Lt BT" w:hAnsi="Souvenir Lt BT" w:cs="Traditional Arabic"/>
          <w:rtl/>
        </w:rPr>
        <w:t>ﷺ</w:t>
      </w:r>
      <w:r w:rsidRPr="00AB77D5">
        <w:rPr>
          <w:rFonts w:ascii="Souvenir Lt BT" w:hAnsi="Souvenir Lt BT" w:cs="Traditional Arabic"/>
          <w:szCs w:val="32"/>
        </w:rPr>
        <w:t xml:space="preserve"> dan para </w:t>
      </w:r>
      <w:r w:rsidRPr="00B724FA">
        <w:rPr>
          <w:rFonts w:ascii="Souvenir Lt BT" w:hAnsi="Souvenir Lt BT" w:cs="Traditional Arabic"/>
          <w:szCs w:val="32"/>
        </w:rPr>
        <w:t>sahabat</w:t>
      </w:r>
      <w:r w:rsidRPr="00AB77D5">
        <w:rPr>
          <w:rFonts w:ascii="Souvenir Lt BT" w:hAnsi="Souvenir Lt BT" w:cs="Traditional Arabic"/>
          <w:szCs w:val="32"/>
        </w:rPr>
        <w:t xml:space="preserve"> sama sekali tidak pernah </w:t>
      </w:r>
      <w:r w:rsidR="00F65261" w:rsidRPr="00B724FA">
        <w:rPr>
          <w:rFonts w:ascii="Souvenir Lt BT" w:hAnsi="Souvenir Lt BT" w:cs="Traditional Arabic"/>
          <w:szCs w:val="32"/>
        </w:rPr>
        <w:t xml:space="preserve">menaiki </w:t>
      </w:r>
      <w:r w:rsidR="005522F3">
        <w:rPr>
          <w:rFonts w:ascii="Souvenir Lt BT" w:hAnsi="Souvenir Lt BT" w:cs="Traditional Arabic"/>
          <w:szCs w:val="32"/>
        </w:rPr>
        <w:t xml:space="preserve">Jabal </w:t>
      </w:r>
      <w:proofErr w:type="spellStart"/>
      <w:r w:rsidR="005522F3">
        <w:rPr>
          <w:rFonts w:ascii="Souvenir Lt BT" w:hAnsi="Souvenir Lt BT" w:cs="Traditional Arabic"/>
          <w:szCs w:val="32"/>
        </w:rPr>
        <w:t>ar</w:t>
      </w:r>
      <w:proofErr w:type="spellEnd"/>
      <w:r w:rsidR="005522F3">
        <w:rPr>
          <w:rFonts w:ascii="Souvenir Lt BT" w:hAnsi="Souvenir Lt BT" w:cs="Traditional Arabic"/>
          <w:szCs w:val="32"/>
        </w:rPr>
        <w:t>-Rahmah</w:t>
      </w:r>
      <w:r w:rsidR="00F65261" w:rsidRPr="00B724FA">
        <w:rPr>
          <w:rFonts w:ascii="Souvenir Lt BT" w:hAnsi="Souvenir Lt BT" w:cs="Traditional Arabic"/>
          <w:szCs w:val="32"/>
        </w:rPr>
        <w:t>.</w:t>
      </w:r>
    </w:p>
    <w:p w14:paraId="175C0E82" w14:textId="50951A6E" w:rsidR="00664ED6" w:rsidRPr="00AB77D5" w:rsidRDefault="00664ED6" w:rsidP="00037DD9">
      <w:pPr>
        <w:pStyle w:val="NormalWeb"/>
        <w:numPr>
          <w:ilvl w:val="0"/>
          <w:numId w:val="12"/>
        </w:numPr>
        <w:shd w:val="clear" w:color="auto" w:fill="FFFFFF"/>
        <w:spacing w:before="0" w:beforeAutospacing="0" w:after="0" w:afterAutospacing="0" w:line="276" w:lineRule="auto"/>
        <w:jc w:val="both"/>
        <w:rPr>
          <w:rFonts w:ascii="Souvenir Lt BT" w:hAnsi="Souvenir Lt BT" w:cs="Traditional Arabic"/>
          <w:szCs w:val="32"/>
        </w:rPr>
      </w:pPr>
      <w:r w:rsidRPr="00AB77D5">
        <w:rPr>
          <w:rFonts w:ascii="Souvenir Lt BT" w:hAnsi="Souvenir Lt BT" w:cs="Traditional Arabic"/>
          <w:szCs w:val="32"/>
        </w:rPr>
        <w:t xml:space="preserve">Lokasi </w:t>
      </w:r>
      <w:r w:rsidR="002E345F">
        <w:rPr>
          <w:rFonts w:ascii="Souvenir Lt BT" w:hAnsi="Souvenir Lt BT" w:cs="Traditional Arabic"/>
          <w:szCs w:val="32"/>
        </w:rPr>
        <w:t>wukuf</w:t>
      </w:r>
      <w:r w:rsidRPr="00AB77D5">
        <w:rPr>
          <w:rFonts w:ascii="Souvenir Lt BT" w:hAnsi="Souvenir Lt BT" w:cs="Traditional Arabic"/>
          <w:szCs w:val="32"/>
        </w:rPr>
        <w:t xml:space="preserve"> Nabi </w:t>
      </w:r>
      <w:r w:rsidR="00F65261" w:rsidRPr="00B724FA">
        <w:rPr>
          <w:rFonts w:ascii="Traditional Arabic" w:hAnsi="Traditional Arabic" w:cs="Traditional Arabic"/>
          <w:rtl/>
        </w:rPr>
        <w:t>ﷺ</w:t>
      </w:r>
      <w:r w:rsidR="00F65261" w:rsidRPr="00B724FA">
        <w:rPr>
          <w:rFonts w:ascii="Souvenir Lt BT" w:hAnsi="Souvenir Lt BT" w:cs="Traditional Arabic"/>
          <w:szCs w:val="32"/>
        </w:rPr>
        <w:t xml:space="preserve"> </w:t>
      </w:r>
      <w:r w:rsidRPr="00AB77D5">
        <w:rPr>
          <w:rFonts w:ascii="Souvenir Lt BT" w:hAnsi="Souvenir Lt BT" w:cs="Traditional Arabic"/>
          <w:szCs w:val="32"/>
        </w:rPr>
        <w:t xml:space="preserve">adalah di bawah, dekat </w:t>
      </w:r>
      <w:r w:rsidR="005522F3">
        <w:rPr>
          <w:rFonts w:ascii="Souvenir Lt BT" w:hAnsi="Souvenir Lt BT" w:cs="Traditional Arabic"/>
          <w:szCs w:val="32"/>
        </w:rPr>
        <w:t xml:space="preserve">Jabal </w:t>
      </w:r>
      <w:proofErr w:type="spellStart"/>
      <w:r w:rsidR="005522F3">
        <w:rPr>
          <w:rFonts w:ascii="Souvenir Lt BT" w:hAnsi="Souvenir Lt BT" w:cs="Traditional Arabic"/>
          <w:szCs w:val="32"/>
        </w:rPr>
        <w:t>ar</w:t>
      </w:r>
      <w:proofErr w:type="spellEnd"/>
      <w:r w:rsidR="005522F3">
        <w:rPr>
          <w:rFonts w:ascii="Souvenir Lt BT" w:hAnsi="Souvenir Lt BT" w:cs="Traditional Arabic"/>
          <w:szCs w:val="32"/>
        </w:rPr>
        <w:t>-Rahmah</w:t>
      </w:r>
      <w:r w:rsidRPr="00AB77D5">
        <w:rPr>
          <w:rFonts w:ascii="Souvenir Lt BT" w:hAnsi="Souvenir Lt BT" w:cs="Traditional Arabic"/>
          <w:szCs w:val="32"/>
        </w:rPr>
        <w:t xml:space="preserve">, bukan di atas </w:t>
      </w:r>
      <w:r w:rsidR="005522F3">
        <w:rPr>
          <w:rFonts w:ascii="Souvenir Lt BT" w:hAnsi="Souvenir Lt BT" w:cs="Traditional Arabic"/>
          <w:szCs w:val="32"/>
        </w:rPr>
        <w:t xml:space="preserve">Jabal </w:t>
      </w:r>
      <w:proofErr w:type="spellStart"/>
      <w:r w:rsidR="005522F3">
        <w:rPr>
          <w:rFonts w:ascii="Souvenir Lt BT" w:hAnsi="Souvenir Lt BT" w:cs="Traditional Arabic"/>
          <w:szCs w:val="32"/>
        </w:rPr>
        <w:t>ar</w:t>
      </w:r>
      <w:proofErr w:type="spellEnd"/>
      <w:r w:rsidR="005522F3">
        <w:rPr>
          <w:rFonts w:ascii="Souvenir Lt BT" w:hAnsi="Souvenir Lt BT" w:cs="Traditional Arabic"/>
          <w:szCs w:val="32"/>
        </w:rPr>
        <w:t>-Rahmah</w:t>
      </w:r>
      <w:r w:rsidRPr="00B724FA">
        <w:rPr>
          <w:rFonts w:ascii="Souvenir Lt BT" w:hAnsi="Souvenir Lt BT" w:cs="Traditional Arabic"/>
          <w:szCs w:val="32"/>
        </w:rPr>
        <w:t>.</w:t>
      </w:r>
      <w:r w:rsidRPr="00AB77D5">
        <w:rPr>
          <w:rFonts w:ascii="Souvenir Lt BT" w:hAnsi="Souvenir Lt BT" w:cs="Traditional Arabic"/>
          <w:szCs w:val="32"/>
        </w:rPr>
        <w:t xml:space="preserve"> Nabi </w:t>
      </w:r>
      <w:r w:rsidR="00E108C8" w:rsidRPr="00B724FA">
        <w:rPr>
          <w:rFonts w:ascii="Traditional Arabic" w:hAnsi="Traditional Arabic" w:cs="Traditional Arabic"/>
          <w:rtl/>
        </w:rPr>
        <w:t>ﷺ</w:t>
      </w:r>
      <w:r w:rsidR="00E108C8" w:rsidRPr="00B724FA">
        <w:rPr>
          <w:rFonts w:ascii="Souvenir Lt BT" w:hAnsi="Souvenir Lt BT" w:cs="Traditional Arabic"/>
          <w:szCs w:val="32"/>
        </w:rPr>
        <w:t xml:space="preserve"> </w:t>
      </w:r>
      <w:r w:rsidRPr="00AB77D5">
        <w:rPr>
          <w:rFonts w:ascii="Souvenir Lt BT" w:hAnsi="Souvenir Lt BT" w:cs="Traditional Arabic"/>
          <w:szCs w:val="32"/>
        </w:rPr>
        <w:t>ber</w:t>
      </w:r>
      <w:r w:rsidR="002E345F">
        <w:rPr>
          <w:rFonts w:ascii="Souvenir Lt BT" w:hAnsi="Souvenir Lt BT" w:cs="Traditional Arabic"/>
          <w:szCs w:val="32"/>
        </w:rPr>
        <w:t>wukuf</w:t>
      </w:r>
      <w:r w:rsidRPr="00AB77D5">
        <w:rPr>
          <w:rFonts w:ascii="Souvenir Lt BT" w:hAnsi="Souvenir Lt BT" w:cs="Traditional Arabic"/>
          <w:szCs w:val="32"/>
        </w:rPr>
        <w:t xml:space="preserve"> sambil </w:t>
      </w:r>
      <w:r w:rsidR="00E108C8" w:rsidRPr="00B724FA">
        <w:rPr>
          <w:rFonts w:ascii="Souvenir Lt BT" w:hAnsi="Souvenir Lt BT" w:cs="Traditional Arabic"/>
          <w:szCs w:val="32"/>
        </w:rPr>
        <w:t>menaiki</w:t>
      </w:r>
      <w:r w:rsidRPr="00AB77D5">
        <w:rPr>
          <w:rFonts w:ascii="Souvenir Lt BT" w:hAnsi="Souvenir Lt BT" w:cs="Traditional Arabic"/>
          <w:szCs w:val="32"/>
        </w:rPr>
        <w:t xml:space="preserve"> </w:t>
      </w:r>
      <w:r w:rsidR="006F20A7">
        <w:rPr>
          <w:rFonts w:ascii="Souvenir Lt BT" w:hAnsi="Souvenir Lt BT" w:cs="Traditional Arabic"/>
          <w:szCs w:val="32"/>
        </w:rPr>
        <w:t>unta</w:t>
      </w:r>
      <w:r w:rsidRPr="00AB77D5">
        <w:rPr>
          <w:rFonts w:ascii="Souvenir Lt BT" w:hAnsi="Souvenir Lt BT" w:cs="Traditional Arabic"/>
          <w:szCs w:val="32"/>
        </w:rPr>
        <w:t xml:space="preserve"> </w:t>
      </w:r>
      <w:r w:rsidR="00E108C8" w:rsidRPr="00B724FA">
        <w:rPr>
          <w:rFonts w:ascii="Souvenir Lt BT" w:hAnsi="Souvenir Lt BT" w:cs="Traditional Arabic"/>
          <w:szCs w:val="32"/>
        </w:rPr>
        <w:t xml:space="preserve">dan </w:t>
      </w:r>
      <w:r w:rsidRPr="00AB77D5">
        <w:rPr>
          <w:rFonts w:ascii="Souvenir Lt BT" w:hAnsi="Souvenir Lt BT" w:cs="Traditional Arabic"/>
          <w:szCs w:val="32"/>
        </w:rPr>
        <w:t xml:space="preserve">menghadap kiblat, </w:t>
      </w:r>
      <w:r w:rsidR="002B4CEE" w:rsidRPr="00B724FA">
        <w:rPr>
          <w:rFonts w:ascii="Souvenir Lt BT" w:hAnsi="Souvenir Lt BT" w:cs="Traditional Arabic"/>
          <w:szCs w:val="32"/>
        </w:rPr>
        <w:t>sementara</w:t>
      </w:r>
      <w:r w:rsidRPr="00B724FA">
        <w:rPr>
          <w:rFonts w:ascii="Souvenir Lt BT" w:hAnsi="Souvenir Lt BT" w:cs="Traditional Arabic"/>
          <w:szCs w:val="32"/>
        </w:rPr>
        <w:t xml:space="preserve"> </w:t>
      </w:r>
      <w:r w:rsidR="005522F3">
        <w:rPr>
          <w:rFonts w:ascii="Souvenir Lt BT" w:hAnsi="Souvenir Lt BT" w:cs="Traditional Arabic"/>
          <w:szCs w:val="32"/>
        </w:rPr>
        <w:t xml:space="preserve">Jabal </w:t>
      </w:r>
      <w:proofErr w:type="spellStart"/>
      <w:r w:rsidR="005522F3">
        <w:rPr>
          <w:rFonts w:ascii="Souvenir Lt BT" w:hAnsi="Souvenir Lt BT" w:cs="Traditional Arabic"/>
          <w:szCs w:val="32"/>
        </w:rPr>
        <w:t>ar</w:t>
      </w:r>
      <w:proofErr w:type="spellEnd"/>
      <w:r w:rsidR="005522F3">
        <w:rPr>
          <w:rFonts w:ascii="Souvenir Lt BT" w:hAnsi="Souvenir Lt BT" w:cs="Traditional Arabic"/>
          <w:szCs w:val="32"/>
        </w:rPr>
        <w:t>-Rahmah</w:t>
      </w:r>
      <w:r w:rsidRPr="00AB77D5">
        <w:rPr>
          <w:rFonts w:ascii="Souvenir Lt BT" w:hAnsi="Souvenir Lt BT" w:cs="Traditional Arabic"/>
          <w:szCs w:val="32"/>
        </w:rPr>
        <w:t xml:space="preserve"> berada </w:t>
      </w:r>
      <w:r w:rsidR="002E345F">
        <w:rPr>
          <w:rFonts w:ascii="Souvenir Lt BT" w:hAnsi="Souvenir Lt BT" w:cs="Traditional Arabic"/>
          <w:szCs w:val="32"/>
        </w:rPr>
        <w:t>di antara</w:t>
      </w:r>
      <w:r w:rsidRPr="00AB77D5">
        <w:rPr>
          <w:rFonts w:ascii="Souvenir Lt BT" w:hAnsi="Souvenir Lt BT" w:cs="Traditional Arabic"/>
          <w:szCs w:val="32"/>
        </w:rPr>
        <w:t xml:space="preserve"> beliau dan kiblat.</w:t>
      </w:r>
    </w:p>
    <w:p w14:paraId="41A54C6C" w14:textId="260714ED" w:rsidR="00664ED6" w:rsidRPr="00AB77D5" w:rsidRDefault="00664ED6" w:rsidP="00037DD9">
      <w:pPr>
        <w:pStyle w:val="NormalWeb"/>
        <w:numPr>
          <w:ilvl w:val="0"/>
          <w:numId w:val="12"/>
        </w:numPr>
        <w:shd w:val="clear" w:color="auto" w:fill="FFFFFF"/>
        <w:spacing w:before="0" w:beforeAutospacing="0" w:after="0" w:afterAutospacing="0" w:line="276" w:lineRule="auto"/>
        <w:jc w:val="both"/>
        <w:rPr>
          <w:rFonts w:ascii="Souvenir Lt BT" w:hAnsi="Souvenir Lt BT" w:cs="Traditional Arabic"/>
          <w:szCs w:val="32"/>
        </w:rPr>
      </w:pPr>
      <w:r w:rsidRPr="00AB77D5">
        <w:rPr>
          <w:rFonts w:ascii="Souvenir Lt BT" w:hAnsi="Souvenir Lt BT" w:cs="Traditional Arabic"/>
          <w:szCs w:val="32"/>
        </w:rPr>
        <w:t xml:space="preserve">Semua tempat </w:t>
      </w:r>
      <w:r w:rsidR="002E345F">
        <w:rPr>
          <w:rFonts w:ascii="Souvenir Lt BT" w:hAnsi="Souvenir Lt BT" w:cs="Traditional Arabic"/>
          <w:szCs w:val="32"/>
        </w:rPr>
        <w:t>wukuf</w:t>
      </w:r>
      <w:r w:rsidRPr="00AB77D5">
        <w:rPr>
          <w:rFonts w:ascii="Souvenir Lt BT" w:hAnsi="Souvenir Lt BT" w:cs="Traditional Arabic"/>
          <w:szCs w:val="32"/>
        </w:rPr>
        <w:t xml:space="preserve"> di </w:t>
      </w:r>
      <w:r w:rsidR="00FF1EED" w:rsidRPr="00B724FA">
        <w:rPr>
          <w:rFonts w:ascii="Souvenir Lt BT" w:hAnsi="Souvenir Lt BT" w:cs="Traditional Arabic"/>
          <w:szCs w:val="32"/>
        </w:rPr>
        <w:t>Padang</w:t>
      </w:r>
      <w:r w:rsidRPr="00AB77D5">
        <w:rPr>
          <w:rFonts w:ascii="Souvenir Lt BT" w:hAnsi="Souvenir Lt BT" w:cs="Traditional Arabic"/>
          <w:szCs w:val="32"/>
        </w:rPr>
        <w:t xml:space="preserve"> </w:t>
      </w:r>
      <w:r w:rsidR="009107EE">
        <w:rPr>
          <w:rFonts w:ascii="Souvenir Lt BT" w:hAnsi="Souvenir Lt BT" w:cs="Traditional Arabic"/>
          <w:szCs w:val="32"/>
        </w:rPr>
        <w:t>Arafah</w:t>
      </w:r>
      <w:r w:rsidRPr="00AB77D5">
        <w:rPr>
          <w:rFonts w:ascii="Souvenir Lt BT" w:hAnsi="Souvenir Lt BT" w:cs="Traditional Arabic"/>
          <w:szCs w:val="32"/>
        </w:rPr>
        <w:t xml:space="preserve"> </w:t>
      </w:r>
      <w:r w:rsidR="00FF1EED" w:rsidRPr="00B724FA">
        <w:rPr>
          <w:rFonts w:ascii="Souvenir Lt BT" w:hAnsi="Souvenir Lt BT" w:cs="Traditional Arabic"/>
          <w:szCs w:val="32"/>
        </w:rPr>
        <w:t xml:space="preserve">memiliki kedudukan yang </w:t>
      </w:r>
      <w:r w:rsidRPr="00AB77D5">
        <w:rPr>
          <w:rFonts w:ascii="Souvenir Lt BT" w:hAnsi="Souvenir Lt BT" w:cs="Traditional Arabic"/>
          <w:szCs w:val="32"/>
        </w:rPr>
        <w:t xml:space="preserve">sama </w:t>
      </w:r>
      <w:r w:rsidR="00FF1EED" w:rsidRPr="00B724FA">
        <w:rPr>
          <w:rFonts w:ascii="Souvenir Lt BT" w:hAnsi="Souvenir Lt BT" w:cs="Traditional Arabic"/>
          <w:szCs w:val="32"/>
        </w:rPr>
        <w:t xml:space="preserve">dan </w:t>
      </w:r>
      <w:r w:rsidRPr="00AB77D5">
        <w:rPr>
          <w:rFonts w:ascii="Souvenir Lt BT" w:hAnsi="Souvenir Lt BT" w:cs="Traditional Arabic"/>
          <w:szCs w:val="32"/>
        </w:rPr>
        <w:t xml:space="preserve">tidak ada yang </w:t>
      </w:r>
      <w:r w:rsidR="00FF1EED" w:rsidRPr="00B724FA">
        <w:rPr>
          <w:rFonts w:ascii="Souvenir Lt BT" w:hAnsi="Souvenir Lt BT" w:cs="Traditional Arabic"/>
          <w:szCs w:val="32"/>
        </w:rPr>
        <w:t xml:space="preserve">bersifat khusus atau </w:t>
      </w:r>
      <w:r w:rsidRPr="00AB77D5">
        <w:rPr>
          <w:rFonts w:ascii="Souvenir Lt BT" w:hAnsi="Souvenir Lt BT" w:cs="Traditional Arabic"/>
          <w:szCs w:val="32"/>
        </w:rPr>
        <w:t xml:space="preserve">istimewa, kecuali lokasi wukuf Nabi </w:t>
      </w:r>
      <w:r w:rsidR="00A233C5" w:rsidRPr="00B724FA">
        <w:rPr>
          <w:rFonts w:ascii="Souvenir Lt BT" w:hAnsi="Souvenir Lt BT" w:cs="Traditional Arabic"/>
          <w:rtl/>
        </w:rPr>
        <w:t>ﷺ</w:t>
      </w:r>
      <w:r w:rsidRPr="00AB77D5">
        <w:rPr>
          <w:rFonts w:ascii="Souvenir Lt BT" w:hAnsi="Souvenir Lt BT" w:cs="Traditional Arabic"/>
          <w:szCs w:val="32"/>
        </w:rPr>
        <w:t>.</w:t>
      </w:r>
    </w:p>
    <w:p w14:paraId="7D7191BD" w14:textId="13FB45B4" w:rsidR="00664ED6" w:rsidRPr="00AB77D5" w:rsidRDefault="00664ED6" w:rsidP="00037DD9">
      <w:pPr>
        <w:pStyle w:val="NormalWeb"/>
        <w:numPr>
          <w:ilvl w:val="0"/>
          <w:numId w:val="12"/>
        </w:numPr>
        <w:shd w:val="clear" w:color="auto" w:fill="FFFFFF"/>
        <w:spacing w:before="0" w:beforeAutospacing="0" w:after="0" w:afterAutospacing="0" w:line="276" w:lineRule="auto"/>
        <w:jc w:val="both"/>
        <w:rPr>
          <w:rFonts w:ascii="Souvenir Lt BT" w:hAnsi="Souvenir Lt BT" w:cs="Traditional Arabic"/>
          <w:szCs w:val="32"/>
        </w:rPr>
      </w:pPr>
      <w:r w:rsidRPr="00AB77D5">
        <w:rPr>
          <w:rFonts w:ascii="Souvenir Lt BT" w:hAnsi="Souvenir Lt BT" w:cs="Traditional Arabic"/>
          <w:szCs w:val="32"/>
        </w:rPr>
        <w:t>Para ulama telah ijmak bahwa tidak d</w:t>
      </w:r>
      <w:r w:rsidR="007B23FD">
        <w:rPr>
          <w:rFonts w:ascii="Souvenir Lt BT" w:hAnsi="Souvenir Lt BT" w:cs="Traditional Arabic"/>
          <w:szCs w:val="32"/>
        </w:rPr>
        <w:t>i</w:t>
      </w:r>
      <w:r w:rsidR="00B9649E">
        <w:rPr>
          <w:rFonts w:ascii="Souvenir Lt BT" w:hAnsi="Souvenir Lt BT" w:cs="Traditional Arabic"/>
          <w:szCs w:val="32"/>
        </w:rPr>
        <w:t>sya</w:t>
      </w:r>
      <w:r w:rsidR="00A60834">
        <w:rPr>
          <w:rFonts w:ascii="Souvenir Lt BT" w:hAnsi="Souvenir Lt BT" w:cs="Traditional Arabic"/>
          <w:szCs w:val="32"/>
        </w:rPr>
        <w:t>riat</w:t>
      </w:r>
      <w:r w:rsidRPr="00AB77D5">
        <w:rPr>
          <w:rFonts w:ascii="Souvenir Lt BT" w:hAnsi="Souvenir Lt BT" w:cs="Traditional Arabic"/>
          <w:szCs w:val="32"/>
        </w:rPr>
        <w:t xml:space="preserve">kan menaiki </w:t>
      </w:r>
      <w:r w:rsidR="005522F3">
        <w:rPr>
          <w:rFonts w:ascii="Souvenir Lt BT" w:hAnsi="Souvenir Lt BT" w:cs="Traditional Arabic"/>
          <w:szCs w:val="32"/>
        </w:rPr>
        <w:t xml:space="preserve">Jabal </w:t>
      </w:r>
      <w:proofErr w:type="spellStart"/>
      <w:r w:rsidR="005522F3">
        <w:rPr>
          <w:rFonts w:ascii="Souvenir Lt BT" w:hAnsi="Souvenir Lt BT" w:cs="Traditional Arabic"/>
          <w:szCs w:val="32"/>
        </w:rPr>
        <w:t>ar</w:t>
      </w:r>
      <w:proofErr w:type="spellEnd"/>
      <w:r w:rsidR="005522F3">
        <w:rPr>
          <w:rFonts w:ascii="Souvenir Lt BT" w:hAnsi="Souvenir Lt BT" w:cs="Traditional Arabic"/>
          <w:szCs w:val="32"/>
        </w:rPr>
        <w:t>-Rahmah</w:t>
      </w:r>
      <w:r w:rsidRPr="00AB77D5">
        <w:rPr>
          <w:rFonts w:ascii="Souvenir Lt BT" w:hAnsi="Souvenir Lt BT" w:cs="Traditional Arabic"/>
          <w:szCs w:val="32"/>
        </w:rPr>
        <w:t xml:space="preserve">. Bahkan ulama </w:t>
      </w:r>
      <w:proofErr w:type="spellStart"/>
      <w:r w:rsidR="00FF1EED" w:rsidRPr="00B724FA">
        <w:rPr>
          <w:rFonts w:ascii="Souvenir Lt BT" w:hAnsi="Souvenir Lt BT" w:cs="Traditional Arabic"/>
          <w:szCs w:val="32"/>
        </w:rPr>
        <w:t>S</w:t>
      </w:r>
      <w:r w:rsidRPr="00B724FA">
        <w:rPr>
          <w:rFonts w:ascii="Souvenir Lt BT" w:hAnsi="Souvenir Lt BT" w:cs="Traditional Arabic"/>
          <w:szCs w:val="32"/>
        </w:rPr>
        <w:t>yafi</w:t>
      </w:r>
      <w:r w:rsidR="00A257FA" w:rsidRPr="00B724FA">
        <w:rPr>
          <w:rFonts w:ascii="Souvenir Lt BT" w:hAnsi="Souvenir Lt BT" w:cs="Traditional Arabic"/>
          <w:szCs w:val="32"/>
        </w:rPr>
        <w:t>’</w:t>
      </w:r>
      <w:r w:rsidRPr="00B724FA">
        <w:rPr>
          <w:rFonts w:ascii="Souvenir Lt BT" w:hAnsi="Souvenir Lt BT" w:cs="Traditional Arabic"/>
          <w:szCs w:val="32"/>
        </w:rPr>
        <w:t>iyah</w:t>
      </w:r>
      <w:proofErr w:type="spellEnd"/>
      <w:r w:rsidRPr="00AB77D5">
        <w:rPr>
          <w:rFonts w:ascii="Souvenir Lt BT" w:hAnsi="Souvenir Lt BT" w:cs="Traditional Arabic"/>
          <w:szCs w:val="32"/>
        </w:rPr>
        <w:t xml:space="preserve"> telah mengingkari hal </w:t>
      </w:r>
      <w:r w:rsidR="00FF1EED" w:rsidRPr="00B724FA">
        <w:rPr>
          <w:rFonts w:ascii="Souvenir Lt BT" w:hAnsi="Souvenir Lt BT" w:cs="Traditional Arabic"/>
          <w:szCs w:val="32"/>
        </w:rPr>
        <w:t>tersebut;</w:t>
      </w:r>
      <w:r w:rsidRPr="00AB77D5">
        <w:rPr>
          <w:rFonts w:ascii="Souvenir Lt BT" w:hAnsi="Souvenir Lt BT" w:cs="Traditional Arabic"/>
          <w:szCs w:val="32"/>
        </w:rPr>
        <w:t xml:space="preserve"> ada yang mengatakan menyelisihi </w:t>
      </w:r>
      <w:r w:rsidR="005C1A37">
        <w:rPr>
          <w:rFonts w:ascii="Souvenir Lt BT" w:hAnsi="Souvenir Lt BT" w:cs="Traditional Arabic"/>
          <w:szCs w:val="32"/>
        </w:rPr>
        <w:t>sunah</w:t>
      </w:r>
      <w:r w:rsidR="00FF1EED" w:rsidRPr="00B724FA">
        <w:rPr>
          <w:rFonts w:ascii="Souvenir Lt BT" w:hAnsi="Souvenir Lt BT" w:cs="Traditional Arabic"/>
          <w:szCs w:val="32"/>
        </w:rPr>
        <w:t>,</w:t>
      </w:r>
      <w:r w:rsidRPr="00AB77D5">
        <w:rPr>
          <w:rFonts w:ascii="Souvenir Lt BT" w:hAnsi="Souvenir Lt BT" w:cs="Traditional Arabic"/>
          <w:szCs w:val="32"/>
        </w:rPr>
        <w:t xml:space="preserve"> bahkan ada </w:t>
      </w:r>
      <w:r w:rsidR="00FF1EED" w:rsidRPr="00B724FA">
        <w:rPr>
          <w:rFonts w:ascii="Souvenir Lt BT" w:hAnsi="Souvenir Lt BT" w:cs="Traditional Arabic"/>
          <w:szCs w:val="32"/>
        </w:rPr>
        <w:t xml:space="preserve">juga </w:t>
      </w:r>
      <w:r w:rsidRPr="00AB77D5">
        <w:rPr>
          <w:rFonts w:ascii="Souvenir Lt BT" w:hAnsi="Souvenir Lt BT" w:cs="Traditional Arabic"/>
          <w:szCs w:val="32"/>
        </w:rPr>
        <w:t xml:space="preserve">yang menyatakan </w:t>
      </w:r>
      <w:r w:rsidR="00876453">
        <w:rPr>
          <w:rFonts w:ascii="Souvenir Lt BT" w:hAnsi="Souvenir Lt BT" w:cs="Traditional Arabic"/>
          <w:szCs w:val="32"/>
        </w:rPr>
        <w:t>bidah</w:t>
      </w:r>
      <w:r w:rsidR="00FF1EED" w:rsidRPr="00B724FA">
        <w:rPr>
          <w:rFonts w:ascii="Souvenir Lt BT" w:hAnsi="Souvenir Lt BT" w:cs="Traditional Arabic"/>
          <w:szCs w:val="32"/>
        </w:rPr>
        <w:t>.</w:t>
      </w:r>
    </w:p>
    <w:p w14:paraId="08F0FCF2" w14:textId="4D745214" w:rsidR="00664ED6" w:rsidRPr="00AB77D5" w:rsidRDefault="00664ED6" w:rsidP="00037DD9">
      <w:pPr>
        <w:pStyle w:val="NormalWeb"/>
        <w:numPr>
          <w:ilvl w:val="0"/>
          <w:numId w:val="12"/>
        </w:numPr>
        <w:shd w:val="clear" w:color="auto" w:fill="FFFFFF"/>
        <w:spacing w:before="0" w:beforeAutospacing="0" w:after="0" w:afterAutospacing="0" w:line="276" w:lineRule="auto"/>
        <w:jc w:val="both"/>
        <w:rPr>
          <w:rFonts w:ascii="Souvenir Lt BT" w:hAnsi="Souvenir Lt BT" w:cs="Traditional Arabic"/>
          <w:szCs w:val="32"/>
        </w:rPr>
      </w:pPr>
      <w:r w:rsidRPr="00AB77D5">
        <w:rPr>
          <w:rFonts w:ascii="Souvenir Lt BT" w:hAnsi="Souvenir Lt BT" w:cs="Traditional Arabic"/>
          <w:szCs w:val="32"/>
        </w:rPr>
        <w:t>Yang d</w:t>
      </w:r>
      <w:r w:rsidR="007B23FD">
        <w:rPr>
          <w:rFonts w:ascii="Souvenir Lt BT" w:hAnsi="Souvenir Lt BT" w:cs="Traditional Arabic"/>
          <w:szCs w:val="32"/>
        </w:rPr>
        <w:t>i</w:t>
      </w:r>
      <w:r w:rsidR="00B9649E">
        <w:rPr>
          <w:rFonts w:ascii="Souvenir Lt BT" w:hAnsi="Souvenir Lt BT" w:cs="Traditional Arabic"/>
          <w:szCs w:val="32"/>
        </w:rPr>
        <w:t>sya</w:t>
      </w:r>
      <w:r w:rsidR="00A60834">
        <w:rPr>
          <w:rFonts w:ascii="Souvenir Lt BT" w:hAnsi="Souvenir Lt BT" w:cs="Traditional Arabic"/>
          <w:szCs w:val="32"/>
        </w:rPr>
        <w:t>riat</w:t>
      </w:r>
      <w:r w:rsidRPr="00AB77D5">
        <w:rPr>
          <w:rFonts w:ascii="Souvenir Lt BT" w:hAnsi="Souvenir Lt BT" w:cs="Traditional Arabic"/>
          <w:szCs w:val="32"/>
        </w:rPr>
        <w:t xml:space="preserve">kan bagi </w:t>
      </w:r>
      <w:r w:rsidR="00037DD9" w:rsidRPr="00037DD9">
        <w:rPr>
          <w:rFonts w:ascii="Souvenir Lt BT" w:hAnsi="Souvenir Lt BT" w:cs="Traditional Arabic"/>
          <w:szCs w:val="32"/>
        </w:rPr>
        <w:t>jamaah</w:t>
      </w:r>
      <w:r w:rsidRPr="00AB77D5">
        <w:rPr>
          <w:rFonts w:ascii="Souvenir Lt BT" w:hAnsi="Souvenir Lt BT" w:cs="Traditional Arabic"/>
          <w:szCs w:val="32"/>
        </w:rPr>
        <w:t xml:space="preserve"> haji adalah berdoa sejak selesai </w:t>
      </w:r>
      <w:r w:rsidR="00B742CC">
        <w:rPr>
          <w:rFonts w:ascii="Souvenir Lt BT" w:hAnsi="Souvenir Lt BT" w:cs="Traditional Arabic"/>
          <w:szCs w:val="32"/>
        </w:rPr>
        <w:t>salat</w:t>
      </w:r>
      <w:r w:rsidRPr="00AB77D5">
        <w:rPr>
          <w:rFonts w:ascii="Souvenir Lt BT" w:hAnsi="Souvenir Lt BT" w:cs="Traditional Arabic"/>
          <w:szCs w:val="32"/>
        </w:rPr>
        <w:t xml:space="preserve"> </w:t>
      </w:r>
      <w:r w:rsidR="00E73DEC">
        <w:rPr>
          <w:rFonts w:ascii="Souvenir Lt BT" w:hAnsi="Souvenir Lt BT" w:cs="Traditional Arabic"/>
          <w:szCs w:val="32"/>
        </w:rPr>
        <w:t>Zuhur</w:t>
      </w:r>
      <w:r w:rsidRPr="00AB77D5">
        <w:rPr>
          <w:rFonts w:ascii="Souvenir Lt BT" w:hAnsi="Souvenir Lt BT" w:cs="Traditional Arabic"/>
          <w:szCs w:val="32"/>
        </w:rPr>
        <w:t xml:space="preserve"> dan </w:t>
      </w:r>
      <w:r w:rsidR="009B0BBF" w:rsidRPr="00B724FA">
        <w:rPr>
          <w:rFonts w:ascii="Souvenir Lt BT" w:hAnsi="Souvenir Lt BT" w:cs="Traditional Arabic"/>
          <w:szCs w:val="32"/>
        </w:rPr>
        <w:t>asar</w:t>
      </w:r>
      <w:r w:rsidRPr="00AB77D5">
        <w:rPr>
          <w:rFonts w:ascii="Souvenir Lt BT" w:hAnsi="Souvenir Lt BT" w:cs="Traditional Arabic"/>
          <w:szCs w:val="32"/>
        </w:rPr>
        <w:t xml:space="preserve"> (jamak </w:t>
      </w:r>
      <w:r w:rsidR="009B0BBF" w:rsidRPr="00B724FA">
        <w:rPr>
          <w:rFonts w:ascii="Souvenir Lt BT" w:hAnsi="Souvenir Lt BT" w:cs="Traditional Arabic"/>
          <w:szCs w:val="32"/>
        </w:rPr>
        <w:t>qasar</w:t>
      </w:r>
      <w:r w:rsidRPr="00B724FA">
        <w:rPr>
          <w:rFonts w:ascii="Souvenir Lt BT" w:hAnsi="Souvenir Lt BT" w:cs="Traditional Arabic"/>
          <w:szCs w:val="32"/>
        </w:rPr>
        <w:t xml:space="preserve"> </w:t>
      </w:r>
      <w:r w:rsidR="009B0BBF" w:rsidRPr="00B724FA">
        <w:rPr>
          <w:rFonts w:ascii="Souvenir Lt BT" w:hAnsi="Souvenir Lt BT" w:cs="Traditional Arabic"/>
          <w:szCs w:val="32"/>
        </w:rPr>
        <w:t>takdim</w:t>
      </w:r>
      <w:r w:rsidRPr="00AB77D5">
        <w:rPr>
          <w:rFonts w:ascii="Souvenir Lt BT" w:hAnsi="Souvenir Lt BT" w:cs="Traditional Arabic"/>
          <w:szCs w:val="32"/>
        </w:rPr>
        <w:t xml:space="preserve">) hingga terbenam matahari. </w:t>
      </w:r>
      <w:r w:rsidR="009B0BBF" w:rsidRPr="00B724FA">
        <w:rPr>
          <w:rFonts w:ascii="Souvenir Lt BT" w:hAnsi="Souvenir Lt BT" w:cs="Traditional Arabic"/>
          <w:szCs w:val="32"/>
        </w:rPr>
        <w:t>P</w:t>
      </w:r>
      <w:r w:rsidRPr="00B724FA">
        <w:rPr>
          <w:rFonts w:ascii="Souvenir Lt BT" w:hAnsi="Souvenir Lt BT" w:cs="Traditional Arabic"/>
          <w:szCs w:val="32"/>
        </w:rPr>
        <w:t>ara</w:t>
      </w:r>
      <w:r w:rsidRPr="00AB77D5">
        <w:rPr>
          <w:rFonts w:ascii="Souvenir Lt BT" w:hAnsi="Souvenir Lt BT" w:cs="Traditional Arabic"/>
          <w:szCs w:val="32"/>
        </w:rPr>
        <w:t xml:space="preserve"> </w:t>
      </w:r>
      <w:r w:rsidR="00037DD9" w:rsidRPr="00037DD9">
        <w:rPr>
          <w:rFonts w:ascii="Souvenir Lt BT" w:hAnsi="Souvenir Lt BT" w:cs="Traditional Arabic"/>
          <w:szCs w:val="32"/>
        </w:rPr>
        <w:t>jamaah</w:t>
      </w:r>
      <w:r w:rsidRPr="00AB77D5">
        <w:rPr>
          <w:rFonts w:ascii="Souvenir Lt BT" w:hAnsi="Souvenir Lt BT" w:cs="Traditional Arabic"/>
          <w:szCs w:val="32"/>
        </w:rPr>
        <w:t xml:space="preserve"> tidak perlu bersusah payah mencari lokasi </w:t>
      </w:r>
      <w:r w:rsidR="005522F3">
        <w:rPr>
          <w:rFonts w:ascii="Souvenir Lt BT" w:hAnsi="Souvenir Lt BT" w:cs="Traditional Arabic"/>
          <w:szCs w:val="32"/>
        </w:rPr>
        <w:t xml:space="preserve">Jabal </w:t>
      </w:r>
      <w:proofErr w:type="spellStart"/>
      <w:r w:rsidR="005522F3">
        <w:rPr>
          <w:rFonts w:ascii="Souvenir Lt BT" w:hAnsi="Souvenir Lt BT" w:cs="Traditional Arabic"/>
          <w:szCs w:val="32"/>
        </w:rPr>
        <w:t>ar</w:t>
      </w:r>
      <w:proofErr w:type="spellEnd"/>
      <w:r w:rsidR="005522F3">
        <w:rPr>
          <w:rFonts w:ascii="Souvenir Lt BT" w:hAnsi="Souvenir Lt BT" w:cs="Traditional Arabic"/>
          <w:szCs w:val="32"/>
        </w:rPr>
        <w:t>-Rahmah</w:t>
      </w:r>
      <w:r w:rsidRPr="00AB77D5">
        <w:rPr>
          <w:rFonts w:ascii="Souvenir Lt BT" w:hAnsi="Souvenir Lt BT" w:cs="Traditional Arabic"/>
          <w:szCs w:val="32"/>
        </w:rPr>
        <w:t xml:space="preserve"> karena akan menghabiskan waktu emas untuk ber</w:t>
      </w:r>
      <w:r w:rsidR="00226EBA">
        <w:rPr>
          <w:rFonts w:ascii="Souvenir Lt BT" w:hAnsi="Souvenir Lt BT" w:cs="Traditional Arabic"/>
          <w:szCs w:val="32"/>
        </w:rPr>
        <w:t>doa</w:t>
      </w:r>
      <w:r w:rsidR="00F309A7" w:rsidRPr="00B724FA">
        <w:rPr>
          <w:rFonts w:ascii="Souvenir Lt BT" w:hAnsi="Souvenir Lt BT" w:cs="Traditional Arabic"/>
          <w:szCs w:val="32"/>
        </w:rPr>
        <w:t>.</w:t>
      </w:r>
      <w:r w:rsidRPr="00B724FA">
        <w:rPr>
          <w:rFonts w:ascii="Souvenir Lt BT" w:hAnsi="Souvenir Lt BT" w:cs="Traditional Arabic"/>
          <w:szCs w:val="32"/>
        </w:rPr>
        <w:t xml:space="preserve"> </w:t>
      </w:r>
      <w:r w:rsidR="00F309A7" w:rsidRPr="00B724FA">
        <w:rPr>
          <w:rFonts w:ascii="Souvenir Lt BT" w:hAnsi="Souvenir Lt BT" w:cs="Traditional Arabic"/>
          <w:szCs w:val="32"/>
        </w:rPr>
        <w:t>S</w:t>
      </w:r>
      <w:r w:rsidRPr="00B724FA">
        <w:rPr>
          <w:rFonts w:ascii="Souvenir Lt BT" w:hAnsi="Souvenir Lt BT" w:cs="Traditional Arabic"/>
          <w:szCs w:val="32"/>
        </w:rPr>
        <w:t>elain</w:t>
      </w:r>
      <w:r w:rsidRPr="00AB77D5">
        <w:rPr>
          <w:rFonts w:ascii="Souvenir Lt BT" w:hAnsi="Souvenir Lt BT" w:cs="Traditional Arabic"/>
          <w:szCs w:val="32"/>
        </w:rPr>
        <w:t xml:space="preserve"> itu</w:t>
      </w:r>
      <w:r w:rsidR="00F309A7" w:rsidRPr="00B724FA">
        <w:rPr>
          <w:rFonts w:ascii="Souvenir Lt BT" w:hAnsi="Souvenir Lt BT" w:cs="Traditional Arabic"/>
          <w:szCs w:val="32"/>
        </w:rPr>
        <w:t>,</w:t>
      </w:r>
      <w:r w:rsidRPr="00AB77D5">
        <w:rPr>
          <w:rFonts w:ascii="Souvenir Lt BT" w:hAnsi="Souvenir Lt BT" w:cs="Traditional Arabic"/>
          <w:szCs w:val="32"/>
        </w:rPr>
        <w:t xml:space="preserve"> mencari lokasi </w:t>
      </w:r>
      <w:r w:rsidR="005522F3">
        <w:rPr>
          <w:rFonts w:ascii="Souvenir Lt BT" w:hAnsi="Souvenir Lt BT" w:cs="Traditional Arabic"/>
          <w:szCs w:val="32"/>
        </w:rPr>
        <w:t xml:space="preserve">Jabal </w:t>
      </w:r>
      <w:proofErr w:type="spellStart"/>
      <w:r w:rsidR="005522F3">
        <w:rPr>
          <w:rFonts w:ascii="Souvenir Lt BT" w:hAnsi="Souvenir Lt BT" w:cs="Traditional Arabic"/>
          <w:szCs w:val="32"/>
        </w:rPr>
        <w:t>ar</w:t>
      </w:r>
      <w:proofErr w:type="spellEnd"/>
      <w:r w:rsidR="005522F3">
        <w:rPr>
          <w:rFonts w:ascii="Souvenir Lt BT" w:hAnsi="Souvenir Lt BT" w:cs="Traditional Arabic"/>
          <w:szCs w:val="32"/>
        </w:rPr>
        <w:t>-Rahmah</w:t>
      </w:r>
      <w:r w:rsidRPr="00AB77D5">
        <w:rPr>
          <w:rFonts w:ascii="Souvenir Lt BT" w:hAnsi="Souvenir Lt BT" w:cs="Traditional Arabic"/>
          <w:szCs w:val="32"/>
        </w:rPr>
        <w:t xml:space="preserve"> </w:t>
      </w:r>
      <w:r w:rsidR="00D85051" w:rsidRPr="00B724FA">
        <w:rPr>
          <w:rFonts w:ascii="Souvenir Lt BT" w:hAnsi="Souvenir Lt BT" w:cs="Traditional Arabic"/>
          <w:szCs w:val="32"/>
        </w:rPr>
        <w:t>kemudian</w:t>
      </w:r>
      <w:r w:rsidRPr="00AB77D5">
        <w:rPr>
          <w:rFonts w:ascii="Souvenir Lt BT" w:hAnsi="Souvenir Lt BT" w:cs="Traditional Arabic"/>
          <w:szCs w:val="32"/>
        </w:rPr>
        <w:t xml:space="preserve"> kembali ke tenda</w:t>
      </w:r>
      <w:r w:rsidR="00D85051" w:rsidRPr="00B724FA">
        <w:rPr>
          <w:rFonts w:ascii="Souvenir Lt BT" w:hAnsi="Souvenir Lt BT" w:cs="Traditional Arabic"/>
          <w:szCs w:val="32"/>
        </w:rPr>
        <w:t xml:space="preserve"> merupakan sesuatu yang sulit</w:t>
      </w:r>
      <w:r w:rsidRPr="00AB77D5">
        <w:rPr>
          <w:rFonts w:ascii="Souvenir Lt BT" w:hAnsi="Souvenir Lt BT" w:cs="Traditional Arabic"/>
          <w:szCs w:val="32"/>
        </w:rPr>
        <w:t xml:space="preserve">, terutama </w:t>
      </w:r>
      <w:r w:rsidR="00037DD9" w:rsidRPr="00037DD9">
        <w:rPr>
          <w:rFonts w:ascii="Souvenir Lt BT" w:hAnsi="Souvenir Lt BT" w:cs="Traditional Arabic"/>
          <w:szCs w:val="32"/>
        </w:rPr>
        <w:t>jamaah</w:t>
      </w:r>
      <w:r w:rsidRPr="00AB77D5">
        <w:rPr>
          <w:rFonts w:ascii="Souvenir Lt BT" w:hAnsi="Souvenir Lt BT" w:cs="Traditional Arabic"/>
          <w:szCs w:val="32"/>
        </w:rPr>
        <w:t xml:space="preserve"> haji yang tidak tahu medan padang </w:t>
      </w:r>
      <w:r w:rsidR="009107EE">
        <w:rPr>
          <w:rFonts w:ascii="Souvenir Lt BT" w:hAnsi="Souvenir Lt BT" w:cs="Traditional Arabic"/>
          <w:szCs w:val="32"/>
        </w:rPr>
        <w:t>Arafah</w:t>
      </w:r>
      <w:r w:rsidRPr="00AB77D5">
        <w:rPr>
          <w:rFonts w:ascii="Souvenir Lt BT" w:hAnsi="Souvenir Lt BT" w:cs="Traditional Arabic"/>
          <w:szCs w:val="32"/>
        </w:rPr>
        <w:t>.</w:t>
      </w:r>
    </w:p>
    <w:p w14:paraId="20247801" w14:textId="77777777" w:rsidR="00664ED6" w:rsidRDefault="00664ED6" w:rsidP="009C63B5">
      <w:pPr>
        <w:pStyle w:val="NormalWeb"/>
        <w:shd w:val="clear" w:color="auto" w:fill="FFFFFF"/>
        <w:spacing w:before="0" w:beforeAutospacing="0" w:after="0" w:afterAutospacing="0" w:line="276" w:lineRule="auto"/>
        <w:rPr>
          <w:rFonts w:ascii="Souvenir Lt BT" w:hAnsi="Souvenir Lt BT" w:cs="Traditional Arabic"/>
          <w:b/>
          <w:bCs/>
          <w:color w:val="000000" w:themeColor="text1"/>
          <w:szCs w:val="32"/>
        </w:rPr>
      </w:pPr>
    </w:p>
    <w:p w14:paraId="27778E3E" w14:textId="67C79D7E" w:rsidR="008B6223" w:rsidRPr="00AB77D5" w:rsidRDefault="007A3E87" w:rsidP="009C63B5">
      <w:pPr>
        <w:pStyle w:val="NormalWeb"/>
        <w:shd w:val="clear" w:color="auto" w:fill="FFFFFF"/>
        <w:spacing w:before="0" w:beforeAutospacing="0" w:after="0" w:afterAutospacing="0" w:line="276" w:lineRule="auto"/>
        <w:rPr>
          <w:rFonts w:ascii="Souvenir Lt BT" w:hAnsi="Souvenir Lt BT" w:cs="Traditional Arabic"/>
          <w:b/>
          <w:bCs/>
          <w:color w:val="000000" w:themeColor="text1"/>
          <w:szCs w:val="32"/>
        </w:rPr>
      </w:pPr>
      <w:r>
        <w:rPr>
          <w:rFonts w:ascii="Souvenir Lt BT" w:hAnsi="Souvenir Lt BT" w:cs="Traditional Arabic"/>
          <w:b/>
          <w:bCs/>
          <w:noProof/>
          <w:color w:val="000000" w:themeColor="text1"/>
          <w:szCs w:val="32"/>
        </w:rPr>
        <w:drawing>
          <wp:inline distT="0" distB="0" distL="0" distR="0" wp14:anchorId="772A08D8" wp14:editId="74FC5329">
            <wp:extent cx="5691468" cy="2745776"/>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01845" cy="2750782"/>
                    </a:xfrm>
                    <a:prstGeom prst="rect">
                      <a:avLst/>
                    </a:prstGeom>
                    <a:noFill/>
                  </pic:spPr>
                </pic:pic>
              </a:graphicData>
            </a:graphic>
          </wp:inline>
        </w:drawing>
      </w:r>
    </w:p>
    <w:p w14:paraId="321C78A9" w14:textId="77777777" w:rsidR="00664ED6" w:rsidRPr="00AB77D5" w:rsidRDefault="00664ED6" w:rsidP="009C63B5">
      <w:pPr>
        <w:pStyle w:val="NormalWeb"/>
        <w:shd w:val="clear" w:color="auto" w:fill="FFFFFF"/>
        <w:spacing w:before="0" w:beforeAutospacing="0" w:after="0" w:afterAutospacing="0" w:line="276" w:lineRule="auto"/>
        <w:rPr>
          <w:rFonts w:ascii="Souvenir Lt BT" w:hAnsi="Souvenir Lt BT" w:cs="Traditional Arabic"/>
          <w:b/>
          <w:bCs/>
          <w:color w:val="000000" w:themeColor="text1"/>
          <w:szCs w:val="32"/>
        </w:rPr>
      </w:pPr>
    </w:p>
    <w:p w14:paraId="094DAB03" w14:textId="50D56D36" w:rsidR="00335288" w:rsidRPr="00AB77D5" w:rsidRDefault="00335288" w:rsidP="009C63B5">
      <w:pPr>
        <w:pStyle w:val="NormalWeb"/>
        <w:shd w:val="clear" w:color="auto" w:fill="FFFFFF"/>
        <w:spacing w:before="0" w:beforeAutospacing="0" w:after="0" w:afterAutospacing="0" w:line="276" w:lineRule="auto"/>
        <w:rPr>
          <w:rFonts w:ascii="Souvenir Lt BT" w:hAnsi="Souvenir Lt BT" w:cs="Traditional Arabic"/>
          <w:b/>
          <w:bCs/>
          <w:color w:val="FF0000"/>
          <w:szCs w:val="32"/>
        </w:rPr>
      </w:pPr>
      <w:r w:rsidRPr="00AB77D5">
        <w:rPr>
          <w:rFonts w:ascii="Souvenir Lt BT" w:hAnsi="Souvenir Lt BT" w:cs="Traditional Arabic"/>
          <w:b/>
          <w:bCs/>
          <w:color w:val="FF0000"/>
          <w:szCs w:val="32"/>
        </w:rPr>
        <w:t xml:space="preserve">Nomor </w:t>
      </w:r>
      <w:r w:rsidR="00633052">
        <w:rPr>
          <w:rFonts w:ascii="Souvenir Lt BT" w:hAnsi="Souvenir Lt BT" w:cs="Traditional Arabic"/>
          <w:b/>
          <w:bCs/>
          <w:color w:val="FF0000"/>
          <w:szCs w:val="32"/>
        </w:rPr>
        <w:t>4</w:t>
      </w:r>
      <w:r w:rsidRPr="00AB77D5">
        <w:rPr>
          <w:rFonts w:ascii="Souvenir Lt BT" w:hAnsi="Souvenir Lt BT" w:cs="Traditional Arabic"/>
          <w:b/>
          <w:bCs/>
          <w:color w:val="FF0000"/>
          <w:szCs w:val="32"/>
        </w:rPr>
        <w:t>.7</w:t>
      </w:r>
    </w:p>
    <w:p w14:paraId="03A64DBD" w14:textId="6F47AAA6" w:rsidR="00335288" w:rsidRPr="00AB77D5" w:rsidRDefault="00633052" w:rsidP="009C63B5">
      <w:pPr>
        <w:pStyle w:val="NormalWeb"/>
        <w:shd w:val="clear" w:color="auto" w:fill="FFFFFF"/>
        <w:spacing w:before="0" w:beforeAutospacing="0" w:after="0" w:afterAutospacing="0" w:line="276" w:lineRule="auto"/>
        <w:jc w:val="center"/>
        <w:rPr>
          <w:rFonts w:ascii="Souvenir Lt BT" w:hAnsi="Souvenir Lt BT" w:cs="Traditional Arabic"/>
          <w:b/>
          <w:bCs/>
          <w:color w:val="000000" w:themeColor="text1"/>
          <w:szCs w:val="32"/>
        </w:rPr>
      </w:pPr>
      <w:r w:rsidRPr="00AB77D5">
        <w:rPr>
          <w:rFonts w:ascii="Souvenir Lt BT" w:hAnsi="Souvenir Lt BT" w:cs="Traditional Arabic"/>
          <w:b/>
          <w:bCs/>
          <w:color w:val="000000" w:themeColor="text1"/>
          <w:szCs w:val="32"/>
        </w:rPr>
        <w:t>MUZDALIFAH</w:t>
      </w:r>
    </w:p>
    <w:p w14:paraId="2BC6BBAD" w14:textId="77777777" w:rsidR="00D85051" w:rsidRPr="00B724FA" w:rsidRDefault="00D85051" w:rsidP="009C63B5">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b/>
          <w:bCs/>
          <w:color w:val="auto"/>
          <w:sz w:val="24"/>
          <w:szCs w:val="32"/>
          <w:bdr w:val="none" w:sz="0" w:space="0" w:color="auto"/>
          <w:lang w:eastAsia="en-US"/>
        </w:rPr>
      </w:pPr>
    </w:p>
    <w:p w14:paraId="1E00EF41" w14:textId="4DAD5064" w:rsidR="00B42293" w:rsidRPr="00AB77D5" w:rsidRDefault="00B42293" w:rsidP="00D85051">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AB77D5">
        <w:rPr>
          <w:rFonts w:ascii="Souvenir Lt BT" w:eastAsiaTheme="minorHAnsi" w:hAnsi="Souvenir Lt BT" w:cs="Traditional Arabic"/>
          <w:b/>
          <w:bCs/>
          <w:color w:val="auto"/>
          <w:sz w:val="24"/>
          <w:szCs w:val="32"/>
          <w:bdr w:val="none" w:sz="0" w:space="0" w:color="auto"/>
          <w:lang w:eastAsia="en-US"/>
        </w:rPr>
        <w:t>Pertanyaan 1</w:t>
      </w:r>
      <w:r w:rsidRPr="00AB77D5">
        <w:rPr>
          <w:rFonts w:ascii="Souvenir Lt BT" w:eastAsiaTheme="minorHAnsi" w:hAnsi="Souvenir Lt BT" w:cs="Traditional Arabic"/>
          <w:color w:val="auto"/>
          <w:sz w:val="24"/>
          <w:szCs w:val="32"/>
          <w:bdr w:val="none" w:sz="0" w:space="0" w:color="auto"/>
          <w:lang w:eastAsia="en-US"/>
        </w:rPr>
        <w:t xml:space="preserve">: Apakah kerikil harus diambil di </w:t>
      </w:r>
      <w:r w:rsidR="00D85051" w:rsidRPr="00B724FA">
        <w:rPr>
          <w:rFonts w:ascii="Souvenir Lt BT" w:eastAsiaTheme="minorHAnsi" w:hAnsi="Souvenir Lt BT" w:cs="Traditional Arabic"/>
          <w:color w:val="auto"/>
          <w:sz w:val="24"/>
          <w:szCs w:val="32"/>
          <w:bdr w:val="none" w:sz="0" w:space="0" w:color="auto"/>
          <w:lang w:eastAsia="en-US"/>
        </w:rPr>
        <w:t>Muzdalifah</w:t>
      </w:r>
      <w:r w:rsidRPr="00AB77D5">
        <w:rPr>
          <w:rFonts w:ascii="Souvenir Lt BT" w:eastAsiaTheme="minorHAnsi" w:hAnsi="Souvenir Lt BT" w:cs="Traditional Arabic"/>
          <w:color w:val="auto"/>
          <w:sz w:val="24"/>
          <w:szCs w:val="32"/>
          <w:bdr w:val="none" w:sz="0" w:space="0" w:color="auto"/>
          <w:lang w:eastAsia="en-US"/>
        </w:rPr>
        <w:t>?</w:t>
      </w:r>
    </w:p>
    <w:p w14:paraId="24E74ECE" w14:textId="0CF1E56C" w:rsidR="00B42293" w:rsidRPr="00B724FA" w:rsidRDefault="00B42293" w:rsidP="00D85051">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b/>
          <w:bCs/>
          <w:color w:val="auto"/>
          <w:sz w:val="24"/>
          <w:szCs w:val="32"/>
          <w:bdr w:val="none" w:sz="0" w:space="0" w:color="auto"/>
          <w:lang w:eastAsia="en-US"/>
        </w:rPr>
      </w:pPr>
      <w:r w:rsidRPr="00B724FA">
        <w:rPr>
          <w:rFonts w:ascii="Souvenir Lt BT" w:eastAsiaTheme="minorHAnsi" w:hAnsi="Souvenir Lt BT" w:cs="Traditional Arabic"/>
          <w:b/>
          <w:bCs/>
          <w:color w:val="auto"/>
          <w:sz w:val="24"/>
          <w:szCs w:val="32"/>
          <w:bdr w:val="none" w:sz="0" w:space="0" w:color="auto"/>
          <w:lang w:eastAsia="en-US"/>
        </w:rPr>
        <w:t>Jawab:</w:t>
      </w:r>
    </w:p>
    <w:p w14:paraId="58C70588" w14:textId="60A702DD" w:rsidR="00B42293" w:rsidRPr="00AB77D5" w:rsidRDefault="00D85051" w:rsidP="00D85051">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B724FA">
        <w:rPr>
          <w:rFonts w:ascii="Souvenir Lt BT" w:eastAsiaTheme="minorHAnsi" w:hAnsi="Souvenir Lt BT" w:cs="Traditional Arabic"/>
          <w:color w:val="auto"/>
          <w:sz w:val="24"/>
          <w:szCs w:val="32"/>
          <w:bdr w:val="none" w:sz="0" w:space="0" w:color="auto"/>
          <w:lang w:eastAsia="en-US"/>
        </w:rPr>
        <w:lastRenderedPageBreak/>
        <w:t>M</w:t>
      </w:r>
      <w:r w:rsidR="00B42293" w:rsidRPr="00B724FA">
        <w:rPr>
          <w:rFonts w:ascii="Souvenir Lt BT" w:eastAsiaTheme="minorHAnsi" w:hAnsi="Souvenir Lt BT" w:cs="Traditional Arabic"/>
          <w:color w:val="auto"/>
          <w:sz w:val="24"/>
          <w:szCs w:val="32"/>
          <w:bdr w:val="none" w:sz="0" w:space="0" w:color="auto"/>
          <w:lang w:eastAsia="en-US"/>
        </w:rPr>
        <w:t>engambil</w:t>
      </w:r>
      <w:r w:rsidR="00B42293" w:rsidRPr="00AB77D5">
        <w:rPr>
          <w:rFonts w:ascii="Souvenir Lt BT" w:eastAsiaTheme="minorHAnsi" w:hAnsi="Souvenir Lt BT" w:cs="Traditional Arabic"/>
          <w:color w:val="auto"/>
          <w:sz w:val="24"/>
          <w:szCs w:val="32"/>
          <w:bdr w:val="none" w:sz="0" w:space="0" w:color="auto"/>
          <w:lang w:eastAsia="en-US"/>
        </w:rPr>
        <w:t xml:space="preserve"> kerikil di Muzdalifah</w:t>
      </w:r>
      <w:r w:rsidRPr="00B724FA">
        <w:rPr>
          <w:rFonts w:ascii="Souvenir Lt BT" w:eastAsiaTheme="minorHAnsi" w:hAnsi="Souvenir Lt BT" w:cs="Traditional Arabic"/>
          <w:color w:val="auto"/>
          <w:sz w:val="24"/>
          <w:szCs w:val="32"/>
          <w:bdr w:val="none" w:sz="0" w:space="0" w:color="auto"/>
          <w:lang w:eastAsia="en-US"/>
        </w:rPr>
        <w:t xml:space="preserve"> bukanlah suatu keharusan.</w:t>
      </w:r>
      <w:r w:rsidR="00B42293" w:rsidRPr="00B724FA">
        <w:rPr>
          <w:rFonts w:ascii="Souvenir Lt BT" w:eastAsiaTheme="minorHAnsi" w:hAnsi="Souvenir Lt BT" w:cs="Traditional Arabic"/>
          <w:color w:val="auto"/>
          <w:sz w:val="24"/>
          <w:szCs w:val="32"/>
          <w:bdr w:val="none" w:sz="0" w:space="0" w:color="auto"/>
          <w:lang w:eastAsia="en-US"/>
        </w:rPr>
        <w:t xml:space="preserve"> </w:t>
      </w:r>
      <w:r w:rsidRPr="00B724FA">
        <w:rPr>
          <w:rFonts w:ascii="Souvenir Lt BT" w:eastAsiaTheme="minorHAnsi" w:hAnsi="Souvenir Lt BT" w:cs="Traditional Arabic"/>
          <w:color w:val="auto"/>
          <w:sz w:val="24"/>
          <w:szCs w:val="32"/>
          <w:bdr w:val="none" w:sz="0" w:space="0" w:color="auto"/>
          <w:lang w:eastAsia="en-US"/>
        </w:rPr>
        <w:t>B</w:t>
      </w:r>
      <w:r w:rsidR="00B42293" w:rsidRPr="00B724FA">
        <w:rPr>
          <w:rFonts w:ascii="Souvenir Lt BT" w:eastAsiaTheme="minorHAnsi" w:hAnsi="Souvenir Lt BT" w:cs="Traditional Arabic"/>
          <w:color w:val="auto"/>
          <w:sz w:val="24"/>
          <w:szCs w:val="32"/>
          <w:bdr w:val="none" w:sz="0" w:space="0" w:color="auto"/>
          <w:lang w:eastAsia="en-US"/>
        </w:rPr>
        <w:t>ahkan</w:t>
      </w:r>
      <w:r w:rsidR="00B42293" w:rsidRPr="00AB77D5">
        <w:rPr>
          <w:rFonts w:ascii="Souvenir Lt BT" w:eastAsiaTheme="minorHAnsi" w:hAnsi="Souvenir Lt BT" w:cs="Traditional Arabic"/>
          <w:color w:val="auto"/>
          <w:sz w:val="24"/>
          <w:szCs w:val="32"/>
          <w:bdr w:val="none" w:sz="0" w:space="0" w:color="auto"/>
          <w:lang w:eastAsia="en-US"/>
        </w:rPr>
        <w:t xml:space="preserve"> Nabi </w:t>
      </w:r>
      <w:r w:rsidR="005E638C">
        <w:rPr>
          <w:rFonts w:ascii="Souvenir Lt BT" w:eastAsiaTheme="minorHAnsi" w:hAnsi="Souvenir Lt BT" w:cs="Traditional Arabic"/>
          <w:color w:val="auto"/>
          <w:sz w:val="24"/>
          <w:szCs w:val="32"/>
          <w:bdr w:val="none" w:sz="0" w:space="0" w:color="auto"/>
          <w:rtl/>
          <w:lang w:eastAsia="en-US"/>
        </w:rPr>
        <w:t>ﷺ</w:t>
      </w:r>
      <w:r w:rsidR="00B42293" w:rsidRPr="00AB77D5">
        <w:rPr>
          <w:rFonts w:ascii="Souvenir Lt BT" w:eastAsiaTheme="minorHAnsi" w:hAnsi="Souvenir Lt BT" w:cs="Traditional Arabic"/>
          <w:color w:val="auto"/>
          <w:sz w:val="24"/>
          <w:szCs w:val="32"/>
          <w:bdr w:val="none" w:sz="0" w:space="0" w:color="auto"/>
          <w:lang w:eastAsia="en-US"/>
        </w:rPr>
        <w:t xml:space="preserve"> </w:t>
      </w:r>
      <w:r w:rsidRPr="00B724FA">
        <w:rPr>
          <w:rFonts w:ascii="Souvenir Lt BT" w:eastAsiaTheme="minorHAnsi" w:hAnsi="Souvenir Lt BT" w:cs="Traditional Arabic"/>
          <w:color w:val="auto"/>
          <w:sz w:val="24"/>
          <w:szCs w:val="32"/>
          <w:bdr w:val="none" w:sz="0" w:space="0" w:color="auto"/>
          <w:lang w:eastAsia="en-US"/>
        </w:rPr>
        <w:t xml:space="preserve">sendiri </w:t>
      </w:r>
      <w:r w:rsidR="00B42293" w:rsidRPr="00AB77D5">
        <w:rPr>
          <w:rFonts w:ascii="Souvenir Lt BT" w:eastAsiaTheme="minorHAnsi" w:hAnsi="Souvenir Lt BT" w:cs="Traditional Arabic"/>
          <w:color w:val="auto"/>
          <w:sz w:val="24"/>
          <w:szCs w:val="32"/>
          <w:bdr w:val="none" w:sz="0" w:space="0" w:color="auto"/>
          <w:lang w:eastAsia="en-US"/>
        </w:rPr>
        <w:t xml:space="preserve">tidak mengambil </w:t>
      </w:r>
      <w:r w:rsidR="00B42293" w:rsidRPr="00B724FA">
        <w:rPr>
          <w:rFonts w:ascii="Souvenir Lt BT" w:eastAsiaTheme="minorHAnsi" w:hAnsi="Souvenir Lt BT" w:cs="Traditional Arabic"/>
          <w:color w:val="auto"/>
          <w:sz w:val="24"/>
          <w:szCs w:val="32"/>
          <w:bdr w:val="none" w:sz="0" w:space="0" w:color="auto"/>
          <w:lang w:eastAsia="en-US"/>
        </w:rPr>
        <w:t>keriki</w:t>
      </w:r>
      <w:r w:rsidRPr="00B724FA">
        <w:rPr>
          <w:rFonts w:ascii="Souvenir Lt BT" w:eastAsiaTheme="minorHAnsi" w:hAnsi="Souvenir Lt BT" w:cs="Traditional Arabic"/>
          <w:color w:val="auto"/>
          <w:sz w:val="24"/>
          <w:szCs w:val="32"/>
          <w:bdr w:val="none" w:sz="0" w:space="0" w:color="auto"/>
          <w:lang w:eastAsia="en-US"/>
        </w:rPr>
        <w:t>l</w:t>
      </w:r>
      <w:r w:rsidR="00B42293" w:rsidRPr="00AB77D5">
        <w:rPr>
          <w:rFonts w:ascii="Souvenir Lt BT" w:eastAsiaTheme="minorHAnsi" w:hAnsi="Souvenir Lt BT" w:cs="Traditional Arabic"/>
          <w:color w:val="auto"/>
          <w:sz w:val="24"/>
          <w:szCs w:val="32"/>
          <w:bdr w:val="none" w:sz="0" w:space="0" w:color="auto"/>
          <w:lang w:eastAsia="en-US"/>
        </w:rPr>
        <w:t xml:space="preserve"> di Muzdalifah, </w:t>
      </w:r>
      <w:r w:rsidRPr="00B724FA">
        <w:rPr>
          <w:rFonts w:ascii="Souvenir Lt BT" w:eastAsiaTheme="minorHAnsi" w:hAnsi="Souvenir Lt BT" w:cs="Traditional Arabic"/>
          <w:color w:val="auto"/>
          <w:sz w:val="24"/>
          <w:szCs w:val="32"/>
          <w:bdr w:val="none" w:sz="0" w:space="0" w:color="auto"/>
          <w:lang w:eastAsia="en-US"/>
        </w:rPr>
        <w:t>melainkan</w:t>
      </w:r>
      <w:r w:rsidR="00B42293" w:rsidRPr="00AB77D5">
        <w:rPr>
          <w:rFonts w:ascii="Souvenir Lt BT" w:eastAsiaTheme="minorHAnsi" w:hAnsi="Souvenir Lt BT" w:cs="Traditional Arabic"/>
          <w:color w:val="auto"/>
          <w:sz w:val="24"/>
          <w:szCs w:val="32"/>
          <w:bdr w:val="none" w:sz="0" w:space="0" w:color="auto"/>
          <w:lang w:eastAsia="en-US"/>
        </w:rPr>
        <w:t xml:space="preserve"> mengambilnya di Mina tatkala hendak melempar </w:t>
      </w:r>
      <w:r w:rsidR="009C7293">
        <w:rPr>
          <w:rFonts w:ascii="Souvenir Lt BT" w:eastAsiaTheme="minorHAnsi" w:hAnsi="Souvenir Lt BT" w:cs="Traditional Arabic"/>
          <w:color w:val="auto"/>
          <w:sz w:val="24"/>
          <w:szCs w:val="32"/>
          <w:bdr w:val="none" w:sz="0" w:space="0" w:color="auto"/>
          <w:lang w:eastAsia="en-US"/>
        </w:rPr>
        <w:t>j</w:t>
      </w:r>
      <w:r w:rsidR="00101AAF">
        <w:rPr>
          <w:rFonts w:ascii="Souvenir Lt BT" w:eastAsiaTheme="minorHAnsi" w:hAnsi="Souvenir Lt BT" w:cs="Traditional Arabic"/>
          <w:color w:val="auto"/>
          <w:sz w:val="24"/>
          <w:szCs w:val="32"/>
          <w:bdr w:val="none" w:sz="0" w:space="0" w:color="auto"/>
          <w:lang w:eastAsia="en-US"/>
        </w:rPr>
        <w:t>amrah</w:t>
      </w:r>
      <w:r w:rsidR="00B42293" w:rsidRPr="00AB77D5">
        <w:rPr>
          <w:rFonts w:ascii="Souvenir Lt BT" w:eastAsiaTheme="minorHAnsi" w:hAnsi="Souvenir Lt BT" w:cs="Traditional Arabic"/>
          <w:color w:val="auto"/>
          <w:sz w:val="24"/>
          <w:szCs w:val="32"/>
          <w:bdr w:val="none" w:sz="0" w:space="0" w:color="auto"/>
          <w:lang w:eastAsia="en-US"/>
        </w:rPr>
        <w:t xml:space="preserve"> </w:t>
      </w:r>
      <w:r w:rsidR="002844A2">
        <w:rPr>
          <w:rFonts w:ascii="Souvenir Lt BT" w:eastAsiaTheme="minorHAnsi" w:hAnsi="Souvenir Lt BT" w:cs="Traditional Arabic"/>
          <w:color w:val="auto"/>
          <w:sz w:val="24"/>
          <w:szCs w:val="32"/>
          <w:bdr w:val="none" w:sz="0" w:space="0" w:color="auto"/>
          <w:lang w:eastAsia="en-US"/>
        </w:rPr>
        <w:t>Aqabah</w:t>
      </w:r>
      <w:r w:rsidRPr="00B724FA">
        <w:rPr>
          <w:rFonts w:ascii="Souvenir Lt BT" w:eastAsiaTheme="minorHAnsi" w:hAnsi="Souvenir Lt BT" w:cs="Traditional Arabic"/>
          <w:color w:val="auto"/>
          <w:sz w:val="24"/>
          <w:szCs w:val="32"/>
          <w:bdr w:val="none" w:sz="0" w:space="0" w:color="auto"/>
          <w:lang w:eastAsia="en-US"/>
        </w:rPr>
        <w:t>.</w:t>
      </w:r>
      <w:r w:rsidR="00B42293" w:rsidRPr="00AB77D5">
        <w:rPr>
          <w:rFonts w:ascii="Souvenir Lt BT" w:eastAsiaTheme="minorHAnsi" w:hAnsi="Souvenir Lt BT" w:cs="Traditional Arabic"/>
          <w:color w:val="auto"/>
          <w:sz w:val="24"/>
          <w:szCs w:val="32"/>
          <w:bdr w:val="none" w:sz="0" w:space="0" w:color="auto"/>
          <w:vertAlign w:val="superscript"/>
          <w:lang w:eastAsia="en-US"/>
        </w:rPr>
        <w:footnoteReference w:id="11"/>
      </w:r>
      <w:r w:rsidR="00B42293" w:rsidRPr="00AB77D5">
        <w:rPr>
          <w:rFonts w:ascii="Souvenir Lt BT" w:eastAsiaTheme="minorHAnsi" w:hAnsi="Souvenir Lt BT" w:cs="Traditional Arabic"/>
          <w:color w:val="auto"/>
          <w:sz w:val="24"/>
          <w:szCs w:val="32"/>
          <w:bdr w:val="none" w:sz="0" w:space="0" w:color="auto"/>
          <w:lang w:eastAsia="en-US"/>
        </w:rPr>
        <w:t xml:space="preserve"> Hanya saja</w:t>
      </w:r>
      <w:r w:rsidRPr="00B724FA">
        <w:rPr>
          <w:rFonts w:ascii="Souvenir Lt BT" w:eastAsiaTheme="minorHAnsi" w:hAnsi="Souvenir Lt BT" w:cs="Traditional Arabic"/>
          <w:color w:val="auto"/>
          <w:sz w:val="24"/>
          <w:szCs w:val="32"/>
          <w:bdr w:val="none" w:sz="0" w:space="0" w:color="auto"/>
          <w:lang w:eastAsia="en-US"/>
        </w:rPr>
        <w:t>,</w:t>
      </w:r>
      <w:r w:rsidR="00B42293" w:rsidRPr="00AB77D5">
        <w:rPr>
          <w:rFonts w:ascii="Souvenir Lt BT" w:eastAsiaTheme="minorHAnsi" w:hAnsi="Souvenir Lt BT" w:cs="Traditional Arabic"/>
          <w:color w:val="auto"/>
          <w:sz w:val="24"/>
          <w:szCs w:val="32"/>
          <w:bdr w:val="none" w:sz="0" w:space="0" w:color="auto"/>
          <w:lang w:eastAsia="en-US"/>
        </w:rPr>
        <w:t xml:space="preserve"> memang </w:t>
      </w:r>
      <w:r w:rsidRPr="00B724FA">
        <w:rPr>
          <w:rFonts w:ascii="Souvenir Lt BT" w:eastAsiaTheme="minorHAnsi" w:hAnsi="Souvenir Lt BT" w:cs="Traditional Arabic"/>
          <w:color w:val="auto"/>
          <w:sz w:val="24"/>
          <w:szCs w:val="32"/>
          <w:bdr w:val="none" w:sz="0" w:space="0" w:color="auto"/>
          <w:lang w:eastAsia="en-US"/>
        </w:rPr>
        <w:t>terdapat</w:t>
      </w:r>
      <w:r w:rsidR="00B42293" w:rsidRPr="00AB77D5">
        <w:rPr>
          <w:rFonts w:ascii="Souvenir Lt BT" w:eastAsiaTheme="minorHAnsi" w:hAnsi="Souvenir Lt BT" w:cs="Traditional Arabic"/>
          <w:color w:val="auto"/>
          <w:sz w:val="24"/>
          <w:szCs w:val="32"/>
          <w:bdr w:val="none" w:sz="0" w:space="0" w:color="auto"/>
          <w:lang w:eastAsia="en-US"/>
        </w:rPr>
        <w:t xml:space="preserve"> banyak kerikil</w:t>
      </w:r>
      <w:r w:rsidR="00B42293" w:rsidRPr="00B724FA">
        <w:rPr>
          <w:rFonts w:ascii="Souvenir Lt BT" w:eastAsiaTheme="minorHAnsi" w:hAnsi="Souvenir Lt BT" w:cs="Traditional Arabic"/>
          <w:color w:val="auto"/>
          <w:sz w:val="24"/>
          <w:szCs w:val="32"/>
          <w:bdr w:val="none" w:sz="0" w:space="0" w:color="auto"/>
          <w:lang w:eastAsia="en-US"/>
        </w:rPr>
        <w:t xml:space="preserve"> di </w:t>
      </w:r>
      <w:r w:rsidR="000F0C12" w:rsidRPr="00B724FA">
        <w:rPr>
          <w:rFonts w:ascii="Souvenir Lt BT" w:eastAsiaTheme="minorHAnsi" w:hAnsi="Souvenir Lt BT" w:cs="Traditional Arabic"/>
          <w:color w:val="auto"/>
          <w:sz w:val="24"/>
          <w:szCs w:val="32"/>
          <w:bdr w:val="none" w:sz="0" w:space="0" w:color="auto"/>
          <w:lang w:eastAsia="en-US"/>
        </w:rPr>
        <w:t>Muzdalifah</w:t>
      </w:r>
      <w:r w:rsidR="00B42293" w:rsidRPr="00AB77D5">
        <w:rPr>
          <w:rFonts w:ascii="Souvenir Lt BT" w:eastAsiaTheme="minorHAnsi" w:hAnsi="Souvenir Lt BT" w:cs="Traditional Arabic"/>
          <w:color w:val="auto"/>
          <w:sz w:val="24"/>
          <w:szCs w:val="32"/>
          <w:bdr w:val="none" w:sz="0" w:space="0" w:color="auto"/>
          <w:lang w:eastAsia="en-US"/>
        </w:rPr>
        <w:t xml:space="preserve">, berbeda dengan Mina sekarang </w:t>
      </w:r>
      <w:r w:rsidRPr="00B724FA">
        <w:rPr>
          <w:rFonts w:ascii="Souvenir Lt BT" w:eastAsiaTheme="minorHAnsi" w:hAnsi="Souvenir Lt BT" w:cs="Traditional Arabic"/>
          <w:color w:val="auto"/>
          <w:sz w:val="24"/>
          <w:szCs w:val="32"/>
          <w:bdr w:val="none" w:sz="0" w:space="0" w:color="auto"/>
          <w:lang w:eastAsia="en-US"/>
        </w:rPr>
        <w:t>yang</w:t>
      </w:r>
      <w:r w:rsidR="00B42293" w:rsidRPr="00B724FA">
        <w:rPr>
          <w:rFonts w:ascii="Souvenir Lt BT" w:eastAsiaTheme="minorHAnsi" w:hAnsi="Souvenir Lt BT" w:cs="Traditional Arabic"/>
          <w:color w:val="auto"/>
          <w:sz w:val="24"/>
          <w:szCs w:val="32"/>
          <w:bdr w:val="none" w:sz="0" w:space="0" w:color="auto"/>
          <w:lang w:eastAsia="en-US"/>
        </w:rPr>
        <w:t xml:space="preserve"> </w:t>
      </w:r>
      <w:r w:rsidR="004002A8" w:rsidRPr="00B724FA">
        <w:rPr>
          <w:rFonts w:ascii="Souvenir Lt BT" w:eastAsiaTheme="minorHAnsi" w:hAnsi="Souvenir Lt BT" w:cs="Traditional Arabic"/>
          <w:color w:val="auto"/>
          <w:sz w:val="24"/>
          <w:szCs w:val="32"/>
          <w:bdr w:val="none" w:sz="0" w:space="0" w:color="auto"/>
          <w:lang w:eastAsia="en-US"/>
        </w:rPr>
        <w:t>cukup sulit</w:t>
      </w:r>
      <w:r w:rsidR="00B42293" w:rsidRPr="00AB77D5">
        <w:rPr>
          <w:rFonts w:ascii="Souvenir Lt BT" w:eastAsiaTheme="minorHAnsi" w:hAnsi="Souvenir Lt BT" w:cs="Traditional Arabic"/>
          <w:color w:val="auto"/>
          <w:sz w:val="24"/>
          <w:szCs w:val="32"/>
          <w:bdr w:val="none" w:sz="0" w:space="0" w:color="auto"/>
          <w:lang w:eastAsia="en-US"/>
        </w:rPr>
        <w:t xml:space="preserve"> untuk mencari kerikil.</w:t>
      </w:r>
    </w:p>
    <w:p w14:paraId="0B12B73A" w14:textId="7BB66137" w:rsidR="008E1489" w:rsidRPr="00B724FA" w:rsidRDefault="008E1489" w:rsidP="008E1489">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hAnsi="Souvenir Lt BT" w:cs="Traditional Arabic"/>
          <w:color w:val="auto"/>
          <w:sz w:val="24"/>
          <w:szCs w:val="32"/>
          <w:vertAlign w:val="superscript"/>
        </w:rPr>
      </w:pPr>
      <w:r w:rsidRPr="00B724FA">
        <w:rPr>
          <w:rFonts w:ascii="Souvenir Lt BT" w:eastAsiaTheme="minorHAnsi" w:hAnsi="Souvenir Lt BT" w:cs="Traditional Arabic"/>
          <w:color w:val="auto"/>
          <w:sz w:val="24"/>
          <w:szCs w:val="32"/>
          <w:bdr w:val="none" w:sz="0" w:space="0" w:color="auto"/>
          <w:lang w:eastAsia="en-US"/>
        </w:rPr>
        <w:t>Pada dasarnya, tidak mengapa mengambil kerikil di mana pun, karena semuanya tetap disebut sebagai kerikil.</w:t>
      </w:r>
      <w:r w:rsidRPr="00B724FA">
        <w:rPr>
          <w:rFonts w:ascii="Souvenir Lt BT" w:hAnsi="Souvenir Lt BT" w:cs="Traditional Arabic"/>
          <w:color w:val="auto"/>
          <w:sz w:val="24"/>
          <w:szCs w:val="32"/>
          <w:vertAlign w:val="superscript"/>
        </w:rPr>
        <w:t xml:space="preserve"> </w:t>
      </w:r>
      <w:r w:rsidRPr="00B724FA">
        <w:rPr>
          <w:rFonts w:ascii="Souvenir Lt BT" w:hAnsi="Souvenir Lt BT" w:cs="Traditional Arabic"/>
          <w:color w:val="auto"/>
          <w:sz w:val="24"/>
          <w:szCs w:val="32"/>
          <w:vertAlign w:val="superscript"/>
        </w:rPr>
        <w:footnoteReference w:id="12"/>
      </w:r>
      <w:r w:rsidRPr="00B724FA">
        <w:rPr>
          <w:rFonts w:ascii="Souvenir Lt BT" w:eastAsiaTheme="minorHAnsi" w:hAnsi="Souvenir Lt BT" w:cs="Traditional Arabic"/>
          <w:color w:val="auto"/>
          <w:sz w:val="24"/>
          <w:szCs w:val="32"/>
          <w:bdr w:val="none" w:sz="0" w:space="0" w:color="auto"/>
          <w:lang w:eastAsia="en-US"/>
        </w:rPr>
        <w:t xml:space="preserve"> Namun, para ulama berbeda pendapat mengenai tempat yang lebih utama untuk mengambilnya, apakah di Muzdalifah atau di perjalanan menuju Mina.</w:t>
      </w:r>
      <w:r w:rsidRPr="00B724FA">
        <w:rPr>
          <w:rFonts w:ascii="Souvenir Lt BT" w:hAnsi="Souvenir Lt BT" w:cs="Traditional Arabic"/>
          <w:color w:val="auto"/>
          <w:sz w:val="24"/>
          <w:szCs w:val="32"/>
          <w:vertAlign w:val="superscript"/>
        </w:rPr>
        <w:t>(</w:t>
      </w:r>
      <w:r w:rsidRPr="00B724FA">
        <w:rPr>
          <w:rFonts w:ascii="Souvenir Lt BT" w:hAnsi="Souvenir Lt BT" w:cs="Traditional Arabic"/>
          <w:color w:val="auto"/>
          <w:sz w:val="24"/>
          <w:szCs w:val="32"/>
          <w:vertAlign w:val="superscript"/>
        </w:rPr>
        <w:footnoteReference w:id="13"/>
      </w:r>
      <w:r w:rsidRPr="00B724FA">
        <w:rPr>
          <w:rFonts w:ascii="Souvenir Lt BT" w:hAnsi="Souvenir Lt BT" w:cs="Traditional Arabic"/>
          <w:color w:val="auto"/>
          <w:sz w:val="24"/>
          <w:szCs w:val="32"/>
          <w:vertAlign w:val="superscript"/>
        </w:rPr>
        <w:t>)</w:t>
      </w:r>
    </w:p>
    <w:p w14:paraId="1A42D5BC" w14:textId="77777777" w:rsidR="00AC750F" w:rsidRPr="00B724FA" w:rsidRDefault="00AC750F" w:rsidP="00AC750F">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p>
    <w:p w14:paraId="4679550B" w14:textId="0940C441" w:rsidR="00B42293" w:rsidRPr="00633052" w:rsidRDefault="00AC750F" w:rsidP="008E1489">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center"/>
        <w:rPr>
          <w:rFonts w:ascii="Souvenir Lt BT" w:eastAsiaTheme="minorHAnsi" w:hAnsi="Souvenir Lt BT" w:cs="Traditional Arabic"/>
          <w:color w:val="auto"/>
          <w:sz w:val="24"/>
          <w:szCs w:val="32"/>
          <w:bdr w:val="none" w:sz="0" w:space="0" w:color="auto"/>
          <w:lang w:eastAsia="en-US"/>
        </w:rPr>
      </w:pPr>
      <w:r w:rsidRPr="00633052">
        <w:rPr>
          <w:rFonts w:ascii="Souvenir Lt BT" w:eastAsiaTheme="minorHAnsi" w:hAnsi="Souvenir Lt BT" w:cs="Traditional Arabic"/>
          <w:color w:val="auto"/>
          <w:sz w:val="24"/>
          <w:szCs w:val="32"/>
          <w:bdr w:val="none" w:sz="0" w:space="0" w:color="auto"/>
          <w:lang w:eastAsia="en-US"/>
        </w:rPr>
        <w:t>***</w:t>
      </w:r>
    </w:p>
    <w:p w14:paraId="6ACC3E1E" w14:textId="77777777" w:rsidR="00AC750F" w:rsidRPr="00B724FA" w:rsidRDefault="00AC750F" w:rsidP="00AC750F">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center"/>
        <w:rPr>
          <w:rFonts w:ascii="Souvenir Lt BT" w:eastAsiaTheme="minorHAnsi" w:hAnsi="Souvenir Lt BT" w:cs="Traditional Arabic"/>
          <w:color w:val="auto"/>
          <w:sz w:val="24"/>
          <w:szCs w:val="32"/>
          <w:bdr w:val="none" w:sz="0" w:space="0" w:color="auto"/>
          <w:lang w:eastAsia="en-US"/>
        </w:rPr>
      </w:pPr>
    </w:p>
    <w:p w14:paraId="37C0743E" w14:textId="1A22EFC0" w:rsidR="00B42293" w:rsidRPr="00AB77D5" w:rsidRDefault="00B42293" w:rsidP="00AC750F">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AB77D5">
        <w:rPr>
          <w:rFonts w:ascii="Souvenir Lt BT" w:eastAsiaTheme="minorHAnsi" w:hAnsi="Souvenir Lt BT" w:cs="Traditional Arabic"/>
          <w:b/>
          <w:bCs/>
          <w:color w:val="auto"/>
          <w:sz w:val="24"/>
          <w:szCs w:val="32"/>
          <w:bdr w:val="none" w:sz="0" w:space="0" w:color="auto"/>
          <w:lang w:eastAsia="en-US"/>
        </w:rPr>
        <w:t>Pertanyaan 2</w:t>
      </w:r>
      <w:r w:rsidRPr="00AB77D5">
        <w:rPr>
          <w:rFonts w:ascii="Souvenir Lt BT" w:eastAsiaTheme="minorHAnsi" w:hAnsi="Souvenir Lt BT" w:cs="Traditional Arabic"/>
          <w:color w:val="auto"/>
          <w:sz w:val="24"/>
          <w:szCs w:val="32"/>
          <w:bdr w:val="none" w:sz="0" w:space="0" w:color="auto"/>
          <w:lang w:eastAsia="en-US"/>
        </w:rPr>
        <w:t xml:space="preserve">: Bolehkah meninggalkan Muzdalifah </w:t>
      </w:r>
      <w:r w:rsidR="00BE1792" w:rsidRPr="00B724FA">
        <w:rPr>
          <w:rFonts w:ascii="Souvenir Lt BT" w:eastAsiaTheme="minorHAnsi" w:hAnsi="Souvenir Lt BT" w:cs="Traditional Arabic"/>
          <w:color w:val="auto"/>
          <w:sz w:val="24"/>
          <w:szCs w:val="32"/>
          <w:bdr w:val="none" w:sz="0" w:space="0" w:color="auto"/>
          <w:lang w:eastAsia="en-US"/>
        </w:rPr>
        <w:t>setelah</w:t>
      </w:r>
      <w:r w:rsidRPr="00AB77D5">
        <w:rPr>
          <w:rFonts w:ascii="Souvenir Lt BT" w:eastAsiaTheme="minorHAnsi" w:hAnsi="Souvenir Lt BT" w:cs="Traditional Arabic"/>
          <w:color w:val="auto"/>
          <w:sz w:val="24"/>
          <w:szCs w:val="32"/>
          <w:bdr w:val="none" w:sz="0" w:space="0" w:color="auto"/>
          <w:lang w:eastAsia="en-US"/>
        </w:rPr>
        <w:t xml:space="preserve"> lewat tengah malam </w:t>
      </w:r>
      <w:r w:rsidR="00BE1792" w:rsidRPr="00B724FA">
        <w:rPr>
          <w:rFonts w:ascii="Souvenir Lt BT" w:eastAsiaTheme="minorHAnsi" w:hAnsi="Souvenir Lt BT" w:cs="Traditional Arabic"/>
          <w:color w:val="auto"/>
          <w:sz w:val="24"/>
          <w:szCs w:val="32"/>
          <w:bdr w:val="none" w:sz="0" w:space="0" w:color="auto"/>
          <w:lang w:eastAsia="en-US"/>
        </w:rPr>
        <w:t xml:space="preserve">karena </w:t>
      </w:r>
      <w:r w:rsidRPr="00AB77D5">
        <w:rPr>
          <w:rFonts w:ascii="Souvenir Lt BT" w:eastAsiaTheme="minorHAnsi" w:hAnsi="Souvenir Lt BT" w:cs="Traditional Arabic"/>
          <w:color w:val="auto"/>
          <w:sz w:val="24"/>
          <w:szCs w:val="32"/>
          <w:bdr w:val="none" w:sz="0" w:space="0" w:color="auto"/>
          <w:lang w:eastAsia="en-US"/>
        </w:rPr>
        <w:t>mengikuti rombongan?</w:t>
      </w:r>
    </w:p>
    <w:p w14:paraId="6D3841EB" w14:textId="4EAB1137" w:rsidR="00B42293" w:rsidRPr="00B724FA" w:rsidRDefault="00B42293" w:rsidP="00AC750F">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b/>
          <w:bCs/>
          <w:color w:val="auto"/>
          <w:sz w:val="24"/>
          <w:szCs w:val="32"/>
          <w:bdr w:val="none" w:sz="0" w:space="0" w:color="auto"/>
          <w:lang w:eastAsia="en-US"/>
        </w:rPr>
      </w:pPr>
      <w:r w:rsidRPr="00B724FA">
        <w:rPr>
          <w:rFonts w:ascii="Souvenir Lt BT" w:eastAsiaTheme="minorHAnsi" w:hAnsi="Souvenir Lt BT" w:cs="Traditional Arabic"/>
          <w:b/>
          <w:bCs/>
          <w:color w:val="auto"/>
          <w:sz w:val="24"/>
          <w:szCs w:val="32"/>
          <w:bdr w:val="none" w:sz="0" w:space="0" w:color="auto"/>
          <w:lang w:eastAsia="en-US"/>
        </w:rPr>
        <w:t>Jawab:</w:t>
      </w:r>
    </w:p>
    <w:p w14:paraId="2245B495" w14:textId="1368FDB9" w:rsidR="00B42293" w:rsidRPr="00AB77D5" w:rsidRDefault="00B42293" w:rsidP="00BE1792">
      <w:pPr>
        <w:bidi w:val="0"/>
        <w:spacing w:after="0"/>
        <w:ind w:firstLine="720"/>
        <w:contextualSpacing/>
        <w:jc w:val="both"/>
        <w:rPr>
          <w:rFonts w:ascii="Souvenir Lt BT" w:eastAsiaTheme="minorHAnsi" w:hAnsi="Souvenir Lt BT" w:cs="Traditional Arabic"/>
          <w:color w:val="auto"/>
          <w:sz w:val="24"/>
          <w:szCs w:val="32"/>
          <w:bdr w:val="none" w:sz="0" w:space="0" w:color="auto"/>
          <w:lang w:eastAsia="en-US"/>
        </w:rPr>
      </w:pPr>
      <w:r w:rsidRPr="00AB77D5">
        <w:rPr>
          <w:rFonts w:ascii="Souvenir Lt BT" w:eastAsiaTheme="minorHAnsi" w:hAnsi="Souvenir Lt BT" w:cs="Traditional Arabic"/>
          <w:color w:val="auto"/>
          <w:sz w:val="24"/>
          <w:szCs w:val="32"/>
          <w:bdr w:val="none" w:sz="0" w:space="0" w:color="auto"/>
          <w:lang w:eastAsia="en-US"/>
        </w:rPr>
        <w:t xml:space="preserve">Bagi orang yang kuat dan tidak </w:t>
      </w:r>
      <w:r w:rsidR="00BE1792" w:rsidRPr="00B724FA">
        <w:rPr>
          <w:rFonts w:ascii="Souvenir Lt BT" w:eastAsiaTheme="minorHAnsi" w:hAnsi="Souvenir Lt BT" w:cs="Traditional Arabic"/>
          <w:color w:val="auto"/>
          <w:sz w:val="24"/>
          <w:szCs w:val="32"/>
          <w:bdr w:val="none" w:sz="0" w:space="0" w:color="auto"/>
          <w:lang w:eastAsia="en-US"/>
        </w:rPr>
        <w:t>beruzur,</w:t>
      </w:r>
      <w:r w:rsidRPr="00AB77D5">
        <w:rPr>
          <w:rFonts w:ascii="Souvenir Lt BT" w:eastAsiaTheme="minorHAnsi" w:hAnsi="Souvenir Lt BT" w:cs="Traditional Arabic"/>
          <w:color w:val="auto"/>
          <w:sz w:val="24"/>
          <w:szCs w:val="32"/>
          <w:bdr w:val="none" w:sz="0" w:space="0" w:color="auto"/>
          <w:lang w:eastAsia="en-US"/>
        </w:rPr>
        <w:t xml:space="preserve"> maka </w:t>
      </w:r>
      <w:r w:rsidR="00BE1792" w:rsidRPr="00B724FA">
        <w:rPr>
          <w:rFonts w:ascii="Souvenir Lt BT" w:eastAsiaTheme="minorHAnsi" w:hAnsi="Souvenir Lt BT" w:cs="Traditional Arabic"/>
          <w:color w:val="auto"/>
          <w:sz w:val="24"/>
          <w:szCs w:val="32"/>
          <w:bdr w:val="none" w:sz="0" w:space="0" w:color="auto"/>
          <w:lang w:eastAsia="en-US"/>
        </w:rPr>
        <w:t>dia</w:t>
      </w:r>
      <w:r w:rsidRPr="00B724FA">
        <w:rPr>
          <w:rFonts w:ascii="Souvenir Lt BT" w:eastAsiaTheme="minorHAnsi" w:hAnsi="Souvenir Lt BT" w:cs="Traditional Arabic"/>
          <w:color w:val="auto"/>
          <w:sz w:val="24"/>
          <w:szCs w:val="32"/>
          <w:bdr w:val="none" w:sz="0" w:space="0" w:color="auto"/>
          <w:lang w:eastAsia="en-US"/>
        </w:rPr>
        <w:t xml:space="preserve"> </w:t>
      </w:r>
      <w:r w:rsidRPr="00AB77D5">
        <w:rPr>
          <w:rFonts w:ascii="Souvenir Lt BT" w:eastAsiaTheme="minorHAnsi" w:hAnsi="Souvenir Lt BT" w:cs="Traditional Arabic"/>
          <w:color w:val="auto"/>
          <w:sz w:val="24"/>
          <w:szCs w:val="32"/>
          <w:bdr w:val="none" w:sz="0" w:space="0" w:color="auto"/>
          <w:lang w:eastAsia="en-US"/>
        </w:rPr>
        <w:t xml:space="preserve">wajib untuk </w:t>
      </w:r>
      <w:proofErr w:type="spellStart"/>
      <w:r w:rsidRPr="00AB77D5">
        <w:rPr>
          <w:rFonts w:ascii="Souvenir Lt BT" w:eastAsiaTheme="minorHAnsi" w:hAnsi="Souvenir Lt BT" w:cs="Traditional Arabic"/>
          <w:color w:val="auto"/>
          <w:sz w:val="24"/>
          <w:szCs w:val="32"/>
          <w:bdr w:val="none" w:sz="0" w:space="0" w:color="auto"/>
          <w:lang w:eastAsia="en-US"/>
        </w:rPr>
        <w:t>mabit</w:t>
      </w:r>
      <w:proofErr w:type="spellEnd"/>
      <w:r w:rsidRPr="00AB77D5">
        <w:rPr>
          <w:rFonts w:ascii="Souvenir Lt BT" w:eastAsiaTheme="minorHAnsi" w:hAnsi="Souvenir Lt BT" w:cs="Traditional Arabic"/>
          <w:color w:val="auto"/>
          <w:sz w:val="24"/>
          <w:szCs w:val="32"/>
          <w:bdr w:val="none" w:sz="0" w:space="0" w:color="auto"/>
          <w:lang w:eastAsia="en-US"/>
        </w:rPr>
        <w:t xml:space="preserve"> (bermalam) di </w:t>
      </w:r>
      <w:r w:rsidR="000F0C12">
        <w:rPr>
          <w:rFonts w:ascii="Souvenir Lt BT" w:eastAsiaTheme="minorHAnsi" w:hAnsi="Souvenir Lt BT" w:cs="Traditional Arabic"/>
          <w:color w:val="auto"/>
          <w:sz w:val="24"/>
          <w:szCs w:val="32"/>
          <w:bdr w:val="none" w:sz="0" w:space="0" w:color="auto"/>
          <w:lang w:eastAsia="en-US"/>
        </w:rPr>
        <w:t>Muzdalifah</w:t>
      </w:r>
      <w:r w:rsidRPr="00AB77D5">
        <w:rPr>
          <w:rFonts w:ascii="Souvenir Lt BT" w:eastAsiaTheme="minorHAnsi" w:hAnsi="Souvenir Lt BT" w:cs="Traditional Arabic"/>
          <w:color w:val="auto"/>
          <w:sz w:val="24"/>
          <w:szCs w:val="32"/>
          <w:bdr w:val="none" w:sz="0" w:space="0" w:color="auto"/>
          <w:lang w:eastAsia="en-US"/>
        </w:rPr>
        <w:t xml:space="preserve"> </w:t>
      </w:r>
      <w:r w:rsidR="00BE1792" w:rsidRPr="00B724FA">
        <w:rPr>
          <w:rFonts w:ascii="Souvenir Lt BT" w:eastAsiaTheme="minorHAnsi" w:hAnsi="Souvenir Lt BT" w:cs="Traditional Arabic"/>
          <w:color w:val="auto"/>
          <w:sz w:val="24"/>
          <w:szCs w:val="32"/>
          <w:bdr w:val="none" w:sz="0" w:space="0" w:color="auto"/>
          <w:lang w:eastAsia="en-US"/>
        </w:rPr>
        <w:t>hingga</w:t>
      </w:r>
      <w:r w:rsidRPr="00AB77D5">
        <w:rPr>
          <w:rFonts w:ascii="Souvenir Lt BT" w:eastAsiaTheme="minorHAnsi" w:hAnsi="Souvenir Lt BT" w:cs="Traditional Arabic"/>
          <w:color w:val="auto"/>
          <w:sz w:val="24"/>
          <w:szCs w:val="32"/>
          <w:bdr w:val="none" w:sz="0" w:space="0" w:color="auto"/>
          <w:lang w:eastAsia="en-US"/>
        </w:rPr>
        <w:t xml:space="preserve"> </w:t>
      </w:r>
      <w:r w:rsidR="00B742CC">
        <w:rPr>
          <w:rFonts w:ascii="Souvenir Lt BT" w:eastAsiaTheme="minorHAnsi" w:hAnsi="Souvenir Lt BT" w:cs="Traditional Arabic"/>
          <w:color w:val="auto"/>
          <w:sz w:val="24"/>
          <w:szCs w:val="32"/>
          <w:bdr w:val="none" w:sz="0" w:space="0" w:color="auto"/>
          <w:lang w:eastAsia="en-US"/>
        </w:rPr>
        <w:t>salat</w:t>
      </w:r>
      <w:r w:rsidRPr="00AB77D5">
        <w:rPr>
          <w:rFonts w:ascii="Souvenir Lt BT" w:eastAsiaTheme="minorHAnsi" w:hAnsi="Souvenir Lt BT" w:cs="Traditional Arabic"/>
          <w:color w:val="auto"/>
          <w:sz w:val="24"/>
          <w:szCs w:val="32"/>
          <w:bdr w:val="none" w:sz="0" w:space="0" w:color="auto"/>
          <w:lang w:eastAsia="en-US"/>
        </w:rPr>
        <w:t xml:space="preserve"> subuh. Adapun orang yang lemah seperti anak-anak, para wanita, orang-orang tua, orang-orang sakit, dan yang </w:t>
      </w:r>
      <w:r w:rsidR="00BE1792" w:rsidRPr="00B724FA">
        <w:rPr>
          <w:rFonts w:ascii="Souvenir Lt BT" w:eastAsiaTheme="minorHAnsi" w:hAnsi="Souvenir Lt BT" w:cs="Traditional Arabic"/>
          <w:color w:val="auto"/>
          <w:sz w:val="24"/>
          <w:szCs w:val="32"/>
          <w:bdr w:val="none" w:sz="0" w:space="0" w:color="auto"/>
          <w:lang w:eastAsia="en-US"/>
        </w:rPr>
        <w:t>beruzur,</w:t>
      </w:r>
      <w:r w:rsidRPr="00AB77D5">
        <w:rPr>
          <w:rFonts w:ascii="Souvenir Lt BT" w:eastAsiaTheme="minorHAnsi" w:hAnsi="Souvenir Lt BT" w:cs="Traditional Arabic"/>
          <w:color w:val="auto"/>
          <w:sz w:val="24"/>
          <w:szCs w:val="32"/>
          <w:bdr w:val="none" w:sz="0" w:space="0" w:color="auto"/>
          <w:lang w:eastAsia="en-US"/>
        </w:rPr>
        <w:t xml:space="preserve"> </w:t>
      </w:r>
      <w:r w:rsidRPr="00AB77D5">
        <w:rPr>
          <w:rFonts w:ascii="Souvenir Lt BT" w:eastAsiaTheme="minorHAnsi" w:hAnsi="Souvenir Lt BT" w:cs="Traditional Arabic"/>
          <w:color w:val="auto"/>
          <w:sz w:val="24"/>
          <w:szCs w:val="32"/>
          <w:bdr w:val="none" w:sz="0" w:space="0" w:color="auto"/>
          <w:lang w:eastAsia="en-US"/>
        </w:rPr>
        <w:lastRenderedPageBreak/>
        <w:t xml:space="preserve">maka dibolehkan bagi mereka untuk meninggalkan </w:t>
      </w:r>
      <w:r w:rsidR="000F0C12">
        <w:rPr>
          <w:rFonts w:ascii="Souvenir Lt BT" w:eastAsiaTheme="minorHAnsi" w:hAnsi="Souvenir Lt BT" w:cs="Traditional Arabic"/>
          <w:color w:val="auto"/>
          <w:sz w:val="24"/>
          <w:szCs w:val="32"/>
          <w:bdr w:val="none" w:sz="0" w:space="0" w:color="auto"/>
          <w:lang w:eastAsia="en-US"/>
        </w:rPr>
        <w:t>Muzdalifah</w:t>
      </w:r>
      <w:r w:rsidRPr="00AB77D5">
        <w:rPr>
          <w:rFonts w:ascii="Souvenir Lt BT" w:eastAsiaTheme="minorHAnsi" w:hAnsi="Souvenir Lt BT" w:cs="Traditional Arabic"/>
          <w:color w:val="auto"/>
          <w:sz w:val="24"/>
          <w:szCs w:val="32"/>
          <w:bdr w:val="none" w:sz="0" w:space="0" w:color="auto"/>
          <w:lang w:eastAsia="en-US"/>
        </w:rPr>
        <w:t xml:space="preserve"> setelah lewat tengah malam</w:t>
      </w:r>
      <w:r w:rsidR="00BE1792" w:rsidRPr="00B724FA">
        <w:rPr>
          <w:rFonts w:ascii="Souvenir Lt BT" w:eastAsiaTheme="minorHAnsi" w:hAnsi="Souvenir Lt BT" w:cs="Traditional Arabic"/>
          <w:color w:val="auto"/>
          <w:sz w:val="24"/>
          <w:szCs w:val="32"/>
          <w:bdr w:val="none" w:sz="0" w:space="0" w:color="auto"/>
          <w:lang w:eastAsia="en-US"/>
        </w:rPr>
        <w:t>.</w:t>
      </w:r>
      <w:r w:rsidRPr="00B724FA">
        <w:rPr>
          <w:rFonts w:ascii="Souvenir Lt BT" w:hAnsi="Souvenir Lt BT" w:cs="Traditional Arabic"/>
          <w:color w:val="auto"/>
          <w:sz w:val="24"/>
          <w:szCs w:val="32"/>
          <w:vertAlign w:val="superscript"/>
        </w:rPr>
        <w:t>(</w:t>
      </w:r>
      <w:r w:rsidRPr="00AB77D5">
        <w:rPr>
          <w:rFonts w:ascii="Souvenir Lt BT" w:hAnsi="Souvenir Lt BT" w:cs="Traditional Arabic"/>
          <w:color w:val="auto"/>
          <w:sz w:val="24"/>
          <w:szCs w:val="32"/>
          <w:vertAlign w:val="superscript"/>
        </w:rPr>
        <w:footnoteReference w:id="14"/>
      </w:r>
      <w:r w:rsidRPr="00AB77D5">
        <w:rPr>
          <w:rFonts w:ascii="Souvenir Lt BT" w:hAnsi="Souvenir Lt BT" w:cs="Traditional Arabic"/>
          <w:color w:val="auto"/>
          <w:sz w:val="24"/>
          <w:szCs w:val="32"/>
          <w:vertAlign w:val="superscript"/>
        </w:rPr>
        <w:t>)</w:t>
      </w:r>
    </w:p>
    <w:p w14:paraId="672D744B" w14:textId="6F4A73C7" w:rsidR="00B42293" w:rsidRPr="00AB77D5" w:rsidRDefault="00BE1792" w:rsidP="00BE1792">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contextualSpacing/>
        <w:jc w:val="both"/>
        <w:rPr>
          <w:rFonts w:ascii="Souvenir Lt BT" w:eastAsiaTheme="minorHAnsi" w:hAnsi="Souvenir Lt BT" w:cs="Traditional Arabic"/>
          <w:color w:val="auto"/>
          <w:sz w:val="24"/>
          <w:szCs w:val="32"/>
          <w:bdr w:val="none" w:sz="0" w:space="0" w:color="auto"/>
          <w:lang w:eastAsia="en-US"/>
        </w:rPr>
      </w:pPr>
      <w:r w:rsidRPr="00B724FA">
        <w:rPr>
          <w:rFonts w:ascii="Souvenir Lt BT" w:eastAsiaTheme="minorHAnsi" w:hAnsi="Souvenir Lt BT" w:cs="Traditional Arabic"/>
          <w:color w:val="auto"/>
          <w:sz w:val="24"/>
          <w:szCs w:val="32"/>
          <w:bdr w:val="none" w:sz="0" w:space="0" w:color="auto"/>
          <w:lang w:eastAsia="en-US"/>
        </w:rPr>
        <w:t>Rukhsah</w:t>
      </w:r>
      <w:r w:rsidR="00B42293" w:rsidRPr="00AB77D5">
        <w:rPr>
          <w:rFonts w:ascii="Souvenir Lt BT" w:eastAsiaTheme="minorHAnsi" w:hAnsi="Souvenir Lt BT" w:cs="Traditional Arabic"/>
          <w:color w:val="auto"/>
          <w:sz w:val="24"/>
          <w:szCs w:val="32"/>
          <w:bdr w:val="none" w:sz="0" w:space="0" w:color="auto"/>
          <w:lang w:eastAsia="en-US"/>
        </w:rPr>
        <w:t xml:space="preserve"> (keringanan) ini juga berlaku bagi orang-orang yang kuat namun mereka harus menemani </w:t>
      </w:r>
      <w:r w:rsidRPr="00B724FA">
        <w:rPr>
          <w:rFonts w:ascii="Souvenir Lt BT" w:eastAsiaTheme="minorHAnsi" w:hAnsi="Souvenir Lt BT" w:cs="Traditional Arabic"/>
          <w:color w:val="auto"/>
          <w:sz w:val="24"/>
          <w:szCs w:val="32"/>
          <w:bdr w:val="none" w:sz="0" w:space="0" w:color="auto"/>
          <w:lang w:eastAsia="en-US"/>
        </w:rPr>
        <w:t xml:space="preserve">atau menjaga </w:t>
      </w:r>
      <w:r w:rsidR="00B42293" w:rsidRPr="00AB77D5">
        <w:rPr>
          <w:rFonts w:ascii="Souvenir Lt BT" w:eastAsiaTheme="minorHAnsi" w:hAnsi="Souvenir Lt BT" w:cs="Traditional Arabic"/>
          <w:color w:val="auto"/>
          <w:sz w:val="24"/>
          <w:szCs w:val="32"/>
          <w:bdr w:val="none" w:sz="0" w:space="0" w:color="auto"/>
          <w:lang w:eastAsia="en-US"/>
        </w:rPr>
        <w:t>para wanita dan orang-orang yang lemah</w:t>
      </w:r>
      <w:r w:rsidR="00B42293" w:rsidRPr="00B724FA">
        <w:rPr>
          <w:rFonts w:ascii="Souvenir Lt BT" w:eastAsiaTheme="minorHAnsi" w:hAnsi="Souvenir Lt BT" w:cs="Traditional Arabic"/>
          <w:color w:val="auto"/>
          <w:sz w:val="24"/>
          <w:szCs w:val="32"/>
          <w:bdr w:val="none" w:sz="0" w:space="0" w:color="auto"/>
          <w:lang w:eastAsia="en-US"/>
        </w:rPr>
        <w:t>.</w:t>
      </w:r>
      <w:r w:rsidR="00B42293" w:rsidRPr="00AB77D5">
        <w:rPr>
          <w:rFonts w:ascii="Souvenir Lt BT" w:eastAsiaTheme="minorHAnsi" w:hAnsi="Souvenir Lt BT" w:cs="Traditional Arabic"/>
          <w:color w:val="auto"/>
          <w:sz w:val="24"/>
          <w:szCs w:val="32"/>
          <w:bdr w:val="none" w:sz="0" w:space="0" w:color="auto"/>
          <w:lang w:eastAsia="en-US"/>
        </w:rPr>
        <w:t xml:space="preserve"> Sebagaimana Nabi </w:t>
      </w:r>
      <w:r w:rsidRPr="00B724FA">
        <w:rPr>
          <w:rFonts w:ascii="Traditional Arabic" w:eastAsiaTheme="minorHAnsi" w:hAnsi="Traditional Arabic" w:cs="Traditional Arabic"/>
          <w:color w:val="auto"/>
          <w:sz w:val="24"/>
          <w:szCs w:val="32"/>
          <w:bdr w:val="none" w:sz="0" w:space="0" w:color="auto"/>
          <w:rtl/>
          <w:lang w:eastAsia="en-US"/>
        </w:rPr>
        <w:t>ﷺ</w:t>
      </w:r>
      <w:r w:rsidRPr="00B724FA">
        <w:rPr>
          <w:rFonts w:ascii="Souvenir Lt BT" w:eastAsiaTheme="minorHAnsi" w:hAnsi="Souvenir Lt BT" w:cs="Traditional Arabic"/>
          <w:color w:val="auto"/>
          <w:sz w:val="24"/>
          <w:szCs w:val="32"/>
          <w:bdr w:val="none" w:sz="0" w:space="0" w:color="auto"/>
          <w:lang w:eastAsia="en-US"/>
        </w:rPr>
        <w:t xml:space="preserve"> </w:t>
      </w:r>
      <w:r w:rsidR="00B42293" w:rsidRPr="00AB77D5">
        <w:rPr>
          <w:rFonts w:ascii="Souvenir Lt BT" w:eastAsiaTheme="minorHAnsi" w:hAnsi="Souvenir Lt BT" w:cs="Traditional Arabic"/>
          <w:color w:val="auto"/>
          <w:sz w:val="24"/>
          <w:szCs w:val="32"/>
          <w:bdr w:val="none" w:sz="0" w:space="0" w:color="auto"/>
          <w:lang w:eastAsia="en-US"/>
        </w:rPr>
        <w:t xml:space="preserve">mengutus Ibnu </w:t>
      </w:r>
      <w:r w:rsidRPr="00B724FA">
        <w:rPr>
          <w:rFonts w:ascii="Souvenir Lt BT" w:eastAsiaTheme="minorHAnsi" w:hAnsi="Souvenir Lt BT" w:cs="Traditional Arabic"/>
          <w:color w:val="auto"/>
          <w:sz w:val="24"/>
          <w:szCs w:val="32"/>
          <w:bdr w:val="none" w:sz="0" w:space="0" w:color="auto"/>
          <w:lang w:eastAsia="en-US"/>
        </w:rPr>
        <w:t>A</w:t>
      </w:r>
      <w:r w:rsidR="00B42293" w:rsidRPr="00B724FA">
        <w:rPr>
          <w:rFonts w:ascii="Souvenir Lt BT" w:eastAsiaTheme="minorHAnsi" w:hAnsi="Souvenir Lt BT" w:cs="Traditional Arabic"/>
          <w:color w:val="auto"/>
          <w:sz w:val="24"/>
          <w:szCs w:val="32"/>
          <w:bdr w:val="none" w:sz="0" w:space="0" w:color="auto"/>
          <w:lang w:eastAsia="en-US"/>
        </w:rPr>
        <w:t>bbas</w:t>
      </w:r>
      <w:r w:rsidRPr="00B724FA">
        <w:rPr>
          <w:rFonts w:ascii="Souvenir Lt BT" w:eastAsiaTheme="minorHAnsi" w:hAnsi="Souvenir Lt BT" w:cs="Traditional Arabic"/>
          <w:color w:val="auto"/>
          <w:sz w:val="24"/>
          <w:szCs w:val="32"/>
          <w:bdr w:val="none" w:sz="0" w:space="0" w:color="auto"/>
          <w:lang w:eastAsia="en-US"/>
        </w:rPr>
        <w:t>—</w:t>
      </w:r>
      <w:r w:rsidR="00B42293" w:rsidRPr="00AB77D5">
        <w:rPr>
          <w:rFonts w:ascii="Souvenir Lt BT" w:eastAsiaTheme="minorHAnsi" w:hAnsi="Souvenir Lt BT" w:cs="Traditional Arabic"/>
          <w:color w:val="auto"/>
          <w:sz w:val="24"/>
          <w:szCs w:val="32"/>
          <w:bdr w:val="none" w:sz="0" w:space="0" w:color="auto"/>
          <w:lang w:eastAsia="en-US"/>
        </w:rPr>
        <w:t>tatkala itu usianya sekitar 14 tahun</w:t>
      </w:r>
      <w:r w:rsidRPr="00B724FA">
        <w:rPr>
          <w:rFonts w:ascii="Souvenir Lt BT" w:eastAsiaTheme="minorHAnsi" w:hAnsi="Souvenir Lt BT" w:cs="Traditional Arabic"/>
          <w:color w:val="auto"/>
          <w:sz w:val="24"/>
          <w:szCs w:val="32"/>
          <w:bdr w:val="none" w:sz="0" w:space="0" w:color="auto"/>
          <w:lang w:eastAsia="en-US"/>
        </w:rPr>
        <w:t>—</w:t>
      </w:r>
      <w:r w:rsidR="00B42293" w:rsidRPr="00AB77D5">
        <w:rPr>
          <w:rFonts w:ascii="Souvenir Lt BT" w:eastAsiaTheme="minorHAnsi" w:hAnsi="Souvenir Lt BT" w:cs="Traditional Arabic"/>
          <w:color w:val="auto"/>
          <w:sz w:val="24"/>
          <w:szCs w:val="32"/>
          <w:bdr w:val="none" w:sz="0" w:space="0" w:color="auto"/>
          <w:lang w:eastAsia="en-US"/>
        </w:rPr>
        <w:t xml:space="preserve">untuk menemani orang-orang lemah. Ibnu </w:t>
      </w:r>
      <w:r w:rsidRPr="00B724FA">
        <w:rPr>
          <w:rFonts w:ascii="Souvenir Lt BT" w:eastAsiaTheme="minorHAnsi" w:hAnsi="Souvenir Lt BT" w:cs="Traditional Arabic"/>
          <w:color w:val="auto"/>
          <w:sz w:val="24"/>
          <w:szCs w:val="32"/>
          <w:bdr w:val="none" w:sz="0" w:space="0" w:color="auto"/>
          <w:lang w:eastAsia="en-US"/>
        </w:rPr>
        <w:t>A</w:t>
      </w:r>
      <w:r w:rsidR="00B42293" w:rsidRPr="00B724FA">
        <w:rPr>
          <w:rFonts w:ascii="Souvenir Lt BT" w:eastAsiaTheme="minorHAnsi" w:hAnsi="Souvenir Lt BT" w:cs="Traditional Arabic"/>
          <w:color w:val="auto"/>
          <w:sz w:val="24"/>
          <w:szCs w:val="32"/>
          <w:bdr w:val="none" w:sz="0" w:space="0" w:color="auto"/>
          <w:lang w:eastAsia="en-US"/>
        </w:rPr>
        <w:t>bbas</w:t>
      </w:r>
      <w:r w:rsidR="00B42293" w:rsidRPr="00AB77D5">
        <w:rPr>
          <w:rFonts w:ascii="Souvenir Lt BT" w:eastAsiaTheme="minorHAnsi" w:hAnsi="Souvenir Lt BT" w:cs="Traditional Arabic"/>
          <w:color w:val="auto"/>
          <w:sz w:val="24"/>
          <w:szCs w:val="32"/>
          <w:bdr w:val="none" w:sz="0" w:space="0" w:color="auto"/>
          <w:lang w:eastAsia="en-US"/>
        </w:rPr>
        <w:t xml:space="preserve"> </w:t>
      </w:r>
      <w:r w:rsidR="00833DAA">
        <w:rPr>
          <w:rFonts w:ascii="Souvenir Lt BT" w:eastAsiaTheme="minorHAnsi" w:hAnsi="Souvenir Lt BT" w:cs="Traditional Arabic"/>
          <w:color w:val="auto"/>
          <w:sz w:val="24"/>
          <w:szCs w:val="32"/>
          <w:bdr w:val="none" w:sz="0" w:space="0" w:color="auto"/>
          <w:lang w:eastAsia="en-US"/>
        </w:rPr>
        <w:t>berkata,</w:t>
      </w:r>
    </w:p>
    <w:p w14:paraId="55D35BFA" w14:textId="77777777" w:rsidR="00B42293" w:rsidRPr="00AB77D5" w:rsidRDefault="00B42293" w:rsidP="009C63B5">
      <w:pPr>
        <w:pBdr>
          <w:top w:val="none" w:sz="0" w:space="0" w:color="auto"/>
          <w:left w:val="none" w:sz="0" w:space="0" w:color="auto"/>
          <w:bottom w:val="none" w:sz="0" w:space="0" w:color="auto"/>
          <w:right w:val="none" w:sz="0" w:space="0" w:color="auto"/>
          <w:between w:val="none" w:sz="0" w:space="0" w:color="auto"/>
          <w:bar w:val="none" w:sz="0" w:color="auto"/>
        </w:pBdr>
        <w:spacing w:after="0" w:line="259" w:lineRule="auto"/>
        <w:ind w:right="720"/>
        <w:jc w:val="both"/>
        <w:rPr>
          <w:rFonts w:ascii="Souvenir Lt BT" w:eastAsiaTheme="minorHAnsi" w:hAnsi="Souvenir Lt BT" w:cs="Traditional Arabic"/>
          <w:color w:val="auto"/>
          <w:sz w:val="24"/>
          <w:szCs w:val="32"/>
          <w:bdr w:val="none" w:sz="0" w:space="0" w:color="auto"/>
          <w:lang w:eastAsia="en-US"/>
        </w:rPr>
      </w:pPr>
      <w:r w:rsidRPr="00AB77D5">
        <w:rPr>
          <w:rFonts w:ascii="Souvenir Lt BT" w:eastAsiaTheme="minorHAnsi" w:hAnsi="Souvenir Lt BT" w:cs="Traditional Arabic"/>
          <w:color w:val="auto"/>
          <w:sz w:val="24"/>
          <w:szCs w:val="32"/>
          <w:bdr w:val="none" w:sz="0" w:space="0" w:color="auto"/>
          <w:rtl/>
          <w:lang w:eastAsia="en-US"/>
        </w:rPr>
        <w:t>بَعَثَنِي رَسُولُ اللهِ صَلَّى اللهُ عَلَيْهِ وَسَلَّمَ فِي الثَّقَلِ - أَوْ قَالَ فِي الضَّعَفَةِ - مِنْ جَمْعٍ بِلَيْلٍ</w:t>
      </w:r>
    </w:p>
    <w:p w14:paraId="287C73E4" w14:textId="16FB7067" w:rsidR="00B42293" w:rsidRPr="00AB77D5" w:rsidRDefault="00A257FA" w:rsidP="009C63B5">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contextualSpacing/>
        <w:jc w:val="both"/>
        <w:rPr>
          <w:rFonts w:ascii="Souvenir Lt BT" w:eastAsiaTheme="minorHAnsi" w:hAnsi="Souvenir Lt BT" w:cs="Traditional Arabic"/>
          <w:color w:val="auto"/>
          <w:sz w:val="24"/>
          <w:szCs w:val="32"/>
          <w:bdr w:val="none" w:sz="0" w:space="0" w:color="auto"/>
          <w:lang w:eastAsia="en-US"/>
        </w:rPr>
      </w:pPr>
      <w:r w:rsidRPr="000F0C12">
        <w:rPr>
          <w:rFonts w:ascii="Souvenir Lt BT" w:eastAsiaTheme="minorHAnsi" w:hAnsi="Souvenir Lt BT" w:cs="Traditional Arabic"/>
          <w:i/>
          <w:iCs/>
          <w:color w:val="auto"/>
          <w:sz w:val="24"/>
          <w:szCs w:val="32"/>
          <w:bdr w:val="none" w:sz="0" w:space="0" w:color="auto"/>
          <w:lang w:eastAsia="en-US"/>
        </w:rPr>
        <w:t>“</w:t>
      </w:r>
      <w:r w:rsidR="005E638C" w:rsidRPr="000F0C12">
        <w:rPr>
          <w:rFonts w:ascii="Souvenir Lt BT" w:eastAsiaTheme="minorHAnsi" w:hAnsi="Souvenir Lt BT" w:cs="Traditional Arabic"/>
          <w:i/>
          <w:iCs/>
          <w:color w:val="auto"/>
          <w:sz w:val="24"/>
          <w:szCs w:val="32"/>
          <w:bdr w:val="none" w:sz="0" w:space="0" w:color="auto"/>
          <w:lang w:eastAsia="en-US"/>
        </w:rPr>
        <w:t xml:space="preserve">Rasulullah </w:t>
      </w:r>
      <w:r w:rsidR="00B42293" w:rsidRPr="000F0C12">
        <w:rPr>
          <w:rFonts w:ascii="Souvenir Lt BT" w:eastAsiaTheme="minorHAnsi" w:hAnsi="Souvenir Lt BT" w:cs="Traditional Arabic"/>
          <w:i/>
          <w:iCs/>
          <w:color w:val="auto"/>
          <w:sz w:val="24"/>
          <w:szCs w:val="32"/>
          <w:bdr w:val="none" w:sz="0" w:space="0" w:color="auto"/>
          <w:lang w:eastAsia="en-US"/>
        </w:rPr>
        <w:t>mengutus</w:t>
      </w:r>
      <w:r w:rsidR="000F0C12" w:rsidRPr="000F0C12">
        <w:rPr>
          <w:rFonts w:ascii="Souvenir Lt BT" w:eastAsiaTheme="minorHAnsi" w:hAnsi="Souvenir Lt BT" w:cs="Traditional Arabic"/>
          <w:i/>
          <w:iCs/>
          <w:color w:val="auto"/>
          <w:sz w:val="24"/>
          <w:szCs w:val="32"/>
          <w:bdr w:val="none" w:sz="0" w:space="0" w:color="auto"/>
          <w:lang w:eastAsia="en-US"/>
        </w:rPr>
        <w:t xml:space="preserve">ku </w:t>
      </w:r>
      <w:r w:rsidR="00B42293" w:rsidRPr="000F0C12">
        <w:rPr>
          <w:rFonts w:ascii="Souvenir Lt BT" w:eastAsiaTheme="minorHAnsi" w:hAnsi="Souvenir Lt BT" w:cs="Traditional Arabic"/>
          <w:i/>
          <w:iCs/>
          <w:color w:val="auto"/>
          <w:sz w:val="24"/>
          <w:szCs w:val="32"/>
          <w:bdr w:val="none" w:sz="0" w:space="0" w:color="auto"/>
          <w:lang w:eastAsia="en-US"/>
        </w:rPr>
        <w:t xml:space="preserve">bersama orang-orang lemah untuk keluar dari </w:t>
      </w:r>
      <w:r w:rsidR="000F0C12" w:rsidRPr="000F0C12">
        <w:rPr>
          <w:rFonts w:ascii="Souvenir Lt BT" w:eastAsiaTheme="minorHAnsi" w:hAnsi="Souvenir Lt BT" w:cs="Traditional Arabic"/>
          <w:i/>
          <w:iCs/>
          <w:color w:val="auto"/>
          <w:sz w:val="24"/>
          <w:szCs w:val="32"/>
          <w:bdr w:val="none" w:sz="0" w:space="0" w:color="auto"/>
          <w:lang w:eastAsia="en-US"/>
        </w:rPr>
        <w:t>Muzdalifah</w:t>
      </w:r>
      <w:r w:rsidR="00B42293" w:rsidRPr="000F0C12">
        <w:rPr>
          <w:rFonts w:ascii="Souvenir Lt BT" w:eastAsiaTheme="minorHAnsi" w:hAnsi="Souvenir Lt BT" w:cs="Traditional Arabic"/>
          <w:i/>
          <w:iCs/>
          <w:color w:val="auto"/>
          <w:sz w:val="24"/>
          <w:szCs w:val="32"/>
          <w:bdr w:val="none" w:sz="0" w:space="0" w:color="auto"/>
          <w:lang w:eastAsia="en-US"/>
        </w:rPr>
        <w:t xml:space="preserve"> di malam hari</w:t>
      </w:r>
      <w:r w:rsidR="000F0C12" w:rsidRPr="000F0C12">
        <w:rPr>
          <w:rFonts w:ascii="Souvenir Lt BT" w:eastAsiaTheme="minorHAnsi" w:hAnsi="Souvenir Lt BT" w:cs="Traditional Arabic"/>
          <w:i/>
          <w:iCs/>
          <w:color w:val="auto"/>
          <w:sz w:val="24"/>
          <w:szCs w:val="32"/>
          <w:bdr w:val="none" w:sz="0" w:space="0" w:color="auto"/>
          <w:lang w:eastAsia="en-US"/>
        </w:rPr>
        <w:t>.</w:t>
      </w:r>
      <w:r w:rsidRPr="000F0C12">
        <w:rPr>
          <w:rFonts w:ascii="Souvenir Lt BT" w:eastAsiaTheme="minorHAnsi" w:hAnsi="Souvenir Lt BT" w:cs="Traditional Arabic"/>
          <w:i/>
          <w:iCs/>
          <w:color w:val="auto"/>
          <w:sz w:val="24"/>
          <w:szCs w:val="32"/>
          <w:bdr w:val="none" w:sz="0" w:space="0" w:color="auto"/>
          <w:lang w:eastAsia="en-US"/>
        </w:rPr>
        <w:t>”</w:t>
      </w:r>
      <w:r w:rsidR="000F0C12">
        <w:rPr>
          <w:rStyle w:val="ReferensiCatatanKaki"/>
          <w:rFonts w:ascii="Souvenir Lt BT" w:eastAsiaTheme="minorHAnsi" w:hAnsi="Souvenir Lt BT" w:cs="Traditional Arabic"/>
          <w:i/>
          <w:iCs/>
          <w:color w:val="auto"/>
          <w:sz w:val="24"/>
          <w:szCs w:val="32"/>
          <w:bdr w:val="none" w:sz="0" w:space="0" w:color="auto"/>
          <w:lang w:eastAsia="en-US"/>
        </w:rPr>
        <w:footnoteReference w:id="15"/>
      </w:r>
    </w:p>
    <w:p w14:paraId="4976C526" w14:textId="66188A0D" w:rsidR="00B42293" w:rsidRPr="00AB77D5" w:rsidRDefault="00BE1792" w:rsidP="00BE1792">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contextualSpacing/>
        <w:jc w:val="both"/>
        <w:rPr>
          <w:rFonts w:ascii="Souvenir Lt BT" w:eastAsiaTheme="minorHAnsi" w:hAnsi="Souvenir Lt BT" w:cs="Traditional Arabic"/>
          <w:color w:val="auto"/>
          <w:sz w:val="24"/>
          <w:szCs w:val="32"/>
          <w:bdr w:val="none" w:sz="0" w:space="0" w:color="auto"/>
          <w:lang w:eastAsia="en-US"/>
        </w:rPr>
      </w:pPr>
      <w:r w:rsidRPr="00B724FA">
        <w:rPr>
          <w:rFonts w:ascii="Souvenir Lt BT" w:eastAsiaTheme="minorHAnsi" w:hAnsi="Souvenir Lt BT" w:cs="Traditional Arabic"/>
          <w:color w:val="auto"/>
          <w:sz w:val="24"/>
          <w:szCs w:val="32"/>
          <w:bdr w:val="none" w:sz="0" w:space="0" w:color="auto"/>
          <w:lang w:eastAsia="en-US"/>
        </w:rPr>
        <w:t>Begitu juga</w:t>
      </w:r>
      <w:r w:rsidR="00B42293" w:rsidRPr="00B724FA">
        <w:rPr>
          <w:rFonts w:ascii="Souvenir Lt BT" w:eastAsiaTheme="minorHAnsi" w:hAnsi="Souvenir Lt BT" w:cs="Traditional Arabic"/>
          <w:color w:val="auto"/>
          <w:sz w:val="24"/>
          <w:szCs w:val="32"/>
          <w:bdr w:val="none" w:sz="0" w:space="0" w:color="auto"/>
          <w:lang w:eastAsia="en-US"/>
        </w:rPr>
        <w:t xml:space="preserve"> </w:t>
      </w:r>
      <w:r w:rsidRPr="00B724FA">
        <w:rPr>
          <w:rFonts w:ascii="Souvenir Lt BT" w:eastAsiaTheme="minorHAnsi" w:hAnsi="Souvenir Lt BT" w:cs="Traditional Arabic"/>
          <w:color w:val="auto"/>
          <w:sz w:val="24"/>
          <w:szCs w:val="32"/>
          <w:bdr w:val="none" w:sz="0" w:space="0" w:color="auto"/>
          <w:lang w:eastAsia="en-US"/>
        </w:rPr>
        <w:t>dengan</w:t>
      </w:r>
      <w:r w:rsidR="00B42293" w:rsidRPr="00AB77D5">
        <w:rPr>
          <w:rFonts w:ascii="Souvenir Lt BT" w:eastAsiaTheme="minorHAnsi" w:hAnsi="Souvenir Lt BT" w:cs="Traditional Arabic"/>
          <w:color w:val="auto"/>
          <w:sz w:val="24"/>
          <w:szCs w:val="32"/>
          <w:bdr w:val="none" w:sz="0" w:space="0" w:color="auto"/>
          <w:lang w:eastAsia="en-US"/>
        </w:rPr>
        <w:t xml:space="preserve"> Abdullah maula </w:t>
      </w:r>
      <w:r w:rsidR="00C6051A">
        <w:rPr>
          <w:rFonts w:ascii="Souvenir Lt BT" w:eastAsiaTheme="minorHAnsi" w:hAnsi="Souvenir Lt BT" w:cs="Traditional Arabic"/>
          <w:color w:val="auto"/>
          <w:sz w:val="24"/>
          <w:szCs w:val="32"/>
          <w:bdr w:val="none" w:sz="0" w:space="0" w:color="auto"/>
          <w:lang w:eastAsia="en-US"/>
        </w:rPr>
        <w:t>Asma`</w:t>
      </w:r>
      <w:r w:rsidRPr="00B724FA">
        <w:rPr>
          <w:rFonts w:ascii="Souvenir Lt BT" w:eastAsiaTheme="minorHAnsi" w:hAnsi="Souvenir Lt BT" w:cs="Traditional Arabic"/>
          <w:color w:val="auto"/>
          <w:sz w:val="24"/>
          <w:szCs w:val="32"/>
          <w:bdr w:val="none" w:sz="0" w:space="0" w:color="auto"/>
          <w:lang w:eastAsia="en-US"/>
        </w:rPr>
        <w:t xml:space="preserve"> </w:t>
      </w:r>
      <w:r w:rsidR="00B42293" w:rsidRPr="00AB77D5">
        <w:rPr>
          <w:rFonts w:ascii="Souvenir Lt BT" w:eastAsiaTheme="minorHAnsi" w:hAnsi="Souvenir Lt BT" w:cs="Traditional Arabic"/>
          <w:color w:val="auto"/>
          <w:sz w:val="24"/>
          <w:szCs w:val="32"/>
          <w:bdr w:val="none" w:sz="0" w:space="0" w:color="auto"/>
          <w:lang w:eastAsia="en-US"/>
        </w:rPr>
        <w:t xml:space="preserve">binti Abu Bakar </w:t>
      </w:r>
      <w:r w:rsidRPr="00B724FA">
        <w:rPr>
          <w:rFonts w:ascii="Souvenir Lt BT" w:eastAsiaTheme="minorHAnsi" w:hAnsi="Souvenir Lt BT" w:cs="Traditional Arabic"/>
          <w:color w:val="auto"/>
          <w:sz w:val="24"/>
          <w:szCs w:val="32"/>
          <w:bdr w:val="none" w:sz="0" w:space="0" w:color="auto"/>
          <w:lang w:eastAsia="en-US"/>
        </w:rPr>
        <w:t>keluar untuk</w:t>
      </w:r>
      <w:r w:rsidR="00B42293" w:rsidRPr="00B724FA">
        <w:rPr>
          <w:rFonts w:ascii="Souvenir Lt BT" w:eastAsiaTheme="minorHAnsi" w:hAnsi="Souvenir Lt BT" w:cs="Traditional Arabic"/>
          <w:color w:val="auto"/>
          <w:sz w:val="24"/>
          <w:szCs w:val="32"/>
          <w:bdr w:val="none" w:sz="0" w:space="0" w:color="auto"/>
          <w:lang w:eastAsia="en-US"/>
        </w:rPr>
        <w:t xml:space="preserve"> </w:t>
      </w:r>
      <w:r w:rsidR="00B42293" w:rsidRPr="00AB77D5">
        <w:rPr>
          <w:rFonts w:ascii="Souvenir Lt BT" w:eastAsiaTheme="minorHAnsi" w:hAnsi="Souvenir Lt BT" w:cs="Traditional Arabic"/>
          <w:color w:val="auto"/>
          <w:sz w:val="24"/>
          <w:szCs w:val="32"/>
          <w:bdr w:val="none" w:sz="0" w:space="0" w:color="auto"/>
          <w:lang w:eastAsia="en-US"/>
        </w:rPr>
        <w:t xml:space="preserve">menemani </w:t>
      </w:r>
      <w:r w:rsidR="00C6051A">
        <w:rPr>
          <w:rFonts w:ascii="Souvenir Lt BT" w:eastAsiaTheme="minorHAnsi" w:hAnsi="Souvenir Lt BT" w:cs="Traditional Arabic"/>
          <w:color w:val="auto"/>
          <w:sz w:val="24"/>
          <w:szCs w:val="32"/>
          <w:bdr w:val="none" w:sz="0" w:space="0" w:color="auto"/>
          <w:lang w:eastAsia="en-US"/>
        </w:rPr>
        <w:t>Asma`</w:t>
      </w:r>
      <w:r w:rsidR="00B42293" w:rsidRPr="00AB77D5">
        <w:rPr>
          <w:rFonts w:ascii="Souvenir Lt BT" w:eastAsiaTheme="minorHAnsi" w:hAnsi="Souvenir Lt BT" w:cs="Traditional Arabic"/>
          <w:color w:val="auto"/>
          <w:sz w:val="24"/>
          <w:szCs w:val="32"/>
          <w:bdr w:val="none" w:sz="0" w:space="0" w:color="auto"/>
          <w:lang w:eastAsia="en-US"/>
        </w:rPr>
        <w:t xml:space="preserve"> </w:t>
      </w:r>
      <w:r w:rsidRPr="00B724FA">
        <w:rPr>
          <w:rFonts w:ascii="Souvenir Lt BT" w:eastAsiaTheme="minorHAnsi" w:hAnsi="Souvenir Lt BT" w:cs="Traditional Arabic"/>
          <w:color w:val="auto"/>
          <w:sz w:val="24"/>
          <w:szCs w:val="32"/>
          <w:bdr w:val="none" w:sz="0" w:space="0" w:color="auto"/>
          <w:lang w:eastAsia="en-US"/>
        </w:rPr>
        <w:t>yang</w:t>
      </w:r>
      <w:r w:rsidR="00B42293" w:rsidRPr="00B724FA">
        <w:rPr>
          <w:rFonts w:ascii="Souvenir Lt BT" w:eastAsiaTheme="minorHAnsi" w:hAnsi="Souvenir Lt BT" w:cs="Traditional Arabic"/>
          <w:color w:val="auto"/>
          <w:sz w:val="24"/>
          <w:szCs w:val="32"/>
          <w:bdr w:val="none" w:sz="0" w:space="0" w:color="auto"/>
          <w:lang w:eastAsia="en-US"/>
        </w:rPr>
        <w:t xml:space="preserve"> </w:t>
      </w:r>
      <w:r w:rsidR="00B42293" w:rsidRPr="00AB77D5">
        <w:rPr>
          <w:rFonts w:ascii="Souvenir Lt BT" w:eastAsiaTheme="minorHAnsi" w:hAnsi="Souvenir Lt BT" w:cs="Traditional Arabic"/>
          <w:color w:val="auto"/>
          <w:sz w:val="24"/>
          <w:szCs w:val="32"/>
          <w:bdr w:val="none" w:sz="0" w:space="0" w:color="auto"/>
          <w:lang w:eastAsia="en-US"/>
        </w:rPr>
        <w:t xml:space="preserve">keluar dari </w:t>
      </w:r>
      <w:r w:rsidR="000F0C12">
        <w:rPr>
          <w:rFonts w:ascii="Souvenir Lt BT" w:eastAsiaTheme="minorHAnsi" w:hAnsi="Souvenir Lt BT" w:cs="Traditional Arabic"/>
          <w:color w:val="auto"/>
          <w:sz w:val="24"/>
          <w:szCs w:val="32"/>
          <w:bdr w:val="none" w:sz="0" w:space="0" w:color="auto"/>
          <w:lang w:eastAsia="en-US"/>
        </w:rPr>
        <w:t>Muzdalifah</w:t>
      </w:r>
      <w:r w:rsidR="00B42293" w:rsidRPr="00AB77D5">
        <w:rPr>
          <w:rFonts w:ascii="Souvenir Lt BT" w:eastAsiaTheme="minorHAnsi" w:hAnsi="Souvenir Lt BT" w:cs="Traditional Arabic"/>
          <w:color w:val="auto"/>
          <w:sz w:val="24"/>
          <w:szCs w:val="32"/>
          <w:bdr w:val="none" w:sz="0" w:space="0" w:color="auto"/>
          <w:lang w:eastAsia="en-US"/>
        </w:rPr>
        <w:t xml:space="preserve"> setelah lewat tengah malam</w:t>
      </w:r>
      <w:r w:rsidRPr="00B724FA">
        <w:rPr>
          <w:rFonts w:ascii="Souvenir Lt BT" w:eastAsiaTheme="minorHAnsi" w:hAnsi="Souvenir Lt BT" w:cs="Traditional Arabic"/>
          <w:color w:val="auto"/>
          <w:sz w:val="24"/>
          <w:szCs w:val="32"/>
          <w:bdr w:val="none" w:sz="0" w:space="0" w:color="auto"/>
          <w:lang w:eastAsia="en-US"/>
        </w:rPr>
        <w:t>.</w:t>
      </w:r>
      <w:r w:rsidR="00787740">
        <w:rPr>
          <w:rStyle w:val="ReferensiCatatanKaki"/>
          <w:rFonts w:ascii="Souvenir Lt BT" w:eastAsiaTheme="minorHAnsi" w:hAnsi="Souvenir Lt BT" w:cs="Traditional Arabic"/>
          <w:color w:val="auto"/>
          <w:sz w:val="24"/>
          <w:szCs w:val="32"/>
          <w:bdr w:val="none" w:sz="0" w:space="0" w:color="auto"/>
          <w:lang w:eastAsia="en-US"/>
        </w:rPr>
        <w:footnoteReference w:id="16"/>
      </w:r>
      <w:r w:rsidR="00B42293" w:rsidRPr="00AB77D5">
        <w:rPr>
          <w:rFonts w:ascii="Souvenir Lt BT" w:eastAsiaTheme="minorHAnsi" w:hAnsi="Souvenir Lt BT" w:cs="Traditional Arabic"/>
          <w:color w:val="auto"/>
          <w:sz w:val="24"/>
          <w:szCs w:val="32"/>
          <w:bdr w:val="none" w:sz="0" w:space="0" w:color="auto"/>
          <w:lang w:eastAsia="en-US"/>
        </w:rPr>
        <w:t xml:space="preserve"> </w:t>
      </w:r>
    </w:p>
    <w:p w14:paraId="3E6B2DE2" w14:textId="15016729" w:rsidR="00B378F1" w:rsidRPr="00B724FA" w:rsidRDefault="00B378F1" w:rsidP="00B378F1">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contextualSpacing/>
        <w:jc w:val="both"/>
        <w:rPr>
          <w:rFonts w:ascii="Souvenir Lt BT" w:eastAsiaTheme="minorHAnsi" w:hAnsi="Souvenir Lt BT" w:cs="Traditional Arabic"/>
          <w:color w:val="auto"/>
          <w:sz w:val="24"/>
          <w:szCs w:val="32"/>
          <w:bdr w:val="none" w:sz="0" w:space="0" w:color="auto"/>
          <w:lang w:eastAsia="en-US"/>
        </w:rPr>
      </w:pPr>
      <w:r w:rsidRPr="00B724FA">
        <w:rPr>
          <w:rFonts w:ascii="Souvenir Lt BT" w:eastAsiaTheme="minorHAnsi" w:hAnsi="Souvenir Lt BT" w:cs="Traditional Arabic"/>
          <w:color w:val="auto"/>
          <w:sz w:val="24"/>
          <w:szCs w:val="32"/>
          <w:bdr w:val="none" w:sz="0" w:space="0" w:color="auto"/>
          <w:lang w:eastAsia="en-US"/>
        </w:rPr>
        <w:t xml:space="preserve">Jika hal tersebut saja diperbolehkan pada masa Nabi </w:t>
      </w:r>
      <w:r w:rsidRPr="00B724FA">
        <w:rPr>
          <w:rFonts w:ascii="Souvenir Lt BT" w:eastAsiaTheme="minorHAnsi" w:hAnsi="Souvenir Lt BT" w:cs="Traditional Arabic"/>
          <w:color w:val="auto"/>
          <w:sz w:val="24"/>
          <w:szCs w:val="32"/>
          <w:bdr w:val="none" w:sz="0" w:space="0" w:color="auto"/>
          <w:rtl/>
          <w:lang w:eastAsia="en-US"/>
        </w:rPr>
        <w:t>ﷺ</w:t>
      </w:r>
      <w:r w:rsidRPr="00B724FA">
        <w:rPr>
          <w:rFonts w:ascii="Souvenir Lt BT" w:eastAsiaTheme="minorHAnsi" w:hAnsi="Souvenir Lt BT" w:cs="Traditional Arabic"/>
          <w:color w:val="auto"/>
          <w:sz w:val="24"/>
          <w:szCs w:val="32"/>
          <w:bdr w:val="none" w:sz="0" w:space="0" w:color="auto"/>
          <w:lang w:eastAsia="en-US"/>
        </w:rPr>
        <w:t xml:space="preserve">, ketika kondisi belum terlalu padat, maka terlebih lagi pada masa sekarang, ketika jumlah </w:t>
      </w:r>
      <w:r w:rsidR="00037DD9">
        <w:rPr>
          <w:rFonts w:ascii="Souvenir Lt BT" w:eastAsiaTheme="minorHAnsi" w:hAnsi="Souvenir Lt BT" w:cs="Traditional Arabic"/>
          <w:color w:val="auto"/>
          <w:sz w:val="24"/>
          <w:szCs w:val="32"/>
          <w:bdr w:val="none" w:sz="0" w:space="0" w:color="auto"/>
          <w:lang w:eastAsia="en-US"/>
        </w:rPr>
        <w:t>jamaah</w:t>
      </w:r>
      <w:r w:rsidRPr="00B724FA">
        <w:rPr>
          <w:rFonts w:ascii="Souvenir Lt BT" w:eastAsiaTheme="minorHAnsi" w:hAnsi="Souvenir Lt BT" w:cs="Traditional Arabic"/>
          <w:color w:val="auto"/>
          <w:sz w:val="24"/>
          <w:szCs w:val="32"/>
          <w:bdr w:val="none" w:sz="0" w:space="0" w:color="auto"/>
          <w:lang w:eastAsia="en-US"/>
        </w:rPr>
        <w:t xml:space="preserve"> haji telah mencapai jutaan orang.</w:t>
      </w:r>
      <w:r w:rsidRPr="00B724FA">
        <w:rPr>
          <w:rFonts w:ascii="Souvenir Lt BT" w:hAnsi="Souvenir Lt BT" w:cs="Traditional Arabic"/>
          <w:color w:val="auto"/>
          <w:sz w:val="24"/>
          <w:szCs w:val="32"/>
          <w:vertAlign w:val="superscript"/>
        </w:rPr>
        <w:t>(</w:t>
      </w:r>
      <w:r w:rsidRPr="00B724FA">
        <w:rPr>
          <w:rFonts w:ascii="Souvenir Lt BT" w:hAnsi="Souvenir Lt BT" w:cs="Traditional Arabic"/>
          <w:color w:val="auto"/>
          <w:sz w:val="24"/>
          <w:szCs w:val="32"/>
          <w:vertAlign w:val="superscript"/>
        </w:rPr>
        <w:footnoteReference w:id="17"/>
      </w:r>
      <w:r w:rsidRPr="00B724FA">
        <w:rPr>
          <w:rFonts w:ascii="Souvenir Lt BT" w:hAnsi="Souvenir Lt BT" w:cs="Traditional Arabic"/>
          <w:color w:val="auto"/>
          <w:sz w:val="24"/>
          <w:szCs w:val="32"/>
          <w:vertAlign w:val="superscript"/>
        </w:rPr>
        <w:t>)</w:t>
      </w:r>
    </w:p>
    <w:p w14:paraId="0A1EB8A7" w14:textId="77777777" w:rsidR="00B42293" w:rsidRPr="00AB77D5" w:rsidRDefault="00B42293" w:rsidP="009C63B5">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eastAsia="en-US"/>
        </w:rPr>
      </w:pPr>
    </w:p>
    <w:p w14:paraId="270C309B" w14:textId="0771E7AD" w:rsidR="00B378F1" w:rsidRPr="00633052" w:rsidRDefault="00B378F1" w:rsidP="00B378F1">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center"/>
        <w:rPr>
          <w:rFonts w:ascii="Souvenir Lt BT" w:eastAsiaTheme="minorHAnsi" w:hAnsi="Souvenir Lt BT" w:cs="Traditional Arabic"/>
          <w:color w:val="auto"/>
          <w:sz w:val="24"/>
          <w:szCs w:val="32"/>
          <w:bdr w:val="none" w:sz="0" w:space="0" w:color="auto"/>
          <w:lang w:eastAsia="en-US"/>
        </w:rPr>
      </w:pPr>
      <w:r w:rsidRPr="00633052">
        <w:rPr>
          <w:rFonts w:ascii="Souvenir Lt BT" w:eastAsiaTheme="minorHAnsi" w:hAnsi="Souvenir Lt BT" w:cs="Traditional Arabic"/>
          <w:color w:val="auto"/>
          <w:sz w:val="24"/>
          <w:szCs w:val="32"/>
          <w:bdr w:val="none" w:sz="0" w:space="0" w:color="auto"/>
          <w:lang w:eastAsia="en-US"/>
        </w:rPr>
        <w:t>***</w:t>
      </w:r>
    </w:p>
    <w:p w14:paraId="4519F1AC" w14:textId="77777777" w:rsidR="00B378F1" w:rsidRPr="00B724FA" w:rsidRDefault="00B378F1" w:rsidP="00B378F1">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eastAsia="en-US"/>
        </w:rPr>
      </w:pPr>
    </w:p>
    <w:p w14:paraId="579E8C73" w14:textId="19654F95" w:rsidR="00B42293" w:rsidRPr="00AB77D5" w:rsidRDefault="00B42293" w:rsidP="00B378F1">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AB77D5">
        <w:rPr>
          <w:rFonts w:ascii="Souvenir Lt BT" w:eastAsiaTheme="minorHAnsi" w:hAnsi="Souvenir Lt BT" w:cs="Traditional Arabic"/>
          <w:b/>
          <w:bCs/>
          <w:color w:val="auto"/>
          <w:sz w:val="24"/>
          <w:szCs w:val="32"/>
          <w:bdr w:val="none" w:sz="0" w:space="0" w:color="auto"/>
          <w:lang w:eastAsia="en-US"/>
        </w:rPr>
        <w:t>Pertanyaan 3</w:t>
      </w:r>
      <w:r w:rsidRPr="00AB77D5">
        <w:rPr>
          <w:rFonts w:ascii="Souvenir Lt BT" w:eastAsiaTheme="minorHAnsi" w:hAnsi="Souvenir Lt BT" w:cs="Traditional Arabic"/>
          <w:color w:val="auto"/>
          <w:sz w:val="24"/>
          <w:szCs w:val="32"/>
          <w:bdr w:val="none" w:sz="0" w:space="0" w:color="auto"/>
          <w:lang w:eastAsia="en-US"/>
        </w:rPr>
        <w:t>: Jika tidak mendapat tempat di Muzdalifah</w:t>
      </w:r>
      <w:r w:rsidR="00B378F1" w:rsidRPr="00B724FA">
        <w:rPr>
          <w:rFonts w:ascii="Souvenir Lt BT" w:eastAsiaTheme="minorHAnsi" w:hAnsi="Souvenir Lt BT" w:cs="Traditional Arabic"/>
          <w:color w:val="auto"/>
          <w:sz w:val="24"/>
          <w:szCs w:val="32"/>
          <w:bdr w:val="none" w:sz="0" w:space="0" w:color="auto"/>
          <w:lang w:eastAsia="en-US"/>
        </w:rPr>
        <w:t>,</w:t>
      </w:r>
      <w:r w:rsidRPr="00AB77D5">
        <w:rPr>
          <w:rFonts w:ascii="Souvenir Lt BT" w:eastAsiaTheme="minorHAnsi" w:hAnsi="Souvenir Lt BT" w:cs="Traditional Arabic"/>
          <w:color w:val="auto"/>
          <w:sz w:val="24"/>
          <w:szCs w:val="32"/>
          <w:bdr w:val="none" w:sz="0" w:space="0" w:color="auto"/>
          <w:lang w:eastAsia="en-US"/>
        </w:rPr>
        <w:t xml:space="preserve"> bolehkah </w:t>
      </w:r>
      <w:proofErr w:type="spellStart"/>
      <w:r w:rsidRPr="00AB77D5">
        <w:rPr>
          <w:rFonts w:ascii="Souvenir Lt BT" w:eastAsiaTheme="minorHAnsi" w:hAnsi="Souvenir Lt BT" w:cs="Traditional Arabic"/>
          <w:color w:val="auto"/>
          <w:sz w:val="24"/>
          <w:szCs w:val="32"/>
          <w:bdr w:val="none" w:sz="0" w:space="0" w:color="auto"/>
          <w:lang w:eastAsia="en-US"/>
        </w:rPr>
        <w:t>mabit</w:t>
      </w:r>
      <w:proofErr w:type="spellEnd"/>
      <w:r w:rsidRPr="00AB77D5">
        <w:rPr>
          <w:rFonts w:ascii="Souvenir Lt BT" w:eastAsiaTheme="minorHAnsi" w:hAnsi="Souvenir Lt BT" w:cs="Traditional Arabic"/>
          <w:color w:val="auto"/>
          <w:sz w:val="24"/>
          <w:szCs w:val="32"/>
          <w:bdr w:val="none" w:sz="0" w:space="0" w:color="auto"/>
          <w:lang w:eastAsia="en-US"/>
        </w:rPr>
        <w:t xml:space="preserve"> di luar </w:t>
      </w:r>
      <w:r w:rsidR="00B378F1" w:rsidRPr="00B724FA">
        <w:rPr>
          <w:rFonts w:ascii="Souvenir Lt BT" w:eastAsiaTheme="minorHAnsi" w:hAnsi="Souvenir Lt BT" w:cs="Traditional Arabic"/>
          <w:color w:val="auto"/>
          <w:sz w:val="24"/>
          <w:szCs w:val="32"/>
          <w:bdr w:val="none" w:sz="0" w:space="0" w:color="auto"/>
          <w:lang w:eastAsia="en-US"/>
        </w:rPr>
        <w:t>Muzdalifah</w:t>
      </w:r>
      <w:r w:rsidRPr="00AB77D5">
        <w:rPr>
          <w:rFonts w:ascii="Souvenir Lt BT" w:eastAsiaTheme="minorHAnsi" w:hAnsi="Souvenir Lt BT" w:cs="Traditional Arabic"/>
          <w:color w:val="auto"/>
          <w:sz w:val="24"/>
          <w:szCs w:val="32"/>
          <w:bdr w:val="none" w:sz="0" w:space="0" w:color="auto"/>
          <w:lang w:eastAsia="en-US"/>
        </w:rPr>
        <w:t>?</w:t>
      </w:r>
    </w:p>
    <w:p w14:paraId="787EF0F0" w14:textId="5EAAB489" w:rsidR="00B42293" w:rsidRPr="00B724FA" w:rsidRDefault="00B42293" w:rsidP="00B378F1">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rPr>
          <w:rFonts w:ascii="Souvenir Lt BT" w:eastAsiaTheme="minorHAnsi" w:hAnsi="Souvenir Lt BT" w:cs="Traditional Arabic"/>
          <w:b/>
          <w:bCs/>
          <w:color w:val="auto"/>
          <w:sz w:val="24"/>
          <w:szCs w:val="32"/>
          <w:bdr w:val="none" w:sz="0" w:space="0" w:color="auto"/>
          <w:lang w:eastAsia="en-US"/>
        </w:rPr>
      </w:pPr>
      <w:r w:rsidRPr="00B724FA">
        <w:rPr>
          <w:rFonts w:ascii="Souvenir Lt BT" w:eastAsiaTheme="minorHAnsi" w:hAnsi="Souvenir Lt BT" w:cs="Traditional Arabic"/>
          <w:b/>
          <w:bCs/>
          <w:color w:val="auto"/>
          <w:sz w:val="24"/>
          <w:szCs w:val="32"/>
          <w:bdr w:val="none" w:sz="0" w:space="0" w:color="auto"/>
          <w:lang w:eastAsia="en-US"/>
        </w:rPr>
        <w:t>Jawab:</w:t>
      </w:r>
    </w:p>
    <w:p w14:paraId="38EE2D3C" w14:textId="271364E0" w:rsidR="00B42293" w:rsidRPr="00AB77D5" w:rsidRDefault="00B378F1" w:rsidP="00B378F1">
      <w:pPr>
        <w:bidi w:val="0"/>
        <w:spacing w:after="0"/>
        <w:ind w:firstLine="720"/>
        <w:contextualSpacing/>
        <w:jc w:val="both"/>
        <w:rPr>
          <w:rFonts w:ascii="Souvenir Lt BT" w:eastAsiaTheme="minorHAnsi" w:hAnsi="Souvenir Lt BT" w:cs="Traditional Arabic"/>
          <w:color w:val="auto"/>
          <w:sz w:val="24"/>
          <w:szCs w:val="32"/>
          <w:bdr w:val="none" w:sz="0" w:space="0" w:color="auto"/>
          <w:rtl/>
          <w:lang w:eastAsia="en-US"/>
        </w:rPr>
      </w:pPr>
      <w:r w:rsidRPr="00B724FA">
        <w:rPr>
          <w:rFonts w:ascii="Souvenir Lt BT" w:eastAsiaTheme="minorHAnsi" w:hAnsi="Souvenir Lt BT" w:cs="Traditional Arabic"/>
          <w:color w:val="auto"/>
          <w:sz w:val="24"/>
          <w:szCs w:val="32"/>
          <w:bdr w:val="none" w:sz="0" w:space="0" w:color="auto"/>
          <w:lang w:eastAsia="en-US"/>
        </w:rPr>
        <w:t>Barang siapa</w:t>
      </w:r>
      <w:r w:rsidR="00B42293" w:rsidRPr="00AB77D5">
        <w:rPr>
          <w:rFonts w:ascii="Souvenir Lt BT" w:eastAsiaTheme="minorHAnsi" w:hAnsi="Souvenir Lt BT" w:cs="Traditional Arabic"/>
          <w:color w:val="auto"/>
          <w:sz w:val="24"/>
          <w:szCs w:val="32"/>
          <w:bdr w:val="none" w:sz="0" w:space="0" w:color="auto"/>
          <w:lang w:eastAsia="en-US"/>
        </w:rPr>
        <w:t xml:space="preserve"> yang tidak </w:t>
      </w:r>
      <w:proofErr w:type="spellStart"/>
      <w:r w:rsidR="00B42293" w:rsidRPr="00AB77D5">
        <w:rPr>
          <w:rFonts w:ascii="Souvenir Lt BT" w:eastAsiaTheme="minorHAnsi" w:hAnsi="Souvenir Lt BT" w:cs="Traditional Arabic"/>
          <w:color w:val="auto"/>
          <w:sz w:val="24"/>
          <w:szCs w:val="32"/>
          <w:bdr w:val="none" w:sz="0" w:space="0" w:color="auto"/>
          <w:lang w:eastAsia="en-US"/>
        </w:rPr>
        <w:t>mabit</w:t>
      </w:r>
      <w:proofErr w:type="spellEnd"/>
      <w:r w:rsidR="00B42293" w:rsidRPr="00AB77D5">
        <w:rPr>
          <w:rFonts w:ascii="Souvenir Lt BT" w:eastAsiaTheme="minorHAnsi" w:hAnsi="Souvenir Lt BT" w:cs="Traditional Arabic"/>
          <w:color w:val="auto"/>
          <w:sz w:val="24"/>
          <w:szCs w:val="32"/>
          <w:bdr w:val="none" w:sz="0" w:space="0" w:color="auto"/>
          <w:lang w:eastAsia="en-US"/>
        </w:rPr>
        <w:t xml:space="preserve"> di Muzdalifah tanpa </w:t>
      </w:r>
      <w:r w:rsidRPr="00B724FA">
        <w:rPr>
          <w:rFonts w:ascii="Souvenir Lt BT" w:eastAsiaTheme="minorHAnsi" w:hAnsi="Souvenir Lt BT" w:cs="Traditional Arabic"/>
          <w:color w:val="auto"/>
          <w:sz w:val="24"/>
          <w:szCs w:val="32"/>
          <w:bdr w:val="none" w:sz="0" w:space="0" w:color="auto"/>
          <w:lang w:eastAsia="en-US"/>
        </w:rPr>
        <w:t>uzur,</w:t>
      </w:r>
      <w:r w:rsidR="00B42293" w:rsidRPr="00AB77D5">
        <w:rPr>
          <w:rFonts w:ascii="Souvenir Lt BT" w:eastAsiaTheme="minorHAnsi" w:hAnsi="Souvenir Lt BT" w:cs="Traditional Arabic"/>
          <w:color w:val="auto"/>
          <w:sz w:val="24"/>
          <w:szCs w:val="32"/>
          <w:bdr w:val="none" w:sz="0" w:space="0" w:color="auto"/>
          <w:lang w:eastAsia="en-US"/>
        </w:rPr>
        <w:t xml:space="preserve"> maka ia harus bayar dam karena telah meninggalkan salah satu kewajiban haji.</w:t>
      </w:r>
    </w:p>
    <w:p w14:paraId="244A2EFD" w14:textId="22F63CF0" w:rsidR="00B42293" w:rsidRPr="00AB77D5" w:rsidRDefault="0067767C" w:rsidP="00B378F1">
      <w:pPr>
        <w:bidi w:val="0"/>
        <w:spacing w:after="0"/>
        <w:ind w:firstLine="720"/>
        <w:contextualSpacing/>
        <w:jc w:val="both"/>
        <w:rPr>
          <w:rFonts w:ascii="Souvenir Lt BT" w:eastAsiaTheme="minorHAnsi" w:hAnsi="Souvenir Lt BT" w:cs="Traditional Arabic"/>
          <w:color w:val="auto"/>
          <w:sz w:val="24"/>
          <w:szCs w:val="32"/>
          <w:bdr w:val="none" w:sz="0" w:space="0" w:color="auto"/>
          <w:lang w:eastAsia="en-US"/>
        </w:rPr>
      </w:pPr>
      <w:r>
        <w:rPr>
          <w:rFonts w:ascii="Souvenir Lt BT" w:eastAsiaTheme="minorHAnsi" w:hAnsi="Souvenir Lt BT" w:cs="Traditional Arabic"/>
          <w:color w:val="auto"/>
          <w:sz w:val="24"/>
          <w:szCs w:val="32"/>
          <w:bdr w:val="none" w:sz="0" w:space="0" w:color="auto"/>
          <w:lang w:eastAsia="en-US"/>
        </w:rPr>
        <w:t>Syekh</w:t>
      </w:r>
      <w:r w:rsidR="00B42293" w:rsidRPr="00AB77D5">
        <w:rPr>
          <w:rFonts w:ascii="Souvenir Lt BT" w:eastAsiaTheme="minorHAnsi" w:hAnsi="Souvenir Lt BT" w:cs="Traditional Arabic"/>
          <w:color w:val="auto"/>
          <w:sz w:val="24"/>
          <w:szCs w:val="32"/>
          <w:bdr w:val="none" w:sz="0" w:space="0" w:color="auto"/>
          <w:lang w:eastAsia="en-US"/>
        </w:rPr>
        <w:t xml:space="preserve"> Bin </w:t>
      </w:r>
      <w:proofErr w:type="spellStart"/>
      <w:r w:rsidR="00B42293" w:rsidRPr="00AB77D5">
        <w:rPr>
          <w:rFonts w:ascii="Souvenir Lt BT" w:eastAsiaTheme="minorHAnsi" w:hAnsi="Souvenir Lt BT" w:cs="Traditional Arabic"/>
          <w:color w:val="auto"/>
          <w:sz w:val="24"/>
          <w:szCs w:val="32"/>
          <w:bdr w:val="none" w:sz="0" w:space="0" w:color="auto"/>
          <w:lang w:eastAsia="en-US"/>
        </w:rPr>
        <w:t>Baz</w:t>
      </w:r>
      <w:proofErr w:type="spellEnd"/>
      <w:r w:rsidR="00B42293" w:rsidRPr="00AB77D5">
        <w:rPr>
          <w:rFonts w:ascii="Souvenir Lt BT" w:eastAsiaTheme="minorHAnsi" w:hAnsi="Souvenir Lt BT" w:cs="Traditional Arabic"/>
          <w:color w:val="auto"/>
          <w:sz w:val="24"/>
          <w:szCs w:val="32"/>
          <w:bdr w:val="none" w:sz="0" w:space="0" w:color="auto"/>
          <w:lang w:eastAsia="en-US"/>
        </w:rPr>
        <w:t xml:space="preserve"> </w:t>
      </w:r>
      <w:r w:rsidR="00833DAA">
        <w:rPr>
          <w:rFonts w:ascii="Souvenir Lt BT" w:eastAsiaTheme="minorHAnsi" w:hAnsi="Souvenir Lt BT" w:cs="Traditional Arabic"/>
          <w:color w:val="auto"/>
          <w:sz w:val="24"/>
          <w:szCs w:val="32"/>
          <w:bdr w:val="none" w:sz="0" w:space="0" w:color="auto"/>
          <w:lang w:eastAsia="en-US"/>
        </w:rPr>
        <w:t>berkata,</w:t>
      </w:r>
    </w:p>
    <w:p w14:paraId="4CF971BB" w14:textId="37340793" w:rsidR="00B42293" w:rsidRPr="00AB77D5" w:rsidRDefault="00B42293" w:rsidP="00A546B6">
      <w:pPr>
        <w:spacing w:after="0"/>
        <w:contextualSpacing/>
        <w:jc w:val="both"/>
        <w:rPr>
          <w:rFonts w:ascii="Souvenir Lt BT" w:eastAsiaTheme="minorHAnsi" w:hAnsi="Souvenir Lt BT" w:cs="Traditional Arabic"/>
          <w:color w:val="auto"/>
          <w:sz w:val="24"/>
          <w:szCs w:val="32"/>
          <w:bdr w:val="none" w:sz="0" w:space="0" w:color="auto"/>
          <w:lang w:eastAsia="en-US"/>
        </w:rPr>
      </w:pPr>
      <w:r w:rsidRPr="00AB77D5">
        <w:rPr>
          <w:rFonts w:ascii="Souvenir Lt BT" w:eastAsiaTheme="minorHAnsi" w:hAnsi="Souvenir Lt BT" w:cs="Traditional Arabic"/>
          <w:sz w:val="24"/>
          <w:szCs w:val="32"/>
          <w:bdr w:val="none" w:sz="0" w:space="0" w:color="auto"/>
          <w:rtl/>
          <w:lang w:eastAsia="en-US"/>
        </w:rPr>
        <w:t>إِنْ كَانَ لَمْ يَجِدْ مَكَانًا فِي مُزْدَلِفَة</w:t>
      </w:r>
      <w:r w:rsidR="000F0C12" w:rsidRPr="00B724FA">
        <w:rPr>
          <w:rFonts w:ascii="Souvenir Lt BT" w:eastAsiaTheme="minorHAnsi" w:hAnsi="Souvenir Lt BT" w:cs="Traditional Arabic" w:hint="cs"/>
          <w:sz w:val="24"/>
          <w:szCs w:val="32"/>
          <w:bdr w:val="none" w:sz="0" w:space="0" w:color="auto"/>
          <w:rtl/>
          <w:lang w:eastAsia="en-US"/>
        </w:rPr>
        <w:t>َ</w:t>
      </w:r>
      <w:r w:rsidRPr="00AB77D5">
        <w:rPr>
          <w:rFonts w:ascii="Souvenir Lt BT" w:eastAsiaTheme="minorHAnsi" w:hAnsi="Souvenir Lt BT" w:cs="Traditional Arabic"/>
          <w:sz w:val="24"/>
          <w:szCs w:val="32"/>
          <w:bdr w:val="none" w:sz="0" w:space="0" w:color="auto"/>
          <w:rtl/>
          <w:lang w:eastAsia="en-US"/>
        </w:rPr>
        <w:t xml:space="preserve"> أَوْ مَنَعَهُ الْجُنُوْدُ مِنَ النُّزُوْلِ بِهَا فَ</w:t>
      </w:r>
      <w:r w:rsidR="00A233C5">
        <w:rPr>
          <w:rFonts w:ascii="Souvenir Lt BT" w:eastAsiaTheme="minorHAnsi" w:hAnsi="Souvenir Lt BT" w:cs="Traditional Arabic"/>
          <w:sz w:val="24"/>
          <w:szCs w:val="32"/>
          <w:bdr w:val="none" w:sz="0" w:space="0" w:color="auto"/>
          <w:rtl/>
          <w:lang w:eastAsia="en-US"/>
        </w:rPr>
        <w:t>لَا</w:t>
      </w:r>
      <w:r w:rsidRPr="00AB77D5">
        <w:rPr>
          <w:rFonts w:ascii="Souvenir Lt BT" w:eastAsiaTheme="minorHAnsi" w:hAnsi="Souvenir Lt BT" w:cs="Traditional Arabic"/>
          <w:sz w:val="24"/>
          <w:szCs w:val="32"/>
          <w:bdr w:val="none" w:sz="0" w:space="0" w:color="auto"/>
          <w:rtl/>
          <w:lang w:eastAsia="en-US"/>
        </w:rPr>
        <w:t xml:space="preserve"> شَيْءَ عَلَيْهِ؛ لِقَوْلِ اللهِ سُبْحَانَهُ:</w:t>
      </w:r>
      <w:r w:rsidR="00A546B6" w:rsidRPr="00A546B6">
        <w:rPr>
          <w:rFonts w:cs="KFGQPC HAFS Uthmanic Script" w:hint="cs"/>
          <w:sz w:val="32"/>
          <w:szCs w:val="32"/>
          <w:rtl/>
        </w:rPr>
        <w:t xml:space="preserve"> </w:t>
      </w:r>
      <w:proofErr w:type="spellStart"/>
      <w:r w:rsidR="00A546B6" w:rsidRPr="00A546B6">
        <w:rPr>
          <w:rFonts w:ascii="Traditional Arabic" w:eastAsiaTheme="minorHAnsi" w:hAnsi="Traditional Arabic" w:cs="KFGQPC HAFS Uthmanic Script" w:hint="cs"/>
          <w:sz w:val="24"/>
          <w:szCs w:val="32"/>
          <w:bdr w:val="none" w:sz="0" w:space="0" w:color="auto"/>
          <w:rtl/>
          <w:lang w:eastAsia="en-US"/>
        </w:rPr>
        <w:t>ﵟفَٱتَّقُواْ</w:t>
      </w:r>
      <w:proofErr w:type="spellEnd"/>
      <w:r w:rsidR="00A546B6" w:rsidRPr="00A546B6">
        <w:rPr>
          <w:rFonts w:ascii="Souvenir Lt BT" w:eastAsiaTheme="minorHAnsi" w:hAnsi="Souvenir Lt BT" w:cs="KFGQPC HAFS Uthmanic Script" w:hint="cs"/>
          <w:sz w:val="24"/>
          <w:szCs w:val="32"/>
          <w:bdr w:val="none" w:sz="0" w:space="0" w:color="auto"/>
          <w:rtl/>
          <w:lang w:eastAsia="en-US"/>
        </w:rPr>
        <w:t xml:space="preserve"> </w:t>
      </w:r>
      <w:proofErr w:type="spellStart"/>
      <w:r w:rsidR="00A546B6" w:rsidRPr="00A546B6">
        <w:rPr>
          <w:rFonts w:ascii="Traditional Arabic" w:eastAsiaTheme="minorHAnsi" w:hAnsi="Traditional Arabic" w:cs="KFGQPC HAFS Uthmanic Script" w:hint="cs"/>
          <w:sz w:val="24"/>
          <w:szCs w:val="32"/>
          <w:bdr w:val="none" w:sz="0" w:space="0" w:color="auto"/>
          <w:rtl/>
          <w:lang w:eastAsia="en-US"/>
        </w:rPr>
        <w:t>ٱللَّهَ</w:t>
      </w:r>
      <w:proofErr w:type="spellEnd"/>
      <w:r w:rsidR="00A546B6" w:rsidRPr="00A546B6">
        <w:rPr>
          <w:rFonts w:ascii="Souvenir Lt BT" w:eastAsiaTheme="minorHAnsi" w:hAnsi="Souvenir Lt BT" w:cs="KFGQPC HAFS Uthmanic Script" w:hint="cs"/>
          <w:sz w:val="24"/>
          <w:szCs w:val="32"/>
          <w:bdr w:val="none" w:sz="0" w:space="0" w:color="auto"/>
          <w:rtl/>
          <w:lang w:eastAsia="en-US"/>
        </w:rPr>
        <w:t xml:space="preserve"> </w:t>
      </w:r>
      <w:r w:rsidR="00A546B6" w:rsidRPr="00A546B6">
        <w:rPr>
          <w:rFonts w:ascii="Traditional Arabic" w:eastAsiaTheme="minorHAnsi" w:hAnsi="Traditional Arabic" w:cs="KFGQPC HAFS Uthmanic Script" w:hint="cs"/>
          <w:sz w:val="24"/>
          <w:szCs w:val="32"/>
          <w:bdr w:val="none" w:sz="0" w:space="0" w:color="auto"/>
          <w:rtl/>
          <w:lang w:eastAsia="en-US"/>
        </w:rPr>
        <w:t>مَا</w:t>
      </w:r>
      <w:r w:rsidR="00A546B6" w:rsidRPr="00A546B6">
        <w:rPr>
          <w:rFonts w:ascii="Souvenir Lt BT" w:eastAsiaTheme="minorHAnsi" w:hAnsi="Souvenir Lt BT" w:cs="KFGQPC HAFS Uthmanic Script" w:hint="cs"/>
          <w:sz w:val="24"/>
          <w:szCs w:val="32"/>
          <w:bdr w:val="none" w:sz="0" w:space="0" w:color="auto"/>
          <w:rtl/>
          <w:lang w:eastAsia="en-US"/>
        </w:rPr>
        <w:t xml:space="preserve"> </w:t>
      </w:r>
      <w:proofErr w:type="spellStart"/>
      <w:r w:rsidR="00A546B6" w:rsidRPr="00A546B6">
        <w:rPr>
          <w:rFonts w:ascii="Traditional Arabic" w:eastAsiaTheme="minorHAnsi" w:hAnsi="Traditional Arabic" w:cs="KFGQPC HAFS Uthmanic Script" w:hint="cs"/>
          <w:sz w:val="24"/>
          <w:szCs w:val="32"/>
          <w:bdr w:val="none" w:sz="0" w:space="0" w:color="auto"/>
          <w:rtl/>
          <w:lang w:eastAsia="en-US"/>
        </w:rPr>
        <w:t>ٱسۡتَطَعۡتُمۡﵞ</w:t>
      </w:r>
      <w:proofErr w:type="spellEnd"/>
      <w:r w:rsidRPr="00AB77D5">
        <w:rPr>
          <w:rFonts w:ascii="Souvenir Lt BT" w:eastAsiaTheme="minorHAnsi" w:hAnsi="Souvenir Lt BT" w:cs="Traditional Arabic"/>
          <w:sz w:val="24"/>
          <w:szCs w:val="32"/>
          <w:bdr w:val="none" w:sz="0" w:space="0" w:color="auto"/>
          <w:rtl/>
          <w:lang w:eastAsia="en-US"/>
        </w:rPr>
        <w:t xml:space="preserve"> وَإِنْ كَانَ ذَلِكَ عَنْ تَسَاهُلٍ مِنْهُ فَعَلَيْهِ دَمٌ مَعَ التَّوْبَةِ</w:t>
      </w:r>
    </w:p>
    <w:p w14:paraId="188CFA43" w14:textId="4E6092CE" w:rsidR="00B42293" w:rsidRPr="00AB77D5" w:rsidRDefault="00A257FA" w:rsidP="009C63B5">
      <w:pPr>
        <w:bidi w:val="0"/>
        <w:spacing w:after="0"/>
        <w:contextualSpacing/>
        <w:jc w:val="both"/>
        <w:rPr>
          <w:rFonts w:ascii="Souvenir Lt BT" w:eastAsiaTheme="minorHAnsi" w:hAnsi="Souvenir Lt BT" w:cs="Traditional Arabic"/>
          <w:color w:val="auto"/>
          <w:sz w:val="24"/>
          <w:szCs w:val="32"/>
          <w:bdr w:val="none" w:sz="0" w:space="0" w:color="auto"/>
          <w:lang w:eastAsia="en-US"/>
        </w:rPr>
      </w:pPr>
      <w:r w:rsidRPr="003543DA">
        <w:rPr>
          <w:rFonts w:ascii="Souvenir Lt BT" w:eastAsiaTheme="minorHAnsi" w:hAnsi="Souvenir Lt BT" w:cs="Traditional Arabic"/>
          <w:i/>
          <w:iCs/>
          <w:color w:val="auto"/>
          <w:sz w:val="24"/>
          <w:szCs w:val="32"/>
          <w:bdr w:val="none" w:sz="0" w:space="0" w:color="auto"/>
          <w:lang w:eastAsia="en-US"/>
        </w:rPr>
        <w:t>“</w:t>
      </w:r>
      <w:r w:rsidR="00B42293" w:rsidRPr="003543DA">
        <w:rPr>
          <w:rFonts w:ascii="Souvenir Lt BT" w:eastAsiaTheme="minorHAnsi" w:hAnsi="Souvenir Lt BT" w:cs="Traditional Arabic"/>
          <w:i/>
          <w:iCs/>
          <w:color w:val="auto"/>
          <w:sz w:val="24"/>
          <w:szCs w:val="32"/>
          <w:bdr w:val="none" w:sz="0" w:space="0" w:color="auto"/>
          <w:lang w:eastAsia="en-US"/>
        </w:rPr>
        <w:t xml:space="preserve">Jika ia tidak mendapati tempat (untuk </w:t>
      </w:r>
      <w:proofErr w:type="spellStart"/>
      <w:r w:rsidR="00B42293" w:rsidRPr="003543DA">
        <w:rPr>
          <w:rFonts w:ascii="Souvenir Lt BT" w:eastAsiaTheme="minorHAnsi" w:hAnsi="Souvenir Lt BT" w:cs="Traditional Arabic"/>
          <w:i/>
          <w:iCs/>
          <w:color w:val="auto"/>
          <w:sz w:val="24"/>
          <w:szCs w:val="32"/>
          <w:bdr w:val="none" w:sz="0" w:space="0" w:color="auto"/>
          <w:lang w:eastAsia="en-US"/>
        </w:rPr>
        <w:t>mabit</w:t>
      </w:r>
      <w:proofErr w:type="spellEnd"/>
      <w:r w:rsidR="00B42293" w:rsidRPr="003543DA">
        <w:rPr>
          <w:rFonts w:ascii="Souvenir Lt BT" w:eastAsiaTheme="minorHAnsi" w:hAnsi="Souvenir Lt BT" w:cs="Traditional Arabic"/>
          <w:i/>
          <w:iCs/>
          <w:color w:val="auto"/>
          <w:sz w:val="24"/>
          <w:szCs w:val="32"/>
          <w:bdr w:val="none" w:sz="0" w:space="0" w:color="auto"/>
          <w:lang w:eastAsia="en-US"/>
        </w:rPr>
        <w:t>) di Muzdalifah atau ia dilarang oleh askar untuk berhenti di Muz</w:t>
      </w:r>
      <w:r w:rsidR="006D36E9" w:rsidRPr="003543DA">
        <w:rPr>
          <w:rFonts w:ascii="Souvenir Lt BT" w:eastAsiaTheme="minorHAnsi" w:hAnsi="Souvenir Lt BT" w:cs="Traditional Arabic"/>
          <w:i/>
          <w:iCs/>
          <w:color w:val="auto"/>
          <w:sz w:val="24"/>
          <w:szCs w:val="32"/>
          <w:bdr w:val="none" w:sz="0" w:space="0" w:color="auto"/>
          <w:lang w:eastAsia="en-US"/>
        </w:rPr>
        <w:t>d</w:t>
      </w:r>
      <w:r w:rsidR="00B42293" w:rsidRPr="003543DA">
        <w:rPr>
          <w:rFonts w:ascii="Souvenir Lt BT" w:eastAsiaTheme="minorHAnsi" w:hAnsi="Souvenir Lt BT" w:cs="Traditional Arabic"/>
          <w:i/>
          <w:iCs/>
          <w:color w:val="auto"/>
          <w:sz w:val="24"/>
          <w:szCs w:val="32"/>
          <w:bdr w:val="none" w:sz="0" w:space="0" w:color="auto"/>
          <w:lang w:eastAsia="en-US"/>
        </w:rPr>
        <w:t xml:space="preserve">alifah maka tidak kena kewajiban </w:t>
      </w:r>
      <w:r w:rsidR="003543DA" w:rsidRPr="003543DA">
        <w:rPr>
          <w:rFonts w:ascii="Souvenir Lt BT" w:eastAsiaTheme="minorHAnsi" w:hAnsi="Souvenir Lt BT" w:cs="Traditional Arabic"/>
          <w:i/>
          <w:iCs/>
          <w:color w:val="auto"/>
          <w:sz w:val="24"/>
          <w:szCs w:val="32"/>
          <w:bdr w:val="none" w:sz="0" w:space="0" w:color="auto"/>
          <w:lang w:eastAsia="en-US"/>
        </w:rPr>
        <w:t>apa pun. Hal ini</w:t>
      </w:r>
      <w:r w:rsidR="00B42293" w:rsidRPr="003543DA">
        <w:rPr>
          <w:rFonts w:ascii="Souvenir Lt BT" w:eastAsiaTheme="minorHAnsi" w:hAnsi="Souvenir Lt BT" w:cs="Traditional Arabic"/>
          <w:i/>
          <w:iCs/>
          <w:color w:val="auto"/>
          <w:sz w:val="24"/>
          <w:szCs w:val="32"/>
          <w:bdr w:val="none" w:sz="0" w:space="0" w:color="auto"/>
          <w:lang w:eastAsia="en-US"/>
        </w:rPr>
        <w:t xml:space="preserve"> berdasarkan firman Allah</w:t>
      </w:r>
      <w:r w:rsidR="003543DA" w:rsidRPr="003543DA">
        <w:rPr>
          <w:rFonts w:ascii="Souvenir Lt BT" w:eastAsiaTheme="minorHAnsi" w:hAnsi="Souvenir Lt BT" w:cs="Traditional Arabic"/>
          <w:i/>
          <w:iCs/>
          <w:color w:val="auto"/>
          <w:sz w:val="24"/>
          <w:szCs w:val="32"/>
          <w:bdr w:val="none" w:sz="0" w:space="0" w:color="auto"/>
          <w:lang w:eastAsia="en-US"/>
        </w:rPr>
        <w:t>,</w:t>
      </w:r>
      <w:r w:rsidR="00B42293" w:rsidRPr="003543DA">
        <w:rPr>
          <w:rFonts w:ascii="Souvenir Lt BT" w:eastAsiaTheme="minorHAnsi" w:hAnsi="Souvenir Lt BT" w:cs="Traditional Arabic"/>
          <w:i/>
          <w:iCs/>
          <w:color w:val="auto"/>
          <w:sz w:val="24"/>
          <w:szCs w:val="32"/>
          <w:bdr w:val="none" w:sz="0" w:space="0" w:color="auto"/>
          <w:lang w:eastAsia="en-US"/>
        </w:rPr>
        <w:t xml:space="preserve"> </w:t>
      </w:r>
      <w:r w:rsidR="003543DA" w:rsidRPr="003543DA">
        <w:rPr>
          <w:rFonts w:ascii="Souvenir Lt BT" w:eastAsiaTheme="minorHAnsi" w:hAnsi="Souvenir Lt BT" w:cs="Traditional Arabic"/>
          <w:i/>
          <w:iCs/>
          <w:color w:val="auto"/>
          <w:sz w:val="24"/>
          <w:szCs w:val="32"/>
          <w:bdr w:val="none" w:sz="0" w:space="0" w:color="auto"/>
          <w:lang w:eastAsia="en-US"/>
        </w:rPr>
        <w:t>‘</w:t>
      </w:r>
      <w:r w:rsidR="00B42293" w:rsidRPr="003543DA">
        <w:rPr>
          <w:rFonts w:ascii="Souvenir Lt BT" w:eastAsiaTheme="minorHAnsi" w:hAnsi="Souvenir Lt BT" w:cs="Traditional Arabic"/>
          <w:i/>
          <w:iCs/>
          <w:color w:val="auto"/>
          <w:sz w:val="24"/>
          <w:szCs w:val="32"/>
          <w:bdr w:val="none" w:sz="0" w:space="0" w:color="auto"/>
          <w:lang w:eastAsia="en-US"/>
        </w:rPr>
        <w:t>Bertakwalah semampu kalian</w:t>
      </w:r>
      <w:r w:rsidR="003543DA" w:rsidRPr="003543DA">
        <w:rPr>
          <w:rFonts w:ascii="Souvenir Lt BT" w:eastAsiaTheme="minorHAnsi" w:hAnsi="Souvenir Lt BT" w:cs="Traditional Arabic"/>
          <w:i/>
          <w:iCs/>
          <w:color w:val="auto"/>
          <w:sz w:val="24"/>
          <w:szCs w:val="32"/>
          <w:bdr w:val="none" w:sz="0" w:space="0" w:color="auto"/>
          <w:lang w:eastAsia="en-US"/>
        </w:rPr>
        <w:t>.’</w:t>
      </w:r>
      <w:r w:rsidR="00B42293" w:rsidRPr="003543DA">
        <w:rPr>
          <w:rFonts w:ascii="Souvenir Lt BT" w:eastAsiaTheme="minorHAnsi" w:hAnsi="Souvenir Lt BT" w:cs="Traditional Arabic"/>
          <w:i/>
          <w:iCs/>
          <w:color w:val="auto"/>
          <w:sz w:val="24"/>
          <w:szCs w:val="32"/>
          <w:bdr w:val="none" w:sz="0" w:space="0" w:color="auto"/>
          <w:lang w:eastAsia="en-US"/>
        </w:rPr>
        <w:t xml:space="preserve"> (QS</w:t>
      </w:r>
      <w:r w:rsidR="00985FB7">
        <w:rPr>
          <w:rFonts w:ascii="Souvenir Lt BT" w:eastAsiaTheme="minorHAnsi" w:hAnsi="Souvenir Lt BT" w:cs="Traditional Arabic"/>
          <w:i/>
          <w:iCs/>
          <w:color w:val="auto"/>
          <w:sz w:val="24"/>
          <w:szCs w:val="32"/>
          <w:bdr w:val="none" w:sz="0" w:space="0" w:color="auto"/>
          <w:lang w:eastAsia="en-US"/>
        </w:rPr>
        <w:t>.</w:t>
      </w:r>
      <w:r w:rsidR="00B42293" w:rsidRPr="003543DA">
        <w:rPr>
          <w:rFonts w:ascii="Souvenir Lt BT" w:eastAsiaTheme="minorHAnsi" w:hAnsi="Souvenir Lt BT" w:cs="Traditional Arabic"/>
          <w:i/>
          <w:iCs/>
          <w:color w:val="auto"/>
          <w:sz w:val="24"/>
          <w:szCs w:val="32"/>
          <w:bdr w:val="none" w:sz="0" w:space="0" w:color="auto"/>
          <w:lang w:eastAsia="en-US"/>
        </w:rPr>
        <w:t xml:space="preserve"> At-</w:t>
      </w:r>
      <w:proofErr w:type="spellStart"/>
      <w:r w:rsidR="00B42293" w:rsidRPr="003543DA">
        <w:rPr>
          <w:rFonts w:ascii="Souvenir Lt BT" w:eastAsiaTheme="minorHAnsi" w:hAnsi="Souvenir Lt BT" w:cs="Traditional Arabic"/>
          <w:i/>
          <w:iCs/>
          <w:color w:val="auto"/>
          <w:sz w:val="24"/>
          <w:szCs w:val="32"/>
          <w:bdr w:val="none" w:sz="0" w:space="0" w:color="auto"/>
          <w:lang w:eastAsia="en-US"/>
        </w:rPr>
        <w:t>Tagh</w:t>
      </w:r>
      <w:r w:rsidR="003543DA" w:rsidRPr="003543DA">
        <w:rPr>
          <w:rFonts w:ascii="Souvenir Lt BT" w:eastAsiaTheme="minorHAnsi" w:hAnsi="Souvenir Lt BT" w:cs="Traditional Arabic"/>
          <w:i/>
          <w:iCs/>
          <w:color w:val="auto"/>
          <w:sz w:val="24"/>
          <w:szCs w:val="32"/>
          <w:bdr w:val="none" w:sz="0" w:space="0" w:color="auto"/>
          <w:lang w:eastAsia="en-US"/>
        </w:rPr>
        <w:t>â</w:t>
      </w:r>
      <w:r w:rsidR="00B42293" w:rsidRPr="003543DA">
        <w:rPr>
          <w:rFonts w:ascii="Souvenir Lt BT" w:eastAsiaTheme="minorHAnsi" w:hAnsi="Souvenir Lt BT" w:cs="Traditional Arabic"/>
          <w:i/>
          <w:iCs/>
          <w:color w:val="auto"/>
          <w:sz w:val="24"/>
          <w:szCs w:val="32"/>
          <w:bdr w:val="none" w:sz="0" w:space="0" w:color="auto"/>
          <w:lang w:eastAsia="en-US"/>
        </w:rPr>
        <w:t>bun</w:t>
      </w:r>
      <w:proofErr w:type="spellEnd"/>
      <w:r w:rsidR="00B42293" w:rsidRPr="003543DA">
        <w:rPr>
          <w:rFonts w:ascii="Souvenir Lt BT" w:eastAsiaTheme="minorHAnsi" w:hAnsi="Souvenir Lt BT" w:cs="Traditional Arabic"/>
          <w:i/>
          <w:iCs/>
          <w:color w:val="auto"/>
          <w:sz w:val="24"/>
          <w:szCs w:val="32"/>
          <w:bdr w:val="none" w:sz="0" w:space="0" w:color="auto"/>
          <w:lang w:eastAsia="en-US"/>
        </w:rPr>
        <w:t>: 16). Namun jika hal itu terjadi karena sikap bermudah-mudahan (menyepel</w:t>
      </w:r>
      <w:r w:rsidR="003543DA" w:rsidRPr="003543DA">
        <w:rPr>
          <w:rFonts w:ascii="Souvenir Lt BT" w:eastAsiaTheme="minorHAnsi" w:hAnsi="Souvenir Lt BT" w:cs="Traditional Arabic"/>
          <w:i/>
          <w:iCs/>
          <w:color w:val="auto"/>
          <w:sz w:val="24"/>
          <w:szCs w:val="32"/>
          <w:bdr w:val="none" w:sz="0" w:space="0" w:color="auto"/>
          <w:lang w:eastAsia="en-US"/>
        </w:rPr>
        <w:t>e</w:t>
      </w:r>
      <w:r w:rsidR="00B42293" w:rsidRPr="003543DA">
        <w:rPr>
          <w:rFonts w:ascii="Souvenir Lt BT" w:eastAsiaTheme="minorHAnsi" w:hAnsi="Souvenir Lt BT" w:cs="Traditional Arabic"/>
          <w:i/>
          <w:iCs/>
          <w:color w:val="auto"/>
          <w:sz w:val="24"/>
          <w:szCs w:val="32"/>
          <w:bdr w:val="none" w:sz="0" w:space="0" w:color="auto"/>
          <w:lang w:eastAsia="en-US"/>
        </w:rPr>
        <w:t xml:space="preserve">kan dan menggampangkan) maka wajib baginya untuk membayar dam disertai dengan </w:t>
      </w:r>
      <w:r w:rsidR="003543DA" w:rsidRPr="003543DA">
        <w:rPr>
          <w:rFonts w:ascii="Souvenir Lt BT" w:eastAsiaTheme="minorHAnsi" w:hAnsi="Souvenir Lt BT" w:cs="Traditional Arabic"/>
          <w:i/>
          <w:iCs/>
          <w:color w:val="auto"/>
          <w:sz w:val="24"/>
          <w:szCs w:val="32"/>
          <w:bdr w:val="none" w:sz="0" w:space="0" w:color="auto"/>
          <w:lang w:eastAsia="en-US"/>
        </w:rPr>
        <w:t>tobat.</w:t>
      </w:r>
      <w:r w:rsidRPr="003543DA">
        <w:rPr>
          <w:rFonts w:ascii="Souvenir Lt BT" w:eastAsiaTheme="minorHAnsi" w:hAnsi="Souvenir Lt BT" w:cs="Traditional Arabic"/>
          <w:i/>
          <w:iCs/>
          <w:color w:val="auto"/>
          <w:sz w:val="24"/>
          <w:szCs w:val="32"/>
          <w:bdr w:val="none" w:sz="0" w:space="0" w:color="auto"/>
          <w:lang w:eastAsia="en-US"/>
        </w:rPr>
        <w:t>”</w:t>
      </w:r>
      <w:r w:rsidR="003543DA">
        <w:rPr>
          <w:rStyle w:val="ReferensiCatatanKaki"/>
          <w:rFonts w:ascii="Souvenir Lt BT" w:eastAsiaTheme="minorHAnsi" w:hAnsi="Souvenir Lt BT" w:cs="Traditional Arabic"/>
          <w:i/>
          <w:iCs/>
          <w:color w:val="auto"/>
          <w:sz w:val="24"/>
          <w:szCs w:val="32"/>
          <w:bdr w:val="none" w:sz="0" w:space="0" w:color="auto"/>
          <w:lang w:eastAsia="en-US"/>
        </w:rPr>
        <w:footnoteReference w:id="18"/>
      </w:r>
      <w:r w:rsidR="00B42293" w:rsidRPr="00AB77D5">
        <w:rPr>
          <w:rFonts w:ascii="Souvenir Lt BT" w:eastAsiaTheme="minorHAnsi" w:hAnsi="Souvenir Lt BT" w:cs="Traditional Arabic"/>
          <w:color w:val="auto"/>
          <w:sz w:val="24"/>
          <w:szCs w:val="32"/>
          <w:bdr w:val="none" w:sz="0" w:space="0" w:color="auto"/>
          <w:lang w:eastAsia="en-US"/>
        </w:rPr>
        <w:t xml:space="preserve"> </w:t>
      </w:r>
    </w:p>
    <w:p w14:paraId="0DCA4976" w14:textId="26005074" w:rsidR="00D61DF5" w:rsidRPr="00B724FA" w:rsidRDefault="00D61DF5" w:rsidP="00D61DF5">
      <w:pPr>
        <w:bidi w:val="0"/>
        <w:spacing w:after="0"/>
        <w:ind w:firstLine="720"/>
        <w:contextualSpacing/>
        <w:jc w:val="both"/>
        <w:rPr>
          <w:rFonts w:ascii="Souvenir Lt BT" w:eastAsiaTheme="minorHAnsi" w:hAnsi="Souvenir Lt BT" w:cs="Traditional Arabic"/>
          <w:color w:val="auto"/>
          <w:sz w:val="24"/>
          <w:szCs w:val="32"/>
          <w:bdr w:val="none" w:sz="0" w:space="0" w:color="auto"/>
          <w:lang w:eastAsia="en-US"/>
        </w:rPr>
      </w:pPr>
      <w:r w:rsidRPr="00B724FA">
        <w:rPr>
          <w:rFonts w:ascii="Souvenir Lt BT" w:eastAsiaTheme="minorHAnsi" w:hAnsi="Souvenir Lt BT" w:cs="Traditional Arabic"/>
          <w:color w:val="auto"/>
          <w:sz w:val="24"/>
          <w:szCs w:val="32"/>
          <w:bdr w:val="none" w:sz="0" w:space="0" w:color="auto"/>
          <w:lang w:eastAsia="en-US"/>
        </w:rPr>
        <w:t xml:space="preserve">Jika seseorang telah berusaha meninggalkan Arafah segera setelah matahari terbenam, namun tetap tidak mendapatkan tempat untuk </w:t>
      </w:r>
      <w:proofErr w:type="spellStart"/>
      <w:r w:rsidRPr="00B724FA">
        <w:rPr>
          <w:rFonts w:ascii="Souvenir Lt BT" w:eastAsiaTheme="minorHAnsi" w:hAnsi="Souvenir Lt BT" w:cs="Traditional Arabic"/>
          <w:color w:val="auto"/>
          <w:sz w:val="24"/>
          <w:szCs w:val="32"/>
          <w:bdr w:val="none" w:sz="0" w:space="0" w:color="auto"/>
          <w:lang w:eastAsia="en-US"/>
        </w:rPr>
        <w:t>mabit</w:t>
      </w:r>
      <w:proofErr w:type="spellEnd"/>
      <w:r w:rsidRPr="00B724FA">
        <w:rPr>
          <w:rFonts w:ascii="Souvenir Lt BT" w:eastAsiaTheme="minorHAnsi" w:hAnsi="Souvenir Lt BT" w:cs="Traditional Arabic"/>
          <w:color w:val="auto"/>
          <w:sz w:val="24"/>
          <w:szCs w:val="32"/>
          <w:bdr w:val="none" w:sz="0" w:space="0" w:color="auto"/>
          <w:lang w:eastAsia="en-US"/>
        </w:rPr>
        <w:t xml:space="preserve"> di Muzdalifah, maka hal tersebut tidak mengapa baginya.</w:t>
      </w:r>
    </w:p>
    <w:p w14:paraId="07DEA8FA" w14:textId="117F8072" w:rsidR="00D61DF5" w:rsidRPr="00B724FA" w:rsidRDefault="00583575" w:rsidP="00583575">
      <w:pPr>
        <w:bidi w:val="0"/>
        <w:spacing w:after="0"/>
        <w:ind w:firstLine="720"/>
        <w:contextualSpacing/>
        <w:jc w:val="both"/>
        <w:rPr>
          <w:rFonts w:ascii="Souvenir Lt BT" w:eastAsiaTheme="minorHAnsi" w:hAnsi="Souvenir Lt BT" w:cs="Traditional Arabic"/>
          <w:color w:val="auto"/>
          <w:sz w:val="24"/>
          <w:szCs w:val="32"/>
          <w:bdr w:val="none" w:sz="0" w:space="0" w:color="auto"/>
          <w:lang w:eastAsia="en-US"/>
        </w:rPr>
      </w:pPr>
      <w:r w:rsidRPr="00B724FA">
        <w:rPr>
          <w:rFonts w:ascii="Souvenir Lt BT" w:eastAsiaTheme="minorHAnsi" w:hAnsi="Souvenir Lt BT" w:cs="Traditional Arabic"/>
          <w:color w:val="auto"/>
          <w:sz w:val="24"/>
          <w:szCs w:val="32"/>
          <w:bdr w:val="none" w:sz="0" w:space="0" w:color="auto"/>
          <w:lang w:eastAsia="en-US"/>
        </w:rPr>
        <w:t xml:space="preserve">Berbeda halnya apabila seseorang bersikap menggampangkan, dengan sengaja meninggalkan Arafah setelah larut malam menuju Muzdalifah, atau seperti sebagian </w:t>
      </w:r>
      <w:proofErr w:type="spellStart"/>
      <w:r w:rsidRPr="00AA41ED">
        <w:rPr>
          <w:rFonts w:ascii="Souvenir Lt BT" w:eastAsiaTheme="minorHAnsi" w:hAnsi="Souvenir Lt BT" w:cs="Traditional Arabic"/>
          <w:i/>
          <w:iCs/>
          <w:color w:val="auto"/>
          <w:sz w:val="24"/>
          <w:szCs w:val="32"/>
          <w:bdr w:val="none" w:sz="0" w:space="0" w:color="auto"/>
          <w:lang w:eastAsia="en-US"/>
        </w:rPr>
        <w:t>travel</w:t>
      </w:r>
      <w:proofErr w:type="spellEnd"/>
      <w:r w:rsidRPr="00B724FA">
        <w:rPr>
          <w:rFonts w:ascii="Souvenir Lt BT" w:eastAsiaTheme="minorHAnsi" w:hAnsi="Souvenir Lt BT" w:cs="Traditional Arabic"/>
          <w:color w:val="auto"/>
          <w:sz w:val="24"/>
          <w:szCs w:val="32"/>
          <w:bdr w:val="none" w:sz="0" w:space="0" w:color="auto"/>
          <w:lang w:eastAsia="en-US"/>
        </w:rPr>
        <w:t xml:space="preserve"> yang sengaja melewati jalur yang salah sehingga dilarang masuk oleh petugas dan aparat keamanan. Dalam kondisi seperti ini, dia wajib membayar dam serta bertobat kepada Allah atas kelalaiannya.</w:t>
      </w:r>
    </w:p>
    <w:p w14:paraId="368516A8" w14:textId="77777777" w:rsidR="00B42293" w:rsidRPr="00AB77D5" w:rsidRDefault="00B42293" w:rsidP="009C63B5">
      <w:pPr>
        <w:pStyle w:val="NormalWeb"/>
        <w:shd w:val="clear" w:color="auto" w:fill="FFFFFF"/>
        <w:spacing w:before="0" w:beforeAutospacing="0" w:after="0" w:afterAutospacing="0" w:line="276" w:lineRule="auto"/>
        <w:rPr>
          <w:rFonts w:ascii="Souvenir Lt BT" w:hAnsi="Souvenir Lt BT" w:cs="Traditional Arabic"/>
          <w:b/>
          <w:bCs/>
          <w:color w:val="000000" w:themeColor="text1"/>
          <w:szCs w:val="32"/>
        </w:rPr>
      </w:pPr>
    </w:p>
    <w:p w14:paraId="2AC2F00B" w14:textId="328F6E9C" w:rsidR="00335288" w:rsidRPr="00AB77D5" w:rsidRDefault="00335288" w:rsidP="009C63B5">
      <w:pPr>
        <w:pStyle w:val="NormalWeb"/>
        <w:shd w:val="clear" w:color="auto" w:fill="FFFFFF"/>
        <w:spacing w:before="0" w:beforeAutospacing="0" w:after="0" w:afterAutospacing="0" w:line="276" w:lineRule="auto"/>
        <w:rPr>
          <w:rFonts w:ascii="Souvenir Lt BT" w:hAnsi="Souvenir Lt BT" w:cs="Traditional Arabic"/>
          <w:b/>
          <w:bCs/>
          <w:color w:val="000000" w:themeColor="text1"/>
          <w:szCs w:val="32"/>
        </w:rPr>
      </w:pPr>
      <w:r w:rsidRPr="00AB77D5">
        <w:rPr>
          <w:rFonts w:ascii="Souvenir Lt BT" w:hAnsi="Souvenir Lt BT" w:cs="Traditional Arabic"/>
          <w:b/>
          <w:bCs/>
          <w:color w:val="FF0000"/>
          <w:szCs w:val="32"/>
        </w:rPr>
        <w:t xml:space="preserve">Nomor </w:t>
      </w:r>
      <w:r w:rsidR="00633052">
        <w:rPr>
          <w:rFonts w:ascii="Souvenir Lt BT" w:hAnsi="Souvenir Lt BT" w:cs="Traditional Arabic"/>
          <w:b/>
          <w:bCs/>
          <w:color w:val="FF0000"/>
          <w:szCs w:val="32"/>
        </w:rPr>
        <w:t>4</w:t>
      </w:r>
      <w:r w:rsidRPr="00AB77D5">
        <w:rPr>
          <w:rFonts w:ascii="Souvenir Lt BT" w:hAnsi="Souvenir Lt BT" w:cs="Traditional Arabic"/>
          <w:b/>
          <w:bCs/>
          <w:color w:val="FF0000"/>
          <w:szCs w:val="32"/>
        </w:rPr>
        <w:t>.8</w:t>
      </w:r>
    </w:p>
    <w:p w14:paraId="137F94A4" w14:textId="1C9C446E" w:rsidR="00335288" w:rsidRPr="00AB77D5" w:rsidRDefault="00633052" w:rsidP="009C63B5">
      <w:pPr>
        <w:pStyle w:val="NormalWeb"/>
        <w:shd w:val="clear" w:color="auto" w:fill="FFFFFF"/>
        <w:spacing w:before="0" w:beforeAutospacing="0" w:after="0" w:afterAutospacing="0" w:line="276" w:lineRule="auto"/>
        <w:jc w:val="center"/>
        <w:rPr>
          <w:rFonts w:ascii="Souvenir Lt BT" w:hAnsi="Souvenir Lt BT" w:cs="Traditional Arabic"/>
          <w:b/>
          <w:bCs/>
          <w:color w:val="000000" w:themeColor="text1"/>
          <w:szCs w:val="32"/>
        </w:rPr>
      </w:pPr>
      <w:r>
        <w:rPr>
          <w:rFonts w:ascii="Souvenir Lt BT" w:hAnsi="Souvenir Lt BT" w:cs="Traditional Arabic"/>
          <w:b/>
          <w:bCs/>
          <w:color w:val="000000" w:themeColor="text1"/>
          <w:szCs w:val="32"/>
        </w:rPr>
        <w:t>MELEMPAR JAMRAH</w:t>
      </w:r>
    </w:p>
    <w:p w14:paraId="3918DEAB" w14:textId="77777777" w:rsidR="00583575" w:rsidRPr="00B724FA" w:rsidRDefault="00583575" w:rsidP="009C63B5">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b/>
          <w:bCs/>
          <w:color w:val="auto"/>
          <w:sz w:val="24"/>
          <w:szCs w:val="32"/>
          <w:bdr w:val="none" w:sz="0" w:space="0" w:color="auto"/>
          <w:lang w:eastAsia="en-US"/>
        </w:rPr>
      </w:pPr>
    </w:p>
    <w:p w14:paraId="2076055D" w14:textId="31C165FD" w:rsidR="00B42293" w:rsidRPr="00AB77D5" w:rsidRDefault="00B42293" w:rsidP="00583575">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AB77D5">
        <w:rPr>
          <w:rFonts w:ascii="Souvenir Lt BT" w:eastAsiaTheme="minorHAnsi" w:hAnsi="Souvenir Lt BT" w:cs="Traditional Arabic"/>
          <w:b/>
          <w:bCs/>
          <w:color w:val="auto"/>
          <w:sz w:val="24"/>
          <w:szCs w:val="32"/>
          <w:bdr w:val="none" w:sz="0" w:space="0" w:color="auto"/>
          <w:lang w:eastAsia="en-US"/>
        </w:rPr>
        <w:lastRenderedPageBreak/>
        <w:t>Pertanyaan 1</w:t>
      </w:r>
      <w:r w:rsidRPr="00AB77D5">
        <w:rPr>
          <w:rFonts w:ascii="Souvenir Lt BT" w:eastAsiaTheme="minorHAnsi" w:hAnsi="Souvenir Lt BT" w:cs="Traditional Arabic"/>
          <w:color w:val="auto"/>
          <w:sz w:val="24"/>
          <w:szCs w:val="32"/>
          <w:bdr w:val="none" w:sz="0" w:space="0" w:color="auto"/>
          <w:lang w:eastAsia="en-US"/>
        </w:rPr>
        <w:t xml:space="preserve">: Bagaimanakah cara mewakilkan </w:t>
      </w:r>
      <w:r w:rsidR="00583575" w:rsidRPr="00B724FA">
        <w:rPr>
          <w:rFonts w:ascii="Souvenir Lt BT" w:eastAsiaTheme="minorHAnsi" w:hAnsi="Souvenir Lt BT" w:cs="Traditional Arabic"/>
          <w:color w:val="auto"/>
          <w:sz w:val="24"/>
          <w:szCs w:val="32"/>
          <w:bdr w:val="none" w:sz="0" w:space="0" w:color="auto"/>
          <w:lang w:eastAsia="en-US"/>
        </w:rPr>
        <w:t xml:space="preserve">melempar </w:t>
      </w:r>
      <w:r w:rsidR="00101AAF">
        <w:rPr>
          <w:rFonts w:ascii="Souvenir Lt BT" w:eastAsiaTheme="minorHAnsi" w:hAnsi="Souvenir Lt BT" w:cs="Traditional Arabic"/>
          <w:color w:val="auto"/>
          <w:sz w:val="24"/>
          <w:szCs w:val="32"/>
          <w:bdr w:val="none" w:sz="0" w:space="0" w:color="auto"/>
          <w:lang w:eastAsia="en-US"/>
        </w:rPr>
        <w:t>jamrah</w:t>
      </w:r>
      <w:r w:rsidRPr="00AB77D5">
        <w:rPr>
          <w:rFonts w:ascii="Souvenir Lt BT" w:eastAsiaTheme="minorHAnsi" w:hAnsi="Souvenir Lt BT" w:cs="Traditional Arabic"/>
          <w:color w:val="auto"/>
          <w:sz w:val="24"/>
          <w:szCs w:val="32"/>
          <w:bdr w:val="none" w:sz="0" w:space="0" w:color="auto"/>
          <w:lang w:eastAsia="en-US"/>
        </w:rPr>
        <w:t>?</w:t>
      </w:r>
    </w:p>
    <w:p w14:paraId="6AB87396" w14:textId="0A231D7E" w:rsidR="00B42293" w:rsidRPr="00AB77D5" w:rsidRDefault="00B42293" w:rsidP="00583575">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rtl/>
          <w:lang w:eastAsia="en-US"/>
        </w:rPr>
      </w:pPr>
      <w:r w:rsidRPr="00AB77D5">
        <w:rPr>
          <w:rFonts w:ascii="Souvenir Lt BT" w:eastAsiaTheme="minorHAnsi" w:hAnsi="Souvenir Lt BT" w:cs="Traditional Arabic"/>
          <w:b/>
          <w:bCs/>
          <w:color w:val="auto"/>
          <w:sz w:val="24"/>
          <w:szCs w:val="32"/>
          <w:bdr w:val="none" w:sz="0" w:space="0" w:color="auto"/>
          <w:lang w:eastAsia="en-US"/>
        </w:rPr>
        <w:t>Jawab</w:t>
      </w:r>
      <w:r w:rsidRPr="00AB77D5">
        <w:rPr>
          <w:rFonts w:ascii="Souvenir Lt BT" w:eastAsiaTheme="minorHAnsi" w:hAnsi="Souvenir Lt BT" w:cs="Traditional Arabic"/>
          <w:color w:val="auto"/>
          <w:sz w:val="24"/>
          <w:szCs w:val="32"/>
          <w:bdr w:val="none" w:sz="0" w:space="0" w:color="auto"/>
          <w:lang w:eastAsia="en-US"/>
        </w:rPr>
        <w:t>:</w:t>
      </w:r>
    </w:p>
    <w:p w14:paraId="4137212D" w14:textId="5424B198" w:rsidR="00B42293" w:rsidRPr="00AB77D5" w:rsidRDefault="00B42293" w:rsidP="00583575">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AB77D5">
        <w:rPr>
          <w:rFonts w:ascii="Souvenir Lt BT" w:eastAsiaTheme="minorHAnsi" w:hAnsi="Souvenir Lt BT" w:cs="Traditional Arabic"/>
          <w:color w:val="auto"/>
          <w:sz w:val="24"/>
          <w:szCs w:val="32"/>
          <w:bdr w:val="none" w:sz="0" w:space="0" w:color="auto"/>
          <w:lang w:eastAsia="en-US"/>
        </w:rPr>
        <w:t>Ada beberapa perkara yang harus diperhatikan</w:t>
      </w:r>
      <w:r w:rsidR="00583575" w:rsidRPr="00B724FA">
        <w:rPr>
          <w:rFonts w:ascii="Souvenir Lt BT" w:eastAsiaTheme="minorHAnsi" w:hAnsi="Souvenir Lt BT" w:cs="Traditional Arabic"/>
          <w:color w:val="auto"/>
          <w:sz w:val="24"/>
          <w:szCs w:val="32"/>
          <w:bdr w:val="none" w:sz="0" w:space="0" w:color="auto"/>
          <w:lang w:eastAsia="en-US"/>
        </w:rPr>
        <w:t>:</w:t>
      </w:r>
    </w:p>
    <w:p w14:paraId="7B009376" w14:textId="1D7321D3" w:rsidR="00B42293" w:rsidRPr="00AB77D5" w:rsidRDefault="00B42293" w:rsidP="00583575">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AB77D5">
        <w:rPr>
          <w:rFonts w:ascii="Souvenir Lt BT" w:eastAsiaTheme="minorHAnsi" w:hAnsi="Souvenir Lt BT" w:cs="Traditional Arabic"/>
          <w:b/>
          <w:bCs/>
          <w:color w:val="auto"/>
          <w:sz w:val="24"/>
          <w:szCs w:val="32"/>
          <w:bdr w:val="none" w:sz="0" w:space="0" w:color="auto"/>
          <w:lang w:eastAsia="en-US"/>
        </w:rPr>
        <w:t>Pertama</w:t>
      </w:r>
      <w:r w:rsidR="00583575" w:rsidRPr="00B724FA">
        <w:rPr>
          <w:rFonts w:ascii="Souvenir Lt BT" w:eastAsiaTheme="minorHAnsi" w:hAnsi="Souvenir Lt BT" w:cs="Traditional Arabic"/>
          <w:color w:val="auto"/>
          <w:sz w:val="24"/>
          <w:szCs w:val="32"/>
          <w:bdr w:val="none" w:sz="0" w:space="0" w:color="auto"/>
          <w:lang w:eastAsia="en-US"/>
        </w:rPr>
        <w:t>,</w:t>
      </w:r>
      <w:r w:rsidRPr="00B724FA">
        <w:rPr>
          <w:rFonts w:ascii="Souvenir Lt BT" w:eastAsiaTheme="minorHAnsi" w:hAnsi="Souvenir Lt BT" w:cs="Traditional Arabic"/>
          <w:color w:val="auto"/>
          <w:sz w:val="24"/>
          <w:szCs w:val="32"/>
          <w:bdr w:val="none" w:sz="0" w:space="0" w:color="auto"/>
          <w:lang w:eastAsia="en-US"/>
        </w:rPr>
        <w:t xml:space="preserve"> </w:t>
      </w:r>
      <w:r w:rsidR="00583575" w:rsidRPr="00B724FA">
        <w:rPr>
          <w:rFonts w:ascii="Souvenir Lt BT" w:eastAsiaTheme="minorHAnsi" w:hAnsi="Souvenir Lt BT" w:cs="Traditional Arabic"/>
          <w:color w:val="auto"/>
          <w:sz w:val="24"/>
          <w:szCs w:val="32"/>
          <w:bdr w:val="none" w:sz="0" w:space="0" w:color="auto"/>
          <w:lang w:eastAsia="en-US"/>
        </w:rPr>
        <w:t>w</w:t>
      </w:r>
      <w:r w:rsidRPr="00B724FA">
        <w:rPr>
          <w:rFonts w:ascii="Souvenir Lt BT" w:eastAsiaTheme="minorHAnsi" w:hAnsi="Souvenir Lt BT" w:cs="Traditional Arabic"/>
          <w:color w:val="auto"/>
          <w:sz w:val="24"/>
          <w:szCs w:val="32"/>
          <w:bdr w:val="none" w:sz="0" w:space="0" w:color="auto"/>
          <w:lang w:eastAsia="en-US"/>
        </w:rPr>
        <w:t>ajib</w:t>
      </w:r>
      <w:r w:rsidRPr="00AB77D5">
        <w:rPr>
          <w:rFonts w:ascii="Souvenir Lt BT" w:eastAsiaTheme="minorHAnsi" w:hAnsi="Souvenir Lt BT" w:cs="Traditional Arabic"/>
          <w:color w:val="auto"/>
          <w:sz w:val="24"/>
          <w:szCs w:val="32"/>
          <w:bdr w:val="none" w:sz="0" w:space="0" w:color="auto"/>
          <w:lang w:eastAsia="en-US"/>
        </w:rPr>
        <w:t xml:space="preserve"> bagi </w:t>
      </w:r>
      <w:r w:rsidR="00037DD9">
        <w:rPr>
          <w:rFonts w:ascii="Souvenir Lt BT" w:eastAsiaTheme="minorHAnsi" w:hAnsi="Souvenir Lt BT" w:cs="Traditional Arabic"/>
          <w:color w:val="auto"/>
          <w:sz w:val="24"/>
          <w:szCs w:val="32"/>
          <w:bdr w:val="none" w:sz="0" w:space="0" w:color="auto"/>
          <w:lang w:eastAsia="en-US"/>
        </w:rPr>
        <w:t>jamaah</w:t>
      </w:r>
      <w:r w:rsidRPr="00AB77D5">
        <w:rPr>
          <w:rFonts w:ascii="Souvenir Lt BT" w:eastAsiaTheme="minorHAnsi" w:hAnsi="Souvenir Lt BT" w:cs="Traditional Arabic"/>
          <w:color w:val="auto"/>
          <w:sz w:val="24"/>
          <w:szCs w:val="32"/>
          <w:bdr w:val="none" w:sz="0" w:space="0" w:color="auto"/>
          <w:lang w:eastAsia="en-US"/>
        </w:rPr>
        <w:t xml:space="preserve"> haji untuk melakukan </w:t>
      </w:r>
      <w:r w:rsidR="00583575" w:rsidRPr="00B724FA">
        <w:rPr>
          <w:rFonts w:ascii="Souvenir Lt BT" w:eastAsiaTheme="minorHAnsi" w:hAnsi="Souvenir Lt BT" w:cs="Traditional Arabic"/>
          <w:color w:val="auto"/>
          <w:sz w:val="24"/>
          <w:szCs w:val="32"/>
          <w:bdr w:val="none" w:sz="0" w:space="0" w:color="auto"/>
          <w:lang w:eastAsia="en-US"/>
        </w:rPr>
        <w:t>seluruh rangkaian</w:t>
      </w:r>
      <w:r w:rsidRPr="00AB77D5">
        <w:rPr>
          <w:rFonts w:ascii="Souvenir Lt BT" w:eastAsiaTheme="minorHAnsi" w:hAnsi="Souvenir Lt BT" w:cs="Traditional Arabic"/>
          <w:color w:val="auto"/>
          <w:sz w:val="24"/>
          <w:szCs w:val="32"/>
          <w:bdr w:val="none" w:sz="0" w:space="0" w:color="auto"/>
          <w:lang w:eastAsia="en-US"/>
        </w:rPr>
        <w:t xml:space="preserve"> haji sendiri tanpa </w:t>
      </w:r>
      <w:r w:rsidRPr="00B724FA">
        <w:rPr>
          <w:rFonts w:ascii="Souvenir Lt BT" w:eastAsiaTheme="minorHAnsi" w:hAnsi="Souvenir Lt BT" w:cs="Traditional Arabic"/>
          <w:color w:val="auto"/>
          <w:sz w:val="24"/>
          <w:szCs w:val="32"/>
          <w:bdr w:val="none" w:sz="0" w:space="0" w:color="auto"/>
          <w:lang w:eastAsia="en-US"/>
        </w:rPr>
        <w:t>mewakilkan</w:t>
      </w:r>
      <w:r w:rsidR="00D13ED3" w:rsidRPr="00B724FA">
        <w:rPr>
          <w:rFonts w:ascii="Souvenir Lt BT" w:eastAsiaTheme="minorHAnsi" w:hAnsi="Souvenir Lt BT" w:cs="Traditional Arabic"/>
          <w:color w:val="auto"/>
          <w:sz w:val="24"/>
          <w:szCs w:val="32"/>
          <w:bdr w:val="none" w:sz="0" w:space="0" w:color="auto"/>
          <w:lang w:eastAsia="en-US"/>
        </w:rPr>
        <w:t>nya kepada orang lain</w:t>
      </w:r>
      <w:r w:rsidRPr="00B724FA">
        <w:rPr>
          <w:rFonts w:ascii="Souvenir Lt BT" w:eastAsiaTheme="minorHAnsi" w:hAnsi="Souvenir Lt BT" w:cs="Traditional Arabic"/>
          <w:color w:val="auto"/>
          <w:sz w:val="24"/>
          <w:szCs w:val="32"/>
          <w:bdr w:val="none" w:sz="0" w:space="0" w:color="auto"/>
          <w:lang w:eastAsia="en-US"/>
        </w:rPr>
        <w:t>.</w:t>
      </w:r>
      <w:r w:rsidRPr="00AB77D5">
        <w:rPr>
          <w:rFonts w:ascii="Souvenir Lt BT" w:eastAsiaTheme="minorHAnsi" w:hAnsi="Souvenir Lt BT" w:cs="Traditional Arabic"/>
          <w:color w:val="auto"/>
          <w:sz w:val="24"/>
          <w:szCs w:val="32"/>
          <w:bdr w:val="none" w:sz="0" w:space="0" w:color="auto"/>
          <w:lang w:eastAsia="en-US"/>
        </w:rPr>
        <w:t xml:space="preserve"> Namun</w:t>
      </w:r>
      <w:r w:rsidR="00D13ED3" w:rsidRPr="00B724FA">
        <w:rPr>
          <w:rFonts w:ascii="Souvenir Lt BT" w:eastAsiaTheme="minorHAnsi" w:hAnsi="Souvenir Lt BT" w:cs="Traditional Arabic"/>
          <w:color w:val="auto"/>
          <w:sz w:val="24"/>
          <w:szCs w:val="32"/>
          <w:bdr w:val="none" w:sz="0" w:space="0" w:color="auto"/>
          <w:lang w:eastAsia="en-US"/>
        </w:rPr>
        <w:t>,</w:t>
      </w:r>
      <w:r w:rsidRPr="00AB77D5">
        <w:rPr>
          <w:rFonts w:ascii="Souvenir Lt BT" w:eastAsiaTheme="minorHAnsi" w:hAnsi="Souvenir Lt BT" w:cs="Traditional Arabic"/>
          <w:color w:val="auto"/>
          <w:sz w:val="24"/>
          <w:szCs w:val="32"/>
          <w:bdr w:val="none" w:sz="0" w:space="0" w:color="auto"/>
          <w:lang w:eastAsia="en-US"/>
        </w:rPr>
        <w:t xml:space="preserve"> jika memang ada </w:t>
      </w:r>
      <w:r w:rsidR="00D13ED3" w:rsidRPr="00B724FA">
        <w:rPr>
          <w:rFonts w:ascii="Souvenir Lt BT" w:eastAsiaTheme="minorHAnsi" w:hAnsi="Souvenir Lt BT" w:cs="Traditional Arabic"/>
          <w:color w:val="auto"/>
          <w:sz w:val="24"/>
          <w:szCs w:val="32"/>
          <w:bdr w:val="none" w:sz="0" w:space="0" w:color="auto"/>
          <w:lang w:eastAsia="en-US"/>
        </w:rPr>
        <w:t>uzur</w:t>
      </w:r>
      <w:r w:rsidRPr="00B724FA">
        <w:rPr>
          <w:rFonts w:ascii="Souvenir Lt BT" w:eastAsiaTheme="minorHAnsi" w:hAnsi="Souvenir Lt BT" w:cs="Traditional Arabic"/>
          <w:color w:val="auto"/>
          <w:sz w:val="24"/>
          <w:szCs w:val="32"/>
          <w:bdr w:val="none" w:sz="0" w:space="0" w:color="auto"/>
          <w:lang w:eastAsia="en-US"/>
        </w:rPr>
        <w:t xml:space="preserve"> </w:t>
      </w:r>
      <w:proofErr w:type="spellStart"/>
      <w:r w:rsidRPr="00042E3B">
        <w:rPr>
          <w:rFonts w:ascii="Souvenir Lt BT" w:eastAsiaTheme="minorHAnsi" w:hAnsi="Souvenir Lt BT" w:cs="Traditional Arabic"/>
          <w:i/>
          <w:iCs/>
          <w:color w:val="auto"/>
          <w:sz w:val="24"/>
          <w:szCs w:val="32"/>
          <w:bdr w:val="none" w:sz="0" w:space="0" w:color="auto"/>
          <w:lang w:eastAsia="en-US"/>
        </w:rPr>
        <w:t>syar</w:t>
      </w:r>
      <w:r w:rsidR="00D13ED3" w:rsidRPr="00042E3B">
        <w:rPr>
          <w:rFonts w:ascii="Souvenir Lt BT" w:eastAsiaTheme="minorHAnsi" w:hAnsi="Souvenir Lt BT" w:cs="Traditional Arabic"/>
          <w:i/>
          <w:iCs/>
          <w:color w:val="auto"/>
          <w:sz w:val="24"/>
          <w:szCs w:val="32"/>
          <w:bdr w:val="none" w:sz="0" w:space="0" w:color="auto"/>
          <w:lang w:eastAsia="en-US"/>
        </w:rPr>
        <w:t>’i</w:t>
      </w:r>
      <w:proofErr w:type="spellEnd"/>
      <w:r w:rsidRPr="00AB77D5">
        <w:rPr>
          <w:rFonts w:ascii="Souvenir Lt BT" w:eastAsiaTheme="minorHAnsi" w:hAnsi="Souvenir Lt BT" w:cs="Traditional Arabic"/>
          <w:color w:val="auto"/>
          <w:sz w:val="24"/>
          <w:szCs w:val="32"/>
          <w:bdr w:val="none" w:sz="0" w:space="0" w:color="auto"/>
          <w:lang w:eastAsia="en-US"/>
        </w:rPr>
        <w:t xml:space="preserve"> sehingga tidak bisa melakukan sendiri</w:t>
      </w:r>
      <w:r w:rsidR="00D13ED3" w:rsidRPr="00B724FA">
        <w:rPr>
          <w:rFonts w:ascii="Souvenir Lt BT" w:eastAsiaTheme="minorHAnsi" w:hAnsi="Souvenir Lt BT" w:cs="Traditional Arabic"/>
          <w:color w:val="auto"/>
          <w:sz w:val="24"/>
          <w:szCs w:val="32"/>
          <w:bdr w:val="none" w:sz="0" w:space="0" w:color="auto"/>
          <w:lang w:eastAsia="en-US"/>
        </w:rPr>
        <w:t>,</w:t>
      </w:r>
      <w:r w:rsidRPr="00AB77D5">
        <w:rPr>
          <w:rFonts w:ascii="Souvenir Lt BT" w:eastAsiaTheme="minorHAnsi" w:hAnsi="Souvenir Lt BT" w:cs="Traditional Arabic"/>
          <w:color w:val="auto"/>
          <w:sz w:val="24"/>
          <w:szCs w:val="32"/>
          <w:bdr w:val="none" w:sz="0" w:space="0" w:color="auto"/>
          <w:lang w:eastAsia="en-US"/>
        </w:rPr>
        <w:t xml:space="preserve"> maka boleh </w:t>
      </w:r>
      <w:r w:rsidR="00D13ED3" w:rsidRPr="00B724FA">
        <w:rPr>
          <w:rFonts w:ascii="Souvenir Lt BT" w:eastAsiaTheme="minorHAnsi" w:hAnsi="Souvenir Lt BT" w:cs="Traditional Arabic"/>
          <w:color w:val="auto"/>
          <w:sz w:val="24"/>
          <w:szCs w:val="32"/>
          <w:bdr w:val="none" w:sz="0" w:space="0" w:color="auto"/>
          <w:lang w:eastAsia="en-US"/>
        </w:rPr>
        <w:t>baginya untuk</w:t>
      </w:r>
      <w:r w:rsidRPr="00B724FA">
        <w:rPr>
          <w:rFonts w:ascii="Souvenir Lt BT" w:eastAsiaTheme="minorHAnsi" w:hAnsi="Souvenir Lt BT" w:cs="Traditional Arabic"/>
          <w:color w:val="auto"/>
          <w:sz w:val="24"/>
          <w:szCs w:val="32"/>
          <w:bdr w:val="none" w:sz="0" w:space="0" w:color="auto"/>
          <w:lang w:eastAsia="en-US"/>
        </w:rPr>
        <w:t xml:space="preserve"> mewakilkan</w:t>
      </w:r>
      <w:r w:rsidR="00D13ED3" w:rsidRPr="00B724FA">
        <w:rPr>
          <w:rFonts w:ascii="Souvenir Lt BT" w:eastAsiaTheme="minorHAnsi" w:hAnsi="Souvenir Lt BT" w:cs="Traditional Arabic"/>
          <w:color w:val="auto"/>
          <w:sz w:val="24"/>
          <w:szCs w:val="32"/>
          <w:bdr w:val="none" w:sz="0" w:space="0" w:color="auto"/>
          <w:lang w:eastAsia="en-US"/>
        </w:rPr>
        <w:t>nya</w:t>
      </w:r>
      <w:r w:rsidRPr="00AB77D5">
        <w:rPr>
          <w:rFonts w:ascii="Souvenir Lt BT" w:eastAsiaTheme="minorHAnsi" w:hAnsi="Souvenir Lt BT" w:cs="Traditional Arabic"/>
          <w:color w:val="auto"/>
          <w:sz w:val="24"/>
          <w:szCs w:val="32"/>
          <w:bdr w:val="none" w:sz="0" w:space="0" w:color="auto"/>
          <w:lang w:eastAsia="en-US"/>
        </w:rPr>
        <w:t xml:space="preserve"> kepada orang lain.</w:t>
      </w:r>
    </w:p>
    <w:p w14:paraId="60260715" w14:textId="11046E23" w:rsidR="00B42293" w:rsidRPr="00AB77D5" w:rsidRDefault="00B42293" w:rsidP="00D13ED3">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AB77D5">
        <w:rPr>
          <w:rFonts w:ascii="Souvenir Lt BT" w:eastAsiaTheme="minorHAnsi" w:hAnsi="Souvenir Lt BT" w:cs="Traditional Arabic"/>
          <w:color w:val="auto"/>
          <w:sz w:val="24"/>
          <w:szCs w:val="32"/>
          <w:bdr w:val="none" w:sz="0" w:space="0" w:color="auto"/>
          <w:lang w:eastAsia="en-US"/>
        </w:rPr>
        <w:t>An-Nawawi berkata</w:t>
      </w:r>
      <w:r w:rsidR="003543DA">
        <w:rPr>
          <w:rFonts w:ascii="Souvenir Lt BT" w:eastAsiaTheme="minorHAnsi" w:hAnsi="Souvenir Lt BT" w:cs="Traditional Arabic"/>
          <w:color w:val="auto"/>
          <w:sz w:val="24"/>
          <w:szCs w:val="32"/>
          <w:bdr w:val="none" w:sz="0" w:space="0" w:color="auto"/>
          <w:lang w:eastAsia="en-US"/>
        </w:rPr>
        <w:t>,</w:t>
      </w:r>
    </w:p>
    <w:p w14:paraId="2DEA9C27" w14:textId="578CBDAF" w:rsidR="00B42293" w:rsidRPr="00AB77D5" w:rsidRDefault="00B42293" w:rsidP="009C63B5">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jc w:val="both"/>
        <w:rPr>
          <w:rFonts w:ascii="Souvenir Lt BT" w:eastAsiaTheme="minorHAnsi" w:hAnsi="Souvenir Lt BT" w:cs="Traditional Arabic"/>
          <w:color w:val="auto"/>
          <w:sz w:val="24"/>
          <w:szCs w:val="32"/>
          <w:bdr w:val="none" w:sz="0" w:space="0" w:color="auto"/>
          <w:rtl/>
          <w:lang w:eastAsia="en-US"/>
        </w:rPr>
      </w:pPr>
      <w:r w:rsidRPr="00AB77D5">
        <w:rPr>
          <w:rFonts w:ascii="Souvenir Lt BT" w:eastAsiaTheme="minorHAnsi" w:hAnsi="Souvenir Lt BT" w:cs="Traditional Arabic"/>
          <w:color w:val="auto"/>
          <w:sz w:val="24"/>
          <w:szCs w:val="32"/>
          <w:bdr w:val="none" w:sz="0" w:space="0" w:color="auto"/>
          <w:rtl/>
          <w:lang w:eastAsia="en-US"/>
        </w:rPr>
        <w:t>قَالَ الشَّافِعِيُّ وَ</w:t>
      </w:r>
      <w:r w:rsidR="00791C98">
        <w:rPr>
          <w:rFonts w:ascii="Souvenir Lt BT" w:eastAsiaTheme="minorHAnsi" w:hAnsi="Souvenir Lt BT" w:cs="Traditional Arabic"/>
          <w:color w:val="auto"/>
          <w:sz w:val="24"/>
          <w:szCs w:val="32"/>
          <w:bdr w:val="none" w:sz="0" w:space="0" w:color="auto"/>
          <w:rtl/>
          <w:lang w:eastAsia="en-US"/>
        </w:rPr>
        <w:t>الأَصْحَابُ</w:t>
      </w:r>
      <w:r w:rsidRPr="00AB77D5">
        <w:rPr>
          <w:rFonts w:ascii="Souvenir Lt BT" w:eastAsiaTheme="minorHAnsi" w:hAnsi="Souvenir Lt BT" w:cs="Traditional Arabic"/>
          <w:color w:val="auto"/>
          <w:sz w:val="24"/>
          <w:szCs w:val="32"/>
          <w:bdr w:val="none" w:sz="0" w:space="0" w:color="auto"/>
          <w:rtl/>
          <w:lang w:eastAsia="en-US"/>
        </w:rPr>
        <w:t xml:space="preserve"> رَحِمَهُمُ اللهُ: الْعَاجِزُ عَنِ الرَّمْيِ بِنَفْسِهِ لِمَرَضٍ أَوْ حَبْسٍ وَنَحْوِهِمَا يَسْتَنِيْبُ مَنْ يَرْمِي عَنْهُ ... وَسَوَاءٌ كَانَ الْمَرَضُ مَرْجُو</w:t>
      </w:r>
      <w:r w:rsidR="008E0F3D">
        <w:rPr>
          <w:rFonts w:ascii="Souvenir Lt BT" w:eastAsiaTheme="minorHAnsi" w:hAnsi="Souvenir Lt BT" w:cs="Traditional Arabic" w:hint="cs"/>
          <w:color w:val="auto"/>
          <w:sz w:val="24"/>
          <w:szCs w:val="32"/>
          <w:bdr w:val="none" w:sz="0" w:space="0" w:color="auto"/>
          <w:rtl/>
          <w:lang w:eastAsia="en-US"/>
        </w:rPr>
        <w:t>َّ</w:t>
      </w:r>
      <w:r w:rsidRPr="00AB77D5">
        <w:rPr>
          <w:rFonts w:ascii="Souvenir Lt BT" w:eastAsiaTheme="minorHAnsi" w:hAnsi="Souvenir Lt BT" w:cs="Traditional Arabic"/>
          <w:color w:val="auto"/>
          <w:sz w:val="24"/>
          <w:szCs w:val="32"/>
          <w:bdr w:val="none" w:sz="0" w:space="0" w:color="auto"/>
          <w:rtl/>
          <w:lang w:eastAsia="en-US"/>
        </w:rPr>
        <w:t xml:space="preserve"> الزَّوَالِ أَوْ غَيْرَهُ ... وَسَوَاءً اسْتَنَابَ بِأُجْرَةٍ أَوْ بِغَيْرِهَا وَسَوَاءً اسْتَنَابَ رَجُلاً أَوْ امْرَأَةً</w:t>
      </w:r>
    </w:p>
    <w:p w14:paraId="1C7550BF" w14:textId="44DC776B" w:rsidR="00B42293" w:rsidRPr="00F76E46" w:rsidRDefault="00A257FA" w:rsidP="009C63B5">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i/>
          <w:iCs/>
          <w:color w:val="auto"/>
          <w:sz w:val="24"/>
          <w:szCs w:val="32"/>
          <w:bdr w:val="none" w:sz="0" w:space="0" w:color="auto"/>
          <w:rtl/>
          <w:lang w:eastAsia="en-US"/>
        </w:rPr>
      </w:pPr>
      <w:r w:rsidRPr="00F76E46">
        <w:rPr>
          <w:rFonts w:ascii="Souvenir Lt BT" w:eastAsiaTheme="minorHAnsi" w:hAnsi="Souvenir Lt BT" w:cs="Traditional Arabic"/>
          <w:i/>
          <w:iCs/>
          <w:color w:val="auto"/>
          <w:sz w:val="24"/>
          <w:szCs w:val="32"/>
          <w:bdr w:val="none" w:sz="0" w:space="0" w:color="auto"/>
          <w:lang w:eastAsia="en-US"/>
        </w:rPr>
        <w:t>“</w:t>
      </w:r>
      <w:r w:rsidR="00790AEF" w:rsidRPr="00F76E46">
        <w:rPr>
          <w:rFonts w:ascii="Souvenir Lt BT" w:eastAsiaTheme="minorHAnsi" w:hAnsi="Souvenir Lt BT" w:cs="Traditional Arabic"/>
          <w:i/>
          <w:iCs/>
          <w:color w:val="auto"/>
          <w:sz w:val="24"/>
          <w:szCs w:val="32"/>
          <w:bdr w:val="none" w:sz="0" w:space="0" w:color="auto"/>
          <w:lang w:eastAsia="en-US"/>
        </w:rPr>
        <w:t>Asy-</w:t>
      </w:r>
      <w:proofErr w:type="spellStart"/>
      <w:r w:rsidR="00790AEF" w:rsidRPr="00F76E46">
        <w:rPr>
          <w:rFonts w:ascii="Souvenir Lt BT" w:eastAsiaTheme="minorHAnsi" w:hAnsi="Souvenir Lt BT" w:cs="Traditional Arabic"/>
          <w:i/>
          <w:iCs/>
          <w:color w:val="auto"/>
          <w:sz w:val="24"/>
          <w:szCs w:val="32"/>
          <w:bdr w:val="none" w:sz="0" w:space="0" w:color="auto"/>
          <w:lang w:eastAsia="en-US"/>
        </w:rPr>
        <w:t>Syafi’i</w:t>
      </w:r>
      <w:proofErr w:type="spellEnd"/>
      <w:r w:rsidR="00B42293" w:rsidRPr="00F76E46">
        <w:rPr>
          <w:rFonts w:ascii="Souvenir Lt BT" w:eastAsiaTheme="minorHAnsi" w:hAnsi="Souvenir Lt BT" w:cs="Traditional Arabic"/>
          <w:i/>
          <w:iCs/>
          <w:color w:val="auto"/>
          <w:sz w:val="24"/>
          <w:szCs w:val="32"/>
          <w:bdr w:val="none" w:sz="0" w:space="0" w:color="auto"/>
          <w:lang w:eastAsia="en-US"/>
        </w:rPr>
        <w:t xml:space="preserve"> dan para ulama </w:t>
      </w:r>
      <w:r w:rsidR="00790AEF" w:rsidRPr="00F76E46">
        <w:rPr>
          <w:rFonts w:ascii="Souvenir Lt BT" w:eastAsiaTheme="minorHAnsi" w:hAnsi="Souvenir Lt BT" w:cs="Traditional Arabic"/>
          <w:i/>
          <w:iCs/>
          <w:color w:val="auto"/>
          <w:sz w:val="24"/>
          <w:szCs w:val="32"/>
          <w:bdr w:val="none" w:sz="0" w:space="0" w:color="auto"/>
          <w:lang w:eastAsia="en-US"/>
        </w:rPr>
        <w:t>mazhab</w:t>
      </w:r>
      <w:r w:rsidR="00B42293" w:rsidRPr="00F76E46">
        <w:rPr>
          <w:rFonts w:ascii="Souvenir Lt BT" w:eastAsiaTheme="minorHAnsi" w:hAnsi="Souvenir Lt BT" w:cs="Traditional Arabic"/>
          <w:i/>
          <w:iCs/>
          <w:color w:val="auto"/>
          <w:sz w:val="24"/>
          <w:szCs w:val="32"/>
          <w:bdr w:val="none" w:sz="0" w:space="0" w:color="auto"/>
          <w:lang w:eastAsia="en-US"/>
        </w:rPr>
        <w:t xml:space="preserve"> </w:t>
      </w:r>
      <w:proofErr w:type="spellStart"/>
      <w:r w:rsidR="00790AEF" w:rsidRPr="00F76E46">
        <w:rPr>
          <w:rFonts w:ascii="Souvenir Lt BT" w:eastAsiaTheme="minorHAnsi" w:hAnsi="Souvenir Lt BT" w:cs="Traditional Arabic"/>
          <w:i/>
          <w:iCs/>
          <w:color w:val="auto"/>
          <w:sz w:val="24"/>
          <w:szCs w:val="32"/>
          <w:bdr w:val="none" w:sz="0" w:space="0" w:color="auto"/>
          <w:lang w:eastAsia="en-US"/>
        </w:rPr>
        <w:t>Syafi’i</w:t>
      </w:r>
      <w:proofErr w:type="spellEnd"/>
      <w:r w:rsidR="00B42293" w:rsidRPr="00F76E46">
        <w:rPr>
          <w:rFonts w:ascii="Souvenir Lt BT" w:eastAsiaTheme="minorHAnsi" w:hAnsi="Souvenir Lt BT" w:cs="Traditional Arabic"/>
          <w:i/>
          <w:iCs/>
          <w:color w:val="auto"/>
          <w:sz w:val="24"/>
          <w:szCs w:val="32"/>
          <w:bdr w:val="none" w:sz="0" w:space="0" w:color="auto"/>
          <w:lang w:eastAsia="en-US"/>
        </w:rPr>
        <w:t xml:space="preserve"> berkata</w:t>
      </w:r>
      <w:r w:rsidR="00F76E46" w:rsidRPr="00F76E46">
        <w:rPr>
          <w:rFonts w:ascii="Souvenir Lt BT" w:eastAsiaTheme="minorHAnsi" w:hAnsi="Souvenir Lt BT" w:cs="Traditional Arabic"/>
          <w:i/>
          <w:iCs/>
          <w:color w:val="auto"/>
          <w:sz w:val="24"/>
          <w:szCs w:val="32"/>
          <w:bdr w:val="none" w:sz="0" w:space="0" w:color="auto"/>
          <w:lang w:eastAsia="en-US"/>
        </w:rPr>
        <w:t>,</w:t>
      </w:r>
      <w:r w:rsidR="00B42293" w:rsidRPr="00F76E46">
        <w:rPr>
          <w:rFonts w:ascii="Souvenir Lt BT" w:eastAsiaTheme="minorHAnsi" w:hAnsi="Souvenir Lt BT" w:cs="Traditional Arabic"/>
          <w:i/>
          <w:iCs/>
          <w:color w:val="auto"/>
          <w:sz w:val="24"/>
          <w:szCs w:val="32"/>
          <w:bdr w:val="none" w:sz="0" w:space="0" w:color="auto"/>
          <w:lang w:eastAsia="en-US"/>
        </w:rPr>
        <w:t xml:space="preserve"> </w:t>
      </w:r>
      <w:r w:rsidR="00F76E46" w:rsidRPr="00F76E46">
        <w:rPr>
          <w:rFonts w:ascii="Souvenir Lt BT" w:eastAsiaTheme="minorHAnsi" w:hAnsi="Souvenir Lt BT" w:cs="Traditional Arabic"/>
          <w:i/>
          <w:iCs/>
          <w:color w:val="auto"/>
          <w:sz w:val="24"/>
          <w:szCs w:val="32"/>
          <w:bdr w:val="none" w:sz="0" w:space="0" w:color="auto"/>
          <w:lang w:eastAsia="en-US"/>
        </w:rPr>
        <w:t>‘</w:t>
      </w:r>
      <w:r w:rsidR="00B42293" w:rsidRPr="00F76E46">
        <w:rPr>
          <w:rFonts w:ascii="Souvenir Lt BT" w:eastAsiaTheme="minorHAnsi" w:hAnsi="Souvenir Lt BT" w:cs="Traditional Arabic"/>
          <w:i/>
          <w:iCs/>
          <w:color w:val="auto"/>
          <w:sz w:val="24"/>
          <w:szCs w:val="32"/>
          <w:bdr w:val="none" w:sz="0" w:space="0" w:color="auto"/>
          <w:lang w:eastAsia="en-US"/>
        </w:rPr>
        <w:t>Orang yang tidak mampu untuk melempar sendiri karena sakit atau tertahan dan yang semisalnya maka ia mewakilkan orang lain yang melemparkan untuknya…sama saja apakah penyakitnya masih diharapkan sembuh atau tidak…dan sama saja apakah ia mewakilkan dengan upah atau tanpa upah, dan sama saja apakah ia mewakilkan kepada lelaki ataupun wanita</w:t>
      </w:r>
      <w:r w:rsidR="00F76E46" w:rsidRPr="00F76E46">
        <w:rPr>
          <w:rFonts w:ascii="Souvenir Lt BT" w:eastAsiaTheme="minorHAnsi" w:hAnsi="Souvenir Lt BT" w:cs="Traditional Arabic"/>
          <w:i/>
          <w:iCs/>
          <w:color w:val="auto"/>
          <w:sz w:val="24"/>
          <w:szCs w:val="32"/>
          <w:bdr w:val="none" w:sz="0" w:space="0" w:color="auto"/>
          <w:lang w:eastAsia="en-US"/>
        </w:rPr>
        <w:t>’.</w:t>
      </w:r>
      <w:r w:rsidRPr="00F76E46">
        <w:rPr>
          <w:rFonts w:ascii="Souvenir Lt BT" w:eastAsiaTheme="minorHAnsi" w:hAnsi="Souvenir Lt BT" w:cs="Traditional Arabic"/>
          <w:i/>
          <w:iCs/>
          <w:color w:val="auto"/>
          <w:sz w:val="24"/>
          <w:szCs w:val="32"/>
          <w:bdr w:val="none" w:sz="0" w:space="0" w:color="auto"/>
          <w:lang w:eastAsia="en-US"/>
        </w:rPr>
        <w:t>”</w:t>
      </w:r>
      <w:r w:rsidR="00B42293" w:rsidRPr="00F76E46">
        <w:rPr>
          <w:rFonts w:ascii="Souvenir Lt BT" w:eastAsiaTheme="minorHAnsi" w:hAnsi="Souvenir Lt BT" w:cs="Traditional Arabic"/>
          <w:i/>
          <w:iCs/>
          <w:color w:val="auto"/>
          <w:sz w:val="24"/>
          <w:szCs w:val="32"/>
          <w:bdr w:val="none" w:sz="0" w:space="0" w:color="auto"/>
          <w:vertAlign w:val="superscript"/>
          <w:lang w:eastAsia="en-US"/>
        </w:rPr>
        <w:t>(</w:t>
      </w:r>
      <w:r w:rsidR="00B42293" w:rsidRPr="00F76E46">
        <w:rPr>
          <w:rFonts w:ascii="Souvenir Lt BT" w:eastAsiaTheme="minorHAnsi" w:hAnsi="Souvenir Lt BT" w:cs="Traditional Arabic"/>
          <w:i/>
          <w:iCs/>
          <w:color w:val="auto"/>
          <w:sz w:val="24"/>
          <w:szCs w:val="32"/>
          <w:bdr w:val="none" w:sz="0" w:space="0" w:color="auto"/>
          <w:vertAlign w:val="superscript"/>
          <w:lang w:eastAsia="en-US"/>
        </w:rPr>
        <w:footnoteReference w:id="19"/>
      </w:r>
      <w:r w:rsidR="00B42293" w:rsidRPr="00F76E46">
        <w:rPr>
          <w:rFonts w:ascii="Souvenir Lt BT" w:eastAsiaTheme="minorHAnsi" w:hAnsi="Souvenir Lt BT" w:cs="Traditional Arabic"/>
          <w:i/>
          <w:iCs/>
          <w:color w:val="auto"/>
          <w:sz w:val="24"/>
          <w:szCs w:val="32"/>
          <w:bdr w:val="none" w:sz="0" w:space="0" w:color="auto"/>
          <w:vertAlign w:val="superscript"/>
          <w:lang w:eastAsia="en-US"/>
        </w:rPr>
        <w:t>)</w:t>
      </w:r>
      <w:r w:rsidR="00B42293" w:rsidRPr="00F76E46">
        <w:rPr>
          <w:rFonts w:ascii="Souvenir Lt BT" w:eastAsiaTheme="minorHAnsi" w:hAnsi="Souvenir Lt BT" w:cs="Traditional Arabic"/>
          <w:i/>
          <w:iCs/>
          <w:color w:val="auto"/>
          <w:sz w:val="24"/>
          <w:szCs w:val="32"/>
          <w:bdr w:val="none" w:sz="0" w:space="0" w:color="auto"/>
          <w:lang w:eastAsia="en-US"/>
        </w:rPr>
        <w:t xml:space="preserve"> </w:t>
      </w:r>
    </w:p>
    <w:p w14:paraId="2B6205EE" w14:textId="48ACD9DF" w:rsidR="00F3662D" w:rsidRPr="00B724FA" w:rsidRDefault="00D43D27" w:rsidP="00D13ED3">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B724FA">
        <w:rPr>
          <w:rFonts w:ascii="Souvenir Lt BT" w:eastAsiaTheme="minorHAnsi" w:hAnsi="Souvenir Lt BT" w:cs="Traditional Arabic"/>
          <w:color w:val="auto"/>
          <w:sz w:val="24"/>
          <w:szCs w:val="32"/>
          <w:bdr w:val="none" w:sz="0" w:space="0" w:color="auto"/>
          <w:lang w:eastAsia="en-US"/>
        </w:rPr>
        <w:t xml:space="preserve">Sebagaimana ibadah haji boleh diwakilkan kepada orang lain, demikian pula sebagian rangkaiannya, seperti melempar </w:t>
      </w:r>
      <w:r w:rsidR="00101AAF">
        <w:rPr>
          <w:rFonts w:ascii="Souvenir Lt BT" w:eastAsiaTheme="minorHAnsi" w:hAnsi="Souvenir Lt BT" w:cs="Traditional Arabic"/>
          <w:color w:val="auto"/>
          <w:sz w:val="24"/>
          <w:szCs w:val="32"/>
          <w:bdr w:val="none" w:sz="0" w:space="0" w:color="auto"/>
          <w:lang w:eastAsia="en-US"/>
        </w:rPr>
        <w:t>jamrah</w:t>
      </w:r>
      <w:r w:rsidRPr="00B724FA">
        <w:rPr>
          <w:rFonts w:ascii="Souvenir Lt BT" w:eastAsiaTheme="minorHAnsi" w:hAnsi="Souvenir Lt BT" w:cs="Traditional Arabic"/>
          <w:color w:val="auto"/>
          <w:sz w:val="24"/>
          <w:szCs w:val="32"/>
          <w:bdr w:val="none" w:sz="0" w:space="0" w:color="auto"/>
          <w:lang w:eastAsia="en-US"/>
        </w:rPr>
        <w:t xml:space="preserve">. Terlebih lagi, waktu pelaksanaan lempar </w:t>
      </w:r>
      <w:r w:rsidR="00101AAF">
        <w:rPr>
          <w:rFonts w:ascii="Souvenir Lt BT" w:eastAsiaTheme="minorHAnsi" w:hAnsi="Souvenir Lt BT" w:cs="Traditional Arabic"/>
          <w:color w:val="auto"/>
          <w:sz w:val="24"/>
          <w:szCs w:val="32"/>
          <w:bdr w:val="none" w:sz="0" w:space="0" w:color="auto"/>
          <w:lang w:eastAsia="en-US"/>
        </w:rPr>
        <w:t>jamrah</w:t>
      </w:r>
      <w:r w:rsidRPr="00B724FA">
        <w:rPr>
          <w:rFonts w:ascii="Souvenir Lt BT" w:eastAsiaTheme="minorHAnsi" w:hAnsi="Souvenir Lt BT" w:cs="Traditional Arabic"/>
          <w:color w:val="auto"/>
          <w:sz w:val="24"/>
          <w:szCs w:val="32"/>
          <w:bdr w:val="none" w:sz="0" w:space="0" w:color="auto"/>
          <w:lang w:eastAsia="en-US"/>
        </w:rPr>
        <w:t xml:space="preserve"> sangat terbatas, berbeda dengan tawaf dan sai yang waktunya lebih longgar. Oleh karena itu, lempar </w:t>
      </w:r>
      <w:r w:rsidR="00101AAF">
        <w:rPr>
          <w:rFonts w:ascii="Souvenir Lt BT" w:eastAsiaTheme="minorHAnsi" w:hAnsi="Souvenir Lt BT" w:cs="Traditional Arabic"/>
          <w:color w:val="auto"/>
          <w:sz w:val="24"/>
          <w:szCs w:val="32"/>
          <w:bdr w:val="none" w:sz="0" w:space="0" w:color="auto"/>
          <w:lang w:eastAsia="en-US"/>
        </w:rPr>
        <w:t>jamrah</w:t>
      </w:r>
      <w:r w:rsidRPr="00B724FA">
        <w:rPr>
          <w:rFonts w:ascii="Souvenir Lt BT" w:eastAsiaTheme="minorHAnsi" w:hAnsi="Souvenir Lt BT" w:cs="Traditional Arabic"/>
          <w:color w:val="auto"/>
          <w:sz w:val="24"/>
          <w:szCs w:val="32"/>
          <w:bdr w:val="none" w:sz="0" w:space="0" w:color="auto"/>
          <w:lang w:eastAsia="en-US"/>
        </w:rPr>
        <w:t xml:space="preserve"> memungkinkan untuk diwakilkan, sedangkan tawaf dan </w:t>
      </w:r>
      <w:r w:rsidR="00F3662D" w:rsidRPr="00B724FA">
        <w:rPr>
          <w:rFonts w:ascii="Souvenir Lt BT" w:eastAsiaTheme="minorHAnsi" w:hAnsi="Souvenir Lt BT" w:cs="Traditional Arabic"/>
          <w:color w:val="auto"/>
          <w:sz w:val="24"/>
          <w:szCs w:val="32"/>
          <w:bdr w:val="none" w:sz="0" w:space="0" w:color="auto"/>
          <w:lang w:eastAsia="en-US"/>
        </w:rPr>
        <w:t>sai</w:t>
      </w:r>
      <w:r w:rsidRPr="00B724FA">
        <w:rPr>
          <w:rFonts w:ascii="Souvenir Lt BT" w:eastAsiaTheme="minorHAnsi" w:hAnsi="Souvenir Lt BT" w:cs="Traditional Arabic"/>
          <w:color w:val="auto"/>
          <w:sz w:val="24"/>
          <w:szCs w:val="32"/>
          <w:bdr w:val="none" w:sz="0" w:space="0" w:color="auto"/>
          <w:lang w:eastAsia="en-US"/>
        </w:rPr>
        <w:t xml:space="preserve"> tidak dapat diwakilkan.</w:t>
      </w:r>
      <w:r w:rsidR="00F3662D" w:rsidRPr="00B724FA">
        <w:rPr>
          <w:rFonts w:ascii="Souvenir Lt BT" w:eastAsiaTheme="minorHAnsi" w:hAnsi="Souvenir Lt BT" w:cs="Traditional Arabic"/>
          <w:color w:val="auto"/>
          <w:sz w:val="24"/>
          <w:szCs w:val="32"/>
          <w:bdr w:val="none" w:sz="0" w:space="0" w:color="auto"/>
          <w:vertAlign w:val="superscript"/>
          <w:lang w:eastAsia="en-US"/>
        </w:rPr>
        <w:t>(</w:t>
      </w:r>
      <w:r w:rsidR="00F3662D" w:rsidRPr="00B724FA">
        <w:rPr>
          <w:rFonts w:ascii="Souvenir Lt BT" w:eastAsiaTheme="minorHAnsi" w:hAnsi="Souvenir Lt BT" w:cs="Traditional Arabic"/>
          <w:color w:val="auto"/>
          <w:sz w:val="24"/>
          <w:szCs w:val="32"/>
          <w:bdr w:val="none" w:sz="0" w:space="0" w:color="auto"/>
          <w:vertAlign w:val="superscript"/>
          <w:lang w:eastAsia="en-US"/>
        </w:rPr>
        <w:footnoteReference w:id="20"/>
      </w:r>
      <w:r w:rsidR="00F3662D" w:rsidRPr="00B724FA">
        <w:rPr>
          <w:rFonts w:ascii="Souvenir Lt BT" w:eastAsiaTheme="minorHAnsi" w:hAnsi="Souvenir Lt BT" w:cs="Traditional Arabic"/>
          <w:color w:val="auto"/>
          <w:sz w:val="24"/>
          <w:szCs w:val="32"/>
          <w:bdr w:val="none" w:sz="0" w:space="0" w:color="auto"/>
          <w:vertAlign w:val="superscript"/>
          <w:lang w:eastAsia="en-US"/>
        </w:rPr>
        <w:t>)</w:t>
      </w:r>
    </w:p>
    <w:p w14:paraId="43319FCC" w14:textId="3EE8FC41" w:rsidR="00B42293" w:rsidRPr="00AB77D5" w:rsidRDefault="00B42293" w:rsidP="00F3662D">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AB77D5">
        <w:rPr>
          <w:rFonts w:ascii="Souvenir Lt BT" w:eastAsiaTheme="minorHAnsi" w:hAnsi="Souvenir Lt BT" w:cs="Traditional Arabic"/>
          <w:color w:val="auto"/>
          <w:sz w:val="24"/>
          <w:szCs w:val="32"/>
          <w:bdr w:val="none" w:sz="0" w:space="0" w:color="auto"/>
          <w:lang w:eastAsia="en-US"/>
        </w:rPr>
        <w:t xml:space="preserve">Contoh orang-orang yang </w:t>
      </w:r>
      <w:r w:rsidR="00F3662D" w:rsidRPr="00B724FA">
        <w:rPr>
          <w:rFonts w:ascii="Souvenir Lt BT" w:eastAsiaTheme="minorHAnsi" w:hAnsi="Souvenir Lt BT" w:cs="Traditional Arabic"/>
          <w:color w:val="auto"/>
          <w:sz w:val="24"/>
          <w:szCs w:val="32"/>
          <w:bdr w:val="none" w:sz="0" w:space="0" w:color="auto"/>
          <w:lang w:eastAsia="en-US"/>
        </w:rPr>
        <w:t>beruzur adalah</w:t>
      </w:r>
      <w:r w:rsidRPr="00B724FA">
        <w:rPr>
          <w:rFonts w:ascii="Souvenir Lt BT" w:eastAsiaTheme="minorHAnsi" w:hAnsi="Souvenir Lt BT" w:cs="Traditional Arabic"/>
          <w:color w:val="auto"/>
          <w:sz w:val="24"/>
          <w:szCs w:val="32"/>
          <w:bdr w:val="none" w:sz="0" w:space="0" w:color="auto"/>
          <w:lang w:eastAsia="en-US"/>
        </w:rPr>
        <w:t xml:space="preserve"> orang </w:t>
      </w:r>
      <w:r w:rsidRPr="00AB77D5">
        <w:rPr>
          <w:rFonts w:ascii="Souvenir Lt BT" w:eastAsiaTheme="minorHAnsi" w:hAnsi="Souvenir Lt BT" w:cs="Traditional Arabic"/>
          <w:color w:val="auto"/>
          <w:sz w:val="24"/>
          <w:szCs w:val="32"/>
          <w:bdr w:val="none" w:sz="0" w:space="0" w:color="auto"/>
          <w:lang w:eastAsia="en-US"/>
        </w:rPr>
        <w:t>sakit</w:t>
      </w:r>
      <w:r w:rsidR="00F3662D" w:rsidRPr="00B724FA">
        <w:rPr>
          <w:rFonts w:ascii="Souvenir Lt BT" w:eastAsiaTheme="minorHAnsi" w:hAnsi="Souvenir Lt BT" w:cs="Traditional Arabic"/>
          <w:color w:val="auto"/>
          <w:sz w:val="24"/>
          <w:szCs w:val="32"/>
          <w:bdr w:val="none" w:sz="0" w:space="0" w:color="auto"/>
          <w:lang w:eastAsia="en-US"/>
        </w:rPr>
        <w:t>;</w:t>
      </w:r>
      <w:r w:rsidRPr="00AB77D5">
        <w:rPr>
          <w:rFonts w:ascii="Souvenir Lt BT" w:eastAsiaTheme="minorHAnsi" w:hAnsi="Souvenir Lt BT" w:cs="Traditional Arabic"/>
          <w:color w:val="auto"/>
          <w:sz w:val="24"/>
          <w:szCs w:val="32"/>
          <w:bdr w:val="none" w:sz="0" w:space="0" w:color="auto"/>
          <w:lang w:eastAsia="en-US"/>
        </w:rPr>
        <w:t xml:space="preserve"> seorang wanita yang sedang hamil</w:t>
      </w:r>
      <w:r w:rsidR="00F3662D" w:rsidRPr="00B724FA">
        <w:rPr>
          <w:rFonts w:ascii="Souvenir Lt BT" w:eastAsiaTheme="minorHAnsi" w:hAnsi="Souvenir Lt BT" w:cs="Traditional Arabic"/>
          <w:color w:val="auto"/>
          <w:sz w:val="24"/>
          <w:szCs w:val="32"/>
          <w:bdr w:val="none" w:sz="0" w:space="0" w:color="auto"/>
          <w:lang w:eastAsia="en-US"/>
        </w:rPr>
        <w:t>;</w:t>
      </w:r>
      <w:r w:rsidRPr="00AB77D5">
        <w:rPr>
          <w:rFonts w:ascii="Souvenir Lt BT" w:eastAsiaTheme="minorHAnsi" w:hAnsi="Souvenir Lt BT" w:cs="Traditional Arabic"/>
          <w:color w:val="auto"/>
          <w:sz w:val="24"/>
          <w:szCs w:val="32"/>
          <w:bdr w:val="none" w:sz="0" w:space="0" w:color="auto"/>
          <w:lang w:eastAsia="en-US"/>
        </w:rPr>
        <w:t xml:space="preserve"> anak kecil yang belum bisa melempar sendiri</w:t>
      </w:r>
      <w:r w:rsidR="00F3662D" w:rsidRPr="00B724FA">
        <w:rPr>
          <w:rFonts w:ascii="Souvenir Lt BT" w:eastAsiaTheme="minorHAnsi" w:hAnsi="Souvenir Lt BT" w:cs="Traditional Arabic"/>
          <w:color w:val="auto"/>
          <w:sz w:val="24"/>
          <w:szCs w:val="32"/>
          <w:bdr w:val="none" w:sz="0" w:space="0" w:color="auto"/>
          <w:lang w:eastAsia="en-US"/>
        </w:rPr>
        <w:t>;</w:t>
      </w:r>
      <w:r w:rsidRPr="00AB77D5">
        <w:rPr>
          <w:rFonts w:ascii="Souvenir Lt BT" w:eastAsiaTheme="minorHAnsi" w:hAnsi="Souvenir Lt BT" w:cs="Traditional Arabic"/>
          <w:color w:val="auto"/>
          <w:sz w:val="24"/>
          <w:szCs w:val="32"/>
          <w:bdr w:val="none" w:sz="0" w:space="0" w:color="auto"/>
          <w:lang w:eastAsia="en-US"/>
        </w:rPr>
        <w:t xml:space="preserve"> orang yang sangat tua </w:t>
      </w:r>
      <w:r w:rsidR="00F3662D" w:rsidRPr="00B724FA">
        <w:rPr>
          <w:rFonts w:ascii="Souvenir Lt BT" w:eastAsiaTheme="minorHAnsi" w:hAnsi="Souvenir Lt BT" w:cs="Traditional Arabic"/>
          <w:color w:val="auto"/>
          <w:sz w:val="24"/>
          <w:szCs w:val="32"/>
          <w:bdr w:val="none" w:sz="0" w:space="0" w:color="auto"/>
          <w:lang w:eastAsia="en-US"/>
        </w:rPr>
        <w:t xml:space="preserve">renta </w:t>
      </w:r>
      <w:r w:rsidRPr="00AB77D5">
        <w:rPr>
          <w:rFonts w:ascii="Souvenir Lt BT" w:eastAsiaTheme="minorHAnsi" w:hAnsi="Souvenir Lt BT" w:cs="Traditional Arabic"/>
          <w:color w:val="auto"/>
          <w:sz w:val="24"/>
          <w:szCs w:val="32"/>
          <w:bdr w:val="none" w:sz="0" w:space="0" w:color="auto"/>
          <w:lang w:eastAsia="en-US"/>
        </w:rPr>
        <w:t>sehingga tidak kuat jalan, dan yang semisalnya.</w:t>
      </w:r>
    </w:p>
    <w:p w14:paraId="61CC2DBF" w14:textId="55334C50" w:rsidR="00B42293" w:rsidRPr="00AB77D5" w:rsidRDefault="00B42293" w:rsidP="009C63B5">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eastAsia="en-US"/>
        </w:rPr>
      </w:pPr>
      <w:r w:rsidRPr="00AB77D5">
        <w:rPr>
          <w:rFonts w:ascii="Souvenir Lt BT" w:eastAsiaTheme="minorHAnsi" w:hAnsi="Souvenir Lt BT" w:cs="Traditional Arabic"/>
          <w:color w:val="auto"/>
          <w:sz w:val="24"/>
          <w:szCs w:val="32"/>
          <w:bdr w:val="none" w:sz="0" w:space="0" w:color="auto"/>
          <w:lang w:eastAsia="en-US"/>
        </w:rPr>
        <w:tab/>
        <w:t xml:space="preserve">Adapun orang yang tidak memiliki </w:t>
      </w:r>
      <w:r w:rsidR="00F3662D" w:rsidRPr="00B724FA">
        <w:rPr>
          <w:rFonts w:ascii="Souvenir Lt BT" w:eastAsiaTheme="minorHAnsi" w:hAnsi="Souvenir Lt BT" w:cs="Traditional Arabic"/>
          <w:color w:val="auto"/>
          <w:sz w:val="24"/>
          <w:szCs w:val="32"/>
          <w:bdr w:val="none" w:sz="0" w:space="0" w:color="auto"/>
          <w:lang w:eastAsia="en-US"/>
        </w:rPr>
        <w:t>uzur,</w:t>
      </w:r>
      <w:r w:rsidRPr="00AB77D5">
        <w:rPr>
          <w:rFonts w:ascii="Souvenir Lt BT" w:eastAsiaTheme="minorHAnsi" w:hAnsi="Souvenir Lt BT" w:cs="Traditional Arabic"/>
          <w:color w:val="auto"/>
          <w:sz w:val="24"/>
          <w:szCs w:val="32"/>
          <w:bdr w:val="none" w:sz="0" w:space="0" w:color="auto"/>
          <w:vertAlign w:val="superscript"/>
          <w:lang w:eastAsia="en-US"/>
        </w:rPr>
        <w:footnoteReference w:id="21"/>
      </w:r>
      <w:r w:rsidRPr="00AB77D5">
        <w:rPr>
          <w:rFonts w:ascii="Souvenir Lt BT" w:eastAsiaTheme="minorHAnsi" w:hAnsi="Souvenir Lt BT" w:cs="Traditional Arabic"/>
          <w:color w:val="auto"/>
          <w:sz w:val="24"/>
          <w:szCs w:val="32"/>
          <w:bdr w:val="none" w:sz="0" w:space="0" w:color="auto"/>
          <w:lang w:eastAsia="en-US"/>
        </w:rPr>
        <w:t xml:space="preserve"> maka </w:t>
      </w:r>
      <w:r w:rsidR="00F3662D" w:rsidRPr="00B724FA">
        <w:rPr>
          <w:rFonts w:ascii="Souvenir Lt BT" w:eastAsiaTheme="minorHAnsi" w:hAnsi="Souvenir Lt BT" w:cs="Traditional Arabic"/>
          <w:color w:val="auto"/>
          <w:sz w:val="24"/>
          <w:szCs w:val="32"/>
          <w:bdr w:val="none" w:sz="0" w:space="0" w:color="auto"/>
          <w:lang w:eastAsia="en-US"/>
        </w:rPr>
        <w:t>d</w:t>
      </w:r>
      <w:r w:rsidRPr="00B724FA">
        <w:rPr>
          <w:rFonts w:ascii="Souvenir Lt BT" w:eastAsiaTheme="minorHAnsi" w:hAnsi="Souvenir Lt BT" w:cs="Traditional Arabic"/>
          <w:color w:val="auto"/>
          <w:sz w:val="24"/>
          <w:szCs w:val="32"/>
          <w:bdr w:val="none" w:sz="0" w:space="0" w:color="auto"/>
          <w:lang w:eastAsia="en-US"/>
        </w:rPr>
        <w:t>ia</w:t>
      </w:r>
      <w:r w:rsidRPr="00AB77D5">
        <w:rPr>
          <w:rFonts w:ascii="Souvenir Lt BT" w:eastAsiaTheme="minorHAnsi" w:hAnsi="Souvenir Lt BT" w:cs="Traditional Arabic"/>
          <w:color w:val="auto"/>
          <w:sz w:val="24"/>
          <w:szCs w:val="32"/>
          <w:bdr w:val="none" w:sz="0" w:space="0" w:color="auto"/>
          <w:lang w:eastAsia="en-US"/>
        </w:rPr>
        <w:t xml:space="preserve"> tidak boleh mewakilkan </w:t>
      </w:r>
      <w:r w:rsidR="00F3662D" w:rsidRPr="00B724FA">
        <w:rPr>
          <w:rFonts w:ascii="Souvenir Lt BT" w:eastAsiaTheme="minorHAnsi" w:hAnsi="Souvenir Lt BT" w:cs="Traditional Arabic"/>
          <w:color w:val="auto"/>
          <w:sz w:val="24"/>
          <w:szCs w:val="32"/>
          <w:bdr w:val="none" w:sz="0" w:space="0" w:color="auto"/>
          <w:lang w:eastAsia="en-US"/>
        </w:rPr>
        <w:t xml:space="preserve">lemparan </w:t>
      </w:r>
      <w:r w:rsidR="00101AAF">
        <w:rPr>
          <w:rFonts w:ascii="Souvenir Lt BT" w:eastAsiaTheme="minorHAnsi" w:hAnsi="Souvenir Lt BT" w:cs="Traditional Arabic"/>
          <w:color w:val="auto"/>
          <w:sz w:val="24"/>
          <w:szCs w:val="32"/>
          <w:bdr w:val="none" w:sz="0" w:space="0" w:color="auto"/>
          <w:lang w:eastAsia="en-US"/>
        </w:rPr>
        <w:t>jamrah</w:t>
      </w:r>
      <w:r w:rsidRPr="00AB77D5">
        <w:rPr>
          <w:rFonts w:ascii="Souvenir Lt BT" w:eastAsiaTheme="minorHAnsi" w:hAnsi="Souvenir Lt BT" w:cs="Traditional Arabic"/>
          <w:color w:val="auto"/>
          <w:sz w:val="24"/>
          <w:szCs w:val="32"/>
          <w:bdr w:val="none" w:sz="0" w:space="0" w:color="auto"/>
          <w:lang w:eastAsia="en-US"/>
        </w:rPr>
        <w:t xml:space="preserve"> kepada orang lain. Jika </w:t>
      </w:r>
      <w:r w:rsidR="00F3662D" w:rsidRPr="00B724FA">
        <w:rPr>
          <w:rFonts w:ascii="Souvenir Lt BT" w:eastAsiaTheme="minorHAnsi" w:hAnsi="Souvenir Lt BT" w:cs="Traditional Arabic"/>
          <w:color w:val="auto"/>
          <w:sz w:val="24"/>
          <w:szCs w:val="32"/>
          <w:bdr w:val="none" w:sz="0" w:space="0" w:color="auto"/>
          <w:lang w:eastAsia="en-US"/>
        </w:rPr>
        <w:t>d</w:t>
      </w:r>
      <w:r w:rsidRPr="00B724FA">
        <w:rPr>
          <w:rFonts w:ascii="Souvenir Lt BT" w:eastAsiaTheme="minorHAnsi" w:hAnsi="Souvenir Lt BT" w:cs="Traditional Arabic"/>
          <w:color w:val="auto"/>
          <w:sz w:val="24"/>
          <w:szCs w:val="32"/>
          <w:bdr w:val="none" w:sz="0" w:space="0" w:color="auto"/>
          <w:lang w:eastAsia="en-US"/>
        </w:rPr>
        <w:t xml:space="preserve">ia </w:t>
      </w:r>
      <w:r w:rsidR="002A29FA" w:rsidRPr="00B724FA">
        <w:rPr>
          <w:rFonts w:ascii="Souvenir Lt BT" w:eastAsiaTheme="minorHAnsi" w:hAnsi="Souvenir Lt BT" w:cs="Traditional Arabic"/>
          <w:color w:val="auto"/>
          <w:sz w:val="24"/>
          <w:szCs w:val="32"/>
          <w:bdr w:val="none" w:sz="0" w:space="0" w:color="auto"/>
          <w:lang w:eastAsia="en-US"/>
        </w:rPr>
        <w:t>tetap mewakilkannya,</w:t>
      </w:r>
      <w:r w:rsidRPr="00AB77D5">
        <w:rPr>
          <w:rFonts w:ascii="Souvenir Lt BT" w:eastAsiaTheme="minorHAnsi" w:hAnsi="Souvenir Lt BT" w:cs="Traditional Arabic"/>
          <w:color w:val="auto"/>
          <w:sz w:val="24"/>
          <w:szCs w:val="32"/>
          <w:bdr w:val="none" w:sz="0" w:space="0" w:color="auto"/>
          <w:lang w:eastAsia="en-US"/>
        </w:rPr>
        <w:t xml:space="preserve"> maka lemparan tersebut tidak sah, </w:t>
      </w:r>
      <w:r w:rsidR="002A29FA" w:rsidRPr="00B724FA">
        <w:rPr>
          <w:rFonts w:ascii="Souvenir Lt BT" w:eastAsiaTheme="minorHAnsi" w:hAnsi="Souvenir Lt BT" w:cs="Traditional Arabic"/>
          <w:color w:val="auto"/>
          <w:sz w:val="24"/>
          <w:szCs w:val="32"/>
          <w:bdr w:val="none" w:sz="0" w:space="0" w:color="auto"/>
          <w:lang w:eastAsia="en-US"/>
        </w:rPr>
        <w:t>dan</w:t>
      </w:r>
      <w:r w:rsidRPr="00B724FA">
        <w:rPr>
          <w:rFonts w:ascii="Souvenir Lt BT" w:eastAsiaTheme="minorHAnsi" w:hAnsi="Souvenir Lt BT" w:cs="Traditional Arabic"/>
          <w:color w:val="auto"/>
          <w:sz w:val="24"/>
          <w:szCs w:val="32"/>
          <w:bdr w:val="none" w:sz="0" w:space="0" w:color="auto"/>
          <w:lang w:eastAsia="en-US"/>
        </w:rPr>
        <w:t xml:space="preserve"> </w:t>
      </w:r>
      <w:r w:rsidR="002A29FA" w:rsidRPr="00B724FA">
        <w:rPr>
          <w:rFonts w:ascii="Souvenir Lt BT" w:eastAsiaTheme="minorHAnsi" w:hAnsi="Souvenir Lt BT" w:cs="Traditional Arabic"/>
          <w:color w:val="auto"/>
          <w:sz w:val="24"/>
          <w:szCs w:val="32"/>
          <w:bdr w:val="none" w:sz="0" w:space="0" w:color="auto"/>
          <w:lang w:eastAsia="en-US"/>
        </w:rPr>
        <w:t>d</w:t>
      </w:r>
      <w:r w:rsidRPr="00B724FA">
        <w:rPr>
          <w:rFonts w:ascii="Souvenir Lt BT" w:eastAsiaTheme="minorHAnsi" w:hAnsi="Souvenir Lt BT" w:cs="Traditional Arabic"/>
          <w:color w:val="auto"/>
          <w:sz w:val="24"/>
          <w:szCs w:val="32"/>
          <w:bdr w:val="none" w:sz="0" w:space="0" w:color="auto"/>
          <w:lang w:eastAsia="en-US"/>
        </w:rPr>
        <w:t>ia</w:t>
      </w:r>
      <w:r w:rsidRPr="00AB77D5">
        <w:rPr>
          <w:rFonts w:ascii="Souvenir Lt BT" w:eastAsiaTheme="minorHAnsi" w:hAnsi="Souvenir Lt BT" w:cs="Traditional Arabic"/>
          <w:color w:val="auto"/>
          <w:sz w:val="24"/>
          <w:szCs w:val="32"/>
          <w:bdr w:val="none" w:sz="0" w:space="0" w:color="auto"/>
          <w:lang w:eastAsia="en-US"/>
        </w:rPr>
        <w:t xml:space="preserve"> harus membayar fidyah.</w:t>
      </w:r>
    </w:p>
    <w:p w14:paraId="7103F404" w14:textId="6825883B" w:rsidR="00B42293" w:rsidRPr="00AB77D5" w:rsidRDefault="00B42293" w:rsidP="002A29FA">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rtl/>
          <w:lang w:eastAsia="en-US"/>
        </w:rPr>
      </w:pPr>
      <w:r w:rsidRPr="00AB77D5">
        <w:rPr>
          <w:rFonts w:ascii="Souvenir Lt BT" w:eastAsiaTheme="minorHAnsi" w:hAnsi="Souvenir Lt BT" w:cs="Traditional Arabic"/>
          <w:b/>
          <w:bCs/>
          <w:color w:val="auto"/>
          <w:sz w:val="24"/>
          <w:szCs w:val="32"/>
          <w:bdr w:val="none" w:sz="0" w:space="0" w:color="auto"/>
          <w:lang w:eastAsia="en-US"/>
        </w:rPr>
        <w:lastRenderedPageBreak/>
        <w:t>Kedua</w:t>
      </w:r>
      <w:r w:rsidR="002A29FA" w:rsidRPr="00B724FA">
        <w:rPr>
          <w:rFonts w:ascii="Souvenir Lt BT" w:eastAsiaTheme="minorHAnsi" w:hAnsi="Souvenir Lt BT" w:cs="Traditional Arabic"/>
          <w:color w:val="auto"/>
          <w:sz w:val="24"/>
          <w:szCs w:val="32"/>
          <w:bdr w:val="none" w:sz="0" w:space="0" w:color="auto"/>
          <w:lang w:eastAsia="en-US"/>
        </w:rPr>
        <w:t>, d</w:t>
      </w:r>
      <w:r w:rsidR="006237CE">
        <w:rPr>
          <w:rFonts w:ascii="Souvenir Lt BT" w:eastAsiaTheme="minorHAnsi" w:hAnsi="Souvenir Lt BT" w:cs="Traditional Arabic"/>
          <w:color w:val="auto"/>
          <w:sz w:val="24"/>
          <w:szCs w:val="32"/>
          <w:bdr w:val="none" w:sz="0" w:space="0" w:color="auto"/>
          <w:lang w:eastAsia="en-US"/>
        </w:rPr>
        <w:t>i</w:t>
      </w:r>
      <w:r w:rsidR="00B9649E">
        <w:rPr>
          <w:rFonts w:ascii="Souvenir Lt BT" w:eastAsiaTheme="minorHAnsi" w:hAnsi="Souvenir Lt BT" w:cs="Traditional Arabic"/>
          <w:color w:val="auto"/>
          <w:sz w:val="24"/>
          <w:szCs w:val="32"/>
          <w:bdr w:val="none" w:sz="0" w:space="0" w:color="auto"/>
          <w:lang w:eastAsia="en-US"/>
        </w:rPr>
        <w:t>sya</w:t>
      </w:r>
      <w:r w:rsidRPr="00B724FA">
        <w:rPr>
          <w:rFonts w:ascii="Souvenir Lt BT" w:eastAsiaTheme="minorHAnsi" w:hAnsi="Souvenir Lt BT" w:cs="Traditional Arabic"/>
          <w:color w:val="auto"/>
          <w:sz w:val="24"/>
          <w:szCs w:val="32"/>
          <w:bdr w:val="none" w:sz="0" w:space="0" w:color="auto"/>
          <w:lang w:eastAsia="en-US"/>
        </w:rPr>
        <w:t>ratkan</w:t>
      </w:r>
      <w:r w:rsidRPr="00AB77D5">
        <w:rPr>
          <w:rFonts w:ascii="Souvenir Lt BT" w:eastAsiaTheme="minorHAnsi" w:hAnsi="Souvenir Lt BT" w:cs="Traditional Arabic"/>
          <w:color w:val="auto"/>
          <w:sz w:val="24"/>
          <w:szCs w:val="32"/>
          <w:bdr w:val="none" w:sz="0" w:space="0" w:color="auto"/>
          <w:lang w:eastAsia="en-US"/>
        </w:rPr>
        <w:t xml:space="preserve"> bagi orang yang diwakilkan sudah </w:t>
      </w:r>
      <w:r w:rsidR="002A29FA" w:rsidRPr="00B724FA">
        <w:rPr>
          <w:rFonts w:ascii="Souvenir Lt BT" w:eastAsiaTheme="minorHAnsi" w:hAnsi="Souvenir Lt BT" w:cs="Traditional Arabic"/>
          <w:color w:val="auto"/>
          <w:sz w:val="24"/>
          <w:szCs w:val="32"/>
          <w:bdr w:val="none" w:sz="0" w:space="0" w:color="auto"/>
          <w:lang w:eastAsia="en-US"/>
        </w:rPr>
        <w:t>selesai</w:t>
      </w:r>
      <w:r w:rsidRPr="00AB77D5">
        <w:rPr>
          <w:rFonts w:ascii="Souvenir Lt BT" w:eastAsiaTheme="minorHAnsi" w:hAnsi="Souvenir Lt BT" w:cs="Traditional Arabic"/>
          <w:color w:val="auto"/>
          <w:sz w:val="24"/>
          <w:szCs w:val="32"/>
          <w:bdr w:val="none" w:sz="0" w:space="0" w:color="auto"/>
          <w:lang w:eastAsia="en-US"/>
        </w:rPr>
        <w:t xml:space="preserve"> melempar </w:t>
      </w:r>
      <w:r w:rsidR="002A29FA" w:rsidRPr="00B724FA">
        <w:rPr>
          <w:rFonts w:ascii="Souvenir Lt BT" w:eastAsiaTheme="minorHAnsi" w:hAnsi="Souvenir Lt BT" w:cs="Traditional Arabic"/>
          <w:color w:val="auto"/>
          <w:sz w:val="24"/>
          <w:szCs w:val="32"/>
          <w:bdr w:val="none" w:sz="0" w:space="0" w:color="auto"/>
          <w:lang w:eastAsia="en-US"/>
        </w:rPr>
        <w:t>untuk dirinya sendiri</w:t>
      </w:r>
      <w:r w:rsidRPr="00B724FA">
        <w:rPr>
          <w:rFonts w:ascii="Souvenir Lt BT" w:eastAsiaTheme="minorHAnsi" w:hAnsi="Souvenir Lt BT" w:cs="Traditional Arabic"/>
          <w:color w:val="auto"/>
          <w:sz w:val="24"/>
          <w:szCs w:val="32"/>
          <w:bdr w:val="none" w:sz="0" w:space="0" w:color="auto"/>
          <w:lang w:eastAsia="en-US"/>
        </w:rPr>
        <w:t xml:space="preserve"> </w:t>
      </w:r>
      <w:r w:rsidRPr="00AB77D5">
        <w:rPr>
          <w:rFonts w:ascii="Souvenir Lt BT" w:eastAsiaTheme="minorHAnsi" w:hAnsi="Souvenir Lt BT" w:cs="Traditional Arabic"/>
          <w:color w:val="auto"/>
          <w:sz w:val="24"/>
          <w:szCs w:val="32"/>
          <w:bdr w:val="none" w:sz="0" w:space="0" w:color="auto"/>
          <w:lang w:eastAsia="en-US"/>
        </w:rPr>
        <w:t>terlebih dahulu</w:t>
      </w:r>
      <w:r w:rsidR="002A29FA" w:rsidRPr="00B724FA">
        <w:rPr>
          <w:rFonts w:ascii="Souvenir Lt BT" w:eastAsiaTheme="minorHAnsi" w:hAnsi="Souvenir Lt BT" w:cs="Traditional Arabic"/>
          <w:color w:val="auto"/>
          <w:sz w:val="24"/>
          <w:szCs w:val="32"/>
          <w:bdr w:val="none" w:sz="0" w:space="0" w:color="auto"/>
          <w:lang w:eastAsia="en-US"/>
        </w:rPr>
        <w:t>,</w:t>
      </w:r>
      <w:r w:rsidRPr="00AB77D5">
        <w:rPr>
          <w:rFonts w:ascii="Souvenir Lt BT" w:eastAsiaTheme="minorHAnsi" w:hAnsi="Souvenir Lt BT" w:cs="Traditional Arabic"/>
          <w:color w:val="auto"/>
          <w:sz w:val="24"/>
          <w:szCs w:val="32"/>
          <w:bdr w:val="none" w:sz="0" w:space="0" w:color="auto"/>
          <w:lang w:eastAsia="en-US"/>
        </w:rPr>
        <w:t xml:space="preserve"> baru </w:t>
      </w:r>
      <w:r w:rsidR="002A29FA" w:rsidRPr="00B724FA">
        <w:rPr>
          <w:rFonts w:ascii="Souvenir Lt BT" w:eastAsiaTheme="minorHAnsi" w:hAnsi="Souvenir Lt BT" w:cs="Traditional Arabic"/>
          <w:color w:val="auto"/>
          <w:sz w:val="24"/>
          <w:szCs w:val="32"/>
          <w:bdr w:val="none" w:sz="0" w:space="0" w:color="auto"/>
          <w:lang w:eastAsia="en-US"/>
        </w:rPr>
        <w:t>kemudian boleh melempar untuk orang</w:t>
      </w:r>
      <w:r w:rsidRPr="00AB77D5">
        <w:rPr>
          <w:rFonts w:ascii="Souvenir Lt BT" w:eastAsiaTheme="minorHAnsi" w:hAnsi="Souvenir Lt BT" w:cs="Traditional Arabic"/>
          <w:color w:val="auto"/>
          <w:sz w:val="24"/>
          <w:szCs w:val="32"/>
          <w:bdr w:val="none" w:sz="0" w:space="0" w:color="auto"/>
          <w:lang w:eastAsia="en-US"/>
        </w:rPr>
        <w:t xml:space="preserve"> yang mewakilkan</w:t>
      </w:r>
      <w:r w:rsidR="00046429" w:rsidRPr="00B724FA">
        <w:rPr>
          <w:rFonts w:ascii="Souvenir Lt BT" w:eastAsiaTheme="minorHAnsi" w:hAnsi="Souvenir Lt BT" w:cs="Traditional Arabic"/>
          <w:color w:val="auto"/>
          <w:sz w:val="24"/>
          <w:szCs w:val="32"/>
          <w:bdr w:val="none" w:sz="0" w:space="0" w:color="auto"/>
          <w:lang w:eastAsia="en-US"/>
        </w:rPr>
        <w:t>.</w:t>
      </w:r>
      <w:r w:rsidRPr="00AB77D5">
        <w:rPr>
          <w:rFonts w:ascii="Souvenir Lt BT" w:eastAsiaTheme="minorHAnsi" w:hAnsi="Souvenir Lt BT" w:cs="Traditional Arabic"/>
          <w:color w:val="auto"/>
          <w:sz w:val="24"/>
          <w:szCs w:val="32"/>
          <w:bdr w:val="none" w:sz="0" w:space="0" w:color="auto"/>
          <w:vertAlign w:val="superscript"/>
          <w:lang w:eastAsia="en-US"/>
        </w:rPr>
        <w:footnoteReference w:id="22"/>
      </w:r>
    </w:p>
    <w:p w14:paraId="6A113563" w14:textId="68FA9C36" w:rsidR="00B724FA" w:rsidRPr="00B724FA" w:rsidRDefault="00B724FA" w:rsidP="00B724FA">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B724FA">
        <w:rPr>
          <w:rFonts w:ascii="Souvenir Lt BT" w:eastAsiaTheme="minorHAnsi" w:hAnsi="Souvenir Lt BT" w:cs="Traditional Arabic"/>
          <w:color w:val="auto"/>
          <w:sz w:val="24"/>
          <w:szCs w:val="32"/>
          <w:bdr w:val="none" w:sz="0" w:space="0" w:color="auto"/>
          <w:lang w:eastAsia="en-US"/>
        </w:rPr>
        <w:t>Oleh karena itu,</w:t>
      </w:r>
      <w:r w:rsidR="00B42293" w:rsidRPr="00AB77D5">
        <w:rPr>
          <w:rFonts w:ascii="Souvenir Lt BT" w:eastAsiaTheme="minorHAnsi" w:hAnsi="Souvenir Lt BT" w:cs="Traditional Arabic"/>
          <w:color w:val="auto"/>
          <w:sz w:val="24"/>
          <w:szCs w:val="32"/>
          <w:bdr w:val="none" w:sz="0" w:space="0" w:color="auto"/>
          <w:lang w:eastAsia="en-US"/>
        </w:rPr>
        <w:t xml:space="preserve"> cara </w:t>
      </w:r>
      <w:r w:rsidRPr="00B724FA">
        <w:rPr>
          <w:rFonts w:ascii="Souvenir Lt BT" w:eastAsiaTheme="minorHAnsi" w:hAnsi="Souvenir Lt BT" w:cs="Traditional Arabic"/>
          <w:color w:val="auto"/>
          <w:sz w:val="24"/>
          <w:szCs w:val="32"/>
          <w:bdr w:val="none" w:sz="0" w:space="0" w:color="auto"/>
          <w:lang w:eastAsia="en-US"/>
        </w:rPr>
        <w:t xml:space="preserve">melempar </w:t>
      </w:r>
      <w:r w:rsidR="00101AAF">
        <w:rPr>
          <w:rFonts w:ascii="Souvenir Lt BT" w:eastAsiaTheme="minorHAnsi" w:hAnsi="Souvenir Lt BT" w:cs="Traditional Arabic"/>
          <w:color w:val="auto"/>
          <w:sz w:val="24"/>
          <w:szCs w:val="32"/>
          <w:bdr w:val="none" w:sz="0" w:space="0" w:color="auto"/>
          <w:lang w:eastAsia="en-US"/>
        </w:rPr>
        <w:t>jamrah</w:t>
      </w:r>
      <w:r w:rsidRPr="00B724FA">
        <w:rPr>
          <w:rFonts w:ascii="Souvenir Lt BT" w:eastAsiaTheme="minorHAnsi" w:hAnsi="Souvenir Lt BT" w:cs="Traditional Arabic"/>
          <w:color w:val="auto"/>
          <w:sz w:val="24"/>
          <w:szCs w:val="32"/>
          <w:bdr w:val="none" w:sz="0" w:space="0" w:color="auto"/>
          <w:lang w:eastAsia="en-US"/>
        </w:rPr>
        <w:t xml:space="preserve"> agar lebih praktis dan mudah dilakukan adalah sebagai berikut:</w:t>
      </w:r>
    </w:p>
    <w:p w14:paraId="313A03D6" w14:textId="31001960" w:rsidR="00B724FA" w:rsidRPr="00B724FA" w:rsidRDefault="00B724FA" w:rsidP="00B724FA">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B724FA">
        <w:rPr>
          <w:rFonts w:ascii="Souvenir Lt BT" w:eastAsiaTheme="minorHAnsi" w:hAnsi="Souvenir Lt BT" w:cs="Traditional Arabic"/>
          <w:color w:val="auto"/>
          <w:sz w:val="24"/>
          <w:szCs w:val="32"/>
          <w:bdr w:val="none" w:sz="0" w:space="0" w:color="auto"/>
          <w:lang w:eastAsia="en-US"/>
        </w:rPr>
        <w:t xml:space="preserve">Orang yang mendapat amanah untuk mewakili terlebih dahulu melempar </w:t>
      </w:r>
      <w:proofErr w:type="spellStart"/>
      <w:r w:rsidRPr="00B724FA">
        <w:rPr>
          <w:rFonts w:ascii="Souvenir Lt BT" w:eastAsiaTheme="minorHAnsi" w:hAnsi="Souvenir Lt BT" w:cs="Traditional Arabic"/>
          <w:color w:val="auto"/>
          <w:sz w:val="24"/>
          <w:szCs w:val="32"/>
          <w:bdr w:val="none" w:sz="0" w:space="0" w:color="auto"/>
          <w:lang w:eastAsia="en-US"/>
        </w:rPr>
        <w:t>al</w:t>
      </w:r>
      <w:proofErr w:type="spellEnd"/>
      <w:r w:rsidRPr="00B724FA">
        <w:rPr>
          <w:rFonts w:ascii="Souvenir Lt BT" w:eastAsiaTheme="minorHAnsi" w:hAnsi="Souvenir Lt BT" w:cs="Traditional Arabic"/>
          <w:color w:val="auto"/>
          <w:sz w:val="24"/>
          <w:szCs w:val="32"/>
          <w:bdr w:val="none" w:sz="0" w:space="0" w:color="auto"/>
          <w:lang w:eastAsia="en-US"/>
        </w:rPr>
        <w:t>-</w:t>
      </w:r>
      <w:r w:rsidR="00101AAF">
        <w:rPr>
          <w:rFonts w:ascii="Souvenir Lt BT" w:eastAsiaTheme="minorHAnsi" w:hAnsi="Souvenir Lt BT" w:cs="Traditional Arabic"/>
          <w:color w:val="auto"/>
          <w:sz w:val="24"/>
          <w:szCs w:val="32"/>
          <w:bdr w:val="none" w:sz="0" w:space="0" w:color="auto"/>
          <w:lang w:eastAsia="en-US"/>
        </w:rPr>
        <w:t>Jamrah</w:t>
      </w:r>
      <w:r w:rsidRPr="00B724FA">
        <w:rPr>
          <w:rFonts w:ascii="Souvenir Lt BT" w:eastAsiaTheme="minorHAnsi" w:hAnsi="Souvenir Lt BT" w:cs="Traditional Arabic"/>
          <w:color w:val="auto"/>
          <w:sz w:val="24"/>
          <w:szCs w:val="32"/>
          <w:bdr w:val="none" w:sz="0" w:space="0" w:color="auto"/>
          <w:lang w:eastAsia="en-US"/>
        </w:rPr>
        <w:t xml:space="preserve"> </w:t>
      </w:r>
      <w:proofErr w:type="spellStart"/>
      <w:r w:rsidRPr="00B724FA">
        <w:rPr>
          <w:rFonts w:ascii="Souvenir Lt BT" w:eastAsiaTheme="minorHAnsi" w:hAnsi="Souvenir Lt BT" w:cs="Traditional Arabic"/>
          <w:color w:val="auto"/>
          <w:sz w:val="24"/>
          <w:szCs w:val="32"/>
          <w:bdr w:val="none" w:sz="0" w:space="0" w:color="auto"/>
          <w:lang w:eastAsia="en-US"/>
        </w:rPr>
        <w:t>ash-Shugh</w:t>
      </w:r>
      <w:r>
        <w:rPr>
          <w:rFonts w:ascii="Souvenir Lt BT" w:eastAsiaTheme="minorHAnsi" w:hAnsi="Souvenir Lt BT" w:cs="Traditional Arabic"/>
          <w:color w:val="auto"/>
          <w:sz w:val="24"/>
          <w:szCs w:val="32"/>
          <w:bdr w:val="none" w:sz="0" w:space="0" w:color="auto"/>
          <w:lang w:eastAsia="en-US"/>
        </w:rPr>
        <w:t>ra</w:t>
      </w:r>
      <w:proofErr w:type="spellEnd"/>
      <w:r w:rsidRPr="00B724FA">
        <w:rPr>
          <w:rFonts w:ascii="Souvenir Lt BT" w:eastAsiaTheme="minorHAnsi" w:hAnsi="Souvenir Lt BT" w:cs="Traditional Arabic"/>
          <w:color w:val="auto"/>
          <w:sz w:val="24"/>
          <w:szCs w:val="32"/>
          <w:bdr w:val="none" w:sz="0" w:space="0" w:color="auto"/>
          <w:lang w:eastAsia="en-US"/>
        </w:rPr>
        <w:t xml:space="preserve"> sebanyak tujuh kali untuk dirinya sendiri, kemudian melempar tujuh kali untuk orang yang diwakilinya. Setelah itu, </w:t>
      </w:r>
      <w:r w:rsidR="001F2918">
        <w:rPr>
          <w:rFonts w:ascii="Souvenir Lt BT" w:eastAsiaTheme="minorHAnsi" w:hAnsi="Souvenir Lt BT" w:cs="Traditional Arabic"/>
          <w:color w:val="auto"/>
          <w:sz w:val="24"/>
          <w:szCs w:val="32"/>
          <w:bdr w:val="none" w:sz="0" w:space="0" w:color="auto"/>
          <w:lang w:eastAsia="en-US"/>
        </w:rPr>
        <w:t>d</w:t>
      </w:r>
      <w:r w:rsidRPr="00B724FA">
        <w:rPr>
          <w:rFonts w:ascii="Souvenir Lt BT" w:eastAsiaTheme="minorHAnsi" w:hAnsi="Souvenir Lt BT" w:cs="Traditional Arabic"/>
          <w:color w:val="auto"/>
          <w:sz w:val="24"/>
          <w:szCs w:val="32"/>
          <w:bdr w:val="none" w:sz="0" w:space="0" w:color="auto"/>
          <w:lang w:eastAsia="en-US"/>
        </w:rPr>
        <w:t xml:space="preserve">ia melempar </w:t>
      </w:r>
      <w:proofErr w:type="spellStart"/>
      <w:r w:rsidRPr="00B724FA">
        <w:rPr>
          <w:rFonts w:ascii="Souvenir Lt BT" w:eastAsiaTheme="minorHAnsi" w:hAnsi="Souvenir Lt BT" w:cs="Traditional Arabic"/>
          <w:color w:val="auto"/>
          <w:sz w:val="24"/>
          <w:szCs w:val="32"/>
          <w:bdr w:val="none" w:sz="0" w:space="0" w:color="auto"/>
          <w:lang w:eastAsia="en-US"/>
        </w:rPr>
        <w:t>al</w:t>
      </w:r>
      <w:proofErr w:type="spellEnd"/>
      <w:r w:rsidRPr="00B724FA">
        <w:rPr>
          <w:rFonts w:ascii="Souvenir Lt BT" w:eastAsiaTheme="minorHAnsi" w:hAnsi="Souvenir Lt BT" w:cs="Traditional Arabic"/>
          <w:color w:val="auto"/>
          <w:sz w:val="24"/>
          <w:szCs w:val="32"/>
          <w:bdr w:val="none" w:sz="0" w:space="0" w:color="auto"/>
          <w:lang w:eastAsia="en-US"/>
        </w:rPr>
        <w:t>-</w:t>
      </w:r>
      <w:r w:rsidR="00101AAF">
        <w:rPr>
          <w:rFonts w:ascii="Souvenir Lt BT" w:eastAsiaTheme="minorHAnsi" w:hAnsi="Souvenir Lt BT" w:cs="Traditional Arabic"/>
          <w:color w:val="auto"/>
          <w:sz w:val="24"/>
          <w:szCs w:val="32"/>
          <w:bdr w:val="none" w:sz="0" w:space="0" w:color="auto"/>
          <w:lang w:eastAsia="en-US"/>
        </w:rPr>
        <w:t>Jamrah</w:t>
      </w:r>
      <w:r w:rsidRPr="00B724FA">
        <w:rPr>
          <w:rFonts w:ascii="Souvenir Lt BT" w:eastAsiaTheme="minorHAnsi" w:hAnsi="Souvenir Lt BT" w:cs="Traditional Arabic"/>
          <w:color w:val="auto"/>
          <w:sz w:val="24"/>
          <w:szCs w:val="32"/>
          <w:bdr w:val="none" w:sz="0" w:space="0" w:color="auto"/>
          <w:lang w:eastAsia="en-US"/>
        </w:rPr>
        <w:t xml:space="preserve"> </w:t>
      </w:r>
      <w:proofErr w:type="spellStart"/>
      <w:r w:rsidRPr="00B724FA">
        <w:rPr>
          <w:rFonts w:ascii="Souvenir Lt BT" w:eastAsiaTheme="minorHAnsi" w:hAnsi="Souvenir Lt BT" w:cs="Traditional Arabic"/>
          <w:color w:val="auto"/>
          <w:sz w:val="24"/>
          <w:szCs w:val="32"/>
          <w:bdr w:val="none" w:sz="0" w:space="0" w:color="auto"/>
          <w:lang w:eastAsia="en-US"/>
        </w:rPr>
        <w:t>al-Wu</w:t>
      </w:r>
      <w:r w:rsidR="001F2918">
        <w:rPr>
          <w:rFonts w:ascii="Souvenir Lt BT" w:eastAsiaTheme="minorHAnsi" w:hAnsi="Souvenir Lt BT" w:cs="Traditional Arabic"/>
          <w:color w:val="auto"/>
          <w:sz w:val="24"/>
          <w:szCs w:val="32"/>
          <w:bdr w:val="none" w:sz="0" w:space="0" w:color="auto"/>
          <w:lang w:eastAsia="en-US"/>
        </w:rPr>
        <w:t>stha</w:t>
      </w:r>
      <w:proofErr w:type="spellEnd"/>
      <w:r w:rsidRPr="00B724FA">
        <w:rPr>
          <w:rFonts w:ascii="Souvenir Lt BT" w:eastAsiaTheme="minorHAnsi" w:hAnsi="Souvenir Lt BT" w:cs="Traditional Arabic"/>
          <w:color w:val="auto"/>
          <w:sz w:val="24"/>
          <w:szCs w:val="32"/>
          <w:bdr w:val="none" w:sz="0" w:space="0" w:color="auto"/>
          <w:lang w:eastAsia="en-US"/>
        </w:rPr>
        <w:t xml:space="preserve"> tujuh kali untuk dirinya, lalu tujuh kali untuk orang yang diwakilinya. Selanjutnya, </w:t>
      </w:r>
      <w:r w:rsidR="001F2918">
        <w:rPr>
          <w:rFonts w:ascii="Souvenir Lt BT" w:eastAsiaTheme="minorHAnsi" w:hAnsi="Souvenir Lt BT" w:cs="Traditional Arabic"/>
          <w:color w:val="auto"/>
          <w:sz w:val="24"/>
          <w:szCs w:val="32"/>
          <w:bdr w:val="none" w:sz="0" w:space="0" w:color="auto"/>
          <w:lang w:eastAsia="en-US"/>
        </w:rPr>
        <w:t>d</w:t>
      </w:r>
      <w:r w:rsidRPr="00B724FA">
        <w:rPr>
          <w:rFonts w:ascii="Souvenir Lt BT" w:eastAsiaTheme="minorHAnsi" w:hAnsi="Souvenir Lt BT" w:cs="Traditional Arabic"/>
          <w:color w:val="auto"/>
          <w:sz w:val="24"/>
          <w:szCs w:val="32"/>
          <w:bdr w:val="none" w:sz="0" w:space="0" w:color="auto"/>
          <w:lang w:eastAsia="en-US"/>
        </w:rPr>
        <w:t xml:space="preserve">ia melempar </w:t>
      </w:r>
      <w:proofErr w:type="spellStart"/>
      <w:r w:rsidRPr="00B724FA">
        <w:rPr>
          <w:rFonts w:ascii="Souvenir Lt BT" w:eastAsiaTheme="minorHAnsi" w:hAnsi="Souvenir Lt BT" w:cs="Traditional Arabic"/>
          <w:color w:val="auto"/>
          <w:sz w:val="24"/>
          <w:szCs w:val="32"/>
          <w:bdr w:val="none" w:sz="0" w:space="0" w:color="auto"/>
          <w:lang w:eastAsia="en-US"/>
        </w:rPr>
        <w:t>al</w:t>
      </w:r>
      <w:proofErr w:type="spellEnd"/>
      <w:r w:rsidRPr="00B724FA">
        <w:rPr>
          <w:rFonts w:ascii="Souvenir Lt BT" w:eastAsiaTheme="minorHAnsi" w:hAnsi="Souvenir Lt BT" w:cs="Traditional Arabic"/>
          <w:color w:val="auto"/>
          <w:sz w:val="24"/>
          <w:szCs w:val="32"/>
          <w:bdr w:val="none" w:sz="0" w:space="0" w:color="auto"/>
          <w:lang w:eastAsia="en-US"/>
        </w:rPr>
        <w:t>-</w:t>
      </w:r>
      <w:r w:rsidR="00101AAF">
        <w:rPr>
          <w:rFonts w:ascii="Souvenir Lt BT" w:eastAsiaTheme="minorHAnsi" w:hAnsi="Souvenir Lt BT" w:cs="Traditional Arabic"/>
          <w:color w:val="auto"/>
          <w:sz w:val="24"/>
          <w:szCs w:val="32"/>
          <w:bdr w:val="none" w:sz="0" w:space="0" w:color="auto"/>
          <w:lang w:eastAsia="en-US"/>
        </w:rPr>
        <w:t>Jamrah</w:t>
      </w:r>
      <w:r w:rsidRPr="00B724FA">
        <w:rPr>
          <w:rFonts w:ascii="Souvenir Lt BT" w:eastAsiaTheme="minorHAnsi" w:hAnsi="Souvenir Lt BT" w:cs="Traditional Arabic"/>
          <w:color w:val="auto"/>
          <w:sz w:val="24"/>
          <w:szCs w:val="32"/>
          <w:bdr w:val="none" w:sz="0" w:space="0" w:color="auto"/>
          <w:lang w:eastAsia="en-US"/>
        </w:rPr>
        <w:t xml:space="preserve"> </w:t>
      </w:r>
      <w:proofErr w:type="spellStart"/>
      <w:r w:rsidRPr="00B724FA">
        <w:rPr>
          <w:rFonts w:ascii="Souvenir Lt BT" w:eastAsiaTheme="minorHAnsi" w:hAnsi="Souvenir Lt BT" w:cs="Traditional Arabic"/>
          <w:color w:val="auto"/>
          <w:sz w:val="24"/>
          <w:szCs w:val="32"/>
          <w:bdr w:val="none" w:sz="0" w:space="0" w:color="auto"/>
          <w:lang w:eastAsia="en-US"/>
        </w:rPr>
        <w:t>al</w:t>
      </w:r>
      <w:proofErr w:type="spellEnd"/>
      <w:r w:rsidRPr="00B724FA">
        <w:rPr>
          <w:rFonts w:ascii="Souvenir Lt BT" w:eastAsiaTheme="minorHAnsi" w:hAnsi="Souvenir Lt BT" w:cs="Traditional Arabic"/>
          <w:color w:val="auto"/>
          <w:sz w:val="24"/>
          <w:szCs w:val="32"/>
          <w:bdr w:val="none" w:sz="0" w:space="0" w:color="auto"/>
          <w:lang w:eastAsia="en-US"/>
        </w:rPr>
        <w:t>-Kub</w:t>
      </w:r>
      <w:r w:rsidR="001F2918">
        <w:rPr>
          <w:rFonts w:ascii="Souvenir Lt BT" w:eastAsiaTheme="minorHAnsi" w:hAnsi="Souvenir Lt BT" w:cs="Traditional Arabic"/>
          <w:color w:val="auto"/>
          <w:sz w:val="24"/>
          <w:szCs w:val="32"/>
          <w:bdr w:val="none" w:sz="0" w:space="0" w:color="auto"/>
          <w:lang w:eastAsia="en-US"/>
        </w:rPr>
        <w:t>ra</w:t>
      </w:r>
      <w:r w:rsidRPr="00B724FA">
        <w:rPr>
          <w:rFonts w:ascii="Souvenir Lt BT" w:eastAsiaTheme="minorHAnsi" w:hAnsi="Souvenir Lt BT" w:cs="Traditional Arabic"/>
          <w:color w:val="auto"/>
          <w:sz w:val="24"/>
          <w:szCs w:val="32"/>
          <w:bdr w:val="none" w:sz="0" w:space="0" w:color="auto"/>
          <w:lang w:eastAsia="en-US"/>
        </w:rPr>
        <w:t xml:space="preserve"> (J</w:t>
      </w:r>
      <w:r w:rsidR="0032129E">
        <w:rPr>
          <w:rFonts w:ascii="Souvenir Lt BT" w:eastAsiaTheme="minorHAnsi" w:hAnsi="Souvenir Lt BT" w:cs="Traditional Arabic"/>
          <w:color w:val="auto"/>
          <w:sz w:val="24"/>
          <w:szCs w:val="32"/>
          <w:bdr w:val="none" w:sz="0" w:space="0" w:color="auto"/>
          <w:lang w:eastAsia="en-US"/>
        </w:rPr>
        <w:t>amrah</w:t>
      </w:r>
      <w:r w:rsidRPr="00B724FA">
        <w:rPr>
          <w:rFonts w:ascii="Souvenir Lt BT" w:eastAsiaTheme="minorHAnsi" w:hAnsi="Souvenir Lt BT" w:cs="Traditional Arabic"/>
          <w:color w:val="auto"/>
          <w:sz w:val="24"/>
          <w:szCs w:val="32"/>
          <w:bdr w:val="none" w:sz="0" w:space="0" w:color="auto"/>
          <w:lang w:eastAsia="en-US"/>
        </w:rPr>
        <w:t xml:space="preserve"> Aqabah) tujuh kali untuk dirinya, kemudian diikuti dengan tujuh kali lemparan untuk orang yang diwakilinya.</w:t>
      </w:r>
      <w:r w:rsidR="001F2918" w:rsidRPr="00B724FA">
        <w:rPr>
          <w:rFonts w:ascii="Souvenir Lt BT" w:eastAsiaTheme="minorHAnsi" w:hAnsi="Souvenir Lt BT" w:cs="Traditional Arabic"/>
          <w:color w:val="auto"/>
          <w:sz w:val="24"/>
          <w:szCs w:val="32"/>
          <w:bdr w:val="none" w:sz="0" w:space="0" w:color="auto"/>
          <w:vertAlign w:val="superscript"/>
          <w:lang w:eastAsia="en-US"/>
        </w:rPr>
        <w:footnoteReference w:id="23"/>
      </w:r>
    </w:p>
    <w:p w14:paraId="19B1FFA9" w14:textId="5DF55667" w:rsidR="00B724FA" w:rsidRPr="00B724FA" w:rsidRDefault="00B724FA" w:rsidP="00B724FA">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B724FA">
        <w:rPr>
          <w:rFonts w:ascii="Souvenir Lt BT" w:eastAsiaTheme="minorHAnsi" w:hAnsi="Souvenir Lt BT" w:cs="Traditional Arabic"/>
          <w:color w:val="auto"/>
          <w:sz w:val="24"/>
          <w:szCs w:val="32"/>
          <w:bdr w:val="none" w:sz="0" w:space="0" w:color="auto"/>
          <w:lang w:eastAsia="en-US"/>
        </w:rPr>
        <w:t xml:space="preserve">Dengan cara ini, pelaksanaan lempar </w:t>
      </w:r>
      <w:r w:rsidR="00101AAF">
        <w:rPr>
          <w:rFonts w:ascii="Souvenir Lt BT" w:eastAsiaTheme="minorHAnsi" w:hAnsi="Souvenir Lt BT" w:cs="Traditional Arabic"/>
          <w:color w:val="auto"/>
          <w:sz w:val="24"/>
          <w:szCs w:val="32"/>
          <w:bdr w:val="none" w:sz="0" w:space="0" w:color="auto"/>
          <w:lang w:eastAsia="en-US"/>
        </w:rPr>
        <w:t>jamrah</w:t>
      </w:r>
      <w:r w:rsidRPr="00B724FA">
        <w:rPr>
          <w:rFonts w:ascii="Souvenir Lt BT" w:eastAsiaTheme="minorHAnsi" w:hAnsi="Souvenir Lt BT" w:cs="Traditional Arabic"/>
          <w:color w:val="auto"/>
          <w:sz w:val="24"/>
          <w:szCs w:val="32"/>
          <w:bdr w:val="none" w:sz="0" w:space="0" w:color="auto"/>
          <w:lang w:eastAsia="en-US"/>
        </w:rPr>
        <w:t xml:space="preserve"> menjadi lebih </w:t>
      </w:r>
      <w:r w:rsidR="001F2918">
        <w:rPr>
          <w:rFonts w:ascii="Souvenir Lt BT" w:eastAsiaTheme="minorHAnsi" w:hAnsi="Souvenir Lt BT" w:cs="Traditional Arabic"/>
          <w:color w:val="auto"/>
          <w:sz w:val="24"/>
          <w:szCs w:val="32"/>
          <w:bdr w:val="none" w:sz="0" w:space="0" w:color="auto"/>
          <w:lang w:eastAsia="en-US"/>
        </w:rPr>
        <w:t>mudah</w:t>
      </w:r>
      <w:r w:rsidRPr="00B724FA">
        <w:rPr>
          <w:rFonts w:ascii="Souvenir Lt BT" w:eastAsiaTheme="minorHAnsi" w:hAnsi="Souvenir Lt BT" w:cs="Traditional Arabic"/>
          <w:color w:val="auto"/>
          <w:sz w:val="24"/>
          <w:szCs w:val="32"/>
          <w:bdr w:val="none" w:sz="0" w:space="0" w:color="auto"/>
          <w:lang w:eastAsia="en-US"/>
        </w:rPr>
        <w:t xml:space="preserve"> dan tidak perlu bolak-balik.</w:t>
      </w:r>
    </w:p>
    <w:p w14:paraId="54BFD20D" w14:textId="17A35524" w:rsidR="00B42293" w:rsidRPr="00AB77D5" w:rsidRDefault="00B42293" w:rsidP="001F2918">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AB77D5">
        <w:rPr>
          <w:rFonts w:ascii="Souvenir Lt BT" w:eastAsiaTheme="minorHAnsi" w:hAnsi="Souvenir Lt BT" w:cs="Traditional Arabic"/>
          <w:b/>
          <w:bCs/>
          <w:color w:val="auto"/>
          <w:sz w:val="24"/>
          <w:szCs w:val="32"/>
          <w:bdr w:val="none" w:sz="0" w:space="0" w:color="auto"/>
          <w:lang w:eastAsia="en-US"/>
        </w:rPr>
        <w:t>Ketiga</w:t>
      </w:r>
      <w:r w:rsidR="001F2918">
        <w:rPr>
          <w:rFonts w:ascii="Souvenir Lt BT" w:eastAsiaTheme="minorHAnsi" w:hAnsi="Souvenir Lt BT" w:cs="Traditional Arabic"/>
          <w:color w:val="auto"/>
          <w:sz w:val="24"/>
          <w:szCs w:val="32"/>
          <w:bdr w:val="none" w:sz="0" w:space="0" w:color="auto"/>
          <w:lang w:eastAsia="en-US"/>
        </w:rPr>
        <w:t>,</w:t>
      </w:r>
      <w:r w:rsidRPr="00B724FA">
        <w:rPr>
          <w:rFonts w:ascii="Souvenir Lt BT" w:eastAsiaTheme="minorHAnsi" w:hAnsi="Souvenir Lt BT" w:cs="Traditional Arabic"/>
          <w:color w:val="auto"/>
          <w:sz w:val="24"/>
          <w:szCs w:val="32"/>
          <w:bdr w:val="none" w:sz="0" w:space="0" w:color="auto"/>
          <w:lang w:eastAsia="en-US"/>
        </w:rPr>
        <w:t xml:space="preserve"> </w:t>
      </w:r>
      <w:r w:rsidR="001F2918">
        <w:rPr>
          <w:rFonts w:ascii="Souvenir Lt BT" w:eastAsiaTheme="minorHAnsi" w:hAnsi="Souvenir Lt BT" w:cs="Traditional Arabic"/>
          <w:color w:val="auto"/>
          <w:sz w:val="24"/>
          <w:szCs w:val="32"/>
          <w:bdr w:val="none" w:sz="0" w:space="0" w:color="auto"/>
          <w:lang w:eastAsia="en-US"/>
        </w:rPr>
        <w:t>j</w:t>
      </w:r>
      <w:r w:rsidRPr="00B724FA">
        <w:rPr>
          <w:rFonts w:ascii="Souvenir Lt BT" w:eastAsiaTheme="minorHAnsi" w:hAnsi="Souvenir Lt BT" w:cs="Traditional Arabic"/>
          <w:color w:val="auto"/>
          <w:sz w:val="24"/>
          <w:szCs w:val="32"/>
          <w:bdr w:val="none" w:sz="0" w:space="0" w:color="auto"/>
          <w:lang w:eastAsia="en-US"/>
        </w:rPr>
        <w:t xml:space="preserve">ika </w:t>
      </w:r>
      <w:r w:rsidRPr="00AB77D5">
        <w:rPr>
          <w:rFonts w:ascii="Souvenir Lt BT" w:eastAsiaTheme="minorHAnsi" w:hAnsi="Souvenir Lt BT" w:cs="Traditional Arabic"/>
          <w:color w:val="auto"/>
          <w:sz w:val="24"/>
          <w:szCs w:val="32"/>
          <w:bdr w:val="none" w:sz="0" w:space="0" w:color="auto"/>
          <w:lang w:eastAsia="en-US"/>
        </w:rPr>
        <w:t xml:space="preserve">seseorang telah mewakilkan orang lain untuk melempar </w:t>
      </w:r>
      <w:r w:rsidR="00101AAF">
        <w:rPr>
          <w:rFonts w:ascii="Souvenir Lt BT" w:eastAsiaTheme="minorHAnsi" w:hAnsi="Souvenir Lt BT" w:cs="Traditional Arabic"/>
          <w:color w:val="auto"/>
          <w:sz w:val="24"/>
          <w:szCs w:val="32"/>
          <w:bdr w:val="none" w:sz="0" w:space="0" w:color="auto"/>
          <w:lang w:eastAsia="en-US"/>
        </w:rPr>
        <w:t>jamrah</w:t>
      </w:r>
      <w:r w:rsidR="001F2918">
        <w:rPr>
          <w:rFonts w:ascii="Souvenir Lt BT" w:eastAsiaTheme="minorHAnsi" w:hAnsi="Souvenir Lt BT" w:cs="Traditional Arabic"/>
          <w:color w:val="auto"/>
          <w:sz w:val="24"/>
          <w:szCs w:val="32"/>
          <w:bdr w:val="none" w:sz="0" w:space="0" w:color="auto"/>
          <w:lang w:eastAsia="en-US"/>
        </w:rPr>
        <w:t>,</w:t>
      </w:r>
      <w:r w:rsidRPr="00AB77D5">
        <w:rPr>
          <w:rFonts w:ascii="Souvenir Lt BT" w:eastAsiaTheme="minorHAnsi" w:hAnsi="Souvenir Lt BT" w:cs="Traditional Arabic"/>
          <w:color w:val="auto"/>
          <w:sz w:val="24"/>
          <w:szCs w:val="32"/>
          <w:bdr w:val="none" w:sz="0" w:space="0" w:color="auto"/>
          <w:lang w:eastAsia="en-US"/>
        </w:rPr>
        <w:t xml:space="preserve"> maka </w:t>
      </w:r>
      <w:r w:rsidR="001F2918">
        <w:rPr>
          <w:rFonts w:ascii="Souvenir Lt BT" w:eastAsiaTheme="minorHAnsi" w:hAnsi="Souvenir Lt BT" w:cs="Traditional Arabic"/>
          <w:color w:val="auto"/>
          <w:sz w:val="24"/>
          <w:szCs w:val="32"/>
          <w:bdr w:val="none" w:sz="0" w:space="0" w:color="auto"/>
          <w:lang w:eastAsia="en-US"/>
        </w:rPr>
        <w:t>d</w:t>
      </w:r>
      <w:r w:rsidRPr="00B724FA">
        <w:rPr>
          <w:rFonts w:ascii="Souvenir Lt BT" w:eastAsiaTheme="minorHAnsi" w:hAnsi="Souvenir Lt BT" w:cs="Traditional Arabic"/>
          <w:color w:val="auto"/>
          <w:sz w:val="24"/>
          <w:szCs w:val="32"/>
          <w:bdr w:val="none" w:sz="0" w:space="0" w:color="auto"/>
          <w:lang w:eastAsia="en-US"/>
        </w:rPr>
        <w:t>ia</w:t>
      </w:r>
      <w:r w:rsidRPr="00AB77D5">
        <w:rPr>
          <w:rFonts w:ascii="Souvenir Lt BT" w:eastAsiaTheme="minorHAnsi" w:hAnsi="Souvenir Lt BT" w:cs="Traditional Arabic"/>
          <w:color w:val="auto"/>
          <w:sz w:val="24"/>
          <w:szCs w:val="32"/>
          <w:bdr w:val="none" w:sz="0" w:space="0" w:color="auto"/>
          <w:lang w:eastAsia="en-US"/>
        </w:rPr>
        <w:t xml:space="preserve"> tidak boleh langsung meninggalkan </w:t>
      </w:r>
      <w:r w:rsidR="00FB4A79">
        <w:rPr>
          <w:rFonts w:ascii="Souvenir Lt BT" w:eastAsiaTheme="minorHAnsi" w:hAnsi="Souvenir Lt BT" w:cs="Traditional Arabic"/>
          <w:color w:val="auto"/>
          <w:sz w:val="24"/>
          <w:szCs w:val="32"/>
          <w:bdr w:val="none" w:sz="0" w:space="0" w:color="auto"/>
          <w:lang w:eastAsia="en-US"/>
        </w:rPr>
        <w:t>Makkah</w:t>
      </w:r>
      <w:r w:rsidRPr="00AB77D5">
        <w:rPr>
          <w:rFonts w:ascii="Souvenir Lt BT" w:eastAsiaTheme="minorHAnsi" w:hAnsi="Souvenir Lt BT" w:cs="Traditional Arabic"/>
          <w:color w:val="auto"/>
          <w:sz w:val="24"/>
          <w:szCs w:val="32"/>
          <w:bdr w:val="none" w:sz="0" w:space="0" w:color="auto"/>
          <w:lang w:eastAsia="en-US"/>
        </w:rPr>
        <w:t xml:space="preserve"> dengan melakukan </w:t>
      </w:r>
      <w:r w:rsidR="001F2918" w:rsidRPr="00B724FA">
        <w:rPr>
          <w:rFonts w:ascii="Souvenir Lt BT" w:eastAsiaTheme="minorHAnsi" w:hAnsi="Souvenir Lt BT" w:cs="Traditional Arabic"/>
          <w:color w:val="auto"/>
          <w:sz w:val="24"/>
          <w:szCs w:val="32"/>
          <w:bdr w:val="none" w:sz="0" w:space="0" w:color="auto"/>
          <w:lang w:eastAsia="en-US"/>
        </w:rPr>
        <w:t>ta</w:t>
      </w:r>
      <w:r w:rsidR="001F2918">
        <w:rPr>
          <w:rFonts w:ascii="Souvenir Lt BT" w:eastAsiaTheme="minorHAnsi" w:hAnsi="Souvenir Lt BT" w:cs="Traditional Arabic"/>
          <w:color w:val="auto"/>
          <w:sz w:val="24"/>
          <w:szCs w:val="32"/>
          <w:bdr w:val="none" w:sz="0" w:space="0" w:color="auto"/>
          <w:lang w:eastAsia="en-US"/>
        </w:rPr>
        <w:t>w</w:t>
      </w:r>
      <w:r w:rsidR="001F2918" w:rsidRPr="00B724FA">
        <w:rPr>
          <w:rFonts w:ascii="Souvenir Lt BT" w:eastAsiaTheme="minorHAnsi" w:hAnsi="Souvenir Lt BT" w:cs="Traditional Arabic"/>
          <w:color w:val="auto"/>
          <w:sz w:val="24"/>
          <w:szCs w:val="32"/>
          <w:bdr w:val="none" w:sz="0" w:space="0" w:color="auto"/>
          <w:lang w:eastAsia="en-US"/>
        </w:rPr>
        <w:t>af</w:t>
      </w:r>
      <w:r w:rsidRPr="00B724FA">
        <w:rPr>
          <w:rFonts w:ascii="Souvenir Lt BT" w:eastAsiaTheme="minorHAnsi" w:hAnsi="Souvenir Lt BT" w:cs="Traditional Arabic"/>
          <w:color w:val="auto"/>
          <w:sz w:val="24"/>
          <w:szCs w:val="32"/>
          <w:bdr w:val="none" w:sz="0" w:space="0" w:color="auto"/>
          <w:lang w:eastAsia="en-US"/>
        </w:rPr>
        <w:t xml:space="preserve"> </w:t>
      </w:r>
      <w:r w:rsidR="007F3519">
        <w:rPr>
          <w:rFonts w:ascii="Souvenir Lt BT" w:eastAsiaTheme="minorHAnsi" w:hAnsi="Souvenir Lt BT" w:cs="Traditional Arabic"/>
          <w:color w:val="auto"/>
          <w:sz w:val="24"/>
          <w:szCs w:val="32"/>
          <w:bdr w:val="none" w:sz="0" w:space="0" w:color="auto"/>
          <w:lang w:eastAsia="en-US"/>
        </w:rPr>
        <w:t>Wadak</w:t>
      </w:r>
      <w:r w:rsidRPr="00AB77D5">
        <w:rPr>
          <w:rFonts w:ascii="Souvenir Lt BT" w:eastAsiaTheme="minorHAnsi" w:hAnsi="Souvenir Lt BT" w:cs="Traditional Arabic"/>
          <w:color w:val="auto"/>
          <w:sz w:val="24"/>
          <w:szCs w:val="32"/>
          <w:bdr w:val="none" w:sz="0" w:space="0" w:color="auto"/>
          <w:lang w:eastAsia="en-US"/>
        </w:rPr>
        <w:t xml:space="preserve">, kecuali jika seluruh </w:t>
      </w:r>
      <w:r w:rsidR="001F2918" w:rsidRPr="00B724FA">
        <w:rPr>
          <w:rFonts w:ascii="Souvenir Lt BT" w:eastAsiaTheme="minorHAnsi" w:hAnsi="Souvenir Lt BT" w:cs="Traditional Arabic"/>
          <w:color w:val="auto"/>
          <w:sz w:val="24"/>
          <w:szCs w:val="32"/>
          <w:bdr w:val="none" w:sz="0" w:space="0" w:color="auto"/>
          <w:lang w:eastAsia="en-US"/>
        </w:rPr>
        <w:t>kewajiban</w:t>
      </w:r>
      <w:r w:rsidRPr="00B724FA">
        <w:rPr>
          <w:rFonts w:ascii="Souvenir Lt BT" w:eastAsiaTheme="minorHAnsi" w:hAnsi="Souvenir Lt BT" w:cs="Traditional Arabic"/>
          <w:color w:val="auto"/>
          <w:sz w:val="24"/>
          <w:szCs w:val="32"/>
          <w:bdr w:val="none" w:sz="0" w:space="0" w:color="auto"/>
          <w:lang w:eastAsia="en-US"/>
        </w:rPr>
        <w:t xml:space="preserve"> </w:t>
      </w:r>
      <w:r w:rsidR="00635713">
        <w:rPr>
          <w:rFonts w:ascii="Souvenir Lt BT" w:eastAsiaTheme="minorHAnsi" w:hAnsi="Souvenir Lt BT" w:cs="Traditional Arabic"/>
          <w:color w:val="auto"/>
          <w:sz w:val="24"/>
          <w:szCs w:val="32"/>
          <w:bdr w:val="none" w:sz="0" w:space="0" w:color="auto"/>
          <w:lang w:eastAsia="en-US"/>
        </w:rPr>
        <w:t>melontar</w:t>
      </w:r>
      <w:r w:rsidRPr="00AB77D5">
        <w:rPr>
          <w:rFonts w:ascii="Souvenir Lt BT" w:eastAsiaTheme="minorHAnsi" w:hAnsi="Souvenir Lt BT" w:cs="Traditional Arabic"/>
          <w:color w:val="auto"/>
          <w:sz w:val="24"/>
          <w:szCs w:val="32"/>
          <w:bdr w:val="none" w:sz="0" w:space="0" w:color="auto"/>
          <w:lang w:eastAsia="en-US"/>
        </w:rPr>
        <w:t xml:space="preserve"> telah selesai. Karena </w:t>
      </w:r>
      <w:r w:rsidR="001F2918" w:rsidRPr="00B724FA">
        <w:rPr>
          <w:rFonts w:ascii="Souvenir Lt BT" w:eastAsiaTheme="minorHAnsi" w:hAnsi="Souvenir Lt BT" w:cs="Traditional Arabic"/>
          <w:color w:val="auto"/>
          <w:sz w:val="24"/>
          <w:szCs w:val="32"/>
          <w:bdr w:val="none" w:sz="0" w:space="0" w:color="auto"/>
          <w:lang w:eastAsia="en-US"/>
        </w:rPr>
        <w:t>ta</w:t>
      </w:r>
      <w:r w:rsidR="001F2918">
        <w:rPr>
          <w:rFonts w:ascii="Souvenir Lt BT" w:eastAsiaTheme="minorHAnsi" w:hAnsi="Souvenir Lt BT" w:cs="Traditional Arabic"/>
          <w:color w:val="auto"/>
          <w:sz w:val="24"/>
          <w:szCs w:val="32"/>
          <w:bdr w:val="none" w:sz="0" w:space="0" w:color="auto"/>
          <w:lang w:eastAsia="en-US"/>
        </w:rPr>
        <w:t>w</w:t>
      </w:r>
      <w:r w:rsidR="001F2918" w:rsidRPr="00B724FA">
        <w:rPr>
          <w:rFonts w:ascii="Souvenir Lt BT" w:eastAsiaTheme="minorHAnsi" w:hAnsi="Souvenir Lt BT" w:cs="Traditional Arabic"/>
          <w:color w:val="auto"/>
          <w:sz w:val="24"/>
          <w:szCs w:val="32"/>
          <w:bdr w:val="none" w:sz="0" w:space="0" w:color="auto"/>
          <w:lang w:eastAsia="en-US"/>
        </w:rPr>
        <w:t>af</w:t>
      </w:r>
      <w:r w:rsidRPr="00AB77D5">
        <w:rPr>
          <w:rFonts w:ascii="Souvenir Lt BT" w:eastAsiaTheme="minorHAnsi" w:hAnsi="Souvenir Lt BT" w:cs="Traditional Arabic"/>
          <w:color w:val="auto"/>
          <w:sz w:val="24"/>
          <w:szCs w:val="32"/>
          <w:bdr w:val="none" w:sz="0" w:space="0" w:color="auto"/>
          <w:lang w:eastAsia="en-US"/>
        </w:rPr>
        <w:t xml:space="preserve"> </w:t>
      </w:r>
      <w:r w:rsidR="007F3519">
        <w:rPr>
          <w:rFonts w:ascii="Souvenir Lt BT" w:eastAsiaTheme="minorHAnsi" w:hAnsi="Souvenir Lt BT" w:cs="Traditional Arabic"/>
          <w:color w:val="auto"/>
          <w:sz w:val="24"/>
          <w:szCs w:val="32"/>
          <w:bdr w:val="none" w:sz="0" w:space="0" w:color="auto"/>
          <w:lang w:eastAsia="en-US"/>
        </w:rPr>
        <w:t>Wadak</w:t>
      </w:r>
      <w:r w:rsidRPr="00B724FA">
        <w:rPr>
          <w:rFonts w:ascii="Souvenir Lt BT" w:eastAsiaTheme="minorHAnsi" w:hAnsi="Souvenir Lt BT" w:cs="Traditional Arabic"/>
          <w:color w:val="auto"/>
          <w:sz w:val="24"/>
          <w:szCs w:val="32"/>
          <w:bdr w:val="none" w:sz="0" w:space="0" w:color="auto"/>
          <w:lang w:eastAsia="en-US"/>
        </w:rPr>
        <w:t xml:space="preserve"> </w:t>
      </w:r>
      <w:r w:rsidR="00E90A1E">
        <w:rPr>
          <w:rFonts w:ascii="Souvenir Lt BT" w:eastAsiaTheme="minorHAnsi" w:hAnsi="Souvenir Lt BT" w:cs="Traditional Arabic"/>
          <w:color w:val="auto"/>
          <w:sz w:val="24"/>
          <w:szCs w:val="32"/>
          <w:bdr w:val="none" w:sz="0" w:space="0" w:color="auto"/>
          <w:lang w:eastAsia="en-US"/>
        </w:rPr>
        <w:t xml:space="preserve">tidak </w:t>
      </w:r>
      <w:r w:rsidRPr="00AB77D5">
        <w:rPr>
          <w:rFonts w:ascii="Souvenir Lt BT" w:eastAsiaTheme="minorHAnsi" w:hAnsi="Souvenir Lt BT" w:cs="Traditional Arabic"/>
          <w:color w:val="auto"/>
          <w:sz w:val="24"/>
          <w:szCs w:val="32"/>
          <w:bdr w:val="none" w:sz="0" w:space="0" w:color="auto"/>
          <w:lang w:eastAsia="en-US"/>
        </w:rPr>
        <w:t xml:space="preserve">dikerjakan kecuali setelah seluruh </w:t>
      </w:r>
      <w:r w:rsidR="00E90A1E">
        <w:rPr>
          <w:rFonts w:ascii="Souvenir Lt BT" w:eastAsiaTheme="minorHAnsi" w:hAnsi="Souvenir Lt BT" w:cs="Traditional Arabic"/>
          <w:color w:val="auto"/>
          <w:sz w:val="24"/>
          <w:szCs w:val="32"/>
          <w:bdr w:val="none" w:sz="0" w:space="0" w:color="auto"/>
          <w:lang w:eastAsia="en-US"/>
        </w:rPr>
        <w:t>rangkaian</w:t>
      </w:r>
      <w:r w:rsidRPr="00AB77D5">
        <w:rPr>
          <w:rFonts w:ascii="Souvenir Lt BT" w:eastAsiaTheme="minorHAnsi" w:hAnsi="Souvenir Lt BT" w:cs="Traditional Arabic"/>
          <w:color w:val="auto"/>
          <w:sz w:val="24"/>
          <w:szCs w:val="32"/>
          <w:bdr w:val="none" w:sz="0" w:space="0" w:color="auto"/>
          <w:lang w:eastAsia="en-US"/>
        </w:rPr>
        <w:t xml:space="preserve"> haji telah selesai dikerjakan.</w:t>
      </w:r>
    </w:p>
    <w:p w14:paraId="6DADB229" w14:textId="382F46A0" w:rsidR="00BA2B68" w:rsidRDefault="006871F8" w:rsidP="00BA2B68">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b/>
          <w:bCs/>
          <w:color w:val="auto"/>
          <w:sz w:val="24"/>
          <w:szCs w:val="32"/>
          <w:bdr w:val="none" w:sz="0" w:space="0" w:color="auto"/>
          <w:lang w:eastAsia="en-US"/>
        </w:rPr>
      </w:pPr>
      <w:r w:rsidRPr="006871F8">
        <w:rPr>
          <w:rFonts w:ascii="Souvenir Lt BT" w:eastAsiaTheme="minorHAnsi" w:hAnsi="Souvenir Lt BT" w:cs="Traditional Arabic"/>
          <w:color w:val="auto"/>
          <w:sz w:val="24"/>
          <w:szCs w:val="32"/>
          <w:bdr w:val="none" w:sz="0" w:space="0" w:color="auto"/>
          <w:lang w:eastAsia="en-US"/>
        </w:rPr>
        <w:t xml:space="preserve">Oleh karena itu, apabila seseorang telah mewakilkan lempar </w:t>
      </w:r>
      <w:r w:rsidR="00101AAF">
        <w:rPr>
          <w:rFonts w:ascii="Souvenir Lt BT" w:eastAsiaTheme="minorHAnsi" w:hAnsi="Souvenir Lt BT" w:cs="Traditional Arabic"/>
          <w:color w:val="auto"/>
          <w:sz w:val="24"/>
          <w:szCs w:val="32"/>
          <w:bdr w:val="none" w:sz="0" w:space="0" w:color="auto"/>
          <w:lang w:eastAsia="en-US"/>
        </w:rPr>
        <w:t>jamrah</w:t>
      </w:r>
      <w:r w:rsidRPr="006871F8">
        <w:rPr>
          <w:rFonts w:ascii="Souvenir Lt BT" w:eastAsiaTheme="minorHAnsi" w:hAnsi="Souvenir Lt BT" w:cs="Traditional Arabic"/>
          <w:color w:val="auto"/>
          <w:sz w:val="24"/>
          <w:szCs w:val="32"/>
          <w:bdr w:val="none" w:sz="0" w:space="0" w:color="auto"/>
          <w:lang w:eastAsia="en-US"/>
        </w:rPr>
        <w:t xml:space="preserve"> dengan niat mengambil nafar awal, kemudian pada tanggal 11 </w:t>
      </w:r>
      <w:r w:rsidR="002E62FF">
        <w:rPr>
          <w:rFonts w:ascii="Souvenir Lt BT" w:eastAsiaTheme="minorHAnsi" w:hAnsi="Souvenir Lt BT" w:cs="Traditional Arabic"/>
          <w:color w:val="auto"/>
          <w:sz w:val="24"/>
          <w:szCs w:val="32"/>
          <w:bdr w:val="none" w:sz="0" w:space="0" w:color="auto"/>
          <w:lang w:eastAsia="en-US"/>
        </w:rPr>
        <w:t>Zulhijah</w:t>
      </w:r>
      <w:r w:rsidRPr="006871F8">
        <w:rPr>
          <w:rFonts w:ascii="Souvenir Lt BT" w:eastAsiaTheme="minorHAnsi" w:hAnsi="Souvenir Lt BT" w:cs="Traditional Arabic"/>
          <w:color w:val="auto"/>
          <w:sz w:val="24"/>
          <w:szCs w:val="32"/>
          <w:bdr w:val="none" w:sz="0" w:space="0" w:color="auto"/>
          <w:lang w:eastAsia="en-US"/>
        </w:rPr>
        <w:t xml:space="preserve"> </w:t>
      </w:r>
      <w:r>
        <w:rPr>
          <w:rFonts w:ascii="Souvenir Lt BT" w:eastAsiaTheme="minorHAnsi" w:hAnsi="Souvenir Lt BT" w:cs="Traditional Arabic"/>
          <w:color w:val="auto"/>
          <w:sz w:val="24"/>
          <w:szCs w:val="32"/>
          <w:bdr w:val="none" w:sz="0" w:space="0" w:color="auto"/>
          <w:lang w:eastAsia="en-US"/>
        </w:rPr>
        <w:t>d</w:t>
      </w:r>
      <w:r w:rsidRPr="006871F8">
        <w:rPr>
          <w:rFonts w:ascii="Souvenir Lt BT" w:eastAsiaTheme="minorHAnsi" w:hAnsi="Souvenir Lt BT" w:cs="Traditional Arabic"/>
          <w:color w:val="auto"/>
          <w:sz w:val="24"/>
          <w:szCs w:val="32"/>
          <w:bdr w:val="none" w:sz="0" w:space="0" w:color="auto"/>
          <w:lang w:eastAsia="en-US"/>
        </w:rPr>
        <w:t xml:space="preserve">ia melaksanakan tawaf </w:t>
      </w:r>
      <w:r w:rsidR="007F3519">
        <w:rPr>
          <w:rFonts w:ascii="Souvenir Lt BT" w:eastAsiaTheme="minorHAnsi" w:hAnsi="Souvenir Lt BT" w:cs="Traditional Arabic"/>
          <w:color w:val="auto"/>
          <w:sz w:val="24"/>
          <w:szCs w:val="32"/>
          <w:bdr w:val="none" w:sz="0" w:space="0" w:color="auto"/>
          <w:lang w:eastAsia="en-US"/>
        </w:rPr>
        <w:t>Wadak</w:t>
      </w:r>
      <w:r w:rsidRPr="006871F8">
        <w:rPr>
          <w:rFonts w:ascii="Souvenir Lt BT" w:eastAsiaTheme="minorHAnsi" w:hAnsi="Souvenir Lt BT" w:cs="Traditional Arabic"/>
          <w:color w:val="auto"/>
          <w:sz w:val="24"/>
          <w:szCs w:val="32"/>
          <w:bdr w:val="none" w:sz="0" w:space="0" w:color="auto"/>
          <w:lang w:eastAsia="en-US"/>
        </w:rPr>
        <w:t xml:space="preserve"> dan meninggalkan Makkah, maka tawaf tersebut tidak </w:t>
      </w:r>
      <w:r w:rsidRPr="006871F8">
        <w:rPr>
          <w:rFonts w:ascii="Souvenir Lt BT" w:eastAsiaTheme="minorHAnsi" w:hAnsi="Souvenir Lt BT" w:cs="Traditional Arabic"/>
          <w:color w:val="auto"/>
          <w:sz w:val="24"/>
          <w:szCs w:val="32"/>
          <w:bdr w:val="none" w:sz="0" w:space="0" w:color="auto"/>
          <w:lang w:eastAsia="en-US"/>
        </w:rPr>
        <w:lastRenderedPageBreak/>
        <w:t xml:space="preserve">sah. </w:t>
      </w:r>
      <w:r>
        <w:rPr>
          <w:rFonts w:ascii="Souvenir Lt BT" w:eastAsiaTheme="minorHAnsi" w:hAnsi="Souvenir Lt BT" w:cs="Traditional Arabic"/>
          <w:color w:val="auto"/>
          <w:sz w:val="24"/>
          <w:szCs w:val="32"/>
          <w:bdr w:val="none" w:sz="0" w:space="0" w:color="auto"/>
          <w:lang w:eastAsia="en-US"/>
        </w:rPr>
        <w:t>K</w:t>
      </w:r>
      <w:r w:rsidRPr="006871F8">
        <w:rPr>
          <w:rFonts w:ascii="Souvenir Lt BT" w:eastAsiaTheme="minorHAnsi" w:hAnsi="Souvenir Lt BT" w:cs="Traditional Arabic"/>
          <w:color w:val="auto"/>
          <w:sz w:val="24"/>
          <w:szCs w:val="32"/>
          <w:bdr w:val="none" w:sz="0" w:space="0" w:color="auto"/>
          <w:lang w:eastAsia="en-US"/>
        </w:rPr>
        <w:t xml:space="preserve">arena </w:t>
      </w:r>
      <w:r>
        <w:rPr>
          <w:rFonts w:ascii="Souvenir Lt BT" w:eastAsiaTheme="minorHAnsi" w:hAnsi="Souvenir Lt BT" w:cs="Traditional Arabic"/>
          <w:color w:val="auto"/>
          <w:sz w:val="24"/>
          <w:szCs w:val="32"/>
          <w:bdr w:val="none" w:sz="0" w:space="0" w:color="auto"/>
          <w:lang w:eastAsia="en-US"/>
        </w:rPr>
        <w:t>d</w:t>
      </w:r>
      <w:r w:rsidRPr="006871F8">
        <w:rPr>
          <w:rFonts w:ascii="Souvenir Lt BT" w:eastAsiaTheme="minorHAnsi" w:hAnsi="Souvenir Lt BT" w:cs="Traditional Arabic"/>
          <w:color w:val="auto"/>
          <w:sz w:val="24"/>
          <w:szCs w:val="32"/>
          <w:bdr w:val="none" w:sz="0" w:space="0" w:color="auto"/>
          <w:lang w:eastAsia="en-US"/>
        </w:rPr>
        <w:t xml:space="preserve">ia masih memiliki tanggungan lempar </w:t>
      </w:r>
      <w:r w:rsidR="00101AAF">
        <w:rPr>
          <w:rFonts w:ascii="Souvenir Lt BT" w:eastAsiaTheme="minorHAnsi" w:hAnsi="Souvenir Lt BT" w:cs="Traditional Arabic"/>
          <w:color w:val="auto"/>
          <w:sz w:val="24"/>
          <w:szCs w:val="32"/>
          <w:bdr w:val="none" w:sz="0" w:space="0" w:color="auto"/>
          <w:lang w:eastAsia="en-US"/>
        </w:rPr>
        <w:t>jamrah</w:t>
      </w:r>
      <w:r w:rsidRPr="006871F8">
        <w:rPr>
          <w:rFonts w:ascii="Souvenir Lt BT" w:eastAsiaTheme="minorHAnsi" w:hAnsi="Souvenir Lt BT" w:cs="Traditional Arabic"/>
          <w:color w:val="auto"/>
          <w:sz w:val="24"/>
          <w:szCs w:val="32"/>
          <w:bdr w:val="none" w:sz="0" w:space="0" w:color="auto"/>
          <w:lang w:eastAsia="en-US"/>
        </w:rPr>
        <w:t xml:space="preserve"> melalui wakilnya pada tanggal 12 </w:t>
      </w:r>
      <w:r w:rsidR="002E62FF">
        <w:rPr>
          <w:rFonts w:ascii="Souvenir Lt BT" w:eastAsiaTheme="minorHAnsi" w:hAnsi="Souvenir Lt BT" w:cs="Traditional Arabic"/>
          <w:color w:val="auto"/>
          <w:sz w:val="24"/>
          <w:szCs w:val="32"/>
          <w:bdr w:val="none" w:sz="0" w:space="0" w:color="auto"/>
          <w:lang w:eastAsia="en-US"/>
        </w:rPr>
        <w:t>Zulhijah</w:t>
      </w:r>
      <w:r w:rsidRPr="006871F8">
        <w:rPr>
          <w:rFonts w:ascii="Souvenir Lt BT" w:eastAsiaTheme="minorHAnsi" w:hAnsi="Souvenir Lt BT" w:cs="Traditional Arabic"/>
          <w:color w:val="auto"/>
          <w:sz w:val="24"/>
          <w:szCs w:val="32"/>
          <w:bdr w:val="none" w:sz="0" w:space="0" w:color="auto"/>
          <w:lang w:eastAsia="en-US"/>
        </w:rPr>
        <w:t>.</w:t>
      </w:r>
      <w:r w:rsidR="00BA2B68">
        <w:rPr>
          <w:rFonts w:ascii="Souvenir Lt BT" w:eastAsiaTheme="minorHAnsi" w:hAnsi="Souvenir Lt BT" w:cs="Traditional Arabic"/>
          <w:color w:val="auto"/>
          <w:sz w:val="24"/>
          <w:szCs w:val="32"/>
          <w:bdr w:val="none" w:sz="0" w:space="0" w:color="auto"/>
          <w:lang w:eastAsia="en-US"/>
        </w:rPr>
        <w:t xml:space="preserve"> D</w:t>
      </w:r>
      <w:r w:rsidR="00BA2B68" w:rsidRPr="00BA2B68">
        <w:rPr>
          <w:rFonts w:ascii="Souvenir Lt BT" w:eastAsiaTheme="minorHAnsi" w:hAnsi="Souvenir Lt BT" w:cs="Traditional Arabic"/>
          <w:color w:val="auto"/>
          <w:sz w:val="24"/>
          <w:szCs w:val="32"/>
          <w:bdr w:val="none" w:sz="0" w:space="0" w:color="auto"/>
          <w:lang w:eastAsia="en-US"/>
        </w:rPr>
        <w:t xml:space="preserve">alam kondisi demikian, </w:t>
      </w:r>
      <w:r w:rsidR="00BA2B68">
        <w:rPr>
          <w:rFonts w:ascii="Souvenir Lt BT" w:eastAsiaTheme="minorHAnsi" w:hAnsi="Souvenir Lt BT" w:cs="Traditional Arabic"/>
          <w:color w:val="auto"/>
          <w:sz w:val="24"/>
          <w:szCs w:val="32"/>
          <w:bdr w:val="none" w:sz="0" w:space="0" w:color="auto"/>
          <w:lang w:eastAsia="en-US"/>
        </w:rPr>
        <w:t>d</w:t>
      </w:r>
      <w:r w:rsidR="00BA2B68" w:rsidRPr="00BA2B68">
        <w:rPr>
          <w:rFonts w:ascii="Souvenir Lt BT" w:eastAsiaTheme="minorHAnsi" w:hAnsi="Souvenir Lt BT" w:cs="Traditional Arabic"/>
          <w:color w:val="auto"/>
          <w:sz w:val="24"/>
          <w:szCs w:val="32"/>
          <w:bdr w:val="none" w:sz="0" w:space="0" w:color="auto"/>
          <w:lang w:eastAsia="en-US"/>
        </w:rPr>
        <w:t>ia wajib membayar dam</w:t>
      </w:r>
      <w:r w:rsidR="00BA2B68">
        <w:rPr>
          <w:rFonts w:ascii="Souvenir Lt BT" w:eastAsiaTheme="minorHAnsi" w:hAnsi="Souvenir Lt BT" w:cs="Traditional Arabic"/>
          <w:color w:val="auto"/>
          <w:sz w:val="24"/>
          <w:szCs w:val="32"/>
          <w:bdr w:val="none" w:sz="0" w:space="0" w:color="auto"/>
          <w:lang w:eastAsia="en-US"/>
        </w:rPr>
        <w:t>.</w:t>
      </w:r>
    </w:p>
    <w:p w14:paraId="6F6D8DEA" w14:textId="77777777" w:rsidR="00BA2B68" w:rsidRDefault="00BA2B68" w:rsidP="00BA2B68">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b/>
          <w:bCs/>
          <w:color w:val="auto"/>
          <w:sz w:val="24"/>
          <w:szCs w:val="32"/>
          <w:bdr w:val="none" w:sz="0" w:space="0" w:color="auto"/>
          <w:lang w:eastAsia="en-US"/>
        </w:rPr>
      </w:pPr>
    </w:p>
    <w:p w14:paraId="2C95C92A" w14:textId="3D54C3EA" w:rsidR="00BA2B68" w:rsidRPr="00C25D17" w:rsidRDefault="00BA2B68" w:rsidP="00BA2B68">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center"/>
        <w:rPr>
          <w:rFonts w:ascii="Souvenir Lt BT" w:eastAsiaTheme="minorHAnsi" w:hAnsi="Souvenir Lt BT" w:cs="Traditional Arabic"/>
          <w:color w:val="auto"/>
          <w:sz w:val="24"/>
          <w:szCs w:val="32"/>
          <w:bdr w:val="none" w:sz="0" w:space="0" w:color="auto"/>
          <w:lang w:eastAsia="en-US"/>
        </w:rPr>
      </w:pPr>
      <w:r w:rsidRPr="00C25D17">
        <w:rPr>
          <w:rFonts w:ascii="Souvenir Lt BT" w:eastAsiaTheme="minorHAnsi" w:hAnsi="Souvenir Lt BT" w:cs="Traditional Arabic"/>
          <w:color w:val="auto"/>
          <w:sz w:val="24"/>
          <w:szCs w:val="32"/>
          <w:bdr w:val="none" w:sz="0" w:space="0" w:color="auto"/>
          <w:lang w:eastAsia="en-US"/>
        </w:rPr>
        <w:t>***</w:t>
      </w:r>
    </w:p>
    <w:p w14:paraId="55607FD1" w14:textId="77777777" w:rsidR="00BA2B68" w:rsidRDefault="00BA2B68" w:rsidP="00BA2B68">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b/>
          <w:bCs/>
          <w:color w:val="auto"/>
          <w:sz w:val="24"/>
          <w:szCs w:val="32"/>
          <w:bdr w:val="none" w:sz="0" w:space="0" w:color="auto"/>
          <w:lang w:eastAsia="en-US"/>
        </w:rPr>
      </w:pPr>
    </w:p>
    <w:p w14:paraId="39243977" w14:textId="4D38E9BA" w:rsidR="00B42293" w:rsidRPr="00AB77D5" w:rsidRDefault="00B42293" w:rsidP="00BA2B68">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AB77D5">
        <w:rPr>
          <w:rFonts w:ascii="Souvenir Lt BT" w:eastAsiaTheme="minorHAnsi" w:hAnsi="Souvenir Lt BT" w:cs="Traditional Arabic"/>
          <w:b/>
          <w:bCs/>
          <w:color w:val="auto"/>
          <w:sz w:val="24"/>
          <w:szCs w:val="32"/>
          <w:bdr w:val="none" w:sz="0" w:space="0" w:color="auto"/>
          <w:lang w:eastAsia="en-US"/>
        </w:rPr>
        <w:t>Pertanyaan 2</w:t>
      </w:r>
      <w:r w:rsidRPr="00AB77D5">
        <w:rPr>
          <w:rFonts w:ascii="Souvenir Lt BT" w:eastAsiaTheme="minorHAnsi" w:hAnsi="Souvenir Lt BT" w:cs="Traditional Arabic"/>
          <w:color w:val="auto"/>
          <w:sz w:val="24"/>
          <w:szCs w:val="32"/>
          <w:bdr w:val="none" w:sz="0" w:space="0" w:color="auto"/>
          <w:lang w:eastAsia="en-US"/>
        </w:rPr>
        <w:t xml:space="preserve">: Bolehkan bagi </w:t>
      </w:r>
      <w:r w:rsidR="00037DD9">
        <w:rPr>
          <w:rFonts w:ascii="Souvenir Lt BT" w:eastAsiaTheme="minorHAnsi" w:hAnsi="Souvenir Lt BT" w:cs="Traditional Arabic"/>
          <w:color w:val="auto"/>
          <w:sz w:val="24"/>
          <w:szCs w:val="32"/>
          <w:bdr w:val="none" w:sz="0" w:space="0" w:color="auto"/>
          <w:lang w:eastAsia="en-US"/>
        </w:rPr>
        <w:t>jamaah</w:t>
      </w:r>
      <w:r w:rsidRPr="00AB77D5">
        <w:rPr>
          <w:rFonts w:ascii="Souvenir Lt BT" w:eastAsiaTheme="minorHAnsi" w:hAnsi="Souvenir Lt BT" w:cs="Traditional Arabic"/>
          <w:color w:val="auto"/>
          <w:sz w:val="24"/>
          <w:szCs w:val="32"/>
          <w:bdr w:val="none" w:sz="0" w:space="0" w:color="auto"/>
          <w:lang w:eastAsia="en-US"/>
        </w:rPr>
        <w:t xml:space="preserve"> yang keluar dari </w:t>
      </w:r>
      <w:r w:rsidR="00BA2B68" w:rsidRPr="00B724FA">
        <w:rPr>
          <w:rFonts w:ascii="Souvenir Lt BT" w:eastAsiaTheme="minorHAnsi" w:hAnsi="Souvenir Lt BT" w:cs="Traditional Arabic"/>
          <w:color w:val="auto"/>
          <w:sz w:val="24"/>
          <w:szCs w:val="32"/>
          <w:bdr w:val="none" w:sz="0" w:space="0" w:color="auto"/>
          <w:lang w:eastAsia="en-US"/>
        </w:rPr>
        <w:t>Muzdalifah</w:t>
      </w:r>
      <w:r w:rsidRPr="00AB77D5">
        <w:rPr>
          <w:rFonts w:ascii="Souvenir Lt BT" w:eastAsiaTheme="minorHAnsi" w:hAnsi="Souvenir Lt BT" w:cs="Traditional Arabic"/>
          <w:color w:val="auto"/>
          <w:sz w:val="24"/>
          <w:szCs w:val="32"/>
          <w:bdr w:val="none" w:sz="0" w:space="0" w:color="auto"/>
          <w:lang w:eastAsia="en-US"/>
        </w:rPr>
        <w:t xml:space="preserve"> setelah lewat tengah malam langsung melempar </w:t>
      </w:r>
      <w:r w:rsidR="00101AAF">
        <w:rPr>
          <w:rFonts w:ascii="Souvenir Lt BT" w:eastAsiaTheme="minorHAnsi" w:hAnsi="Souvenir Lt BT" w:cs="Traditional Arabic"/>
          <w:color w:val="auto"/>
          <w:sz w:val="24"/>
          <w:szCs w:val="32"/>
          <w:bdr w:val="none" w:sz="0" w:space="0" w:color="auto"/>
          <w:lang w:eastAsia="en-US"/>
        </w:rPr>
        <w:t>Jamrah</w:t>
      </w:r>
      <w:r w:rsidRPr="00B724FA">
        <w:rPr>
          <w:rFonts w:ascii="Souvenir Lt BT" w:eastAsiaTheme="minorHAnsi" w:hAnsi="Souvenir Lt BT" w:cs="Traditional Arabic"/>
          <w:color w:val="auto"/>
          <w:sz w:val="24"/>
          <w:szCs w:val="32"/>
          <w:bdr w:val="none" w:sz="0" w:space="0" w:color="auto"/>
          <w:lang w:eastAsia="en-US"/>
        </w:rPr>
        <w:t xml:space="preserve"> </w:t>
      </w:r>
      <w:r w:rsidR="00BA2B68">
        <w:rPr>
          <w:rFonts w:ascii="Souvenir Lt BT" w:eastAsiaTheme="minorHAnsi" w:hAnsi="Souvenir Lt BT" w:cs="Traditional Arabic"/>
          <w:color w:val="auto"/>
          <w:sz w:val="24"/>
          <w:szCs w:val="32"/>
          <w:bdr w:val="none" w:sz="0" w:space="0" w:color="auto"/>
          <w:lang w:eastAsia="en-US"/>
        </w:rPr>
        <w:t>A</w:t>
      </w:r>
      <w:r w:rsidRPr="00B724FA">
        <w:rPr>
          <w:rFonts w:ascii="Souvenir Lt BT" w:eastAsiaTheme="minorHAnsi" w:hAnsi="Souvenir Lt BT" w:cs="Traditional Arabic"/>
          <w:color w:val="auto"/>
          <w:sz w:val="24"/>
          <w:szCs w:val="32"/>
          <w:bdr w:val="none" w:sz="0" w:space="0" w:color="auto"/>
          <w:lang w:eastAsia="en-US"/>
        </w:rPr>
        <w:t>q</w:t>
      </w:r>
      <w:r w:rsidR="00BA2B68">
        <w:rPr>
          <w:rFonts w:ascii="Souvenir Lt BT" w:eastAsiaTheme="minorHAnsi" w:hAnsi="Souvenir Lt BT" w:cs="Traditional Arabic"/>
          <w:color w:val="auto"/>
          <w:sz w:val="24"/>
          <w:szCs w:val="32"/>
          <w:bdr w:val="none" w:sz="0" w:space="0" w:color="auto"/>
          <w:lang w:eastAsia="en-US"/>
        </w:rPr>
        <w:t>a</w:t>
      </w:r>
      <w:r w:rsidRPr="00B724FA">
        <w:rPr>
          <w:rFonts w:ascii="Souvenir Lt BT" w:eastAsiaTheme="minorHAnsi" w:hAnsi="Souvenir Lt BT" w:cs="Traditional Arabic"/>
          <w:color w:val="auto"/>
          <w:sz w:val="24"/>
          <w:szCs w:val="32"/>
          <w:bdr w:val="none" w:sz="0" w:space="0" w:color="auto"/>
          <w:lang w:eastAsia="en-US"/>
        </w:rPr>
        <w:t>bah?</w:t>
      </w:r>
      <w:r w:rsidRPr="00AB77D5">
        <w:rPr>
          <w:rFonts w:ascii="Souvenir Lt BT" w:eastAsiaTheme="minorHAnsi" w:hAnsi="Souvenir Lt BT" w:cs="Traditional Arabic"/>
          <w:color w:val="auto"/>
          <w:sz w:val="24"/>
          <w:szCs w:val="32"/>
          <w:bdr w:val="none" w:sz="0" w:space="0" w:color="auto"/>
          <w:lang w:eastAsia="en-US"/>
        </w:rPr>
        <w:t xml:space="preserve"> Ataukah harus menunggu sampai matahari</w:t>
      </w:r>
      <w:r w:rsidR="005B687A" w:rsidRPr="00B724FA">
        <w:rPr>
          <w:rFonts w:ascii="Souvenir Lt BT" w:eastAsiaTheme="minorHAnsi" w:hAnsi="Souvenir Lt BT" w:cs="Traditional Arabic"/>
          <w:color w:val="auto"/>
          <w:sz w:val="24"/>
          <w:szCs w:val="32"/>
          <w:bdr w:val="none" w:sz="0" w:space="0" w:color="auto"/>
          <w:lang w:eastAsia="en-US"/>
        </w:rPr>
        <w:t xml:space="preserve"> </w:t>
      </w:r>
      <w:r w:rsidRPr="00B724FA">
        <w:rPr>
          <w:rFonts w:ascii="Souvenir Lt BT" w:eastAsiaTheme="minorHAnsi" w:hAnsi="Souvenir Lt BT" w:cs="Traditional Arabic"/>
          <w:color w:val="auto"/>
          <w:sz w:val="24"/>
          <w:szCs w:val="32"/>
          <w:bdr w:val="none" w:sz="0" w:space="0" w:color="auto"/>
          <w:lang w:eastAsia="en-US"/>
        </w:rPr>
        <w:t>terbit</w:t>
      </w:r>
      <w:r w:rsidRPr="00AB77D5">
        <w:rPr>
          <w:rFonts w:ascii="Souvenir Lt BT" w:eastAsiaTheme="minorHAnsi" w:hAnsi="Souvenir Lt BT" w:cs="Traditional Arabic"/>
          <w:color w:val="auto"/>
          <w:sz w:val="24"/>
          <w:szCs w:val="32"/>
          <w:bdr w:val="none" w:sz="0" w:space="0" w:color="auto"/>
          <w:lang w:eastAsia="en-US"/>
        </w:rPr>
        <w:t>?</w:t>
      </w:r>
    </w:p>
    <w:p w14:paraId="3DBD61BF" w14:textId="7CFE318A" w:rsidR="00B42293" w:rsidRPr="00AB77D5" w:rsidRDefault="00B42293" w:rsidP="005B687A">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AB77D5">
        <w:rPr>
          <w:rFonts w:ascii="Souvenir Lt BT" w:eastAsiaTheme="minorHAnsi" w:hAnsi="Souvenir Lt BT" w:cs="Traditional Arabic"/>
          <w:b/>
          <w:bCs/>
          <w:color w:val="auto"/>
          <w:sz w:val="24"/>
          <w:szCs w:val="32"/>
          <w:bdr w:val="none" w:sz="0" w:space="0" w:color="auto"/>
          <w:lang w:eastAsia="en-US"/>
        </w:rPr>
        <w:t>Jawab</w:t>
      </w:r>
      <w:r w:rsidRPr="00AB77D5">
        <w:rPr>
          <w:rFonts w:ascii="Souvenir Lt BT" w:eastAsiaTheme="minorHAnsi" w:hAnsi="Souvenir Lt BT" w:cs="Traditional Arabic"/>
          <w:color w:val="auto"/>
          <w:sz w:val="24"/>
          <w:szCs w:val="32"/>
          <w:bdr w:val="none" w:sz="0" w:space="0" w:color="auto"/>
          <w:lang w:eastAsia="en-US"/>
        </w:rPr>
        <w:t>:</w:t>
      </w:r>
    </w:p>
    <w:p w14:paraId="255BBC39" w14:textId="2091F8EA" w:rsidR="00B42293" w:rsidRPr="00AB77D5" w:rsidRDefault="005C1A37" w:rsidP="009C63B5">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Pr>
          <w:rFonts w:ascii="Souvenir Lt BT" w:eastAsiaTheme="minorHAnsi" w:hAnsi="Souvenir Lt BT" w:cs="Traditional Arabic"/>
          <w:color w:val="auto"/>
          <w:sz w:val="24"/>
          <w:szCs w:val="32"/>
          <w:bdr w:val="none" w:sz="0" w:space="0" w:color="auto"/>
          <w:lang w:eastAsia="en-US"/>
        </w:rPr>
        <w:t>Sunah</w:t>
      </w:r>
      <w:r w:rsidR="00B42293" w:rsidRPr="00AB77D5">
        <w:rPr>
          <w:rFonts w:ascii="Souvenir Lt BT" w:eastAsiaTheme="minorHAnsi" w:hAnsi="Souvenir Lt BT" w:cs="Traditional Arabic"/>
          <w:color w:val="auto"/>
          <w:sz w:val="24"/>
          <w:szCs w:val="32"/>
          <w:bdr w:val="none" w:sz="0" w:space="0" w:color="auto"/>
          <w:lang w:eastAsia="en-US"/>
        </w:rPr>
        <w:t xml:space="preserve">nya adalah melempar </w:t>
      </w:r>
      <w:r w:rsidR="00101AAF">
        <w:rPr>
          <w:rFonts w:ascii="Souvenir Lt BT" w:eastAsiaTheme="minorHAnsi" w:hAnsi="Souvenir Lt BT" w:cs="Traditional Arabic"/>
          <w:color w:val="auto"/>
          <w:sz w:val="24"/>
          <w:szCs w:val="32"/>
          <w:bdr w:val="none" w:sz="0" w:space="0" w:color="auto"/>
          <w:lang w:eastAsia="en-US"/>
        </w:rPr>
        <w:t>Jamrah</w:t>
      </w:r>
      <w:r w:rsidR="00B42293" w:rsidRPr="00AB77D5">
        <w:rPr>
          <w:rFonts w:ascii="Souvenir Lt BT" w:eastAsiaTheme="minorHAnsi" w:hAnsi="Souvenir Lt BT" w:cs="Traditional Arabic"/>
          <w:color w:val="auto"/>
          <w:sz w:val="24"/>
          <w:szCs w:val="32"/>
          <w:bdr w:val="none" w:sz="0" w:space="0" w:color="auto"/>
          <w:lang w:eastAsia="en-US"/>
        </w:rPr>
        <w:t xml:space="preserve"> </w:t>
      </w:r>
      <w:r w:rsidR="00C6051A">
        <w:rPr>
          <w:rFonts w:ascii="Souvenir Lt BT" w:eastAsiaTheme="minorHAnsi" w:hAnsi="Souvenir Lt BT" w:cs="Traditional Arabic"/>
          <w:color w:val="auto"/>
          <w:sz w:val="24"/>
          <w:szCs w:val="32"/>
          <w:bdr w:val="none" w:sz="0" w:space="0" w:color="auto"/>
          <w:lang w:eastAsia="en-US"/>
        </w:rPr>
        <w:t>Aqabah</w:t>
      </w:r>
      <w:r w:rsidR="00B42293" w:rsidRPr="00AB77D5">
        <w:rPr>
          <w:rFonts w:ascii="Souvenir Lt BT" w:eastAsiaTheme="minorHAnsi" w:hAnsi="Souvenir Lt BT" w:cs="Traditional Arabic"/>
          <w:color w:val="auto"/>
          <w:sz w:val="24"/>
          <w:szCs w:val="32"/>
          <w:bdr w:val="none" w:sz="0" w:space="0" w:color="auto"/>
          <w:lang w:eastAsia="en-US"/>
        </w:rPr>
        <w:t xml:space="preserve"> setelah matahari</w:t>
      </w:r>
      <w:r w:rsidR="005B687A">
        <w:rPr>
          <w:rFonts w:ascii="Souvenir Lt BT" w:eastAsiaTheme="minorHAnsi" w:hAnsi="Souvenir Lt BT" w:cs="Traditional Arabic"/>
          <w:color w:val="auto"/>
          <w:sz w:val="24"/>
          <w:szCs w:val="32"/>
          <w:bdr w:val="none" w:sz="0" w:space="0" w:color="auto"/>
          <w:lang w:eastAsia="en-US"/>
        </w:rPr>
        <w:t xml:space="preserve"> terbit</w:t>
      </w:r>
      <w:r w:rsidR="00C93CB4">
        <w:rPr>
          <w:rFonts w:ascii="Souvenir Lt BT" w:eastAsiaTheme="minorHAnsi" w:hAnsi="Souvenir Lt BT" w:cs="Traditional Arabic"/>
          <w:color w:val="auto"/>
          <w:sz w:val="24"/>
          <w:szCs w:val="32"/>
          <w:bdr w:val="none" w:sz="0" w:space="0" w:color="auto"/>
          <w:lang w:eastAsia="en-US"/>
        </w:rPr>
        <w:t>.</w:t>
      </w:r>
      <w:r w:rsidR="00B42293" w:rsidRPr="00B724FA">
        <w:rPr>
          <w:rFonts w:ascii="Souvenir Lt BT" w:eastAsiaTheme="minorHAnsi" w:hAnsi="Souvenir Lt BT" w:cs="Traditional Arabic"/>
          <w:color w:val="auto"/>
          <w:sz w:val="24"/>
          <w:szCs w:val="32"/>
          <w:bdr w:val="none" w:sz="0" w:space="0" w:color="auto"/>
          <w:lang w:eastAsia="en-US"/>
        </w:rPr>
        <w:t xml:space="preserve"> </w:t>
      </w:r>
      <w:r w:rsidR="00C93CB4">
        <w:rPr>
          <w:rFonts w:ascii="Souvenir Lt BT" w:eastAsiaTheme="minorHAnsi" w:hAnsi="Souvenir Lt BT" w:cs="Traditional Arabic"/>
          <w:color w:val="auto"/>
          <w:sz w:val="24"/>
          <w:szCs w:val="32"/>
          <w:bdr w:val="none" w:sz="0" w:space="0" w:color="auto"/>
          <w:lang w:eastAsia="en-US"/>
        </w:rPr>
        <w:t>I</w:t>
      </w:r>
      <w:r w:rsidR="00B42293" w:rsidRPr="00B724FA">
        <w:rPr>
          <w:rFonts w:ascii="Souvenir Lt BT" w:eastAsiaTheme="minorHAnsi" w:hAnsi="Souvenir Lt BT" w:cs="Traditional Arabic"/>
          <w:color w:val="auto"/>
          <w:sz w:val="24"/>
          <w:szCs w:val="32"/>
          <w:bdr w:val="none" w:sz="0" w:space="0" w:color="auto"/>
          <w:lang w:eastAsia="en-US"/>
        </w:rPr>
        <w:t>ni</w:t>
      </w:r>
      <w:r w:rsidR="00B42293" w:rsidRPr="00AB77D5">
        <w:rPr>
          <w:rFonts w:ascii="Souvenir Lt BT" w:eastAsiaTheme="minorHAnsi" w:hAnsi="Souvenir Lt BT" w:cs="Traditional Arabic"/>
          <w:color w:val="auto"/>
          <w:sz w:val="24"/>
          <w:szCs w:val="32"/>
          <w:bdr w:val="none" w:sz="0" w:space="0" w:color="auto"/>
          <w:lang w:eastAsia="en-US"/>
        </w:rPr>
        <w:t xml:space="preserve"> berlaku juga bagi orang-orang yang diizinkan dan diberi keringanan untuk keluar dari Muzdalifah setelah lewat tengah malam. Ibnu </w:t>
      </w:r>
      <w:r w:rsidR="00C93CB4">
        <w:rPr>
          <w:rFonts w:ascii="Souvenir Lt BT" w:eastAsiaTheme="minorHAnsi" w:hAnsi="Souvenir Lt BT" w:cs="Traditional Arabic"/>
          <w:color w:val="auto"/>
          <w:sz w:val="24"/>
          <w:szCs w:val="32"/>
          <w:bdr w:val="none" w:sz="0" w:space="0" w:color="auto"/>
          <w:lang w:eastAsia="en-US"/>
        </w:rPr>
        <w:t>A</w:t>
      </w:r>
      <w:r w:rsidR="00B42293" w:rsidRPr="00B724FA">
        <w:rPr>
          <w:rFonts w:ascii="Souvenir Lt BT" w:eastAsiaTheme="minorHAnsi" w:hAnsi="Souvenir Lt BT" w:cs="Traditional Arabic"/>
          <w:color w:val="auto"/>
          <w:sz w:val="24"/>
          <w:szCs w:val="32"/>
          <w:bdr w:val="none" w:sz="0" w:space="0" w:color="auto"/>
          <w:lang w:eastAsia="en-US"/>
        </w:rPr>
        <w:t>bbas</w:t>
      </w:r>
      <w:r w:rsidR="00B42293" w:rsidRPr="00AB77D5">
        <w:rPr>
          <w:rFonts w:ascii="Souvenir Lt BT" w:eastAsiaTheme="minorHAnsi" w:hAnsi="Souvenir Lt BT" w:cs="Traditional Arabic"/>
          <w:color w:val="auto"/>
          <w:sz w:val="24"/>
          <w:szCs w:val="32"/>
          <w:bdr w:val="none" w:sz="0" w:space="0" w:color="auto"/>
          <w:lang w:eastAsia="en-US"/>
        </w:rPr>
        <w:t xml:space="preserve"> </w:t>
      </w:r>
      <w:r w:rsidR="00833DAA">
        <w:rPr>
          <w:rFonts w:ascii="Souvenir Lt BT" w:eastAsiaTheme="minorHAnsi" w:hAnsi="Souvenir Lt BT" w:cs="Traditional Arabic"/>
          <w:color w:val="auto"/>
          <w:sz w:val="24"/>
          <w:szCs w:val="32"/>
          <w:bdr w:val="none" w:sz="0" w:space="0" w:color="auto"/>
          <w:lang w:eastAsia="en-US"/>
        </w:rPr>
        <w:t>berkata,</w:t>
      </w:r>
    </w:p>
    <w:p w14:paraId="4B509665" w14:textId="26F05C12" w:rsidR="00B42293" w:rsidRPr="00AB77D5" w:rsidRDefault="00B42293" w:rsidP="009C63B5">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line="240" w:lineRule="auto"/>
        <w:jc w:val="both"/>
        <w:rPr>
          <w:rFonts w:ascii="Souvenir Lt BT" w:eastAsiaTheme="minorHAnsi" w:hAnsi="Souvenir Lt BT" w:cs="Traditional Arabic"/>
          <w:color w:val="auto"/>
          <w:sz w:val="24"/>
          <w:szCs w:val="32"/>
          <w:bdr w:val="none" w:sz="0" w:space="0" w:color="auto"/>
          <w:rtl/>
          <w:lang w:eastAsia="en-US"/>
        </w:rPr>
      </w:pPr>
      <w:r w:rsidRPr="00AB77D5">
        <w:rPr>
          <w:rFonts w:ascii="Souvenir Lt BT" w:eastAsiaTheme="minorHAnsi" w:hAnsi="Souvenir Lt BT" w:cs="Traditional Arabic"/>
          <w:color w:val="auto"/>
          <w:sz w:val="24"/>
          <w:szCs w:val="32"/>
          <w:bdr w:val="none" w:sz="0" w:space="0" w:color="auto"/>
          <w:rtl/>
          <w:lang w:eastAsia="en-US"/>
        </w:rPr>
        <w:t>كَانَ رَسُولُ اللَّهِ صَلَّى اللهُ عَلَيْهِ وَسَلَّمَ يُقَدِّمُ ضُعَفَاءَ أَهْلِهِ بِغَلَسٍ، وَيَأْمُرُهُمْ يَعْنِي لَا يَرْمُونَ الْجَمْرَةَ حَتَّى تَطْلُعَ الشَّمْسُ</w:t>
      </w:r>
    </w:p>
    <w:p w14:paraId="6DA689AA" w14:textId="7264C5C9" w:rsidR="00B42293" w:rsidRPr="00AB77D5" w:rsidRDefault="00A257FA" w:rsidP="009C63B5">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eastAsia="en-US"/>
        </w:rPr>
      </w:pPr>
      <w:r w:rsidRPr="00D654F3">
        <w:rPr>
          <w:rFonts w:ascii="Souvenir Lt BT" w:eastAsiaTheme="minorHAnsi" w:hAnsi="Souvenir Lt BT" w:cs="Traditional Arabic"/>
          <w:i/>
          <w:iCs/>
          <w:color w:val="auto"/>
          <w:sz w:val="24"/>
          <w:szCs w:val="32"/>
          <w:bdr w:val="none" w:sz="0" w:space="0" w:color="auto"/>
          <w:lang w:eastAsia="en-US"/>
        </w:rPr>
        <w:t>“</w:t>
      </w:r>
      <w:r w:rsidR="00B42293" w:rsidRPr="00D654F3">
        <w:rPr>
          <w:rFonts w:ascii="Souvenir Lt BT" w:eastAsiaTheme="minorHAnsi" w:hAnsi="Souvenir Lt BT" w:cs="Traditional Arabic"/>
          <w:i/>
          <w:iCs/>
          <w:color w:val="auto"/>
          <w:sz w:val="24"/>
          <w:szCs w:val="32"/>
          <w:bdr w:val="none" w:sz="0" w:space="0" w:color="auto"/>
          <w:lang w:eastAsia="en-US"/>
        </w:rPr>
        <w:t xml:space="preserve">Rasulullah mendahulukan keluarganya yang lemah untuk meninggalkan Muzdalifah tatkala masih remang-remang, dan beliau memerintahkan mereka agar tidak melempar </w:t>
      </w:r>
      <w:r w:rsidR="00101AAF">
        <w:rPr>
          <w:rFonts w:ascii="Souvenir Lt BT" w:eastAsiaTheme="minorHAnsi" w:hAnsi="Souvenir Lt BT" w:cs="Traditional Arabic"/>
          <w:i/>
          <w:iCs/>
          <w:color w:val="auto"/>
          <w:sz w:val="24"/>
          <w:szCs w:val="32"/>
          <w:bdr w:val="none" w:sz="0" w:space="0" w:color="auto"/>
          <w:lang w:eastAsia="en-US"/>
        </w:rPr>
        <w:t>jamrah</w:t>
      </w:r>
      <w:r w:rsidR="00D654F3" w:rsidRPr="00D654F3">
        <w:rPr>
          <w:rFonts w:ascii="Souvenir Lt BT" w:eastAsiaTheme="minorHAnsi" w:hAnsi="Souvenir Lt BT" w:cs="Traditional Arabic"/>
          <w:i/>
          <w:iCs/>
          <w:color w:val="auto"/>
          <w:sz w:val="24"/>
          <w:szCs w:val="32"/>
          <w:bdr w:val="none" w:sz="0" w:space="0" w:color="auto"/>
          <w:lang w:eastAsia="en-US"/>
        </w:rPr>
        <w:t xml:space="preserve"> Aqabah </w:t>
      </w:r>
      <w:r w:rsidR="00B42293" w:rsidRPr="00D654F3">
        <w:rPr>
          <w:rFonts w:ascii="Souvenir Lt BT" w:eastAsiaTheme="minorHAnsi" w:hAnsi="Souvenir Lt BT" w:cs="Traditional Arabic"/>
          <w:i/>
          <w:iCs/>
          <w:color w:val="auto"/>
          <w:sz w:val="24"/>
          <w:szCs w:val="32"/>
          <w:bdr w:val="none" w:sz="0" w:space="0" w:color="auto"/>
          <w:lang w:eastAsia="en-US"/>
        </w:rPr>
        <w:t>hingga terbit matahari</w:t>
      </w:r>
      <w:r w:rsidR="00D654F3" w:rsidRPr="00D654F3">
        <w:rPr>
          <w:rFonts w:ascii="Souvenir Lt BT" w:eastAsiaTheme="minorHAnsi" w:hAnsi="Souvenir Lt BT" w:cs="Traditional Arabic"/>
          <w:i/>
          <w:iCs/>
          <w:color w:val="auto"/>
          <w:sz w:val="24"/>
          <w:szCs w:val="32"/>
          <w:bdr w:val="none" w:sz="0" w:space="0" w:color="auto"/>
          <w:lang w:eastAsia="en-US"/>
        </w:rPr>
        <w:t>.</w:t>
      </w:r>
      <w:r w:rsidRPr="00D654F3">
        <w:rPr>
          <w:rFonts w:ascii="Souvenir Lt BT" w:eastAsiaTheme="minorHAnsi" w:hAnsi="Souvenir Lt BT" w:cs="Traditional Arabic"/>
          <w:i/>
          <w:iCs/>
          <w:color w:val="auto"/>
          <w:sz w:val="24"/>
          <w:szCs w:val="32"/>
          <w:bdr w:val="none" w:sz="0" w:space="0" w:color="auto"/>
          <w:lang w:eastAsia="en-US"/>
        </w:rPr>
        <w:t>”</w:t>
      </w:r>
      <w:r w:rsidR="00D654F3">
        <w:rPr>
          <w:rStyle w:val="ReferensiCatatanKaki"/>
          <w:rFonts w:ascii="Souvenir Lt BT" w:eastAsiaTheme="minorHAnsi" w:hAnsi="Souvenir Lt BT" w:cs="Traditional Arabic"/>
          <w:i/>
          <w:iCs/>
          <w:color w:val="auto"/>
          <w:sz w:val="24"/>
          <w:szCs w:val="32"/>
          <w:bdr w:val="none" w:sz="0" w:space="0" w:color="auto"/>
          <w:lang w:eastAsia="en-US"/>
        </w:rPr>
        <w:footnoteReference w:id="24"/>
      </w:r>
    </w:p>
    <w:p w14:paraId="28FC2AF5" w14:textId="7B21B055" w:rsidR="00B42293" w:rsidRPr="00AB77D5" w:rsidRDefault="00B42293" w:rsidP="00C93CB4">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AB77D5">
        <w:rPr>
          <w:rFonts w:ascii="Souvenir Lt BT" w:eastAsiaTheme="minorHAnsi" w:hAnsi="Souvenir Lt BT" w:cs="Traditional Arabic"/>
          <w:color w:val="auto"/>
          <w:sz w:val="24"/>
          <w:szCs w:val="32"/>
          <w:bdr w:val="none" w:sz="0" w:space="0" w:color="auto"/>
          <w:lang w:eastAsia="en-US"/>
        </w:rPr>
        <w:t>Namun</w:t>
      </w:r>
      <w:r w:rsidR="00C93CB4">
        <w:rPr>
          <w:rFonts w:ascii="Souvenir Lt BT" w:eastAsiaTheme="minorHAnsi" w:hAnsi="Souvenir Lt BT" w:cs="Traditional Arabic"/>
          <w:color w:val="auto"/>
          <w:sz w:val="24"/>
          <w:szCs w:val="32"/>
          <w:bdr w:val="none" w:sz="0" w:space="0" w:color="auto"/>
          <w:lang w:eastAsia="en-US"/>
        </w:rPr>
        <w:t>,</w:t>
      </w:r>
      <w:r w:rsidRPr="00AB77D5">
        <w:rPr>
          <w:rFonts w:ascii="Souvenir Lt BT" w:eastAsiaTheme="minorHAnsi" w:hAnsi="Souvenir Lt BT" w:cs="Traditional Arabic"/>
          <w:color w:val="auto"/>
          <w:sz w:val="24"/>
          <w:szCs w:val="32"/>
          <w:bdr w:val="none" w:sz="0" w:space="0" w:color="auto"/>
          <w:lang w:eastAsia="en-US"/>
        </w:rPr>
        <w:t xml:space="preserve"> melempar </w:t>
      </w:r>
      <w:r w:rsidR="00101AAF">
        <w:rPr>
          <w:rFonts w:ascii="Souvenir Lt BT" w:eastAsiaTheme="minorHAnsi" w:hAnsi="Souvenir Lt BT" w:cs="Traditional Arabic"/>
          <w:color w:val="auto"/>
          <w:sz w:val="24"/>
          <w:szCs w:val="32"/>
          <w:bdr w:val="none" w:sz="0" w:space="0" w:color="auto"/>
          <w:lang w:eastAsia="en-US"/>
        </w:rPr>
        <w:t>Jamrah</w:t>
      </w:r>
      <w:r w:rsidRPr="00AB77D5">
        <w:rPr>
          <w:rFonts w:ascii="Souvenir Lt BT" w:eastAsiaTheme="minorHAnsi" w:hAnsi="Souvenir Lt BT" w:cs="Traditional Arabic"/>
          <w:color w:val="auto"/>
          <w:sz w:val="24"/>
          <w:szCs w:val="32"/>
          <w:bdr w:val="none" w:sz="0" w:space="0" w:color="auto"/>
          <w:lang w:eastAsia="en-US"/>
        </w:rPr>
        <w:t xml:space="preserve"> </w:t>
      </w:r>
      <w:r w:rsidR="00C6051A">
        <w:rPr>
          <w:rFonts w:ascii="Souvenir Lt BT" w:eastAsiaTheme="minorHAnsi" w:hAnsi="Souvenir Lt BT" w:cs="Traditional Arabic"/>
          <w:color w:val="auto"/>
          <w:sz w:val="24"/>
          <w:szCs w:val="32"/>
          <w:bdr w:val="none" w:sz="0" w:space="0" w:color="auto"/>
          <w:lang w:eastAsia="en-US"/>
        </w:rPr>
        <w:t>Aqabah</w:t>
      </w:r>
      <w:r w:rsidRPr="00AB77D5">
        <w:rPr>
          <w:rFonts w:ascii="Souvenir Lt BT" w:eastAsiaTheme="minorHAnsi" w:hAnsi="Souvenir Lt BT" w:cs="Traditional Arabic"/>
          <w:color w:val="auto"/>
          <w:sz w:val="24"/>
          <w:szCs w:val="32"/>
          <w:bdr w:val="none" w:sz="0" w:space="0" w:color="auto"/>
          <w:lang w:eastAsia="en-US"/>
        </w:rPr>
        <w:t xml:space="preserve"> setelah matahari </w:t>
      </w:r>
      <w:r w:rsidRPr="00B724FA">
        <w:rPr>
          <w:rFonts w:ascii="Souvenir Lt BT" w:eastAsiaTheme="minorHAnsi" w:hAnsi="Souvenir Lt BT" w:cs="Traditional Arabic"/>
          <w:color w:val="auto"/>
          <w:sz w:val="24"/>
          <w:szCs w:val="32"/>
          <w:bdr w:val="none" w:sz="0" w:space="0" w:color="auto"/>
          <w:lang w:eastAsia="en-US"/>
        </w:rPr>
        <w:t xml:space="preserve">terbit </w:t>
      </w:r>
      <w:r w:rsidRPr="00AB77D5">
        <w:rPr>
          <w:rFonts w:ascii="Souvenir Lt BT" w:eastAsiaTheme="minorHAnsi" w:hAnsi="Souvenir Lt BT" w:cs="Traditional Arabic"/>
          <w:color w:val="auto"/>
          <w:sz w:val="24"/>
          <w:szCs w:val="32"/>
          <w:bdr w:val="none" w:sz="0" w:space="0" w:color="auto"/>
          <w:lang w:eastAsia="en-US"/>
        </w:rPr>
        <w:t xml:space="preserve">adalah </w:t>
      </w:r>
      <w:r w:rsidR="005C1A37">
        <w:rPr>
          <w:rFonts w:ascii="Souvenir Lt BT" w:eastAsiaTheme="minorHAnsi" w:hAnsi="Souvenir Lt BT" w:cs="Traditional Arabic"/>
          <w:color w:val="auto"/>
          <w:sz w:val="24"/>
          <w:szCs w:val="32"/>
          <w:bdr w:val="none" w:sz="0" w:space="0" w:color="auto"/>
          <w:lang w:eastAsia="en-US"/>
        </w:rPr>
        <w:t>sunah</w:t>
      </w:r>
      <w:r w:rsidRPr="00AB77D5">
        <w:rPr>
          <w:rFonts w:ascii="Souvenir Lt BT" w:eastAsiaTheme="minorHAnsi" w:hAnsi="Souvenir Lt BT" w:cs="Traditional Arabic"/>
          <w:color w:val="auto"/>
          <w:sz w:val="24"/>
          <w:szCs w:val="32"/>
          <w:bdr w:val="none" w:sz="0" w:space="0" w:color="auto"/>
          <w:lang w:eastAsia="en-US"/>
        </w:rPr>
        <w:t xml:space="preserve"> dan tidak wajib. Bagi siapa yang keluar dari Muzdalifah setelah tengah malam</w:t>
      </w:r>
      <w:r w:rsidR="007B2062">
        <w:rPr>
          <w:rFonts w:ascii="Souvenir Lt BT" w:eastAsiaTheme="minorHAnsi" w:hAnsi="Souvenir Lt BT" w:cs="Traditional Arabic"/>
          <w:color w:val="auto"/>
          <w:sz w:val="24"/>
          <w:szCs w:val="32"/>
          <w:bdr w:val="none" w:sz="0" w:space="0" w:color="auto"/>
          <w:lang w:eastAsia="en-US"/>
        </w:rPr>
        <w:t>, maka</w:t>
      </w:r>
      <w:r w:rsidRPr="00AB77D5">
        <w:rPr>
          <w:rFonts w:ascii="Souvenir Lt BT" w:eastAsiaTheme="minorHAnsi" w:hAnsi="Souvenir Lt BT" w:cs="Traditional Arabic"/>
          <w:color w:val="auto"/>
          <w:sz w:val="24"/>
          <w:szCs w:val="32"/>
          <w:bdr w:val="none" w:sz="0" w:space="0" w:color="auto"/>
          <w:lang w:eastAsia="en-US"/>
        </w:rPr>
        <w:t xml:space="preserve"> boleh </w:t>
      </w:r>
      <w:r w:rsidR="007B2062">
        <w:rPr>
          <w:rFonts w:ascii="Souvenir Lt BT" w:eastAsiaTheme="minorHAnsi" w:hAnsi="Souvenir Lt BT" w:cs="Traditional Arabic"/>
          <w:color w:val="auto"/>
          <w:sz w:val="24"/>
          <w:szCs w:val="32"/>
          <w:bdr w:val="none" w:sz="0" w:space="0" w:color="auto"/>
          <w:lang w:eastAsia="en-US"/>
        </w:rPr>
        <w:t xml:space="preserve">baginya untuk </w:t>
      </w:r>
      <w:r w:rsidRPr="00AB77D5">
        <w:rPr>
          <w:rFonts w:ascii="Souvenir Lt BT" w:eastAsiaTheme="minorHAnsi" w:hAnsi="Souvenir Lt BT" w:cs="Traditional Arabic"/>
          <w:color w:val="auto"/>
          <w:sz w:val="24"/>
          <w:szCs w:val="32"/>
          <w:bdr w:val="none" w:sz="0" w:space="0" w:color="auto"/>
          <w:lang w:eastAsia="en-US"/>
        </w:rPr>
        <w:t xml:space="preserve">langsung melempar </w:t>
      </w:r>
      <w:r w:rsidR="00101AAF">
        <w:rPr>
          <w:rFonts w:ascii="Souvenir Lt BT" w:eastAsiaTheme="minorHAnsi" w:hAnsi="Souvenir Lt BT" w:cs="Traditional Arabic"/>
          <w:color w:val="auto"/>
          <w:sz w:val="24"/>
          <w:szCs w:val="32"/>
          <w:bdr w:val="none" w:sz="0" w:space="0" w:color="auto"/>
          <w:lang w:eastAsia="en-US"/>
        </w:rPr>
        <w:t>Jamrah</w:t>
      </w:r>
      <w:r w:rsidRPr="00AB77D5">
        <w:rPr>
          <w:rFonts w:ascii="Souvenir Lt BT" w:eastAsiaTheme="minorHAnsi" w:hAnsi="Souvenir Lt BT" w:cs="Traditional Arabic"/>
          <w:color w:val="auto"/>
          <w:sz w:val="24"/>
          <w:szCs w:val="32"/>
          <w:bdr w:val="none" w:sz="0" w:space="0" w:color="auto"/>
          <w:lang w:eastAsia="en-US"/>
        </w:rPr>
        <w:t xml:space="preserve"> </w:t>
      </w:r>
      <w:r w:rsidR="00C6051A">
        <w:rPr>
          <w:rFonts w:ascii="Souvenir Lt BT" w:eastAsiaTheme="minorHAnsi" w:hAnsi="Souvenir Lt BT" w:cs="Traditional Arabic"/>
          <w:color w:val="auto"/>
          <w:sz w:val="24"/>
          <w:szCs w:val="32"/>
          <w:bdr w:val="none" w:sz="0" w:space="0" w:color="auto"/>
          <w:lang w:eastAsia="en-US"/>
        </w:rPr>
        <w:t>Aqabah</w:t>
      </w:r>
      <w:r w:rsidRPr="00AB77D5">
        <w:rPr>
          <w:rFonts w:ascii="Souvenir Lt BT" w:eastAsiaTheme="minorHAnsi" w:hAnsi="Souvenir Lt BT" w:cs="Traditional Arabic"/>
          <w:color w:val="auto"/>
          <w:sz w:val="24"/>
          <w:szCs w:val="32"/>
          <w:bdr w:val="none" w:sz="0" w:space="0" w:color="auto"/>
          <w:lang w:eastAsia="en-US"/>
        </w:rPr>
        <w:t xml:space="preserve"> begitu sampai di Mina.</w:t>
      </w:r>
    </w:p>
    <w:p w14:paraId="6D08B791" w14:textId="2CA74DB4" w:rsidR="00B42293" w:rsidRPr="00AB77D5" w:rsidRDefault="00B42293" w:rsidP="007B2062">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AB77D5">
        <w:rPr>
          <w:rFonts w:ascii="Souvenir Lt BT" w:eastAsiaTheme="minorHAnsi" w:hAnsi="Souvenir Lt BT" w:cs="Traditional Arabic"/>
          <w:color w:val="auto"/>
          <w:sz w:val="24"/>
          <w:szCs w:val="32"/>
          <w:bdr w:val="none" w:sz="0" w:space="0" w:color="auto"/>
          <w:lang w:eastAsia="en-US"/>
        </w:rPr>
        <w:t xml:space="preserve">Salim </w:t>
      </w:r>
      <w:r w:rsidR="00833DAA">
        <w:rPr>
          <w:rFonts w:ascii="Souvenir Lt BT" w:eastAsiaTheme="minorHAnsi" w:hAnsi="Souvenir Lt BT" w:cs="Traditional Arabic"/>
          <w:color w:val="auto"/>
          <w:sz w:val="24"/>
          <w:szCs w:val="32"/>
          <w:bdr w:val="none" w:sz="0" w:space="0" w:color="auto"/>
          <w:lang w:eastAsia="en-US"/>
        </w:rPr>
        <w:t>berkata,</w:t>
      </w:r>
    </w:p>
    <w:p w14:paraId="02772938" w14:textId="767A968D" w:rsidR="00B42293" w:rsidRPr="00AB77D5" w:rsidRDefault="00B42293" w:rsidP="009C63B5">
      <w:pPr>
        <w:pBdr>
          <w:top w:val="none" w:sz="0" w:space="0" w:color="auto"/>
          <w:left w:val="none" w:sz="0" w:space="0" w:color="auto"/>
          <w:bottom w:val="none" w:sz="0" w:space="0" w:color="auto"/>
          <w:right w:val="none" w:sz="0" w:space="0" w:color="auto"/>
          <w:between w:val="none" w:sz="0" w:space="0" w:color="auto"/>
          <w:bar w:val="none" w:sz="0" w:color="auto"/>
        </w:pBdr>
        <w:spacing w:after="0" w:line="259" w:lineRule="auto"/>
        <w:jc w:val="both"/>
        <w:rPr>
          <w:rFonts w:ascii="Souvenir Lt BT" w:eastAsiaTheme="minorHAnsi" w:hAnsi="Souvenir Lt BT" w:cs="Traditional Arabic"/>
          <w:color w:val="auto"/>
          <w:sz w:val="24"/>
          <w:szCs w:val="32"/>
          <w:bdr w:val="none" w:sz="0" w:space="0" w:color="auto"/>
          <w:lang w:eastAsia="en-US"/>
        </w:rPr>
      </w:pPr>
      <w:r w:rsidRPr="00AB77D5">
        <w:rPr>
          <w:rFonts w:ascii="Souvenir Lt BT" w:eastAsiaTheme="minorHAnsi" w:hAnsi="Souvenir Lt BT" w:cs="Traditional Arabic"/>
          <w:color w:val="auto"/>
          <w:sz w:val="24"/>
          <w:szCs w:val="32"/>
          <w:bdr w:val="none" w:sz="0" w:space="0" w:color="auto"/>
          <w:rtl/>
          <w:lang w:eastAsia="en-US"/>
        </w:rPr>
        <w:t>وَكَانَ عَبْدُ اللَّهِ بْنُ عُمَرَ رَضِيَ اللَّهُ عَنْهُمَا يُقَدِّمُ ضَعَفَةَ أَهْلِهِ، فَيَقِفُونَ عِنْدَ ال</w:t>
      </w:r>
      <w:r w:rsidR="00D654F3" w:rsidRPr="00B724FA">
        <w:rPr>
          <w:rFonts w:ascii="Souvenir Lt BT" w:eastAsiaTheme="minorHAnsi" w:hAnsi="Souvenir Lt BT" w:cs="Traditional Arabic" w:hint="cs"/>
          <w:color w:val="auto"/>
          <w:sz w:val="24"/>
          <w:szCs w:val="32"/>
          <w:bdr w:val="none" w:sz="0" w:space="0" w:color="auto"/>
          <w:rtl/>
          <w:lang w:eastAsia="en-US"/>
        </w:rPr>
        <w:t>ْ</w:t>
      </w:r>
      <w:r w:rsidRPr="00AB77D5">
        <w:rPr>
          <w:rFonts w:ascii="Souvenir Lt BT" w:eastAsiaTheme="minorHAnsi" w:hAnsi="Souvenir Lt BT" w:cs="Traditional Arabic"/>
          <w:color w:val="auto"/>
          <w:sz w:val="24"/>
          <w:szCs w:val="32"/>
          <w:bdr w:val="none" w:sz="0" w:space="0" w:color="auto"/>
          <w:rtl/>
          <w:lang w:eastAsia="en-US"/>
        </w:rPr>
        <w:t>مَشْعَرِ ال</w:t>
      </w:r>
      <w:r w:rsidR="00D654F3">
        <w:rPr>
          <w:rFonts w:ascii="Souvenir Lt BT" w:eastAsiaTheme="minorHAnsi" w:hAnsi="Souvenir Lt BT" w:cs="Traditional Arabic" w:hint="cs"/>
          <w:color w:val="auto"/>
          <w:sz w:val="24"/>
          <w:szCs w:val="32"/>
          <w:bdr w:val="none" w:sz="0" w:space="0" w:color="auto"/>
          <w:rtl/>
          <w:lang w:eastAsia="en-US"/>
        </w:rPr>
        <w:t>ْ</w:t>
      </w:r>
      <w:r w:rsidRPr="00AB77D5">
        <w:rPr>
          <w:rFonts w:ascii="Souvenir Lt BT" w:eastAsiaTheme="minorHAnsi" w:hAnsi="Souvenir Lt BT" w:cs="Traditional Arabic"/>
          <w:color w:val="auto"/>
          <w:sz w:val="24"/>
          <w:szCs w:val="32"/>
          <w:bdr w:val="none" w:sz="0" w:space="0" w:color="auto"/>
          <w:rtl/>
          <w:lang w:eastAsia="en-US"/>
        </w:rPr>
        <w:t>حَرَامِ بِالْمُزْدَلِفَةِ بِلَيْلٍ فَيَذْكُرُونَ اللَّهَ مَا بَدَا لَهُمْ، ثُمَّ يَرْجِعُونَ قَبْلَ أَنْ يَقِفَ الإِمَامُ وَقَبْلَ أَنْ يَدْفَعَ، فَمِنْهُمْ مَنْ يَقْدَمُ مِنًى لِصَ</w:t>
      </w:r>
      <w:r w:rsidR="00A233C5">
        <w:rPr>
          <w:rFonts w:ascii="Souvenir Lt BT" w:eastAsiaTheme="minorHAnsi" w:hAnsi="Souvenir Lt BT" w:cs="Traditional Arabic"/>
          <w:color w:val="auto"/>
          <w:sz w:val="24"/>
          <w:szCs w:val="32"/>
          <w:bdr w:val="none" w:sz="0" w:space="0" w:color="auto"/>
          <w:rtl/>
          <w:lang w:eastAsia="en-US"/>
        </w:rPr>
        <w:t>لَا</w:t>
      </w:r>
      <w:r w:rsidRPr="00AB77D5">
        <w:rPr>
          <w:rFonts w:ascii="Souvenir Lt BT" w:eastAsiaTheme="minorHAnsi" w:hAnsi="Souvenir Lt BT" w:cs="Traditional Arabic"/>
          <w:color w:val="auto"/>
          <w:sz w:val="24"/>
          <w:szCs w:val="32"/>
          <w:bdr w:val="none" w:sz="0" w:space="0" w:color="auto"/>
          <w:rtl/>
          <w:lang w:eastAsia="en-US"/>
        </w:rPr>
        <w:t>ةِ ال</w:t>
      </w:r>
      <w:r w:rsidR="004107C3">
        <w:rPr>
          <w:rFonts w:ascii="Souvenir Lt BT" w:eastAsiaTheme="minorHAnsi" w:hAnsi="Souvenir Lt BT" w:cs="Traditional Arabic" w:hint="cs"/>
          <w:color w:val="auto"/>
          <w:sz w:val="24"/>
          <w:szCs w:val="32"/>
          <w:bdr w:val="none" w:sz="0" w:space="0" w:color="auto"/>
          <w:rtl/>
          <w:lang w:eastAsia="en-US"/>
        </w:rPr>
        <w:t>ْ</w:t>
      </w:r>
      <w:r w:rsidRPr="00AB77D5">
        <w:rPr>
          <w:rFonts w:ascii="Souvenir Lt BT" w:eastAsiaTheme="minorHAnsi" w:hAnsi="Souvenir Lt BT" w:cs="Traditional Arabic"/>
          <w:color w:val="auto"/>
          <w:sz w:val="24"/>
          <w:szCs w:val="32"/>
          <w:bdr w:val="none" w:sz="0" w:space="0" w:color="auto"/>
          <w:rtl/>
          <w:lang w:eastAsia="en-US"/>
        </w:rPr>
        <w:t>فَجْرِ، وَمِنْهُمْ مَنْ يَقْدَمُ بَعْدَ ذَلِكَ، فَإِذَا قَدِمُوا رَمَوْا الجَمْرَةَ وَكَانَ ابْنُ عُمَرَ رَضِيَ اللَّهُ عَنْهُمَا يَقُولُ: أَرْخَصَ فِي أُولَئِكَ رَسُولُ اللَّهِ صَلَّى اللهُ عَلَيْهِ وَسَلَّمَ</w:t>
      </w:r>
    </w:p>
    <w:p w14:paraId="3075006B" w14:textId="20051510" w:rsidR="00B42293" w:rsidRPr="00AB77D5" w:rsidRDefault="00B742CC" w:rsidP="009C63B5">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rtl/>
          <w:lang w:eastAsia="en-US"/>
        </w:rPr>
      </w:pPr>
      <w:r w:rsidRPr="00321FE8">
        <w:rPr>
          <w:rFonts w:ascii="Souvenir Lt BT" w:eastAsiaTheme="minorHAnsi" w:hAnsi="Souvenir Lt BT" w:cs="Traditional Arabic"/>
          <w:i/>
          <w:iCs/>
          <w:color w:val="auto"/>
          <w:sz w:val="24"/>
          <w:szCs w:val="32"/>
          <w:bdr w:val="none" w:sz="0" w:space="0" w:color="auto"/>
          <w:lang w:eastAsia="en-US"/>
        </w:rPr>
        <w:t>“</w:t>
      </w:r>
      <w:r w:rsidR="00B42293" w:rsidRPr="00321FE8">
        <w:rPr>
          <w:rFonts w:ascii="Souvenir Lt BT" w:eastAsiaTheme="minorHAnsi" w:hAnsi="Souvenir Lt BT" w:cs="Traditional Arabic"/>
          <w:i/>
          <w:iCs/>
          <w:color w:val="auto"/>
          <w:sz w:val="24"/>
          <w:szCs w:val="32"/>
          <w:bdr w:val="none" w:sz="0" w:space="0" w:color="auto"/>
          <w:lang w:eastAsia="en-US"/>
        </w:rPr>
        <w:t>Ibnu Umar mendahulukan orang-orang yang lemah dari keluarganya (baik wanita maupun yang lainnya), maka mereka</w:t>
      </w:r>
      <w:r w:rsidRPr="00321FE8">
        <w:rPr>
          <w:rFonts w:ascii="Souvenir Lt BT" w:eastAsiaTheme="minorHAnsi" w:hAnsi="Souvenir Lt BT" w:cs="Traditional Arabic"/>
          <w:i/>
          <w:iCs/>
          <w:color w:val="auto"/>
          <w:sz w:val="24"/>
          <w:szCs w:val="32"/>
          <w:bdr w:val="none" w:sz="0" w:space="0" w:color="auto"/>
          <w:lang w:eastAsia="en-US"/>
        </w:rPr>
        <w:t xml:space="preserve"> </w:t>
      </w:r>
      <w:r w:rsidR="00B42293" w:rsidRPr="00321FE8">
        <w:rPr>
          <w:rFonts w:ascii="Souvenir Lt BT" w:eastAsiaTheme="minorHAnsi" w:hAnsi="Souvenir Lt BT" w:cs="Traditional Arabic"/>
          <w:i/>
          <w:iCs/>
          <w:color w:val="auto"/>
          <w:sz w:val="24"/>
          <w:szCs w:val="32"/>
          <w:bdr w:val="none" w:sz="0" w:space="0" w:color="auto"/>
          <w:lang w:eastAsia="en-US"/>
        </w:rPr>
        <w:t xml:space="preserve">pun </w:t>
      </w:r>
      <w:proofErr w:type="spellStart"/>
      <w:r w:rsidR="00B42293" w:rsidRPr="00321FE8">
        <w:rPr>
          <w:rFonts w:ascii="Souvenir Lt BT" w:eastAsiaTheme="minorHAnsi" w:hAnsi="Souvenir Lt BT" w:cs="Traditional Arabic"/>
          <w:i/>
          <w:iCs/>
          <w:color w:val="auto"/>
          <w:sz w:val="24"/>
          <w:szCs w:val="32"/>
          <w:bdr w:val="none" w:sz="0" w:space="0" w:color="auto"/>
          <w:lang w:eastAsia="en-US"/>
        </w:rPr>
        <w:t>mabit</w:t>
      </w:r>
      <w:proofErr w:type="spellEnd"/>
      <w:r w:rsidR="00B42293" w:rsidRPr="00321FE8">
        <w:rPr>
          <w:rFonts w:ascii="Souvenir Lt BT" w:eastAsiaTheme="minorHAnsi" w:hAnsi="Souvenir Lt BT" w:cs="Traditional Arabic"/>
          <w:i/>
          <w:iCs/>
          <w:color w:val="auto"/>
          <w:sz w:val="24"/>
          <w:szCs w:val="32"/>
          <w:bdr w:val="none" w:sz="0" w:space="0" w:color="auto"/>
          <w:lang w:eastAsia="en-US"/>
        </w:rPr>
        <w:t xml:space="preserve"> di </w:t>
      </w:r>
      <w:proofErr w:type="spellStart"/>
      <w:r w:rsidR="004C1669">
        <w:rPr>
          <w:rFonts w:ascii="Souvenir Lt BT" w:eastAsiaTheme="minorHAnsi" w:hAnsi="Souvenir Lt BT" w:cs="Traditional Arabic"/>
          <w:i/>
          <w:iCs/>
          <w:color w:val="auto"/>
          <w:sz w:val="24"/>
          <w:szCs w:val="32"/>
          <w:bdr w:val="none" w:sz="0" w:space="0" w:color="auto"/>
          <w:lang w:eastAsia="en-US"/>
        </w:rPr>
        <w:t>al-</w:t>
      </w:r>
      <w:r w:rsidRPr="00321FE8">
        <w:rPr>
          <w:rFonts w:ascii="Souvenir Lt BT" w:eastAsiaTheme="minorHAnsi" w:hAnsi="Souvenir Lt BT" w:cs="Traditional Arabic"/>
          <w:i/>
          <w:iCs/>
          <w:color w:val="auto"/>
          <w:sz w:val="24"/>
          <w:szCs w:val="32"/>
          <w:bdr w:val="none" w:sz="0" w:space="0" w:color="auto"/>
          <w:lang w:eastAsia="en-US"/>
        </w:rPr>
        <w:t>Masy’ar</w:t>
      </w:r>
      <w:proofErr w:type="spellEnd"/>
      <w:r w:rsidR="004C1669">
        <w:rPr>
          <w:rFonts w:ascii="Souvenir Lt BT" w:eastAsiaTheme="minorHAnsi" w:hAnsi="Souvenir Lt BT" w:cs="Traditional Arabic"/>
          <w:i/>
          <w:iCs/>
          <w:color w:val="auto"/>
          <w:sz w:val="24"/>
          <w:szCs w:val="32"/>
          <w:bdr w:val="none" w:sz="0" w:space="0" w:color="auto"/>
          <w:lang w:eastAsia="en-US"/>
        </w:rPr>
        <w:t xml:space="preserve"> </w:t>
      </w:r>
      <w:proofErr w:type="spellStart"/>
      <w:r w:rsidR="004C1669">
        <w:rPr>
          <w:rFonts w:ascii="Souvenir Lt BT" w:eastAsiaTheme="minorHAnsi" w:hAnsi="Souvenir Lt BT" w:cs="Traditional Arabic"/>
          <w:i/>
          <w:iCs/>
          <w:color w:val="auto"/>
          <w:sz w:val="24"/>
          <w:szCs w:val="32"/>
          <w:bdr w:val="none" w:sz="0" w:space="0" w:color="auto"/>
          <w:lang w:eastAsia="en-US"/>
        </w:rPr>
        <w:t>a</w:t>
      </w:r>
      <w:r w:rsidRPr="00321FE8">
        <w:rPr>
          <w:rFonts w:ascii="Souvenir Lt BT" w:eastAsiaTheme="minorHAnsi" w:hAnsi="Souvenir Lt BT" w:cs="Traditional Arabic"/>
          <w:i/>
          <w:iCs/>
          <w:color w:val="auto"/>
          <w:sz w:val="24"/>
          <w:szCs w:val="32"/>
          <w:bdr w:val="none" w:sz="0" w:space="0" w:color="auto"/>
          <w:lang w:eastAsia="en-US"/>
        </w:rPr>
        <w:t>l</w:t>
      </w:r>
      <w:proofErr w:type="spellEnd"/>
      <w:r w:rsidR="004C1669">
        <w:rPr>
          <w:rFonts w:ascii="Souvenir Lt BT" w:eastAsiaTheme="minorHAnsi" w:hAnsi="Souvenir Lt BT" w:cs="Traditional Arabic"/>
          <w:i/>
          <w:iCs/>
          <w:color w:val="auto"/>
          <w:sz w:val="24"/>
          <w:szCs w:val="32"/>
          <w:bdr w:val="none" w:sz="0" w:space="0" w:color="auto"/>
          <w:lang w:eastAsia="en-US"/>
        </w:rPr>
        <w:t>-</w:t>
      </w:r>
      <w:r w:rsidR="00B42293" w:rsidRPr="00321FE8">
        <w:rPr>
          <w:rFonts w:ascii="Souvenir Lt BT" w:eastAsiaTheme="minorHAnsi" w:hAnsi="Souvenir Lt BT" w:cs="Traditional Arabic"/>
          <w:i/>
          <w:iCs/>
          <w:color w:val="auto"/>
          <w:sz w:val="24"/>
          <w:szCs w:val="32"/>
          <w:bdr w:val="none" w:sz="0" w:space="0" w:color="auto"/>
          <w:lang w:eastAsia="en-US"/>
        </w:rPr>
        <w:t>Har</w:t>
      </w:r>
      <w:r w:rsidRPr="00321FE8">
        <w:rPr>
          <w:rFonts w:ascii="Souvenir Lt BT" w:eastAsiaTheme="minorHAnsi" w:hAnsi="Souvenir Lt BT" w:cs="Traditional Arabic"/>
          <w:i/>
          <w:iCs/>
          <w:color w:val="auto"/>
          <w:sz w:val="24"/>
          <w:szCs w:val="32"/>
          <w:bdr w:val="none" w:sz="0" w:space="0" w:color="auto"/>
          <w:lang w:eastAsia="en-US"/>
        </w:rPr>
        <w:t>a</w:t>
      </w:r>
      <w:r w:rsidR="00B42293" w:rsidRPr="00321FE8">
        <w:rPr>
          <w:rFonts w:ascii="Souvenir Lt BT" w:eastAsiaTheme="minorHAnsi" w:hAnsi="Souvenir Lt BT" w:cs="Traditional Arabic"/>
          <w:i/>
          <w:iCs/>
          <w:color w:val="auto"/>
          <w:sz w:val="24"/>
          <w:szCs w:val="32"/>
          <w:bdr w:val="none" w:sz="0" w:space="0" w:color="auto"/>
          <w:lang w:eastAsia="en-US"/>
        </w:rPr>
        <w:t>m di Muzdalifah di malam hari</w:t>
      </w:r>
      <w:r w:rsidRPr="00321FE8">
        <w:rPr>
          <w:rFonts w:ascii="Souvenir Lt BT" w:eastAsiaTheme="minorHAnsi" w:hAnsi="Souvenir Lt BT" w:cs="Traditional Arabic"/>
          <w:i/>
          <w:iCs/>
          <w:color w:val="auto"/>
          <w:sz w:val="24"/>
          <w:szCs w:val="32"/>
          <w:bdr w:val="none" w:sz="0" w:space="0" w:color="auto"/>
          <w:lang w:eastAsia="en-US"/>
        </w:rPr>
        <w:t>.</w:t>
      </w:r>
      <w:r w:rsidR="00B42293" w:rsidRPr="00321FE8">
        <w:rPr>
          <w:rFonts w:ascii="Souvenir Lt BT" w:eastAsiaTheme="minorHAnsi" w:hAnsi="Souvenir Lt BT" w:cs="Traditional Arabic"/>
          <w:i/>
          <w:iCs/>
          <w:color w:val="auto"/>
          <w:sz w:val="24"/>
          <w:szCs w:val="32"/>
          <w:bdr w:val="none" w:sz="0" w:space="0" w:color="auto"/>
          <w:lang w:eastAsia="en-US"/>
        </w:rPr>
        <w:t xml:space="preserve"> </w:t>
      </w:r>
      <w:r w:rsidRPr="00321FE8">
        <w:rPr>
          <w:rFonts w:ascii="Souvenir Lt BT" w:eastAsiaTheme="minorHAnsi" w:hAnsi="Souvenir Lt BT" w:cs="Traditional Arabic"/>
          <w:i/>
          <w:iCs/>
          <w:color w:val="auto"/>
          <w:sz w:val="24"/>
          <w:szCs w:val="32"/>
          <w:bdr w:val="none" w:sz="0" w:space="0" w:color="auto"/>
          <w:lang w:eastAsia="en-US"/>
        </w:rPr>
        <w:t xml:space="preserve">Lalu </w:t>
      </w:r>
      <w:r w:rsidR="00B42293" w:rsidRPr="00321FE8">
        <w:rPr>
          <w:rFonts w:ascii="Souvenir Lt BT" w:eastAsiaTheme="minorHAnsi" w:hAnsi="Souvenir Lt BT" w:cs="Traditional Arabic"/>
          <w:i/>
          <w:iCs/>
          <w:color w:val="auto"/>
          <w:sz w:val="24"/>
          <w:szCs w:val="32"/>
          <w:bdr w:val="none" w:sz="0" w:space="0" w:color="auto"/>
          <w:lang w:eastAsia="en-US"/>
        </w:rPr>
        <w:t>mereka ber</w:t>
      </w:r>
      <w:r w:rsidRPr="00321FE8">
        <w:rPr>
          <w:rFonts w:ascii="Souvenir Lt BT" w:eastAsiaTheme="minorHAnsi" w:hAnsi="Souvenir Lt BT" w:cs="Traditional Arabic"/>
          <w:i/>
          <w:iCs/>
          <w:color w:val="auto"/>
          <w:sz w:val="24"/>
          <w:szCs w:val="32"/>
          <w:bdr w:val="none" w:sz="0" w:space="0" w:color="auto"/>
          <w:lang w:eastAsia="en-US"/>
        </w:rPr>
        <w:t>zikir</w:t>
      </w:r>
      <w:r w:rsidR="00B42293" w:rsidRPr="00321FE8">
        <w:rPr>
          <w:rFonts w:ascii="Souvenir Lt BT" w:eastAsiaTheme="minorHAnsi" w:hAnsi="Souvenir Lt BT" w:cs="Traditional Arabic"/>
          <w:i/>
          <w:iCs/>
          <w:color w:val="auto"/>
          <w:sz w:val="24"/>
          <w:szCs w:val="32"/>
          <w:bdr w:val="none" w:sz="0" w:space="0" w:color="auto"/>
          <w:lang w:eastAsia="en-US"/>
        </w:rPr>
        <w:t xml:space="preserve"> kepada Allah hingga yang dimudahkan bagi mereka. Lalu mereka kembali (ke Mina) sebelum Imam (penguasa) pergi bertolak ke Mina. </w:t>
      </w:r>
      <w:r w:rsidR="002E345F" w:rsidRPr="00321FE8">
        <w:rPr>
          <w:rFonts w:ascii="Souvenir Lt BT" w:eastAsiaTheme="minorHAnsi" w:hAnsi="Souvenir Lt BT" w:cs="Traditional Arabic"/>
          <w:i/>
          <w:iCs/>
          <w:color w:val="auto"/>
          <w:sz w:val="24"/>
          <w:szCs w:val="32"/>
          <w:bdr w:val="none" w:sz="0" w:space="0" w:color="auto"/>
          <w:lang w:eastAsia="en-US"/>
        </w:rPr>
        <w:t>Di antara</w:t>
      </w:r>
      <w:r w:rsidR="00B42293" w:rsidRPr="00321FE8">
        <w:rPr>
          <w:rFonts w:ascii="Souvenir Lt BT" w:eastAsiaTheme="minorHAnsi" w:hAnsi="Souvenir Lt BT" w:cs="Traditional Arabic"/>
          <w:i/>
          <w:iCs/>
          <w:color w:val="auto"/>
          <w:sz w:val="24"/>
          <w:szCs w:val="32"/>
          <w:bdr w:val="none" w:sz="0" w:space="0" w:color="auto"/>
          <w:lang w:eastAsia="en-US"/>
        </w:rPr>
        <w:t xml:space="preserve"> mereka ada yang tiba di Mina ketika waktu </w:t>
      </w:r>
      <w:r w:rsidRPr="00321FE8">
        <w:rPr>
          <w:rFonts w:ascii="Souvenir Lt BT" w:eastAsiaTheme="minorHAnsi" w:hAnsi="Souvenir Lt BT" w:cs="Traditional Arabic"/>
          <w:i/>
          <w:iCs/>
          <w:color w:val="auto"/>
          <w:sz w:val="24"/>
          <w:szCs w:val="32"/>
          <w:bdr w:val="none" w:sz="0" w:space="0" w:color="auto"/>
          <w:lang w:eastAsia="en-US"/>
        </w:rPr>
        <w:t>salat</w:t>
      </w:r>
      <w:r w:rsidR="00B42293" w:rsidRPr="00321FE8">
        <w:rPr>
          <w:rFonts w:ascii="Souvenir Lt BT" w:eastAsiaTheme="minorHAnsi" w:hAnsi="Souvenir Lt BT" w:cs="Traditional Arabic"/>
          <w:i/>
          <w:iCs/>
          <w:color w:val="auto"/>
          <w:sz w:val="24"/>
          <w:szCs w:val="32"/>
          <w:bdr w:val="none" w:sz="0" w:space="0" w:color="auto"/>
          <w:lang w:eastAsia="en-US"/>
        </w:rPr>
        <w:t xml:space="preserve"> subuh. Dan </w:t>
      </w:r>
      <w:r w:rsidR="002E345F" w:rsidRPr="00321FE8">
        <w:rPr>
          <w:rFonts w:ascii="Souvenir Lt BT" w:eastAsiaTheme="minorHAnsi" w:hAnsi="Souvenir Lt BT" w:cs="Traditional Arabic"/>
          <w:i/>
          <w:iCs/>
          <w:color w:val="auto"/>
          <w:sz w:val="24"/>
          <w:szCs w:val="32"/>
          <w:bdr w:val="none" w:sz="0" w:space="0" w:color="auto"/>
          <w:lang w:eastAsia="en-US"/>
        </w:rPr>
        <w:t>di antara</w:t>
      </w:r>
      <w:r w:rsidR="00B42293" w:rsidRPr="00321FE8">
        <w:rPr>
          <w:rFonts w:ascii="Souvenir Lt BT" w:eastAsiaTheme="minorHAnsi" w:hAnsi="Souvenir Lt BT" w:cs="Traditional Arabic"/>
          <w:i/>
          <w:iCs/>
          <w:color w:val="auto"/>
          <w:sz w:val="24"/>
          <w:szCs w:val="32"/>
          <w:bdr w:val="none" w:sz="0" w:space="0" w:color="auto"/>
          <w:lang w:eastAsia="en-US"/>
        </w:rPr>
        <w:t xml:space="preserve"> mereka ada yang tib</w:t>
      </w:r>
      <w:r w:rsidRPr="00321FE8">
        <w:rPr>
          <w:rFonts w:ascii="Souvenir Lt BT" w:eastAsiaTheme="minorHAnsi" w:hAnsi="Souvenir Lt BT" w:cs="Traditional Arabic"/>
          <w:i/>
          <w:iCs/>
          <w:color w:val="auto"/>
          <w:sz w:val="24"/>
          <w:szCs w:val="32"/>
          <w:bdr w:val="none" w:sz="0" w:space="0" w:color="auto"/>
          <w:lang w:eastAsia="en-US"/>
        </w:rPr>
        <w:t>a</w:t>
      </w:r>
      <w:r w:rsidR="00B42293" w:rsidRPr="00321FE8">
        <w:rPr>
          <w:rFonts w:ascii="Souvenir Lt BT" w:eastAsiaTheme="minorHAnsi" w:hAnsi="Souvenir Lt BT" w:cs="Traditional Arabic"/>
          <w:i/>
          <w:iCs/>
          <w:color w:val="auto"/>
          <w:sz w:val="24"/>
          <w:szCs w:val="32"/>
          <w:bdr w:val="none" w:sz="0" w:space="0" w:color="auto"/>
          <w:lang w:eastAsia="en-US"/>
        </w:rPr>
        <w:t xml:space="preserve"> di Mina setelah itu. </w:t>
      </w:r>
      <w:r w:rsidR="00B42293" w:rsidRPr="00321FE8">
        <w:rPr>
          <w:rFonts w:ascii="Souvenir Lt BT" w:eastAsiaTheme="minorHAnsi" w:hAnsi="Souvenir Lt BT" w:cs="Traditional Arabic"/>
          <w:b/>
          <w:bCs/>
          <w:i/>
          <w:iCs/>
          <w:color w:val="auto"/>
          <w:sz w:val="24"/>
          <w:szCs w:val="32"/>
          <w:bdr w:val="none" w:sz="0" w:space="0" w:color="auto"/>
          <w:lang w:eastAsia="en-US"/>
        </w:rPr>
        <w:t>Jika mereka tiba di Mina</w:t>
      </w:r>
      <w:r w:rsidRPr="00321FE8">
        <w:rPr>
          <w:rFonts w:ascii="Souvenir Lt BT" w:eastAsiaTheme="minorHAnsi" w:hAnsi="Souvenir Lt BT" w:cs="Traditional Arabic"/>
          <w:b/>
          <w:bCs/>
          <w:i/>
          <w:iCs/>
          <w:color w:val="auto"/>
          <w:sz w:val="24"/>
          <w:szCs w:val="32"/>
          <w:bdr w:val="none" w:sz="0" w:space="0" w:color="auto"/>
          <w:lang w:eastAsia="en-US"/>
        </w:rPr>
        <w:t>,</w:t>
      </w:r>
      <w:r w:rsidR="00B42293" w:rsidRPr="00321FE8">
        <w:rPr>
          <w:rFonts w:ascii="Souvenir Lt BT" w:eastAsiaTheme="minorHAnsi" w:hAnsi="Souvenir Lt BT" w:cs="Traditional Arabic"/>
          <w:b/>
          <w:bCs/>
          <w:i/>
          <w:iCs/>
          <w:color w:val="auto"/>
          <w:sz w:val="24"/>
          <w:szCs w:val="32"/>
          <w:bdr w:val="none" w:sz="0" w:space="0" w:color="auto"/>
          <w:lang w:eastAsia="en-US"/>
        </w:rPr>
        <w:t xml:space="preserve"> mereka melempar </w:t>
      </w:r>
      <w:r w:rsidR="00101AAF">
        <w:rPr>
          <w:rFonts w:ascii="Souvenir Lt BT" w:eastAsiaTheme="minorHAnsi" w:hAnsi="Souvenir Lt BT" w:cs="Traditional Arabic"/>
          <w:b/>
          <w:bCs/>
          <w:i/>
          <w:iCs/>
          <w:color w:val="auto"/>
          <w:sz w:val="24"/>
          <w:szCs w:val="32"/>
          <w:bdr w:val="none" w:sz="0" w:space="0" w:color="auto"/>
          <w:lang w:eastAsia="en-US"/>
        </w:rPr>
        <w:t>jamrah</w:t>
      </w:r>
      <w:r w:rsidRPr="00321FE8">
        <w:rPr>
          <w:rFonts w:ascii="Souvenir Lt BT" w:eastAsiaTheme="minorHAnsi" w:hAnsi="Souvenir Lt BT" w:cs="Traditional Arabic"/>
          <w:b/>
          <w:bCs/>
          <w:i/>
          <w:iCs/>
          <w:color w:val="auto"/>
          <w:sz w:val="24"/>
          <w:szCs w:val="32"/>
          <w:bdr w:val="none" w:sz="0" w:space="0" w:color="auto"/>
          <w:lang w:eastAsia="en-US"/>
        </w:rPr>
        <w:t xml:space="preserve"> Aqabah</w:t>
      </w:r>
      <w:r w:rsidR="00B42293" w:rsidRPr="00321FE8">
        <w:rPr>
          <w:rFonts w:ascii="Souvenir Lt BT" w:eastAsiaTheme="minorHAnsi" w:hAnsi="Souvenir Lt BT" w:cs="Traditional Arabic"/>
          <w:i/>
          <w:iCs/>
          <w:color w:val="auto"/>
          <w:sz w:val="24"/>
          <w:szCs w:val="32"/>
          <w:bdr w:val="none" w:sz="0" w:space="0" w:color="auto"/>
          <w:lang w:eastAsia="en-US"/>
        </w:rPr>
        <w:t xml:space="preserve">. Ibnu Umar </w:t>
      </w:r>
      <w:proofErr w:type="spellStart"/>
      <w:r w:rsidR="00321FE8" w:rsidRPr="00321FE8">
        <w:rPr>
          <w:rFonts w:ascii="Souvenir Lt BT" w:eastAsiaTheme="minorHAnsi" w:hAnsi="Souvenir Lt BT" w:cs="Traditional Arabic"/>
          <w:i/>
          <w:iCs/>
          <w:color w:val="auto"/>
          <w:sz w:val="24"/>
          <w:szCs w:val="32"/>
          <w:bdr w:val="none" w:sz="0" w:space="0" w:color="auto"/>
          <w:lang w:eastAsia="en-US"/>
        </w:rPr>
        <w:t>radhiyallâhu</w:t>
      </w:r>
      <w:proofErr w:type="spellEnd"/>
      <w:r w:rsidR="00321FE8" w:rsidRPr="00321FE8">
        <w:rPr>
          <w:rFonts w:ascii="Souvenir Lt BT" w:eastAsiaTheme="minorHAnsi" w:hAnsi="Souvenir Lt BT" w:cs="Traditional Arabic"/>
          <w:i/>
          <w:iCs/>
          <w:color w:val="auto"/>
          <w:sz w:val="24"/>
          <w:szCs w:val="32"/>
          <w:bdr w:val="none" w:sz="0" w:space="0" w:color="auto"/>
          <w:lang w:eastAsia="en-US"/>
        </w:rPr>
        <w:t xml:space="preserve"> ‘</w:t>
      </w:r>
      <w:proofErr w:type="spellStart"/>
      <w:r w:rsidR="00321FE8" w:rsidRPr="00321FE8">
        <w:rPr>
          <w:rFonts w:ascii="Souvenir Lt BT" w:eastAsiaTheme="minorHAnsi" w:hAnsi="Souvenir Lt BT" w:cs="Traditional Arabic"/>
          <w:i/>
          <w:iCs/>
          <w:color w:val="auto"/>
          <w:sz w:val="24"/>
          <w:szCs w:val="32"/>
          <w:bdr w:val="none" w:sz="0" w:space="0" w:color="auto"/>
          <w:lang w:eastAsia="en-US"/>
        </w:rPr>
        <w:t>anhumâ</w:t>
      </w:r>
      <w:proofErr w:type="spellEnd"/>
      <w:r w:rsidR="00321FE8" w:rsidRPr="00321FE8">
        <w:rPr>
          <w:rFonts w:ascii="Souvenir Lt BT" w:eastAsiaTheme="minorHAnsi" w:hAnsi="Souvenir Lt BT" w:cs="Traditional Arabic"/>
          <w:i/>
          <w:iCs/>
          <w:color w:val="auto"/>
          <w:sz w:val="24"/>
          <w:szCs w:val="32"/>
          <w:bdr w:val="none" w:sz="0" w:space="0" w:color="auto"/>
          <w:lang w:eastAsia="en-US"/>
        </w:rPr>
        <w:t xml:space="preserve"> </w:t>
      </w:r>
      <w:r w:rsidR="00B42293" w:rsidRPr="00321FE8">
        <w:rPr>
          <w:rFonts w:ascii="Souvenir Lt BT" w:eastAsiaTheme="minorHAnsi" w:hAnsi="Souvenir Lt BT" w:cs="Traditional Arabic"/>
          <w:i/>
          <w:iCs/>
          <w:color w:val="auto"/>
          <w:sz w:val="24"/>
          <w:szCs w:val="32"/>
          <w:bdr w:val="none" w:sz="0" w:space="0" w:color="auto"/>
          <w:lang w:eastAsia="en-US"/>
        </w:rPr>
        <w:t xml:space="preserve">berkata, </w:t>
      </w:r>
      <w:r w:rsidR="00321FE8" w:rsidRPr="00321FE8">
        <w:rPr>
          <w:rFonts w:ascii="Souvenir Lt BT" w:eastAsiaTheme="minorHAnsi" w:hAnsi="Souvenir Lt BT" w:cs="Traditional Arabic"/>
          <w:i/>
          <w:iCs/>
          <w:color w:val="auto"/>
          <w:sz w:val="24"/>
          <w:szCs w:val="32"/>
          <w:bdr w:val="none" w:sz="0" w:space="0" w:color="auto"/>
          <w:lang w:eastAsia="en-US"/>
        </w:rPr>
        <w:t>‘</w:t>
      </w:r>
      <w:r w:rsidR="00B42293" w:rsidRPr="00321FE8">
        <w:rPr>
          <w:rFonts w:ascii="Souvenir Lt BT" w:eastAsiaTheme="minorHAnsi" w:hAnsi="Souvenir Lt BT" w:cs="Traditional Arabic"/>
          <w:i/>
          <w:iCs/>
          <w:color w:val="auto"/>
          <w:sz w:val="24"/>
          <w:szCs w:val="32"/>
          <w:bdr w:val="none" w:sz="0" w:space="0" w:color="auto"/>
          <w:lang w:eastAsia="en-US"/>
        </w:rPr>
        <w:t>Rasulullah memberi keringanan kepada mereka</w:t>
      </w:r>
      <w:r w:rsidR="00321FE8" w:rsidRPr="00321FE8">
        <w:rPr>
          <w:rFonts w:ascii="Souvenir Lt BT" w:eastAsiaTheme="minorHAnsi" w:hAnsi="Souvenir Lt BT" w:cs="Traditional Arabic"/>
          <w:i/>
          <w:iCs/>
          <w:color w:val="auto"/>
          <w:sz w:val="24"/>
          <w:szCs w:val="32"/>
          <w:bdr w:val="none" w:sz="0" w:space="0" w:color="auto"/>
          <w:lang w:eastAsia="en-US"/>
        </w:rPr>
        <w:t>’.</w:t>
      </w:r>
      <w:r w:rsidR="00A257FA" w:rsidRPr="00321FE8">
        <w:rPr>
          <w:rFonts w:ascii="Souvenir Lt BT" w:eastAsiaTheme="minorHAnsi" w:hAnsi="Souvenir Lt BT" w:cs="Traditional Arabic"/>
          <w:i/>
          <w:iCs/>
          <w:color w:val="auto"/>
          <w:sz w:val="24"/>
          <w:szCs w:val="32"/>
          <w:bdr w:val="none" w:sz="0" w:space="0" w:color="auto"/>
          <w:lang w:eastAsia="en-US"/>
        </w:rPr>
        <w:t>”</w:t>
      </w:r>
      <w:r w:rsidR="00321FE8">
        <w:rPr>
          <w:rStyle w:val="ReferensiCatatanKaki"/>
          <w:rFonts w:ascii="Souvenir Lt BT" w:eastAsiaTheme="minorHAnsi" w:hAnsi="Souvenir Lt BT" w:cs="Traditional Arabic"/>
          <w:i/>
          <w:iCs/>
          <w:color w:val="auto"/>
          <w:sz w:val="24"/>
          <w:szCs w:val="32"/>
          <w:bdr w:val="none" w:sz="0" w:space="0" w:color="auto"/>
          <w:lang w:eastAsia="en-US"/>
        </w:rPr>
        <w:footnoteReference w:id="25"/>
      </w:r>
    </w:p>
    <w:p w14:paraId="139DCFC2" w14:textId="027BE387" w:rsidR="00B42293" w:rsidRPr="00AB77D5" w:rsidRDefault="009F4C03" w:rsidP="007B2062">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Pr>
          <w:rFonts w:ascii="Souvenir Lt BT" w:eastAsiaTheme="minorHAnsi" w:hAnsi="Souvenir Lt BT" w:cs="Traditional Arabic"/>
          <w:color w:val="auto"/>
          <w:sz w:val="24"/>
          <w:szCs w:val="32"/>
          <w:bdr w:val="none" w:sz="0" w:space="0" w:color="auto"/>
          <w:lang w:eastAsia="en-US"/>
        </w:rPr>
        <w:lastRenderedPageBreak/>
        <w:t>Hadis</w:t>
      </w:r>
      <w:r w:rsidR="00B42293" w:rsidRPr="00AB77D5">
        <w:rPr>
          <w:rFonts w:ascii="Souvenir Lt BT" w:eastAsiaTheme="minorHAnsi" w:hAnsi="Souvenir Lt BT" w:cs="Traditional Arabic"/>
          <w:color w:val="auto"/>
          <w:sz w:val="24"/>
          <w:szCs w:val="32"/>
          <w:bdr w:val="none" w:sz="0" w:space="0" w:color="auto"/>
          <w:lang w:eastAsia="en-US"/>
        </w:rPr>
        <w:t xml:space="preserve"> ini jelas </w:t>
      </w:r>
      <w:r w:rsidR="007B2062" w:rsidRPr="00B724FA">
        <w:rPr>
          <w:rFonts w:ascii="Souvenir Lt BT" w:eastAsiaTheme="minorHAnsi" w:hAnsi="Souvenir Lt BT" w:cs="Traditional Arabic"/>
          <w:color w:val="auto"/>
          <w:sz w:val="24"/>
          <w:szCs w:val="32"/>
          <w:bdr w:val="none" w:sz="0" w:space="0" w:color="auto"/>
          <w:lang w:eastAsia="en-US"/>
        </w:rPr>
        <w:t>menunjukkan</w:t>
      </w:r>
      <w:r w:rsidR="00B42293" w:rsidRPr="00B724FA">
        <w:rPr>
          <w:rFonts w:ascii="Souvenir Lt BT" w:eastAsiaTheme="minorHAnsi" w:hAnsi="Souvenir Lt BT" w:cs="Traditional Arabic"/>
          <w:color w:val="auto"/>
          <w:sz w:val="24"/>
          <w:szCs w:val="32"/>
          <w:bdr w:val="none" w:sz="0" w:space="0" w:color="auto"/>
          <w:lang w:eastAsia="en-US"/>
        </w:rPr>
        <w:t xml:space="preserve"> </w:t>
      </w:r>
      <w:r w:rsidR="007B2062">
        <w:rPr>
          <w:rFonts w:ascii="Souvenir Lt BT" w:eastAsiaTheme="minorHAnsi" w:hAnsi="Souvenir Lt BT" w:cs="Traditional Arabic"/>
          <w:color w:val="auto"/>
          <w:sz w:val="24"/>
          <w:szCs w:val="32"/>
          <w:bdr w:val="none" w:sz="0" w:space="0" w:color="auto"/>
          <w:lang w:eastAsia="en-US"/>
        </w:rPr>
        <w:t>kebolehan</w:t>
      </w:r>
      <w:r w:rsidR="00B42293" w:rsidRPr="00AB77D5">
        <w:rPr>
          <w:rFonts w:ascii="Souvenir Lt BT" w:eastAsiaTheme="minorHAnsi" w:hAnsi="Souvenir Lt BT" w:cs="Traditional Arabic"/>
          <w:color w:val="auto"/>
          <w:sz w:val="24"/>
          <w:szCs w:val="32"/>
          <w:bdr w:val="none" w:sz="0" w:space="0" w:color="auto"/>
          <w:lang w:eastAsia="en-US"/>
        </w:rPr>
        <w:t xml:space="preserve"> melempar </w:t>
      </w:r>
      <w:r w:rsidR="00101AAF">
        <w:rPr>
          <w:rFonts w:ascii="Souvenir Lt BT" w:eastAsiaTheme="minorHAnsi" w:hAnsi="Souvenir Lt BT" w:cs="Traditional Arabic"/>
          <w:color w:val="auto"/>
          <w:sz w:val="24"/>
          <w:szCs w:val="32"/>
          <w:bdr w:val="none" w:sz="0" w:space="0" w:color="auto"/>
          <w:lang w:eastAsia="en-US"/>
        </w:rPr>
        <w:t>Jamrah</w:t>
      </w:r>
      <w:r w:rsidR="00B42293" w:rsidRPr="00AB77D5">
        <w:rPr>
          <w:rFonts w:ascii="Souvenir Lt BT" w:eastAsiaTheme="minorHAnsi" w:hAnsi="Souvenir Lt BT" w:cs="Traditional Arabic"/>
          <w:color w:val="auto"/>
          <w:sz w:val="24"/>
          <w:szCs w:val="32"/>
          <w:bdr w:val="none" w:sz="0" w:space="0" w:color="auto"/>
          <w:lang w:eastAsia="en-US"/>
        </w:rPr>
        <w:t xml:space="preserve"> </w:t>
      </w:r>
      <w:r w:rsidR="00C6051A">
        <w:rPr>
          <w:rFonts w:ascii="Souvenir Lt BT" w:eastAsiaTheme="minorHAnsi" w:hAnsi="Souvenir Lt BT" w:cs="Traditional Arabic"/>
          <w:color w:val="auto"/>
          <w:sz w:val="24"/>
          <w:szCs w:val="32"/>
          <w:bdr w:val="none" w:sz="0" w:space="0" w:color="auto"/>
          <w:lang w:eastAsia="en-US"/>
        </w:rPr>
        <w:t>Aqabah</w:t>
      </w:r>
      <w:r w:rsidR="00B42293" w:rsidRPr="00AB77D5">
        <w:rPr>
          <w:rFonts w:ascii="Souvenir Lt BT" w:eastAsiaTheme="minorHAnsi" w:hAnsi="Souvenir Lt BT" w:cs="Traditional Arabic"/>
          <w:color w:val="auto"/>
          <w:sz w:val="24"/>
          <w:szCs w:val="32"/>
          <w:bdr w:val="none" w:sz="0" w:space="0" w:color="auto"/>
          <w:lang w:eastAsia="en-US"/>
        </w:rPr>
        <w:t xml:space="preserve"> meskipun matahari</w:t>
      </w:r>
      <w:r w:rsidR="007B2062">
        <w:rPr>
          <w:rFonts w:ascii="Souvenir Lt BT" w:eastAsiaTheme="minorHAnsi" w:hAnsi="Souvenir Lt BT" w:cs="Traditional Arabic"/>
          <w:color w:val="auto"/>
          <w:sz w:val="24"/>
          <w:szCs w:val="32"/>
          <w:bdr w:val="none" w:sz="0" w:space="0" w:color="auto"/>
          <w:lang w:eastAsia="en-US"/>
        </w:rPr>
        <w:t xml:space="preserve"> belum</w:t>
      </w:r>
      <w:r w:rsidR="007B2062" w:rsidRPr="00B724FA">
        <w:rPr>
          <w:rFonts w:ascii="Souvenir Lt BT" w:eastAsiaTheme="minorHAnsi" w:hAnsi="Souvenir Lt BT" w:cs="Traditional Arabic"/>
          <w:color w:val="auto"/>
          <w:sz w:val="24"/>
          <w:szCs w:val="32"/>
          <w:bdr w:val="none" w:sz="0" w:space="0" w:color="auto"/>
          <w:lang w:eastAsia="en-US"/>
        </w:rPr>
        <w:t xml:space="preserve"> </w:t>
      </w:r>
      <w:r w:rsidR="00B42293" w:rsidRPr="00B724FA">
        <w:rPr>
          <w:rFonts w:ascii="Souvenir Lt BT" w:eastAsiaTheme="minorHAnsi" w:hAnsi="Souvenir Lt BT" w:cs="Traditional Arabic"/>
          <w:color w:val="auto"/>
          <w:sz w:val="24"/>
          <w:szCs w:val="32"/>
          <w:bdr w:val="none" w:sz="0" w:space="0" w:color="auto"/>
          <w:lang w:eastAsia="en-US"/>
        </w:rPr>
        <w:t>terbit</w:t>
      </w:r>
      <w:r w:rsidR="00B42293" w:rsidRPr="00AB77D5">
        <w:rPr>
          <w:rFonts w:ascii="Souvenir Lt BT" w:eastAsiaTheme="minorHAnsi" w:hAnsi="Souvenir Lt BT" w:cs="Traditional Arabic"/>
          <w:color w:val="auto"/>
          <w:sz w:val="24"/>
          <w:szCs w:val="32"/>
          <w:bdr w:val="none" w:sz="0" w:space="0" w:color="auto"/>
          <w:lang w:eastAsia="en-US"/>
        </w:rPr>
        <w:t xml:space="preserve">, dan juga </w:t>
      </w:r>
      <w:r w:rsidR="007B2062" w:rsidRPr="00B724FA">
        <w:rPr>
          <w:rFonts w:ascii="Souvenir Lt BT" w:eastAsiaTheme="minorHAnsi" w:hAnsi="Souvenir Lt BT" w:cs="Traditional Arabic"/>
          <w:color w:val="auto"/>
          <w:sz w:val="24"/>
          <w:szCs w:val="32"/>
          <w:bdr w:val="none" w:sz="0" w:space="0" w:color="auto"/>
          <w:lang w:eastAsia="en-US"/>
        </w:rPr>
        <w:t>menunjukkan</w:t>
      </w:r>
      <w:r w:rsidR="00B42293" w:rsidRPr="00AB77D5">
        <w:rPr>
          <w:rFonts w:ascii="Souvenir Lt BT" w:eastAsiaTheme="minorHAnsi" w:hAnsi="Souvenir Lt BT" w:cs="Traditional Arabic"/>
          <w:color w:val="auto"/>
          <w:sz w:val="24"/>
          <w:szCs w:val="32"/>
          <w:bdr w:val="none" w:sz="0" w:space="0" w:color="auto"/>
          <w:lang w:eastAsia="en-US"/>
        </w:rPr>
        <w:t xml:space="preserve"> bahwa </w:t>
      </w:r>
      <w:r w:rsidR="00037DD9">
        <w:rPr>
          <w:rFonts w:ascii="Souvenir Lt BT" w:eastAsiaTheme="minorHAnsi" w:hAnsi="Souvenir Lt BT" w:cs="Traditional Arabic"/>
          <w:color w:val="auto"/>
          <w:sz w:val="24"/>
          <w:szCs w:val="32"/>
          <w:bdr w:val="none" w:sz="0" w:space="0" w:color="auto"/>
          <w:lang w:eastAsia="en-US"/>
        </w:rPr>
        <w:t>jamaah</w:t>
      </w:r>
      <w:r w:rsidR="00B42293" w:rsidRPr="00AB77D5">
        <w:rPr>
          <w:rFonts w:ascii="Souvenir Lt BT" w:eastAsiaTheme="minorHAnsi" w:hAnsi="Souvenir Lt BT" w:cs="Traditional Arabic"/>
          <w:color w:val="auto"/>
          <w:sz w:val="24"/>
          <w:szCs w:val="32"/>
          <w:bdr w:val="none" w:sz="0" w:space="0" w:color="auto"/>
          <w:lang w:eastAsia="en-US"/>
        </w:rPr>
        <w:t xml:space="preserve"> bisa langsung melempar </w:t>
      </w:r>
      <w:r w:rsidR="00101AAF">
        <w:rPr>
          <w:rFonts w:ascii="Souvenir Lt BT" w:eastAsiaTheme="minorHAnsi" w:hAnsi="Souvenir Lt BT" w:cs="Traditional Arabic"/>
          <w:color w:val="auto"/>
          <w:sz w:val="24"/>
          <w:szCs w:val="32"/>
          <w:bdr w:val="none" w:sz="0" w:space="0" w:color="auto"/>
          <w:lang w:eastAsia="en-US"/>
        </w:rPr>
        <w:t>Jamrah</w:t>
      </w:r>
      <w:r w:rsidR="00B42293" w:rsidRPr="00AB77D5">
        <w:rPr>
          <w:rFonts w:ascii="Souvenir Lt BT" w:eastAsiaTheme="minorHAnsi" w:hAnsi="Souvenir Lt BT" w:cs="Traditional Arabic"/>
          <w:color w:val="auto"/>
          <w:sz w:val="24"/>
          <w:szCs w:val="32"/>
          <w:bdr w:val="none" w:sz="0" w:space="0" w:color="auto"/>
          <w:lang w:eastAsia="en-US"/>
        </w:rPr>
        <w:t xml:space="preserve"> </w:t>
      </w:r>
      <w:r w:rsidR="00C6051A">
        <w:rPr>
          <w:rFonts w:ascii="Souvenir Lt BT" w:eastAsiaTheme="minorHAnsi" w:hAnsi="Souvenir Lt BT" w:cs="Traditional Arabic"/>
          <w:color w:val="auto"/>
          <w:sz w:val="24"/>
          <w:szCs w:val="32"/>
          <w:bdr w:val="none" w:sz="0" w:space="0" w:color="auto"/>
          <w:lang w:eastAsia="en-US"/>
        </w:rPr>
        <w:t>Aqabah</w:t>
      </w:r>
      <w:r w:rsidR="00B42293" w:rsidRPr="00B724FA">
        <w:rPr>
          <w:rFonts w:ascii="Souvenir Lt BT" w:eastAsiaTheme="minorHAnsi" w:hAnsi="Souvenir Lt BT" w:cs="Traditional Arabic"/>
          <w:color w:val="auto"/>
          <w:sz w:val="24"/>
          <w:szCs w:val="32"/>
          <w:bdr w:val="none" w:sz="0" w:space="0" w:color="auto"/>
          <w:lang w:eastAsia="en-US"/>
        </w:rPr>
        <w:t xml:space="preserve"> begitu tiba di Mina</w:t>
      </w:r>
      <w:r w:rsidR="00884DAC">
        <w:rPr>
          <w:rFonts w:ascii="Souvenir Lt BT" w:eastAsiaTheme="minorHAnsi" w:hAnsi="Souvenir Lt BT" w:cs="Traditional Arabic"/>
          <w:color w:val="auto"/>
          <w:sz w:val="24"/>
          <w:szCs w:val="32"/>
          <w:bdr w:val="none" w:sz="0" w:space="0" w:color="auto"/>
          <w:lang w:eastAsia="en-US"/>
        </w:rPr>
        <w:t>.</w:t>
      </w:r>
      <w:r w:rsidR="00B42293" w:rsidRPr="00B724FA">
        <w:rPr>
          <w:rFonts w:ascii="Souvenir Lt BT" w:eastAsiaTheme="minorHAnsi" w:hAnsi="Souvenir Lt BT" w:cs="Traditional Arabic"/>
          <w:color w:val="auto"/>
          <w:sz w:val="24"/>
          <w:szCs w:val="32"/>
          <w:bdr w:val="none" w:sz="0" w:space="0" w:color="auto"/>
          <w:vertAlign w:val="superscript"/>
          <w:lang w:eastAsia="en-US"/>
        </w:rPr>
        <w:footnoteReference w:id="26"/>
      </w:r>
    </w:p>
    <w:p w14:paraId="28380983" w14:textId="2F01C761" w:rsidR="00B42293" w:rsidRPr="00AB77D5" w:rsidRDefault="00B42293" w:rsidP="00884DA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proofErr w:type="spellStart"/>
      <w:r w:rsidRPr="00AB77D5">
        <w:rPr>
          <w:rFonts w:ascii="Souvenir Lt BT" w:eastAsiaTheme="minorHAnsi" w:hAnsi="Souvenir Lt BT" w:cs="Traditional Arabic"/>
          <w:color w:val="auto"/>
          <w:sz w:val="24"/>
          <w:szCs w:val="32"/>
          <w:bdr w:val="none" w:sz="0" w:space="0" w:color="auto"/>
          <w:lang w:eastAsia="en-US"/>
        </w:rPr>
        <w:t>Mukhbir</w:t>
      </w:r>
      <w:proofErr w:type="spellEnd"/>
      <w:r w:rsidRPr="00AB77D5">
        <w:rPr>
          <w:rFonts w:ascii="Souvenir Lt BT" w:eastAsiaTheme="minorHAnsi" w:hAnsi="Souvenir Lt BT" w:cs="Traditional Arabic"/>
          <w:color w:val="auto"/>
          <w:sz w:val="24"/>
          <w:szCs w:val="32"/>
          <w:bdr w:val="none" w:sz="0" w:space="0" w:color="auto"/>
          <w:lang w:eastAsia="en-US"/>
        </w:rPr>
        <w:t xml:space="preserve"> berkata dari </w:t>
      </w:r>
      <w:r w:rsidR="00C6051A">
        <w:rPr>
          <w:rFonts w:ascii="Souvenir Lt BT" w:eastAsiaTheme="minorHAnsi" w:hAnsi="Souvenir Lt BT" w:cs="Traditional Arabic"/>
          <w:color w:val="auto"/>
          <w:sz w:val="24"/>
          <w:szCs w:val="32"/>
          <w:bdr w:val="none" w:sz="0" w:space="0" w:color="auto"/>
          <w:lang w:eastAsia="en-US"/>
        </w:rPr>
        <w:t>Asma</w:t>
      </w:r>
      <w:r w:rsidR="00C6051A" w:rsidRPr="00B724FA">
        <w:rPr>
          <w:rFonts w:ascii="Souvenir Lt BT" w:eastAsiaTheme="minorHAnsi" w:hAnsi="Souvenir Lt BT" w:cs="Traditional Arabic"/>
          <w:color w:val="auto"/>
          <w:sz w:val="24"/>
          <w:szCs w:val="32"/>
          <w:bdr w:val="none" w:sz="0" w:space="0" w:color="auto"/>
          <w:lang w:eastAsia="en-US"/>
        </w:rPr>
        <w:t>`</w:t>
      </w:r>
      <w:r w:rsidR="00884DAC">
        <w:rPr>
          <w:rFonts w:ascii="Souvenir Lt BT" w:eastAsiaTheme="minorHAnsi" w:hAnsi="Souvenir Lt BT" w:cs="Traditional Arabic"/>
          <w:color w:val="auto"/>
          <w:sz w:val="24"/>
          <w:szCs w:val="32"/>
          <w:bdr w:val="none" w:sz="0" w:space="0" w:color="auto"/>
          <w:lang w:eastAsia="en-US"/>
        </w:rPr>
        <w:t>,</w:t>
      </w:r>
    </w:p>
    <w:p w14:paraId="08D1BDBC" w14:textId="549431A7" w:rsidR="00B42293" w:rsidRPr="00AB77D5" w:rsidRDefault="00B42293" w:rsidP="009C63B5">
      <w:pPr>
        <w:pBdr>
          <w:top w:val="none" w:sz="0" w:space="0" w:color="auto"/>
          <w:left w:val="none" w:sz="0" w:space="0" w:color="auto"/>
          <w:bottom w:val="none" w:sz="0" w:space="0" w:color="auto"/>
          <w:right w:val="none" w:sz="0" w:space="0" w:color="auto"/>
          <w:between w:val="none" w:sz="0" w:space="0" w:color="auto"/>
          <w:bar w:val="none" w:sz="0" w:color="auto"/>
        </w:pBdr>
        <w:spacing w:after="0" w:line="259" w:lineRule="auto"/>
        <w:jc w:val="both"/>
        <w:rPr>
          <w:rFonts w:ascii="Souvenir Lt BT" w:eastAsiaTheme="minorHAnsi" w:hAnsi="Souvenir Lt BT" w:cs="Traditional Arabic"/>
          <w:color w:val="auto"/>
          <w:sz w:val="24"/>
          <w:szCs w:val="32"/>
          <w:bdr w:val="none" w:sz="0" w:space="0" w:color="auto"/>
          <w:lang w:eastAsia="en-US"/>
        </w:rPr>
      </w:pPr>
      <w:r w:rsidRPr="00AB77D5">
        <w:rPr>
          <w:rFonts w:ascii="Souvenir Lt BT" w:eastAsiaTheme="minorHAnsi" w:hAnsi="Souvenir Lt BT" w:cs="Traditional Arabic"/>
          <w:color w:val="auto"/>
          <w:sz w:val="24"/>
          <w:szCs w:val="32"/>
          <w:bdr w:val="none" w:sz="0" w:space="0" w:color="auto"/>
          <w:rtl/>
          <w:lang w:eastAsia="en-US"/>
        </w:rPr>
        <w:t>أَنَّهَا رَمَتِ الْجَمْرَةَ، قُلْتُ: إِنَّا رَمَيْنَا الْجَمْرَةَ بِلَيْلٍ، قَالَتْ: إِنَّا كُنَّا نَصْنَعُ هَذَا عَلَى عَهْدِ رَسُولِ اللَّهِ صَلَّى اللهُ عَلَيْهِ وَسَلَّمَ</w:t>
      </w:r>
    </w:p>
    <w:p w14:paraId="1B2BCB12" w14:textId="7C3128BE" w:rsidR="00C6051A" w:rsidRPr="00C6051A" w:rsidRDefault="00A257FA" w:rsidP="009C63B5">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i/>
          <w:iCs/>
          <w:color w:val="auto"/>
          <w:sz w:val="24"/>
          <w:szCs w:val="32"/>
          <w:bdr w:val="none" w:sz="0" w:space="0" w:color="auto"/>
          <w:lang w:eastAsia="en-US"/>
        </w:rPr>
      </w:pPr>
      <w:r w:rsidRPr="00C6051A">
        <w:rPr>
          <w:rFonts w:ascii="Souvenir Lt BT" w:eastAsiaTheme="minorHAnsi" w:hAnsi="Souvenir Lt BT" w:cs="Traditional Arabic"/>
          <w:i/>
          <w:iCs/>
          <w:color w:val="auto"/>
          <w:sz w:val="24"/>
          <w:szCs w:val="32"/>
          <w:bdr w:val="none" w:sz="0" w:space="0" w:color="auto"/>
          <w:lang w:eastAsia="en-US"/>
        </w:rPr>
        <w:t>“</w:t>
      </w:r>
      <w:r w:rsidR="00B42293" w:rsidRPr="00C6051A">
        <w:rPr>
          <w:rFonts w:ascii="Souvenir Lt BT" w:eastAsiaTheme="minorHAnsi" w:hAnsi="Souvenir Lt BT" w:cs="Traditional Arabic"/>
          <w:i/>
          <w:iCs/>
          <w:color w:val="auto"/>
          <w:sz w:val="24"/>
          <w:szCs w:val="32"/>
          <w:bdr w:val="none" w:sz="0" w:space="0" w:color="auto"/>
          <w:lang w:eastAsia="en-US"/>
        </w:rPr>
        <w:t>Bahwasanya Asma</w:t>
      </w:r>
      <w:r w:rsidR="00C6051A" w:rsidRPr="00C6051A">
        <w:rPr>
          <w:rFonts w:ascii="Souvenir Lt BT" w:eastAsiaTheme="minorHAnsi" w:hAnsi="Souvenir Lt BT" w:cs="Traditional Arabic"/>
          <w:i/>
          <w:iCs/>
          <w:color w:val="auto"/>
          <w:sz w:val="24"/>
          <w:szCs w:val="32"/>
          <w:bdr w:val="none" w:sz="0" w:space="0" w:color="auto"/>
          <w:lang w:eastAsia="en-US"/>
        </w:rPr>
        <w:t>`</w:t>
      </w:r>
      <w:r w:rsidR="00B42293" w:rsidRPr="00C6051A">
        <w:rPr>
          <w:rFonts w:ascii="Souvenir Lt BT" w:eastAsiaTheme="minorHAnsi" w:hAnsi="Souvenir Lt BT" w:cs="Traditional Arabic"/>
          <w:i/>
          <w:iCs/>
          <w:color w:val="auto"/>
          <w:sz w:val="24"/>
          <w:szCs w:val="32"/>
          <w:bdr w:val="none" w:sz="0" w:space="0" w:color="auto"/>
          <w:lang w:eastAsia="en-US"/>
        </w:rPr>
        <w:t xml:space="preserve"> melempar </w:t>
      </w:r>
      <w:r w:rsidR="00101AAF">
        <w:rPr>
          <w:rFonts w:ascii="Souvenir Lt BT" w:eastAsiaTheme="minorHAnsi" w:hAnsi="Souvenir Lt BT" w:cs="Traditional Arabic"/>
          <w:i/>
          <w:iCs/>
          <w:color w:val="auto"/>
          <w:sz w:val="24"/>
          <w:szCs w:val="32"/>
          <w:bdr w:val="none" w:sz="0" w:space="0" w:color="auto"/>
          <w:lang w:eastAsia="en-US"/>
        </w:rPr>
        <w:t>jamrah</w:t>
      </w:r>
      <w:r w:rsidR="00C6051A" w:rsidRPr="00C6051A">
        <w:rPr>
          <w:rFonts w:ascii="Souvenir Lt BT" w:eastAsiaTheme="minorHAnsi" w:hAnsi="Souvenir Lt BT" w:cs="Traditional Arabic"/>
          <w:i/>
          <w:iCs/>
          <w:color w:val="auto"/>
          <w:sz w:val="24"/>
          <w:szCs w:val="32"/>
          <w:bdr w:val="none" w:sz="0" w:space="0" w:color="auto"/>
          <w:lang w:eastAsia="en-US"/>
        </w:rPr>
        <w:t xml:space="preserve"> Aqabah</w:t>
      </w:r>
      <w:r w:rsidR="00B42293" w:rsidRPr="00C6051A">
        <w:rPr>
          <w:rFonts w:ascii="Souvenir Lt BT" w:eastAsiaTheme="minorHAnsi" w:hAnsi="Souvenir Lt BT" w:cs="Traditional Arabic"/>
          <w:i/>
          <w:iCs/>
          <w:color w:val="auto"/>
          <w:sz w:val="24"/>
          <w:szCs w:val="32"/>
          <w:bdr w:val="none" w:sz="0" w:space="0" w:color="auto"/>
          <w:lang w:eastAsia="en-US"/>
        </w:rPr>
        <w:t>. Aku (</w:t>
      </w:r>
      <w:proofErr w:type="spellStart"/>
      <w:r w:rsidR="00B42293" w:rsidRPr="00C6051A">
        <w:rPr>
          <w:rFonts w:ascii="Souvenir Lt BT" w:eastAsiaTheme="minorHAnsi" w:hAnsi="Souvenir Lt BT" w:cs="Traditional Arabic"/>
          <w:i/>
          <w:iCs/>
          <w:color w:val="auto"/>
          <w:sz w:val="24"/>
          <w:szCs w:val="32"/>
          <w:bdr w:val="none" w:sz="0" w:space="0" w:color="auto"/>
          <w:lang w:eastAsia="en-US"/>
        </w:rPr>
        <w:t>Mukhbir</w:t>
      </w:r>
      <w:proofErr w:type="spellEnd"/>
      <w:r w:rsidR="00B42293" w:rsidRPr="00C6051A">
        <w:rPr>
          <w:rFonts w:ascii="Souvenir Lt BT" w:eastAsiaTheme="minorHAnsi" w:hAnsi="Souvenir Lt BT" w:cs="Traditional Arabic"/>
          <w:i/>
          <w:iCs/>
          <w:color w:val="auto"/>
          <w:sz w:val="24"/>
          <w:szCs w:val="32"/>
          <w:bdr w:val="none" w:sz="0" w:space="0" w:color="auto"/>
          <w:lang w:eastAsia="en-US"/>
        </w:rPr>
        <w:t xml:space="preserve">) berkata, </w:t>
      </w:r>
      <w:r w:rsidR="00C6051A" w:rsidRPr="00C6051A">
        <w:rPr>
          <w:rFonts w:ascii="Souvenir Lt BT" w:eastAsiaTheme="minorHAnsi" w:hAnsi="Souvenir Lt BT" w:cs="Traditional Arabic"/>
          <w:i/>
          <w:iCs/>
          <w:color w:val="auto"/>
          <w:sz w:val="24"/>
          <w:szCs w:val="32"/>
          <w:bdr w:val="none" w:sz="0" w:space="0" w:color="auto"/>
          <w:lang w:eastAsia="en-US"/>
        </w:rPr>
        <w:t>‘</w:t>
      </w:r>
      <w:r w:rsidR="00B42293" w:rsidRPr="00C6051A">
        <w:rPr>
          <w:rFonts w:ascii="Souvenir Lt BT" w:eastAsiaTheme="minorHAnsi" w:hAnsi="Souvenir Lt BT" w:cs="Traditional Arabic"/>
          <w:i/>
          <w:iCs/>
          <w:color w:val="auto"/>
          <w:sz w:val="24"/>
          <w:szCs w:val="32"/>
          <w:bdr w:val="none" w:sz="0" w:space="0" w:color="auto"/>
          <w:lang w:eastAsia="en-US"/>
        </w:rPr>
        <w:t xml:space="preserve">Apakah kita melempar </w:t>
      </w:r>
      <w:r w:rsidR="00101AAF">
        <w:rPr>
          <w:rFonts w:ascii="Souvenir Lt BT" w:eastAsiaTheme="minorHAnsi" w:hAnsi="Souvenir Lt BT" w:cs="Traditional Arabic"/>
          <w:i/>
          <w:iCs/>
          <w:color w:val="auto"/>
          <w:sz w:val="24"/>
          <w:szCs w:val="32"/>
          <w:bdr w:val="none" w:sz="0" w:space="0" w:color="auto"/>
          <w:lang w:eastAsia="en-US"/>
        </w:rPr>
        <w:t>jamrah</w:t>
      </w:r>
      <w:r w:rsidR="00B42293" w:rsidRPr="00C6051A">
        <w:rPr>
          <w:rFonts w:ascii="Souvenir Lt BT" w:eastAsiaTheme="minorHAnsi" w:hAnsi="Souvenir Lt BT" w:cs="Traditional Arabic"/>
          <w:i/>
          <w:iCs/>
          <w:color w:val="auto"/>
          <w:sz w:val="24"/>
          <w:szCs w:val="32"/>
          <w:bdr w:val="none" w:sz="0" w:space="0" w:color="auto"/>
          <w:lang w:eastAsia="en-US"/>
        </w:rPr>
        <w:t xml:space="preserve"> </w:t>
      </w:r>
      <w:r w:rsidR="00C6051A" w:rsidRPr="00C6051A">
        <w:rPr>
          <w:rFonts w:ascii="Souvenir Lt BT" w:eastAsiaTheme="minorHAnsi" w:hAnsi="Souvenir Lt BT" w:cs="Traditional Arabic"/>
          <w:i/>
          <w:iCs/>
          <w:color w:val="auto"/>
          <w:sz w:val="24"/>
          <w:szCs w:val="32"/>
          <w:bdr w:val="none" w:sz="0" w:space="0" w:color="auto"/>
          <w:lang w:eastAsia="en-US"/>
        </w:rPr>
        <w:t>Aqabah</w:t>
      </w:r>
      <w:r w:rsidR="00B42293" w:rsidRPr="00C6051A">
        <w:rPr>
          <w:rFonts w:ascii="Souvenir Lt BT" w:eastAsiaTheme="minorHAnsi" w:hAnsi="Souvenir Lt BT" w:cs="Traditional Arabic"/>
          <w:i/>
          <w:iCs/>
          <w:color w:val="auto"/>
          <w:sz w:val="24"/>
          <w:szCs w:val="32"/>
          <w:bdr w:val="none" w:sz="0" w:space="0" w:color="auto"/>
          <w:lang w:eastAsia="en-US"/>
        </w:rPr>
        <w:t xml:space="preserve"> di malam hari?</w:t>
      </w:r>
      <w:r w:rsidR="00C6051A" w:rsidRPr="00C6051A">
        <w:rPr>
          <w:rFonts w:ascii="Souvenir Lt BT" w:eastAsiaTheme="minorHAnsi" w:hAnsi="Souvenir Lt BT" w:cs="Traditional Arabic"/>
          <w:i/>
          <w:iCs/>
          <w:color w:val="auto"/>
          <w:sz w:val="24"/>
          <w:szCs w:val="32"/>
          <w:bdr w:val="none" w:sz="0" w:space="0" w:color="auto"/>
          <w:lang w:eastAsia="en-US"/>
        </w:rPr>
        <w:t>’</w:t>
      </w:r>
    </w:p>
    <w:p w14:paraId="71689249" w14:textId="1B2DC758" w:rsidR="00B42293" w:rsidRPr="00AB77D5" w:rsidRDefault="00C6051A" w:rsidP="00C6051A">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eastAsia="en-US"/>
        </w:rPr>
      </w:pPr>
      <w:r w:rsidRPr="00C6051A">
        <w:rPr>
          <w:rFonts w:ascii="Souvenir Lt BT" w:eastAsiaTheme="minorHAnsi" w:hAnsi="Souvenir Lt BT" w:cs="Traditional Arabic"/>
          <w:i/>
          <w:iCs/>
          <w:color w:val="auto"/>
          <w:sz w:val="24"/>
          <w:szCs w:val="32"/>
          <w:bdr w:val="none" w:sz="0" w:space="0" w:color="auto"/>
          <w:lang w:eastAsia="en-US"/>
        </w:rPr>
        <w:t>Asma`</w:t>
      </w:r>
      <w:r w:rsidR="00B42293" w:rsidRPr="00C6051A">
        <w:rPr>
          <w:rFonts w:ascii="Souvenir Lt BT" w:eastAsiaTheme="minorHAnsi" w:hAnsi="Souvenir Lt BT" w:cs="Traditional Arabic"/>
          <w:i/>
          <w:iCs/>
          <w:color w:val="auto"/>
          <w:sz w:val="24"/>
          <w:szCs w:val="32"/>
          <w:bdr w:val="none" w:sz="0" w:space="0" w:color="auto"/>
          <w:lang w:eastAsia="en-US"/>
        </w:rPr>
        <w:t xml:space="preserve"> berkata, </w:t>
      </w:r>
      <w:r w:rsidRPr="00C6051A">
        <w:rPr>
          <w:rFonts w:ascii="Souvenir Lt BT" w:eastAsiaTheme="minorHAnsi" w:hAnsi="Souvenir Lt BT" w:cs="Traditional Arabic"/>
          <w:i/>
          <w:iCs/>
          <w:color w:val="auto"/>
          <w:sz w:val="24"/>
          <w:szCs w:val="32"/>
          <w:bdr w:val="none" w:sz="0" w:space="0" w:color="auto"/>
          <w:lang w:eastAsia="en-US"/>
        </w:rPr>
        <w:t>‘</w:t>
      </w:r>
      <w:r w:rsidR="00B42293" w:rsidRPr="00C6051A">
        <w:rPr>
          <w:rFonts w:ascii="Souvenir Lt BT" w:eastAsiaTheme="minorHAnsi" w:hAnsi="Souvenir Lt BT" w:cs="Traditional Arabic"/>
          <w:i/>
          <w:iCs/>
          <w:color w:val="auto"/>
          <w:sz w:val="24"/>
          <w:szCs w:val="32"/>
          <w:bdr w:val="none" w:sz="0" w:space="0" w:color="auto"/>
          <w:lang w:eastAsia="en-US"/>
        </w:rPr>
        <w:t xml:space="preserve">Kami dahulu melakukannya di masa </w:t>
      </w:r>
      <w:r w:rsidR="00B42293" w:rsidRPr="00B724FA">
        <w:rPr>
          <w:rFonts w:ascii="Souvenir Lt BT" w:eastAsiaTheme="minorHAnsi" w:hAnsi="Souvenir Lt BT" w:cs="Traditional Arabic"/>
          <w:i/>
          <w:iCs/>
          <w:color w:val="auto"/>
          <w:sz w:val="24"/>
          <w:szCs w:val="32"/>
          <w:bdr w:val="none" w:sz="0" w:space="0" w:color="auto"/>
          <w:lang w:eastAsia="en-US"/>
        </w:rPr>
        <w:t>Nabi</w:t>
      </w:r>
      <w:r w:rsidR="00884DAC">
        <w:rPr>
          <w:rFonts w:ascii="Souvenir Lt BT" w:eastAsiaTheme="minorHAnsi" w:hAnsi="Souvenir Lt BT" w:cs="Traditional Arabic"/>
          <w:i/>
          <w:iCs/>
          <w:color w:val="auto"/>
          <w:sz w:val="24"/>
          <w:szCs w:val="32"/>
          <w:bdr w:val="none" w:sz="0" w:space="0" w:color="auto"/>
          <w:lang w:eastAsia="en-US"/>
        </w:rPr>
        <w:t>’.</w:t>
      </w:r>
      <w:r w:rsidRPr="00B724FA">
        <w:rPr>
          <w:rFonts w:ascii="Souvenir Lt BT" w:eastAsiaTheme="minorHAnsi" w:hAnsi="Souvenir Lt BT" w:cs="Traditional Arabic"/>
          <w:i/>
          <w:iCs/>
          <w:color w:val="auto"/>
          <w:sz w:val="24"/>
          <w:szCs w:val="32"/>
          <w:bdr w:val="none" w:sz="0" w:space="0" w:color="auto"/>
          <w:lang w:eastAsia="en-US"/>
        </w:rPr>
        <w:t>”</w:t>
      </w:r>
      <w:r>
        <w:rPr>
          <w:rStyle w:val="ReferensiCatatanKaki"/>
          <w:rFonts w:ascii="Souvenir Lt BT" w:eastAsiaTheme="minorHAnsi" w:hAnsi="Souvenir Lt BT" w:cs="Traditional Arabic"/>
          <w:i/>
          <w:iCs/>
          <w:color w:val="auto"/>
          <w:sz w:val="24"/>
          <w:szCs w:val="32"/>
          <w:bdr w:val="none" w:sz="0" w:space="0" w:color="auto"/>
          <w:lang w:eastAsia="en-US"/>
        </w:rPr>
        <w:footnoteReference w:id="27"/>
      </w:r>
    </w:p>
    <w:p w14:paraId="53C0F52D" w14:textId="4315243C" w:rsidR="00B42293" w:rsidRPr="00AB77D5" w:rsidRDefault="009F4C03" w:rsidP="00884DA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Pr>
          <w:rFonts w:ascii="Souvenir Lt BT" w:eastAsiaTheme="minorHAnsi" w:hAnsi="Souvenir Lt BT" w:cs="Traditional Arabic"/>
          <w:color w:val="auto"/>
          <w:sz w:val="24"/>
          <w:szCs w:val="32"/>
          <w:bdr w:val="none" w:sz="0" w:space="0" w:color="auto"/>
          <w:lang w:eastAsia="en-US"/>
        </w:rPr>
        <w:t>Hadis</w:t>
      </w:r>
      <w:r w:rsidR="00B42293" w:rsidRPr="00AB77D5">
        <w:rPr>
          <w:rFonts w:ascii="Souvenir Lt BT" w:eastAsiaTheme="minorHAnsi" w:hAnsi="Souvenir Lt BT" w:cs="Traditional Arabic"/>
          <w:color w:val="auto"/>
          <w:sz w:val="24"/>
          <w:szCs w:val="32"/>
          <w:bdr w:val="none" w:sz="0" w:space="0" w:color="auto"/>
          <w:lang w:eastAsia="en-US"/>
        </w:rPr>
        <w:t xml:space="preserve"> ini juga sangat jelas </w:t>
      </w:r>
      <w:r w:rsidR="00884DAC" w:rsidRPr="00B724FA">
        <w:rPr>
          <w:rFonts w:ascii="Souvenir Lt BT" w:eastAsiaTheme="minorHAnsi" w:hAnsi="Souvenir Lt BT" w:cs="Traditional Arabic"/>
          <w:color w:val="auto"/>
          <w:sz w:val="24"/>
          <w:szCs w:val="32"/>
          <w:bdr w:val="none" w:sz="0" w:space="0" w:color="auto"/>
          <w:lang w:eastAsia="en-US"/>
        </w:rPr>
        <w:t>menunjukkan</w:t>
      </w:r>
      <w:r w:rsidR="00B42293" w:rsidRPr="00AB77D5">
        <w:rPr>
          <w:rFonts w:ascii="Souvenir Lt BT" w:eastAsiaTheme="minorHAnsi" w:hAnsi="Souvenir Lt BT" w:cs="Traditional Arabic"/>
          <w:color w:val="auto"/>
          <w:sz w:val="24"/>
          <w:szCs w:val="32"/>
          <w:bdr w:val="none" w:sz="0" w:space="0" w:color="auto"/>
          <w:lang w:eastAsia="en-US"/>
        </w:rPr>
        <w:t xml:space="preserve"> bahwa </w:t>
      </w:r>
      <w:r w:rsidR="00884DAC">
        <w:rPr>
          <w:rFonts w:ascii="Souvenir Lt BT" w:eastAsiaTheme="minorHAnsi" w:hAnsi="Souvenir Lt BT" w:cs="Traditional Arabic"/>
          <w:color w:val="auto"/>
          <w:sz w:val="24"/>
          <w:szCs w:val="32"/>
          <w:bdr w:val="none" w:sz="0" w:space="0" w:color="auto"/>
          <w:lang w:eastAsia="en-US"/>
        </w:rPr>
        <w:t>kebolehan</w:t>
      </w:r>
      <w:r w:rsidR="00B42293" w:rsidRPr="00AB77D5">
        <w:rPr>
          <w:rFonts w:ascii="Souvenir Lt BT" w:eastAsiaTheme="minorHAnsi" w:hAnsi="Souvenir Lt BT" w:cs="Traditional Arabic"/>
          <w:color w:val="auto"/>
          <w:sz w:val="24"/>
          <w:szCs w:val="32"/>
          <w:bdr w:val="none" w:sz="0" w:space="0" w:color="auto"/>
          <w:lang w:eastAsia="en-US"/>
        </w:rPr>
        <w:t xml:space="preserve"> melempar </w:t>
      </w:r>
      <w:r w:rsidR="00101AAF">
        <w:rPr>
          <w:rFonts w:ascii="Souvenir Lt BT" w:eastAsiaTheme="minorHAnsi" w:hAnsi="Souvenir Lt BT" w:cs="Traditional Arabic"/>
          <w:color w:val="auto"/>
          <w:sz w:val="24"/>
          <w:szCs w:val="32"/>
          <w:bdr w:val="none" w:sz="0" w:space="0" w:color="auto"/>
          <w:lang w:eastAsia="en-US"/>
        </w:rPr>
        <w:t>Jamrah</w:t>
      </w:r>
      <w:r w:rsidR="00B42293" w:rsidRPr="00AB77D5">
        <w:rPr>
          <w:rFonts w:ascii="Souvenir Lt BT" w:eastAsiaTheme="minorHAnsi" w:hAnsi="Souvenir Lt BT" w:cs="Traditional Arabic"/>
          <w:color w:val="auto"/>
          <w:sz w:val="24"/>
          <w:szCs w:val="32"/>
          <w:bdr w:val="none" w:sz="0" w:space="0" w:color="auto"/>
          <w:lang w:eastAsia="en-US"/>
        </w:rPr>
        <w:t xml:space="preserve"> </w:t>
      </w:r>
      <w:r w:rsidR="00C6051A">
        <w:rPr>
          <w:rFonts w:ascii="Souvenir Lt BT" w:eastAsiaTheme="minorHAnsi" w:hAnsi="Souvenir Lt BT" w:cs="Traditional Arabic"/>
          <w:color w:val="auto"/>
          <w:sz w:val="24"/>
          <w:szCs w:val="32"/>
          <w:bdr w:val="none" w:sz="0" w:space="0" w:color="auto"/>
          <w:lang w:eastAsia="en-US"/>
        </w:rPr>
        <w:t>Aqabah</w:t>
      </w:r>
      <w:r w:rsidR="00B42293" w:rsidRPr="00AB77D5">
        <w:rPr>
          <w:rFonts w:ascii="Souvenir Lt BT" w:eastAsiaTheme="minorHAnsi" w:hAnsi="Souvenir Lt BT" w:cs="Traditional Arabic"/>
          <w:color w:val="auto"/>
          <w:sz w:val="24"/>
          <w:szCs w:val="32"/>
          <w:bdr w:val="none" w:sz="0" w:space="0" w:color="auto"/>
          <w:lang w:eastAsia="en-US"/>
        </w:rPr>
        <w:t xml:space="preserve"> di malam hari sebelum </w:t>
      </w:r>
      <w:r w:rsidR="00884DAC" w:rsidRPr="00B724FA">
        <w:rPr>
          <w:rFonts w:ascii="Souvenir Lt BT" w:eastAsiaTheme="minorHAnsi" w:hAnsi="Souvenir Lt BT" w:cs="Traditional Arabic"/>
          <w:color w:val="auto"/>
          <w:sz w:val="24"/>
          <w:szCs w:val="32"/>
          <w:bdr w:val="none" w:sz="0" w:space="0" w:color="auto"/>
          <w:lang w:eastAsia="en-US"/>
        </w:rPr>
        <w:t xml:space="preserve">fajar </w:t>
      </w:r>
      <w:r w:rsidR="00B42293" w:rsidRPr="00AB77D5">
        <w:rPr>
          <w:rFonts w:ascii="Souvenir Lt BT" w:eastAsiaTheme="minorHAnsi" w:hAnsi="Souvenir Lt BT" w:cs="Traditional Arabic"/>
          <w:color w:val="auto"/>
          <w:sz w:val="24"/>
          <w:szCs w:val="32"/>
          <w:bdr w:val="none" w:sz="0" w:space="0" w:color="auto"/>
          <w:lang w:eastAsia="en-US"/>
        </w:rPr>
        <w:t>terbit.</w:t>
      </w:r>
    </w:p>
    <w:p w14:paraId="2C8AA687" w14:textId="77777777" w:rsidR="00B42293" w:rsidRPr="00AB77D5" w:rsidRDefault="00B42293" w:rsidP="009C63B5">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eastAsia="en-US"/>
        </w:rPr>
      </w:pPr>
    </w:p>
    <w:p w14:paraId="5E234116" w14:textId="77777777" w:rsidR="00B42293" w:rsidRPr="00AB77D5" w:rsidRDefault="00B42293" w:rsidP="009C63B5">
      <w:pPr>
        <w:pStyle w:val="NormalWeb"/>
        <w:shd w:val="clear" w:color="auto" w:fill="FFFFFF"/>
        <w:spacing w:before="0" w:beforeAutospacing="0" w:after="0" w:afterAutospacing="0" w:line="276" w:lineRule="auto"/>
        <w:rPr>
          <w:rFonts w:ascii="Souvenir Lt BT" w:hAnsi="Souvenir Lt BT" w:cs="Traditional Arabic"/>
          <w:b/>
          <w:bCs/>
          <w:color w:val="000000" w:themeColor="text1"/>
          <w:szCs w:val="32"/>
        </w:rPr>
      </w:pPr>
    </w:p>
    <w:p w14:paraId="0984E41A" w14:textId="7B84FEFC" w:rsidR="00335288" w:rsidRPr="00AB77D5" w:rsidRDefault="00335288" w:rsidP="009C63B5">
      <w:pPr>
        <w:pStyle w:val="NormalWeb"/>
        <w:shd w:val="clear" w:color="auto" w:fill="FFFFFF"/>
        <w:spacing w:before="0" w:beforeAutospacing="0" w:after="0" w:afterAutospacing="0" w:line="276" w:lineRule="auto"/>
        <w:rPr>
          <w:rFonts w:ascii="Souvenir Lt BT" w:hAnsi="Souvenir Lt BT" w:cs="Traditional Arabic"/>
          <w:b/>
          <w:bCs/>
          <w:color w:val="FF0000"/>
          <w:szCs w:val="32"/>
        </w:rPr>
      </w:pPr>
      <w:r w:rsidRPr="00AB77D5">
        <w:rPr>
          <w:rFonts w:ascii="Souvenir Lt BT" w:hAnsi="Souvenir Lt BT" w:cs="Traditional Arabic"/>
          <w:b/>
          <w:bCs/>
          <w:color w:val="FF0000"/>
          <w:szCs w:val="32"/>
        </w:rPr>
        <w:t xml:space="preserve">Nomor </w:t>
      </w:r>
      <w:r w:rsidR="00C25D17">
        <w:rPr>
          <w:rFonts w:ascii="Souvenir Lt BT" w:hAnsi="Souvenir Lt BT" w:cs="Traditional Arabic"/>
          <w:b/>
          <w:bCs/>
          <w:color w:val="FF0000"/>
          <w:szCs w:val="32"/>
        </w:rPr>
        <w:t>4</w:t>
      </w:r>
      <w:r w:rsidRPr="00AB77D5">
        <w:rPr>
          <w:rFonts w:ascii="Souvenir Lt BT" w:hAnsi="Souvenir Lt BT" w:cs="Traditional Arabic"/>
          <w:b/>
          <w:bCs/>
          <w:color w:val="FF0000"/>
          <w:szCs w:val="32"/>
        </w:rPr>
        <w:t>.9</w:t>
      </w:r>
    </w:p>
    <w:p w14:paraId="4A2F7DA1" w14:textId="3A5ADDD5" w:rsidR="00335288" w:rsidRPr="00AB77D5" w:rsidRDefault="00C25D17" w:rsidP="009C63B5">
      <w:pPr>
        <w:pStyle w:val="NormalWeb"/>
        <w:shd w:val="clear" w:color="auto" w:fill="FFFFFF"/>
        <w:spacing w:before="0" w:beforeAutospacing="0" w:after="0" w:afterAutospacing="0" w:line="276" w:lineRule="auto"/>
        <w:jc w:val="center"/>
        <w:rPr>
          <w:rFonts w:ascii="Souvenir Lt BT" w:hAnsi="Souvenir Lt BT" w:cs="Traditional Arabic"/>
          <w:b/>
          <w:bCs/>
          <w:color w:val="000000" w:themeColor="text1"/>
          <w:szCs w:val="32"/>
        </w:rPr>
      </w:pPr>
      <w:r w:rsidRPr="00B724FA">
        <w:rPr>
          <w:rFonts w:ascii="Souvenir Lt BT" w:hAnsi="Souvenir Lt BT" w:cs="Traditional Arabic"/>
          <w:b/>
          <w:bCs/>
          <w:color w:val="000000" w:themeColor="text1"/>
          <w:szCs w:val="32"/>
        </w:rPr>
        <w:t>DAM DAN KURBAN</w:t>
      </w:r>
    </w:p>
    <w:p w14:paraId="67E671AD" w14:textId="77777777" w:rsidR="00C25D17" w:rsidRDefault="00C25D17" w:rsidP="00884DAC">
      <w:pPr>
        <w:pStyle w:val="NormalWeb"/>
        <w:shd w:val="clear" w:color="auto" w:fill="FFFFFF"/>
        <w:spacing w:before="0" w:beforeAutospacing="0" w:after="0" w:afterAutospacing="0" w:line="276" w:lineRule="auto"/>
        <w:ind w:firstLine="720"/>
        <w:rPr>
          <w:rFonts w:ascii="Souvenir Lt BT" w:hAnsi="Souvenir Lt BT" w:cs="Traditional Arabic"/>
          <w:b/>
          <w:bCs/>
          <w:color w:val="FF0000"/>
          <w:szCs w:val="32"/>
        </w:rPr>
      </w:pPr>
    </w:p>
    <w:p w14:paraId="07E58BCB" w14:textId="1D229534" w:rsidR="001F6FBA" w:rsidRPr="00AB77D5" w:rsidRDefault="001F6FBA" w:rsidP="00884DAC">
      <w:pPr>
        <w:pStyle w:val="NormalWeb"/>
        <w:shd w:val="clear" w:color="auto" w:fill="FFFFFF"/>
        <w:spacing w:before="0" w:beforeAutospacing="0" w:after="0" w:afterAutospacing="0" w:line="276" w:lineRule="auto"/>
        <w:ind w:firstLine="720"/>
        <w:rPr>
          <w:rFonts w:ascii="Souvenir Lt BT" w:hAnsi="Souvenir Lt BT" w:cs="Traditional Arabic"/>
          <w:b/>
          <w:bCs/>
          <w:szCs w:val="32"/>
        </w:rPr>
      </w:pPr>
      <w:r w:rsidRPr="00AB77D5">
        <w:rPr>
          <w:rFonts w:ascii="Souvenir Lt BT" w:hAnsi="Souvenir Lt BT" w:cs="Traditional Arabic"/>
          <w:b/>
          <w:bCs/>
          <w:szCs w:val="32"/>
        </w:rPr>
        <w:t xml:space="preserve">Pertanyaan 1: </w:t>
      </w:r>
      <w:r w:rsidRPr="00884DAC">
        <w:rPr>
          <w:rFonts w:ascii="Souvenir Lt BT" w:hAnsi="Souvenir Lt BT" w:cs="Traditional Arabic"/>
          <w:szCs w:val="32"/>
        </w:rPr>
        <w:t xml:space="preserve">Apakah </w:t>
      </w:r>
      <w:r w:rsidR="00037DD9">
        <w:rPr>
          <w:rFonts w:ascii="Souvenir Lt BT" w:hAnsi="Souvenir Lt BT" w:cs="Traditional Arabic"/>
          <w:szCs w:val="32"/>
        </w:rPr>
        <w:t>jamaah</w:t>
      </w:r>
      <w:r w:rsidRPr="00884DAC">
        <w:rPr>
          <w:rFonts w:ascii="Souvenir Lt BT" w:hAnsi="Souvenir Lt BT" w:cs="Traditional Arabic"/>
          <w:szCs w:val="32"/>
        </w:rPr>
        <w:t xml:space="preserve"> haji masih perlu berkurban?</w:t>
      </w:r>
    </w:p>
    <w:p w14:paraId="193FA318" w14:textId="0B0B1B56" w:rsidR="00884DAC" w:rsidRPr="00B724FA" w:rsidRDefault="00884DAC" w:rsidP="00884DAC">
      <w:pPr>
        <w:pStyle w:val="NormalWeb"/>
        <w:shd w:val="clear" w:color="auto" w:fill="FFFFFF"/>
        <w:spacing w:before="0" w:beforeAutospacing="0" w:after="0" w:afterAutospacing="0" w:line="276" w:lineRule="auto"/>
        <w:ind w:firstLine="720"/>
        <w:rPr>
          <w:rFonts w:ascii="Souvenir Lt BT" w:hAnsi="Souvenir Lt BT" w:cs="Traditional Arabic"/>
          <w:b/>
          <w:bCs/>
          <w:szCs w:val="32"/>
        </w:rPr>
      </w:pPr>
      <w:r>
        <w:rPr>
          <w:rFonts w:ascii="Souvenir Lt BT" w:hAnsi="Souvenir Lt BT" w:cs="Traditional Arabic"/>
          <w:b/>
          <w:bCs/>
          <w:szCs w:val="32"/>
        </w:rPr>
        <w:t>Jawab:</w:t>
      </w:r>
    </w:p>
    <w:p w14:paraId="64B35595" w14:textId="133CDEB9" w:rsidR="00301722" w:rsidRPr="00301722" w:rsidRDefault="00301722" w:rsidP="00301722">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301722">
        <w:rPr>
          <w:rFonts w:ascii="Souvenir Lt BT" w:hAnsi="Souvenir Lt BT" w:cs="Traditional Arabic"/>
          <w:szCs w:val="32"/>
        </w:rPr>
        <w:t xml:space="preserve">Banyak </w:t>
      </w:r>
      <w:r w:rsidR="00037DD9">
        <w:rPr>
          <w:rFonts w:ascii="Souvenir Lt BT" w:hAnsi="Souvenir Lt BT" w:cs="Traditional Arabic"/>
          <w:szCs w:val="32"/>
        </w:rPr>
        <w:t>jamaah</w:t>
      </w:r>
      <w:r w:rsidRPr="00301722">
        <w:rPr>
          <w:rFonts w:ascii="Souvenir Lt BT" w:hAnsi="Souvenir Lt BT" w:cs="Traditional Arabic"/>
          <w:szCs w:val="32"/>
        </w:rPr>
        <w:t xml:space="preserve"> haji yang memiliki semangat tinggi dalam beramal kebaikan. Meskipun mereka telah diwajibkan untuk menyembelih hewan hadyu, mereka tetap antusias melaksanakan ibadah kurban. Terlebih lagi </w:t>
      </w:r>
      <w:r>
        <w:rPr>
          <w:rFonts w:ascii="Souvenir Lt BT" w:hAnsi="Souvenir Lt BT" w:cs="Traditional Arabic"/>
          <w:szCs w:val="32"/>
        </w:rPr>
        <w:t>dengan</w:t>
      </w:r>
      <w:r w:rsidRPr="00301722">
        <w:rPr>
          <w:rFonts w:ascii="Souvenir Lt BT" w:hAnsi="Souvenir Lt BT" w:cs="Traditional Arabic"/>
          <w:szCs w:val="32"/>
        </w:rPr>
        <w:t xml:space="preserve"> anggapan bahwa berkurban di tanah suci Makkah menjanjikan pahala yang berlipat ganda dibandingkan berkurban di tanah air.</w:t>
      </w:r>
    </w:p>
    <w:p w14:paraId="3F7ACAA8" w14:textId="6749595E" w:rsidR="001F6FBA" w:rsidRPr="00AB77D5" w:rsidRDefault="00301722" w:rsidP="00884DAC">
      <w:pPr>
        <w:pStyle w:val="NormalWeb"/>
        <w:shd w:val="clear" w:color="auto" w:fill="FFFFFF"/>
        <w:spacing w:before="0" w:beforeAutospacing="0" w:after="0" w:afterAutospacing="0" w:line="276" w:lineRule="auto"/>
        <w:ind w:firstLine="720"/>
        <w:jc w:val="both"/>
        <w:rPr>
          <w:rFonts w:ascii="Souvenir Lt BT" w:hAnsi="Souvenir Lt BT" w:cs="Traditional Arabic"/>
          <w:szCs w:val="32"/>
          <w:rtl/>
        </w:rPr>
      </w:pPr>
      <w:r w:rsidRPr="00301722">
        <w:rPr>
          <w:rFonts w:ascii="Souvenir Lt BT" w:hAnsi="Souvenir Lt BT" w:cs="Traditional Arabic"/>
          <w:szCs w:val="32"/>
        </w:rPr>
        <w:t xml:space="preserve">Lalu, apakah </w:t>
      </w:r>
      <w:r w:rsidR="001F6FBA" w:rsidRPr="00AB77D5">
        <w:rPr>
          <w:rFonts w:ascii="Souvenir Lt BT" w:hAnsi="Souvenir Lt BT" w:cs="Traditional Arabic"/>
          <w:szCs w:val="32"/>
        </w:rPr>
        <w:t>mereka masih d</w:t>
      </w:r>
      <w:r w:rsidR="002C02D2">
        <w:rPr>
          <w:rFonts w:ascii="Souvenir Lt BT" w:hAnsi="Souvenir Lt BT" w:cs="Traditional Arabic"/>
          <w:szCs w:val="32"/>
        </w:rPr>
        <w:t>i</w:t>
      </w:r>
      <w:r w:rsidR="00B9649E">
        <w:rPr>
          <w:rFonts w:ascii="Souvenir Lt BT" w:hAnsi="Souvenir Lt BT" w:cs="Traditional Arabic"/>
          <w:szCs w:val="32"/>
        </w:rPr>
        <w:t>sya</w:t>
      </w:r>
      <w:r w:rsidR="00A60834">
        <w:rPr>
          <w:rFonts w:ascii="Souvenir Lt BT" w:hAnsi="Souvenir Lt BT" w:cs="Traditional Arabic"/>
          <w:szCs w:val="32"/>
        </w:rPr>
        <w:t>riat</w:t>
      </w:r>
      <w:r w:rsidR="001F6FBA" w:rsidRPr="00AB77D5">
        <w:rPr>
          <w:rFonts w:ascii="Souvenir Lt BT" w:hAnsi="Souvenir Lt BT" w:cs="Traditional Arabic"/>
          <w:szCs w:val="32"/>
        </w:rPr>
        <w:t xml:space="preserve">kan untuk berkurban? </w:t>
      </w:r>
      <w:r w:rsidRPr="00301722">
        <w:rPr>
          <w:rFonts w:ascii="Souvenir Lt BT" w:hAnsi="Souvenir Lt BT" w:cs="Traditional Arabic"/>
          <w:szCs w:val="32"/>
        </w:rPr>
        <w:t>Jika iya, manakah yang lebih utama: berkurban di Makkah atau di tanah air yang memiliki lebih banyak fakir miskin dan orang-orang yang membutuhkan</w:t>
      </w:r>
      <w:r w:rsidR="001F6FBA" w:rsidRPr="00301722">
        <w:rPr>
          <w:rFonts w:ascii="Souvenir Lt BT" w:hAnsi="Souvenir Lt BT" w:cs="Traditional Arabic"/>
          <w:szCs w:val="32"/>
        </w:rPr>
        <w:t>?</w:t>
      </w:r>
    </w:p>
    <w:p w14:paraId="05E3AE49" w14:textId="766EC113" w:rsidR="008D6951" w:rsidRPr="008D6951" w:rsidRDefault="008D6951" w:rsidP="008D6951">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8D6951">
        <w:rPr>
          <w:rFonts w:ascii="Souvenir Lt BT" w:hAnsi="Souvenir Lt BT" w:cs="Traditional Arabic"/>
          <w:szCs w:val="32"/>
        </w:rPr>
        <w:t>Mazhab Hanafi</w:t>
      </w:r>
      <w:r>
        <w:rPr>
          <w:rFonts w:ascii="Souvenir Lt BT" w:hAnsi="Souvenir Lt BT" w:cs="Traditional Arabic"/>
          <w:szCs w:val="32"/>
        </w:rPr>
        <w:t>ah</w:t>
      </w:r>
      <w:r w:rsidRPr="008D6951">
        <w:rPr>
          <w:rFonts w:ascii="Souvenir Lt BT" w:hAnsi="Souvenir Lt BT" w:cs="Traditional Arabic"/>
          <w:szCs w:val="32"/>
        </w:rPr>
        <w:t xml:space="preserve"> berpendapat bahwa ibadah kurban hukumnya wajib bagi setiap muslim yang mampu. Namun, menurut mereka, seseorang yang sedang menunaikan ibadah haji tidak diwajibkan berkurban karena dia berada </w:t>
      </w:r>
      <w:r w:rsidRPr="008D6951">
        <w:rPr>
          <w:rFonts w:ascii="Souvenir Lt BT" w:hAnsi="Souvenir Lt BT" w:cs="Traditional Arabic"/>
          <w:szCs w:val="32"/>
        </w:rPr>
        <w:lastRenderedPageBreak/>
        <w:t>dalam kondisi safar. Adapun penduduk Makkah yang melaksanakan haji tetap diwajibkan berkurban, sebab mereka berstatus sebagai mukim, bukan musafir.</w:t>
      </w:r>
    </w:p>
    <w:p w14:paraId="50A3CDBC" w14:textId="458C4699" w:rsidR="001F6FBA" w:rsidRPr="00AB77D5" w:rsidRDefault="001F6FBA" w:rsidP="008D6951">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Fonts w:ascii="Souvenir Lt BT" w:hAnsi="Souvenir Lt BT" w:cs="Traditional Arabic"/>
          <w:szCs w:val="32"/>
        </w:rPr>
        <w:t>As-</w:t>
      </w:r>
      <w:proofErr w:type="spellStart"/>
      <w:r w:rsidRPr="008D6951">
        <w:rPr>
          <w:rFonts w:ascii="Souvenir Lt BT" w:hAnsi="Souvenir Lt BT" w:cs="Traditional Arabic"/>
          <w:szCs w:val="32"/>
        </w:rPr>
        <w:t>Sar</w:t>
      </w:r>
      <w:r w:rsidR="008D6951" w:rsidRPr="008D6951">
        <w:rPr>
          <w:rFonts w:ascii="Souvenir Lt BT" w:hAnsi="Souvenir Lt BT" w:cs="Traditional Arabic"/>
          <w:szCs w:val="32"/>
        </w:rPr>
        <w:t>a</w:t>
      </w:r>
      <w:r w:rsidRPr="008D6951">
        <w:rPr>
          <w:rFonts w:ascii="Souvenir Lt BT" w:hAnsi="Souvenir Lt BT" w:cs="Traditional Arabic"/>
          <w:szCs w:val="32"/>
        </w:rPr>
        <w:t>khsi</w:t>
      </w:r>
      <w:proofErr w:type="spellEnd"/>
      <w:r w:rsidRPr="00AB77D5">
        <w:rPr>
          <w:rFonts w:ascii="Souvenir Lt BT" w:hAnsi="Souvenir Lt BT" w:cs="Traditional Arabic"/>
          <w:szCs w:val="32"/>
        </w:rPr>
        <w:t xml:space="preserve"> </w:t>
      </w:r>
      <w:r w:rsidR="00833DAA">
        <w:rPr>
          <w:rFonts w:ascii="Souvenir Lt BT" w:hAnsi="Souvenir Lt BT" w:cs="Traditional Arabic"/>
          <w:szCs w:val="32"/>
        </w:rPr>
        <w:t>berkata,</w:t>
      </w:r>
      <w:r w:rsidRPr="00AB77D5">
        <w:rPr>
          <w:rFonts w:ascii="Souvenir Lt BT" w:hAnsi="Souvenir Lt BT" w:cs="Traditional Arabic"/>
          <w:szCs w:val="32"/>
        </w:rPr>
        <w:t xml:space="preserve"> </w:t>
      </w:r>
    </w:p>
    <w:p w14:paraId="3718929E" w14:textId="70E7F3BB" w:rsidR="001F6FBA" w:rsidRPr="00AB77D5" w:rsidRDefault="001F6FBA" w:rsidP="009C63B5">
      <w:pPr>
        <w:pStyle w:val="NormalWeb"/>
        <w:shd w:val="clear" w:color="auto" w:fill="FFFFFF"/>
        <w:bidi/>
        <w:spacing w:before="0" w:beforeAutospacing="0" w:after="0" w:afterAutospacing="0" w:line="276" w:lineRule="auto"/>
        <w:jc w:val="both"/>
        <w:rPr>
          <w:rFonts w:ascii="Souvenir Lt BT" w:hAnsi="Souvenir Lt BT" w:cs="Traditional Arabic"/>
          <w:szCs w:val="32"/>
        </w:rPr>
      </w:pPr>
      <w:r w:rsidRPr="00AB77D5">
        <w:rPr>
          <w:rFonts w:ascii="Souvenir Lt BT" w:hAnsi="Souvenir Lt BT" w:cs="Traditional Arabic"/>
          <w:szCs w:val="32"/>
          <w:rtl/>
        </w:rPr>
        <w:t xml:space="preserve">وَإِنَّمَا لَمْ تَجِبْ عَلَى الْمُسَافِرِينَ لِمَا يَلْحَقُهُمْ مِنْ الْمَشَقَّةِ فِي تَحْصِيلِهَا... هِيَ وَاجِبَةٌ عَلَى أَهْلِ </w:t>
      </w:r>
      <w:r w:rsidR="00AE0F14">
        <w:rPr>
          <w:rFonts w:ascii="Souvenir Lt BT" w:hAnsi="Souvenir Lt BT" w:cs="Traditional Arabic"/>
          <w:szCs w:val="32"/>
          <w:rtl/>
        </w:rPr>
        <w:t>الأَمْصَارِ</w:t>
      </w:r>
      <w:r w:rsidRPr="00AB77D5">
        <w:rPr>
          <w:rFonts w:ascii="Souvenir Lt BT" w:hAnsi="Souvenir Lt BT" w:cs="Traditional Arabic"/>
          <w:szCs w:val="32"/>
          <w:rtl/>
        </w:rPr>
        <w:t xml:space="preserve"> مَا خَلَا الْحَاجَّ</w:t>
      </w:r>
      <w:proofErr w:type="gramStart"/>
      <w:r w:rsidRPr="00AB77D5">
        <w:rPr>
          <w:rFonts w:ascii="Souvenir Lt BT" w:hAnsi="Souvenir Lt BT" w:cs="Traditional Arabic"/>
          <w:szCs w:val="32"/>
          <w:rtl/>
        </w:rPr>
        <w:t>....فَأَمَّا</w:t>
      </w:r>
      <w:proofErr w:type="gramEnd"/>
      <w:r w:rsidRPr="00AB77D5">
        <w:rPr>
          <w:rFonts w:ascii="Souvenir Lt BT" w:hAnsi="Souvenir Lt BT" w:cs="Traditional Arabic"/>
          <w:szCs w:val="32"/>
          <w:rtl/>
        </w:rPr>
        <w:t xml:space="preserve"> أَهْلُ مَكَّةَ فَعَلَيْهِمْ الْأُضْحِيَّةُ، وَإِنْ حَجُّوا</w:t>
      </w:r>
    </w:p>
    <w:p w14:paraId="44BD91C3" w14:textId="28474BCB" w:rsidR="001F6FBA" w:rsidRPr="00AB77D5" w:rsidRDefault="00A257FA" w:rsidP="009C63B5">
      <w:pPr>
        <w:pStyle w:val="NormalWeb"/>
        <w:shd w:val="clear" w:color="auto" w:fill="FFFFFF"/>
        <w:spacing w:before="0" w:beforeAutospacing="0" w:after="0" w:afterAutospacing="0" w:line="276" w:lineRule="auto"/>
        <w:jc w:val="both"/>
        <w:rPr>
          <w:rFonts w:ascii="Souvenir Lt BT" w:hAnsi="Souvenir Lt BT" w:cs="Traditional Arabic"/>
          <w:szCs w:val="32"/>
        </w:rPr>
      </w:pPr>
      <w:r w:rsidRPr="00FB4A79">
        <w:rPr>
          <w:rFonts w:ascii="Souvenir Lt BT" w:hAnsi="Souvenir Lt BT" w:cs="Traditional Arabic"/>
          <w:i/>
          <w:iCs/>
          <w:szCs w:val="32"/>
        </w:rPr>
        <w:t>“</w:t>
      </w:r>
      <w:r w:rsidR="007A5905" w:rsidRPr="00FB4A79">
        <w:rPr>
          <w:rFonts w:ascii="Souvenir Lt BT" w:hAnsi="Souvenir Lt BT" w:cs="Traditional Arabic"/>
          <w:i/>
          <w:iCs/>
          <w:szCs w:val="32"/>
        </w:rPr>
        <w:t>K</w:t>
      </w:r>
      <w:r w:rsidR="001F6FBA" w:rsidRPr="00FB4A79">
        <w:rPr>
          <w:rFonts w:ascii="Souvenir Lt BT" w:hAnsi="Souvenir Lt BT" w:cs="Traditional Arabic"/>
          <w:i/>
          <w:iCs/>
          <w:szCs w:val="32"/>
        </w:rPr>
        <w:t>urban tidaklah wajib bagi or</w:t>
      </w:r>
      <w:r w:rsidR="007A5905" w:rsidRPr="00FB4A79">
        <w:rPr>
          <w:rFonts w:ascii="Souvenir Lt BT" w:hAnsi="Souvenir Lt BT" w:cs="Traditional Arabic"/>
          <w:i/>
          <w:iCs/>
          <w:szCs w:val="32"/>
        </w:rPr>
        <w:t>a</w:t>
      </w:r>
      <w:r w:rsidR="001F6FBA" w:rsidRPr="00FB4A79">
        <w:rPr>
          <w:rFonts w:ascii="Souvenir Lt BT" w:hAnsi="Souvenir Lt BT" w:cs="Traditional Arabic"/>
          <w:i/>
          <w:iCs/>
          <w:szCs w:val="32"/>
        </w:rPr>
        <w:t xml:space="preserve">ng-orang yang bersafar karena hal ini memberatkan mereka… </w:t>
      </w:r>
      <w:r w:rsidR="007A5905" w:rsidRPr="00FB4A79">
        <w:rPr>
          <w:rFonts w:ascii="Souvenir Lt BT" w:hAnsi="Souvenir Lt BT" w:cs="Traditional Arabic"/>
          <w:i/>
          <w:iCs/>
          <w:szCs w:val="32"/>
        </w:rPr>
        <w:t>K</w:t>
      </w:r>
      <w:r w:rsidR="001F6FBA" w:rsidRPr="00FB4A79">
        <w:rPr>
          <w:rFonts w:ascii="Souvenir Lt BT" w:hAnsi="Souvenir Lt BT" w:cs="Traditional Arabic"/>
          <w:i/>
          <w:iCs/>
          <w:szCs w:val="32"/>
        </w:rPr>
        <w:t>urban wajib bagi penduduk kota selain yang sedang haji…</w:t>
      </w:r>
      <w:r w:rsidR="007A5905" w:rsidRPr="00FB4A79">
        <w:rPr>
          <w:rFonts w:ascii="Souvenir Lt BT" w:hAnsi="Souvenir Lt BT" w:cs="Traditional Arabic"/>
          <w:i/>
          <w:iCs/>
          <w:szCs w:val="32"/>
        </w:rPr>
        <w:t xml:space="preserve">Adapun </w:t>
      </w:r>
      <w:r w:rsidR="001F6FBA" w:rsidRPr="00FB4A79">
        <w:rPr>
          <w:rFonts w:ascii="Souvenir Lt BT" w:hAnsi="Souvenir Lt BT" w:cs="Traditional Arabic"/>
          <w:i/>
          <w:iCs/>
          <w:szCs w:val="32"/>
        </w:rPr>
        <w:t xml:space="preserve">penduduk kota </w:t>
      </w:r>
      <w:r w:rsidR="00FB4A79" w:rsidRPr="00FB4A79">
        <w:rPr>
          <w:rFonts w:ascii="Souvenir Lt BT" w:hAnsi="Souvenir Lt BT" w:cs="Traditional Arabic"/>
          <w:i/>
          <w:iCs/>
          <w:szCs w:val="32"/>
        </w:rPr>
        <w:t>Makkah</w:t>
      </w:r>
      <w:r w:rsidR="001F6FBA" w:rsidRPr="00FB4A79">
        <w:rPr>
          <w:rFonts w:ascii="Souvenir Lt BT" w:hAnsi="Souvenir Lt BT" w:cs="Traditional Arabic"/>
          <w:i/>
          <w:iCs/>
          <w:szCs w:val="32"/>
        </w:rPr>
        <w:t xml:space="preserve"> maka wajib bagi mereka untuk berkurban meskipun mereka berhaji</w:t>
      </w:r>
      <w:r w:rsidR="00FB4A79" w:rsidRPr="00FB4A79">
        <w:rPr>
          <w:rFonts w:ascii="Souvenir Lt BT" w:hAnsi="Souvenir Lt BT" w:cs="Traditional Arabic"/>
          <w:i/>
          <w:iCs/>
          <w:szCs w:val="32"/>
        </w:rPr>
        <w:t>.</w:t>
      </w:r>
      <w:r w:rsidRPr="00FB4A79">
        <w:rPr>
          <w:rFonts w:ascii="Souvenir Lt BT" w:hAnsi="Souvenir Lt BT" w:cs="Traditional Arabic"/>
          <w:i/>
          <w:iCs/>
          <w:szCs w:val="32"/>
        </w:rPr>
        <w:t>”</w:t>
      </w:r>
      <w:r w:rsidR="00FB4A79">
        <w:rPr>
          <w:rStyle w:val="ReferensiCatatanKaki"/>
          <w:rFonts w:ascii="Souvenir Lt BT" w:hAnsi="Souvenir Lt BT" w:cs="Traditional Arabic"/>
          <w:i/>
          <w:iCs/>
          <w:szCs w:val="32"/>
        </w:rPr>
        <w:footnoteReference w:id="28"/>
      </w:r>
    </w:p>
    <w:p w14:paraId="378DC1ED" w14:textId="211D41A8" w:rsidR="001F6FBA" w:rsidRPr="00AB77D5" w:rsidRDefault="001F6FBA" w:rsidP="009C63B5">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Fonts w:ascii="Souvenir Lt BT" w:hAnsi="Souvenir Lt BT" w:cs="Traditional Arabic"/>
          <w:szCs w:val="32"/>
        </w:rPr>
        <w:t xml:space="preserve">Adapun </w:t>
      </w:r>
      <w:r w:rsidR="00790AEF">
        <w:rPr>
          <w:rFonts w:ascii="Souvenir Lt BT" w:hAnsi="Souvenir Lt BT" w:cs="Traditional Arabic"/>
          <w:szCs w:val="32"/>
        </w:rPr>
        <w:t>mazhab</w:t>
      </w:r>
      <w:r w:rsidRPr="00AB77D5">
        <w:rPr>
          <w:rFonts w:ascii="Souvenir Lt BT" w:hAnsi="Souvenir Lt BT" w:cs="Traditional Arabic"/>
          <w:szCs w:val="32"/>
        </w:rPr>
        <w:t xml:space="preserve"> </w:t>
      </w:r>
      <w:proofErr w:type="spellStart"/>
      <w:r w:rsidR="008D6951">
        <w:rPr>
          <w:rFonts w:ascii="Souvenir Lt BT" w:hAnsi="Souvenir Lt BT" w:cs="Traditional Arabic"/>
          <w:szCs w:val="32"/>
        </w:rPr>
        <w:t>Malikiah</w:t>
      </w:r>
      <w:proofErr w:type="spellEnd"/>
      <w:r w:rsidR="008D6951">
        <w:rPr>
          <w:rFonts w:ascii="Souvenir Lt BT" w:hAnsi="Souvenir Lt BT" w:cs="Traditional Arabic"/>
          <w:szCs w:val="32"/>
        </w:rPr>
        <w:t>,</w:t>
      </w:r>
      <w:r w:rsidRPr="00AB77D5">
        <w:rPr>
          <w:rFonts w:ascii="Souvenir Lt BT" w:hAnsi="Souvenir Lt BT" w:cs="Traditional Arabic"/>
          <w:szCs w:val="32"/>
        </w:rPr>
        <w:t xml:space="preserve"> kurban tidak d</w:t>
      </w:r>
      <w:r w:rsidR="00F61B3F">
        <w:rPr>
          <w:rFonts w:ascii="Souvenir Lt BT" w:hAnsi="Souvenir Lt BT" w:cs="Traditional Arabic"/>
          <w:szCs w:val="32"/>
        </w:rPr>
        <w:t>i</w:t>
      </w:r>
      <w:r w:rsidR="00B9649E">
        <w:rPr>
          <w:rFonts w:ascii="Souvenir Lt BT" w:hAnsi="Souvenir Lt BT" w:cs="Traditional Arabic"/>
          <w:szCs w:val="32"/>
        </w:rPr>
        <w:t>sya</w:t>
      </w:r>
      <w:r w:rsidR="00A60834">
        <w:rPr>
          <w:rFonts w:ascii="Souvenir Lt BT" w:hAnsi="Souvenir Lt BT" w:cs="Traditional Arabic"/>
          <w:szCs w:val="32"/>
        </w:rPr>
        <w:t>riat</w:t>
      </w:r>
      <w:r w:rsidRPr="00AB77D5">
        <w:rPr>
          <w:rFonts w:ascii="Souvenir Lt BT" w:hAnsi="Souvenir Lt BT" w:cs="Traditional Arabic"/>
          <w:szCs w:val="32"/>
        </w:rPr>
        <w:t xml:space="preserve">kan bagi </w:t>
      </w:r>
      <w:r w:rsidR="008D6951">
        <w:rPr>
          <w:rFonts w:ascii="Souvenir Lt BT" w:hAnsi="Souvenir Lt BT" w:cs="Traditional Arabic"/>
          <w:szCs w:val="32"/>
        </w:rPr>
        <w:t>orang</w:t>
      </w:r>
      <w:r w:rsidRPr="008D6951">
        <w:rPr>
          <w:rFonts w:ascii="Souvenir Lt BT" w:hAnsi="Souvenir Lt BT" w:cs="Traditional Arabic"/>
          <w:szCs w:val="32"/>
        </w:rPr>
        <w:t xml:space="preserve"> </w:t>
      </w:r>
      <w:r w:rsidRPr="00AB77D5">
        <w:rPr>
          <w:rFonts w:ascii="Souvenir Lt BT" w:hAnsi="Souvenir Lt BT" w:cs="Traditional Arabic"/>
          <w:szCs w:val="32"/>
        </w:rPr>
        <w:t xml:space="preserve">yang berhaji karena </w:t>
      </w:r>
      <w:r w:rsidR="008D6951">
        <w:rPr>
          <w:rFonts w:ascii="Souvenir Lt BT" w:hAnsi="Souvenir Lt BT" w:cs="Traditional Arabic"/>
          <w:szCs w:val="32"/>
        </w:rPr>
        <w:t>d</w:t>
      </w:r>
      <w:r w:rsidRPr="008D6951">
        <w:rPr>
          <w:rFonts w:ascii="Souvenir Lt BT" w:hAnsi="Souvenir Lt BT" w:cs="Traditional Arabic"/>
          <w:szCs w:val="32"/>
        </w:rPr>
        <w:t>ia</w:t>
      </w:r>
      <w:r w:rsidRPr="00AB77D5">
        <w:rPr>
          <w:rFonts w:ascii="Souvenir Lt BT" w:hAnsi="Souvenir Lt BT" w:cs="Traditional Arabic"/>
          <w:szCs w:val="32"/>
        </w:rPr>
        <w:t xml:space="preserve"> </w:t>
      </w:r>
      <w:r w:rsidR="003F3205">
        <w:rPr>
          <w:rFonts w:ascii="Souvenir Lt BT" w:hAnsi="Souvenir Lt BT" w:cs="Traditional Arabic"/>
          <w:szCs w:val="32"/>
        </w:rPr>
        <w:t>karena dia sedang melakukan ibadah</w:t>
      </w:r>
      <w:r w:rsidRPr="00AB77D5">
        <w:rPr>
          <w:rFonts w:ascii="Souvenir Lt BT" w:hAnsi="Souvenir Lt BT" w:cs="Traditional Arabic"/>
          <w:szCs w:val="32"/>
        </w:rPr>
        <w:t xml:space="preserve"> haji</w:t>
      </w:r>
      <w:r w:rsidR="003F3205">
        <w:rPr>
          <w:rFonts w:ascii="Souvenir Lt BT" w:hAnsi="Souvenir Lt BT" w:cs="Traditional Arabic"/>
          <w:szCs w:val="32"/>
        </w:rPr>
        <w:t>,</w:t>
      </w:r>
      <w:r w:rsidRPr="00AB77D5">
        <w:rPr>
          <w:rFonts w:ascii="Souvenir Lt BT" w:hAnsi="Souvenir Lt BT" w:cs="Traditional Arabic"/>
          <w:szCs w:val="32"/>
        </w:rPr>
        <w:t xml:space="preserve"> bukan karena </w:t>
      </w:r>
      <w:r w:rsidR="003F3205">
        <w:rPr>
          <w:rFonts w:ascii="Souvenir Lt BT" w:hAnsi="Souvenir Lt BT" w:cs="Traditional Arabic"/>
          <w:szCs w:val="32"/>
        </w:rPr>
        <w:t>d</w:t>
      </w:r>
      <w:r w:rsidRPr="008D6951">
        <w:rPr>
          <w:rFonts w:ascii="Souvenir Lt BT" w:hAnsi="Souvenir Lt BT" w:cs="Traditional Arabic"/>
          <w:szCs w:val="32"/>
        </w:rPr>
        <w:t>ia</w:t>
      </w:r>
      <w:r w:rsidRPr="00AB77D5">
        <w:rPr>
          <w:rFonts w:ascii="Souvenir Lt BT" w:hAnsi="Souvenir Lt BT" w:cs="Traditional Arabic"/>
          <w:szCs w:val="32"/>
        </w:rPr>
        <w:t xml:space="preserve"> sedang bersafar. </w:t>
      </w:r>
      <w:r w:rsidR="003F3205">
        <w:rPr>
          <w:rFonts w:ascii="Souvenir Lt BT" w:hAnsi="Souvenir Lt BT" w:cs="Traditional Arabic"/>
          <w:szCs w:val="32"/>
        </w:rPr>
        <w:t>Oleh karena itu,</w:t>
      </w:r>
      <w:r w:rsidRPr="00AB77D5">
        <w:rPr>
          <w:rFonts w:ascii="Souvenir Lt BT" w:hAnsi="Souvenir Lt BT" w:cs="Traditional Arabic"/>
          <w:szCs w:val="32"/>
        </w:rPr>
        <w:t xml:space="preserve"> meski </w:t>
      </w:r>
      <w:r w:rsidR="003F3205">
        <w:rPr>
          <w:rFonts w:ascii="Souvenir Lt BT" w:hAnsi="Souvenir Lt BT" w:cs="Traditional Arabic"/>
          <w:szCs w:val="32"/>
        </w:rPr>
        <w:t>orang</w:t>
      </w:r>
      <w:r w:rsidRPr="008D6951">
        <w:rPr>
          <w:rFonts w:ascii="Souvenir Lt BT" w:hAnsi="Souvenir Lt BT" w:cs="Traditional Arabic"/>
          <w:szCs w:val="32"/>
        </w:rPr>
        <w:t xml:space="preserve"> </w:t>
      </w:r>
      <w:r w:rsidRPr="00AB77D5">
        <w:rPr>
          <w:rFonts w:ascii="Souvenir Lt BT" w:hAnsi="Souvenir Lt BT" w:cs="Traditional Arabic"/>
          <w:szCs w:val="32"/>
        </w:rPr>
        <w:t xml:space="preserve">yang berhaji adalah penduduk </w:t>
      </w:r>
      <w:r w:rsidR="003F3205">
        <w:rPr>
          <w:rFonts w:ascii="Souvenir Lt BT" w:hAnsi="Souvenir Lt BT" w:cs="Traditional Arabic"/>
          <w:szCs w:val="32"/>
        </w:rPr>
        <w:t>M</w:t>
      </w:r>
      <w:r w:rsidRPr="008D6951">
        <w:rPr>
          <w:rFonts w:ascii="Souvenir Lt BT" w:hAnsi="Souvenir Lt BT" w:cs="Traditional Arabic"/>
          <w:szCs w:val="32"/>
        </w:rPr>
        <w:t>ina</w:t>
      </w:r>
      <w:r w:rsidR="00466F83">
        <w:rPr>
          <w:rFonts w:ascii="Souvenir Lt BT" w:hAnsi="Souvenir Lt BT" w:cs="Traditional Arabic"/>
          <w:szCs w:val="32"/>
        </w:rPr>
        <w:t>—sehingga status</w:t>
      </w:r>
      <w:r w:rsidRPr="00AB77D5">
        <w:rPr>
          <w:rFonts w:ascii="Souvenir Lt BT" w:hAnsi="Souvenir Lt BT" w:cs="Traditional Arabic"/>
          <w:szCs w:val="32"/>
        </w:rPr>
        <w:t xml:space="preserve"> mereka </w:t>
      </w:r>
      <w:r w:rsidR="00466F83">
        <w:rPr>
          <w:rFonts w:ascii="Souvenir Lt BT" w:hAnsi="Souvenir Lt BT" w:cs="Traditional Arabic"/>
          <w:szCs w:val="32"/>
        </w:rPr>
        <w:t>mukim,</w:t>
      </w:r>
      <w:r w:rsidRPr="00AB77D5">
        <w:rPr>
          <w:rFonts w:ascii="Souvenir Lt BT" w:hAnsi="Souvenir Lt BT" w:cs="Traditional Arabic"/>
          <w:szCs w:val="32"/>
        </w:rPr>
        <w:t xml:space="preserve"> bukan musafir</w:t>
      </w:r>
      <w:r w:rsidR="00466F83">
        <w:rPr>
          <w:rFonts w:ascii="Souvenir Lt BT" w:hAnsi="Souvenir Lt BT" w:cs="Traditional Arabic"/>
          <w:szCs w:val="32"/>
        </w:rPr>
        <w:t>—</w:t>
      </w:r>
      <w:r w:rsidRPr="00AB77D5">
        <w:rPr>
          <w:rFonts w:ascii="Souvenir Lt BT" w:hAnsi="Souvenir Lt BT" w:cs="Traditional Arabic"/>
          <w:szCs w:val="32"/>
        </w:rPr>
        <w:t>tetap saja tidak d</w:t>
      </w:r>
      <w:r w:rsidR="00F61B3F">
        <w:rPr>
          <w:rFonts w:ascii="Souvenir Lt BT" w:hAnsi="Souvenir Lt BT" w:cs="Traditional Arabic"/>
          <w:szCs w:val="32"/>
        </w:rPr>
        <w:t>i</w:t>
      </w:r>
      <w:r w:rsidR="00B9649E">
        <w:rPr>
          <w:rFonts w:ascii="Souvenir Lt BT" w:hAnsi="Souvenir Lt BT" w:cs="Traditional Arabic"/>
          <w:szCs w:val="32"/>
        </w:rPr>
        <w:t>sya</w:t>
      </w:r>
      <w:r w:rsidR="00A60834">
        <w:rPr>
          <w:rFonts w:ascii="Souvenir Lt BT" w:hAnsi="Souvenir Lt BT" w:cs="Traditional Arabic"/>
          <w:szCs w:val="32"/>
        </w:rPr>
        <w:t>riat</w:t>
      </w:r>
      <w:r w:rsidRPr="00AB77D5">
        <w:rPr>
          <w:rFonts w:ascii="Souvenir Lt BT" w:hAnsi="Souvenir Lt BT" w:cs="Traditional Arabic"/>
          <w:szCs w:val="32"/>
        </w:rPr>
        <w:t xml:space="preserve">kan untuk berkurban. </w:t>
      </w:r>
    </w:p>
    <w:p w14:paraId="54558401" w14:textId="1C312EBA" w:rsidR="001F6FBA" w:rsidRPr="00AB77D5" w:rsidRDefault="001F6FBA" w:rsidP="008032E1">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Fonts w:ascii="Souvenir Lt BT" w:hAnsi="Souvenir Lt BT" w:cs="Traditional Arabic"/>
          <w:szCs w:val="32"/>
        </w:rPr>
        <w:t xml:space="preserve">Al-Imam Malik </w:t>
      </w:r>
      <w:r w:rsidR="00833DAA">
        <w:rPr>
          <w:rFonts w:ascii="Souvenir Lt BT" w:hAnsi="Souvenir Lt BT" w:cs="Traditional Arabic"/>
          <w:szCs w:val="32"/>
        </w:rPr>
        <w:t>berkata,</w:t>
      </w:r>
    </w:p>
    <w:p w14:paraId="6FB5EB35" w14:textId="77777777" w:rsidR="001F6FBA" w:rsidRPr="00AB77D5" w:rsidRDefault="001F6FBA" w:rsidP="009C63B5">
      <w:pPr>
        <w:pStyle w:val="NormalWeb"/>
        <w:shd w:val="clear" w:color="auto" w:fill="FFFFFF"/>
        <w:bidi/>
        <w:spacing w:before="0" w:beforeAutospacing="0" w:after="0" w:afterAutospacing="0" w:line="276" w:lineRule="auto"/>
        <w:jc w:val="both"/>
        <w:rPr>
          <w:rFonts w:ascii="Souvenir Lt BT" w:hAnsi="Souvenir Lt BT" w:cs="Traditional Arabic"/>
          <w:szCs w:val="32"/>
          <w:rtl/>
        </w:rPr>
      </w:pPr>
      <w:r w:rsidRPr="00AB77D5">
        <w:rPr>
          <w:rFonts w:ascii="Souvenir Lt BT" w:hAnsi="Souvenir Lt BT" w:cs="Traditional Arabic"/>
          <w:szCs w:val="32"/>
          <w:rtl/>
        </w:rPr>
        <w:t>لَيْسَ عَلَى الْحَاجِّ أُضْحِيَّةٌ وَإِنْ كَانَ مِنْ سَاكِنِي مِنًى بَعْدَ أَنْ يَكُونَ حَاجًّا</w:t>
      </w:r>
    </w:p>
    <w:p w14:paraId="310D5015" w14:textId="6F8CA62E" w:rsidR="001F6FBA" w:rsidRPr="00AB77D5" w:rsidRDefault="00A257FA" w:rsidP="009C63B5">
      <w:pPr>
        <w:pStyle w:val="NormalWeb"/>
        <w:shd w:val="clear" w:color="auto" w:fill="FFFFFF"/>
        <w:spacing w:before="0" w:beforeAutospacing="0" w:after="0" w:afterAutospacing="0" w:line="276" w:lineRule="auto"/>
        <w:jc w:val="both"/>
        <w:rPr>
          <w:rFonts w:ascii="Souvenir Lt BT" w:hAnsi="Souvenir Lt BT" w:cs="Traditional Arabic"/>
          <w:szCs w:val="32"/>
          <w:rtl/>
        </w:rPr>
      </w:pPr>
      <w:r w:rsidRPr="00D11E19">
        <w:rPr>
          <w:rFonts w:ascii="Souvenir Lt BT" w:hAnsi="Souvenir Lt BT" w:cs="Traditional Arabic"/>
          <w:i/>
          <w:iCs/>
          <w:szCs w:val="32"/>
        </w:rPr>
        <w:t>“</w:t>
      </w:r>
      <w:r w:rsidR="001F6FBA" w:rsidRPr="00D11E19">
        <w:rPr>
          <w:rFonts w:ascii="Souvenir Lt BT" w:hAnsi="Souvenir Lt BT" w:cs="Traditional Arabic"/>
          <w:i/>
          <w:iCs/>
          <w:szCs w:val="32"/>
        </w:rPr>
        <w:t>Seorang haji tidak berk</w:t>
      </w:r>
      <w:r w:rsidR="00D11E19" w:rsidRPr="00D11E19">
        <w:rPr>
          <w:rFonts w:ascii="Souvenir Lt BT" w:hAnsi="Souvenir Lt BT" w:cs="Traditional Arabic"/>
          <w:i/>
          <w:iCs/>
          <w:szCs w:val="32"/>
        </w:rPr>
        <w:t>e</w:t>
      </w:r>
      <w:r w:rsidR="001F6FBA" w:rsidRPr="00D11E19">
        <w:rPr>
          <w:rFonts w:ascii="Souvenir Lt BT" w:hAnsi="Souvenir Lt BT" w:cs="Traditional Arabic"/>
          <w:i/>
          <w:iCs/>
          <w:szCs w:val="32"/>
        </w:rPr>
        <w:t>wajiban kurban meskipun ia tinggal di Mina setelah ia melaksanakan haji</w:t>
      </w:r>
      <w:r w:rsidR="00D11E19" w:rsidRPr="00D11E19">
        <w:rPr>
          <w:rFonts w:ascii="Souvenir Lt BT" w:hAnsi="Souvenir Lt BT" w:cs="Traditional Arabic"/>
          <w:i/>
          <w:iCs/>
          <w:szCs w:val="32"/>
        </w:rPr>
        <w:t>.</w:t>
      </w:r>
      <w:r w:rsidRPr="00D11E19">
        <w:rPr>
          <w:rFonts w:ascii="Souvenir Lt BT" w:hAnsi="Souvenir Lt BT" w:cs="Traditional Arabic"/>
          <w:i/>
          <w:iCs/>
          <w:szCs w:val="32"/>
        </w:rPr>
        <w:t>”</w:t>
      </w:r>
      <w:r w:rsidR="00D11E19">
        <w:rPr>
          <w:rStyle w:val="ReferensiCatatanKaki"/>
          <w:rFonts w:ascii="Souvenir Lt BT" w:hAnsi="Souvenir Lt BT" w:cs="Traditional Arabic"/>
          <w:i/>
          <w:iCs/>
          <w:szCs w:val="32"/>
        </w:rPr>
        <w:footnoteReference w:id="29"/>
      </w:r>
    </w:p>
    <w:p w14:paraId="66C60AF8" w14:textId="2FF4CF0A" w:rsidR="001F6FBA" w:rsidRPr="00AB77D5" w:rsidRDefault="00E913E3" w:rsidP="008032E1">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Pr>
          <w:rFonts w:ascii="Souvenir Lt BT" w:hAnsi="Souvenir Lt BT" w:cs="Traditional Arabic"/>
          <w:szCs w:val="32"/>
        </w:rPr>
        <w:t>Bagi</w:t>
      </w:r>
      <w:r w:rsidR="001F6FBA" w:rsidRPr="00AB77D5">
        <w:rPr>
          <w:rFonts w:ascii="Souvenir Lt BT" w:hAnsi="Souvenir Lt BT" w:cs="Traditional Arabic"/>
          <w:szCs w:val="32"/>
        </w:rPr>
        <w:t xml:space="preserve"> </w:t>
      </w:r>
      <w:r w:rsidR="00790AEF">
        <w:rPr>
          <w:rFonts w:ascii="Souvenir Lt BT" w:hAnsi="Souvenir Lt BT" w:cs="Traditional Arabic"/>
          <w:szCs w:val="32"/>
        </w:rPr>
        <w:t>mazhab</w:t>
      </w:r>
      <w:r w:rsidR="001F6FBA" w:rsidRPr="00AB77D5">
        <w:rPr>
          <w:rFonts w:ascii="Souvenir Lt BT" w:hAnsi="Souvenir Lt BT" w:cs="Traditional Arabic"/>
          <w:szCs w:val="32"/>
        </w:rPr>
        <w:t xml:space="preserve"> </w:t>
      </w:r>
      <w:proofErr w:type="spellStart"/>
      <w:r w:rsidR="001F6FBA" w:rsidRPr="008D6951">
        <w:rPr>
          <w:rFonts w:ascii="Souvenir Lt BT" w:hAnsi="Souvenir Lt BT" w:cs="Traditional Arabic"/>
          <w:szCs w:val="32"/>
        </w:rPr>
        <w:t>Malikiah</w:t>
      </w:r>
      <w:proofErr w:type="spellEnd"/>
      <w:r w:rsidR="008032E1">
        <w:rPr>
          <w:rFonts w:ascii="Souvenir Lt BT" w:hAnsi="Souvenir Lt BT" w:cs="Traditional Arabic"/>
          <w:szCs w:val="32"/>
        </w:rPr>
        <w:t>,</w:t>
      </w:r>
      <w:r w:rsidR="001F6FBA" w:rsidRPr="00AB77D5">
        <w:rPr>
          <w:rFonts w:ascii="Souvenir Lt BT" w:hAnsi="Souvenir Lt BT" w:cs="Traditional Arabic"/>
          <w:szCs w:val="32"/>
        </w:rPr>
        <w:t xml:space="preserve"> kurban hukumnya </w:t>
      </w:r>
      <w:r w:rsidR="005C1A37">
        <w:rPr>
          <w:rFonts w:ascii="Souvenir Lt BT" w:hAnsi="Souvenir Lt BT" w:cs="Traditional Arabic"/>
          <w:szCs w:val="32"/>
        </w:rPr>
        <w:t>sunah</w:t>
      </w:r>
      <w:r w:rsidR="001F6FBA" w:rsidRPr="00AB77D5">
        <w:rPr>
          <w:rFonts w:ascii="Souvenir Lt BT" w:hAnsi="Souvenir Lt BT" w:cs="Traditional Arabic"/>
          <w:szCs w:val="32"/>
        </w:rPr>
        <w:t xml:space="preserve"> </w:t>
      </w:r>
      <w:r w:rsidRPr="008D6951">
        <w:rPr>
          <w:rFonts w:ascii="Souvenir Lt BT" w:hAnsi="Souvenir Lt BT" w:cs="Traditional Arabic"/>
          <w:szCs w:val="32"/>
        </w:rPr>
        <w:t>muakadah</w:t>
      </w:r>
      <w:r w:rsidR="001F6FBA" w:rsidRPr="00AB77D5">
        <w:rPr>
          <w:rFonts w:ascii="Souvenir Lt BT" w:hAnsi="Souvenir Lt BT" w:cs="Traditional Arabic"/>
          <w:szCs w:val="32"/>
        </w:rPr>
        <w:t xml:space="preserve"> bagi yang mampu</w:t>
      </w:r>
      <w:r>
        <w:rPr>
          <w:rFonts w:ascii="Souvenir Lt BT" w:hAnsi="Souvenir Lt BT" w:cs="Traditional Arabic"/>
          <w:szCs w:val="32"/>
        </w:rPr>
        <w:t>,</w:t>
      </w:r>
      <w:r w:rsidR="001F6FBA" w:rsidRPr="00AB77D5">
        <w:rPr>
          <w:rFonts w:ascii="Souvenir Lt BT" w:hAnsi="Souvenir Lt BT" w:cs="Traditional Arabic"/>
          <w:szCs w:val="32"/>
        </w:rPr>
        <w:t xml:space="preserve"> bahkan musafir yang mampu juga hendaknya berkurban. Namun</w:t>
      </w:r>
      <w:r w:rsidR="009D503C">
        <w:rPr>
          <w:rFonts w:ascii="Souvenir Lt BT" w:hAnsi="Souvenir Lt BT" w:cs="Traditional Arabic"/>
          <w:szCs w:val="32"/>
        </w:rPr>
        <w:t>,</w:t>
      </w:r>
      <w:r w:rsidR="001F6FBA" w:rsidRPr="008D6951">
        <w:rPr>
          <w:rFonts w:ascii="Souvenir Lt BT" w:hAnsi="Souvenir Lt BT" w:cs="Traditional Arabic"/>
          <w:szCs w:val="32"/>
        </w:rPr>
        <w:t xml:space="preserve"> </w:t>
      </w:r>
      <w:r w:rsidR="009D503C">
        <w:rPr>
          <w:rFonts w:ascii="Souvenir Lt BT" w:hAnsi="Souvenir Lt BT" w:cs="Traditional Arabic"/>
          <w:szCs w:val="32"/>
        </w:rPr>
        <w:t>orang</w:t>
      </w:r>
      <w:r w:rsidR="001F6FBA" w:rsidRPr="00AB77D5">
        <w:rPr>
          <w:rFonts w:ascii="Souvenir Lt BT" w:hAnsi="Souvenir Lt BT" w:cs="Traditional Arabic"/>
          <w:szCs w:val="32"/>
        </w:rPr>
        <w:t xml:space="preserve"> yang </w:t>
      </w:r>
      <w:r w:rsidR="009D503C">
        <w:rPr>
          <w:rFonts w:ascii="Souvenir Lt BT" w:hAnsi="Souvenir Lt BT" w:cs="Traditional Arabic"/>
          <w:szCs w:val="32"/>
        </w:rPr>
        <w:t>sedang</w:t>
      </w:r>
      <w:r w:rsidR="001F6FBA" w:rsidRPr="008D6951">
        <w:rPr>
          <w:rFonts w:ascii="Souvenir Lt BT" w:hAnsi="Souvenir Lt BT" w:cs="Traditional Arabic"/>
          <w:szCs w:val="32"/>
        </w:rPr>
        <w:t xml:space="preserve"> </w:t>
      </w:r>
      <w:r w:rsidR="009D503C">
        <w:rPr>
          <w:rFonts w:ascii="Souvenir Lt BT" w:hAnsi="Souvenir Lt BT" w:cs="Traditional Arabic"/>
          <w:szCs w:val="32"/>
        </w:rPr>
        <w:t>ber</w:t>
      </w:r>
      <w:r w:rsidR="001F6FBA" w:rsidRPr="008D6951">
        <w:rPr>
          <w:rFonts w:ascii="Souvenir Lt BT" w:hAnsi="Souvenir Lt BT" w:cs="Traditional Arabic"/>
          <w:szCs w:val="32"/>
        </w:rPr>
        <w:t>haji</w:t>
      </w:r>
      <w:r w:rsidR="001F6FBA" w:rsidRPr="00AB77D5">
        <w:rPr>
          <w:rFonts w:ascii="Souvenir Lt BT" w:hAnsi="Souvenir Lt BT" w:cs="Traditional Arabic"/>
          <w:szCs w:val="32"/>
        </w:rPr>
        <w:t xml:space="preserve"> tidak di</w:t>
      </w:r>
      <w:r w:rsidR="005C1A37">
        <w:rPr>
          <w:rFonts w:ascii="Souvenir Lt BT" w:hAnsi="Souvenir Lt BT" w:cs="Traditional Arabic"/>
          <w:szCs w:val="32"/>
        </w:rPr>
        <w:t>sunah</w:t>
      </w:r>
      <w:r w:rsidR="001F6FBA" w:rsidRPr="00AB77D5">
        <w:rPr>
          <w:rFonts w:ascii="Souvenir Lt BT" w:hAnsi="Souvenir Lt BT" w:cs="Traditional Arabic"/>
          <w:szCs w:val="32"/>
        </w:rPr>
        <w:t xml:space="preserve">kan </w:t>
      </w:r>
      <w:r w:rsidR="009D503C">
        <w:rPr>
          <w:rFonts w:ascii="Souvenir Lt BT" w:hAnsi="Souvenir Lt BT" w:cs="Traditional Arabic"/>
          <w:szCs w:val="32"/>
        </w:rPr>
        <w:t xml:space="preserve">untuk </w:t>
      </w:r>
      <w:r w:rsidR="001F6FBA" w:rsidRPr="00AB77D5">
        <w:rPr>
          <w:rFonts w:ascii="Souvenir Lt BT" w:hAnsi="Souvenir Lt BT" w:cs="Traditional Arabic"/>
          <w:szCs w:val="32"/>
        </w:rPr>
        <w:t xml:space="preserve">berkurban, karena </w:t>
      </w:r>
      <w:r w:rsidR="009D503C">
        <w:rPr>
          <w:rFonts w:ascii="Souvenir Lt BT" w:hAnsi="Souvenir Lt BT" w:cs="Traditional Arabic"/>
          <w:szCs w:val="32"/>
        </w:rPr>
        <w:t>yang</w:t>
      </w:r>
      <w:r w:rsidR="001F6FBA" w:rsidRPr="008D6951">
        <w:rPr>
          <w:rFonts w:ascii="Souvenir Lt BT" w:hAnsi="Souvenir Lt BT" w:cs="Traditional Arabic"/>
          <w:szCs w:val="32"/>
        </w:rPr>
        <w:t xml:space="preserve"> </w:t>
      </w:r>
      <w:r w:rsidR="005C1A37">
        <w:rPr>
          <w:rFonts w:ascii="Souvenir Lt BT" w:hAnsi="Souvenir Lt BT" w:cs="Traditional Arabic"/>
          <w:szCs w:val="32"/>
        </w:rPr>
        <w:t>sunah</w:t>
      </w:r>
      <w:r w:rsidR="001F6FBA" w:rsidRPr="00AB77D5">
        <w:rPr>
          <w:rFonts w:ascii="Souvenir Lt BT" w:hAnsi="Souvenir Lt BT" w:cs="Traditional Arabic"/>
          <w:szCs w:val="32"/>
        </w:rPr>
        <w:t xml:space="preserve"> bagi mereka adalah </w:t>
      </w:r>
      <w:proofErr w:type="spellStart"/>
      <w:r w:rsidR="001F6FBA" w:rsidRPr="009D503C">
        <w:rPr>
          <w:rFonts w:ascii="Souvenir Lt BT" w:hAnsi="Souvenir Lt BT" w:cs="Traditional Arabic"/>
          <w:i/>
          <w:iCs/>
          <w:szCs w:val="32"/>
        </w:rPr>
        <w:t>al</w:t>
      </w:r>
      <w:proofErr w:type="spellEnd"/>
      <w:r w:rsidR="001F6FBA" w:rsidRPr="009D503C">
        <w:rPr>
          <w:rFonts w:ascii="Souvenir Lt BT" w:hAnsi="Souvenir Lt BT" w:cs="Traditional Arabic"/>
          <w:i/>
          <w:iCs/>
          <w:szCs w:val="32"/>
        </w:rPr>
        <w:t>-hadyu</w:t>
      </w:r>
      <w:r w:rsidR="009D503C">
        <w:rPr>
          <w:rFonts w:ascii="Souvenir Lt BT" w:hAnsi="Souvenir Lt BT" w:cs="Traditional Arabic"/>
          <w:szCs w:val="32"/>
        </w:rPr>
        <w:t>,</w:t>
      </w:r>
      <w:r w:rsidR="001F6FBA" w:rsidRPr="00AB77D5">
        <w:rPr>
          <w:rFonts w:ascii="Souvenir Lt BT" w:hAnsi="Souvenir Lt BT" w:cs="Traditional Arabic"/>
          <w:szCs w:val="32"/>
        </w:rPr>
        <w:t xml:space="preserve"> bukan </w:t>
      </w:r>
      <w:proofErr w:type="spellStart"/>
      <w:r w:rsidR="001F6FBA" w:rsidRPr="009D503C">
        <w:rPr>
          <w:rFonts w:ascii="Souvenir Lt BT" w:hAnsi="Souvenir Lt BT" w:cs="Traditional Arabic"/>
          <w:i/>
          <w:iCs/>
          <w:szCs w:val="32"/>
        </w:rPr>
        <w:t>al-</w:t>
      </w:r>
      <w:r w:rsidR="003114BC" w:rsidRPr="003114BC">
        <w:rPr>
          <w:rFonts w:ascii="Souvenir Lt BT" w:hAnsi="Souvenir Lt BT" w:cs="Traditional Arabic"/>
          <w:i/>
          <w:iCs/>
          <w:szCs w:val="32"/>
        </w:rPr>
        <w:t>udhiyah</w:t>
      </w:r>
      <w:proofErr w:type="spellEnd"/>
      <w:r w:rsidR="009D503C">
        <w:rPr>
          <w:rFonts w:ascii="Souvenir Lt BT" w:hAnsi="Souvenir Lt BT" w:cs="Traditional Arabic"/>
          <w:szCs w:val="32"/>
        </w:rPr>
        <w:t xml:space="preserve"> (</w:t>
      </w:r>
      <w:r w:rsidR="001F6FBA" w:rsidRPr="00AB77D5">
        <w:rPr>
          <w:rFonts w:ascii="Souvenir Lt BT" w:hAnsi="Souvenir Lt BT" w:cs="Traditional Arabic"/>
          <w:szCs w:val="32"/>
        </w:rPr>
        <w:t>kurban</w:t>
      </w:r>
      <w:r w:rsidR="009D503C">
        <w:rPr>
          <w:rFonts w:ascii="Souvenir Lt BT" w:hAnsi="Souvenir Lt BT" w:cs="Traditional Arabic"/>
          <w:szCs w:val="32"/>
        </w:rPr>
        <w:t>).</w:t>
      </w:r>
      <w:r w:rsidR="00DD102E">
        <w:rPr>
          <w:rStyle w:val="ReferensiCatatanKaki"/>
          <w:rFonts w:ascii="Souvenir Lt BT" w:hAnsi="Souvenir Lt BT" w:cs="Traditional Arabic"/>
          <w:szCs w:val="32"/>
        </w:rPr>
        <w:footnoteReference w:id="30"/>
      </w:r>
      <w:r w:rsidR="001F6FBA" w:rsidRPr="00AB77D5">
        <w:rPr>
          <w:rFonts w:ascii="Souvenir Lt BT" w:hAnsi="Souvenir Lt BT" w:cs="Traditional Arabic"/>
          <w:szCs w:val="32"/>
        </w:rPr>
        <w:t xml:space="preserve"> </w:t>
      </w:r>
    </w:p>
    <w:p w14:paraId="569FC806" w14:textId="279C9D95" w:rsidR="001F6FBA" w:rsidRPr="00AB77D5" w:rsidRDefault="009D503C" w:rsidP="009D503C">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Pr>
          <w:rFonts w:ascii="Souvenir Lt BT" w:hAnsi="Souvenir Lt BT" w:cs="Traditional Arabic"/>
          <w:szCs w:val="32"/>
        </w:rPr>
        <w:t>Oleh karena itulah</w:t>
      </w:r>
      <w:r w:rsidR="001F6FBA" w:rsidRPr="00AB77D5">
        <w:rPr>
          <w:rFonts w:ascii="Souvenir Lt BT" w:hAnsi="Souvenir Lt BT" w:cs="Traditional Arabic"/>
          <w:szCs w:val="32"/>
        </w:rPr>
        <w:t xml:space="preserve"> </w:t>
      </w:r>
      <w:r w:rsidR="001F6FBA" w:rsidRPr="00947207">
        <w:rPr>
          <w:rFonts w:ascii="Souvenir Lt BT" w:hAnsi="Souvenir Lt BT" w:cs="Traditional Arabic"/>
          <w:szCs w:val="32"/>
        </w:rPr>
        <w:t>hadyu</w:t>
      </w:r>
      <w:r w:rsidR="001F6FBA" w:rsidRPr="00AB77D5">
        <w:rPr>
          <w:rFonts w:ascii="Souvenir Lt BT" w:hAnsi="Souvenir Lt BT" w:cs="Traditional Arabic"/>
          <w:szCs w:val="32"/>
        </w:rPr>
        <w:t xml:space="preserve"> boleh disembelih meskipun matahari </w:t>
      </w:r>
      <w:r>
        <w:rPr>
          <w:rFonts w:ascii="Souvenir Lt BT" w:hAnsi="Souvenir Lt BT" w:cs="Traditional Arabic"/>
          <w:szCs w:val="32"/>
        </w:rPr>
        <w:t>belum</w:t>
      </w:r>
      <w:r w:rsidR="001F6FBA" w:rsidRPr="008D6951">
        <w:rPr>
          <w:rFonts w:ascii="Souvenir Lt BT" w:hAnsi="Souvenir Lt BT" w:cs="Traditional Arabic"/>
          <w:szCs w:val="32"/>
        </w:rPr>
        <w:t xml:space="preserve"> </w:t>
      </w:r>
      <w:r w:rsidR="001F6FBA" w:rsidRPr="00AB77D5">
        <w:rPr>
          <w:rFonts w:ascii="Souvenir Lt BT" w:hAnsi="Souvenir Lt BT" w:cs="Traditional Arabic"/>
          <w:szCs w:val="32"/>
        </w:rPr>
        <w:t xml:space="preserve">terbit, berbeda dengan </w:t>
      </w:r>
      <w:proofErr w:type="spellStart"/>
      <w:r w:rsidR="001F6FBA" w:rsidRPr="009D503C">
        <w:rPr>
          <w:rFonts w:ascii="Souvenir Lt BT" w:hAnsi="Souvenir Lt BT" w:cs="Traditional Arabic"/>
          <w:i/>
          <w:iCs/>
          <w:szCs w:val="32"/>
        </w:rPr>
        <w:t>al-</w:t>
      </w:r>
      <w:r w:rsidR="003114BC" w:rsidRPr="003114BC">
        <w:rPr>
          <w:rFonts w:ascii="Souvenir Lt BT" w:hAnsi="Souvenir Lt BT" w:cs="Traditional Arabic"/>
          <w:i/>
          <w:iCs/>
          <w:szCs w:val="32"/>
        </w:rPr>
        <w:t>udhiyah</w:t>
      </w:r>
      <w:proofErr w:type="spellEnd"/>
      <w:r>
        <w:rPr>
          <w:rFonts w:ascii="Souvenir Lt BT" w:hAnsi="Souvenir Lt BT" w:cs="Traditional Arabic"/>
          <w:szCs w:val="32"/>
        </w:rPr>
        <w:t xml:space="preserve"> (</w:t>
      </w:r>
      <w:r w:rsidR="001F6FBA" w:rsidRPr="00AB77D5">
        <w:rPr>
          <w:rFonts w:ascii="Souvenir Lt BT" w:hAnsi="Souvenir Lt BT" w:cs="Traditional Arabic"/>
          <w:szCs w:val="32"/>
        </w:rPr>
        <w:t>kurban</w:t>
      </w:r>
      <w:r>
        <w:rPr>
          <w:rFonts w:ascii="Souvenir Lt BT" w:hAnsi="Souvenir Lt BT" w:cs="Traditional Arabic"/>
          <w:szCs w:val="32"/>
        </w:rPr>
        <w:t>)</w:t>
      </w:r>
      <w:r w:rsidR="001F6FBA" w:rsidRPr="008D6951">
        <w:rPr>
          <w:rFonts w:ascii="Souvenir Lt BT" w:hAnsi="Souvenir Lt BT" w:cs="Traditional Arabic"/>
          <w:szCs w:val="32"/>
        </w:rPr>
        <w:t xml:space="preserve"> </w:t>
      </w:r>
      <w:r>
        <w:rPr>
          <w:rFonts w:ascii="Souvenir Lt BT" w:hAnsi="Souvenir Lt BT" w:cs="Traditional Arabic"/>
          <w:szCs w:val="32"/>
        </w:rPr>
        <w:t>yang</w:t>
      </w:r>
      <w:r w:rsidR="001F6FBA" w:rsidRPr="00AB77D5">
        <w:rPr>
          <w:rFonts w:ascii="Souvenir Lt BT" w:hAnsi="Souvenir Lt BT" w:cs="Traditional Arabic"/>
          <w:szCs w:val="32"/>
        </w:rPr>
        <w:t xml:space="preserve"> tidak boleh disembelih kecuali setelah </w:t>
      </w:r>
      <w:r w:rsidR="00B742CC">
        <w:rPr>
          <w:rFonts w:ascii="Souvenir Lt BT" w:hAnsi="Souvenir Lt BT" w:cs="Traditional Arabic"/>
          <w:szCs w:val="32"/>
        </w:rPr>
        <w:t>salat</w:t>
      </w:r>
      <w:r w:rsidR="001F6FBA" w:rsidRPr="00AB77D5">
        <w:rPr>
          <w:rFonts w:ascii="Souvenir Lt BT" w:hAnsi="Souvenir Lt BT" w:cs="Traditional Arabic"/>
          <w:szCs w:val="32"/>
        </w:rPr>
        <w:t xml:space="preserve"> </w:t>
      </w:r>
      <w:r w:rsidRPr="008D6951">
        <w:rPr>
          <w:rFonts w:ascii="Souvenir Lt BT" w:hAnsi="Souvenir Lt BT" w:cs="Traditional Arabic"/>
          <w:szCs w:val="32"/>
        </w:rPr>
        <w:t>Idul</w:t>
      </w:r>
      <w:r w:rsidR="00AE723D">
        <w:rPr>
          <w:rFonts w:ascii="Souvenir Lt BT" w:hAnsi="Souvenir Lt BT" w:cs="Traditional Arabic"/>
          <w:szCs w:val="32"/>
        </w:rPr>
        <w:t>a</w:t>
      </w:r>
      <w:r w:rsidRPr="008D6951">
        <w:rPr>
          <w:rFonts w:ascii="Souvenir Lt BT" w:hAnsi="Souvenir Lt BT" w:cs="Traditional Arabic"/>
          <w:szCs w:val="32"/>
        </w:rPr>
        <w:t>dha</w:t>
      </w:r>
      <w:r w:rsidR="001F6FBA" w:rsidRPr="008D6951">
        <w:rPr>
          <w:rFonts w:ascii="Souvenir Lt BT" w:hAnsi="Souvenir Lt BT" w:cs="Traditional Arabic"/>
          <w:szCs w:val="32"/>
        </w:rPr>
        <w:t xml:space="preserve">, karena </w:t>
      </w:r>
      <w:r>
        <w:rPr>
          <w:rFonts w:ascii="Souvenir Lt BT" w:hAnsi="Souvenir Lt BT" w:cs="Traditional Arabic"/>
          <w:szCs w:val="32"/>
        </w:rPr>
        <w:t xml:space="preserve">ibadah </w:t>
      </w:r>
      <w:r w:rsidR="001F6FBA" w:rsidRPr="00AB77D5">
        <w:rPr>
          <w:rFonts w:ascii="Souvenir Lt BT" w:hAnsi="Souvenir Lt BT" w:cs="Traditional Arabic"/>
          <w:szCs w:val="32"/>
        </w:rPr>
        <w:t xml:space="preserve">kurban berkaitan dengan </w:t>
      </w:r>
      <w:r w:rsidR="00D6588E">
        <w:rPr>
          <w:rFonts w:ascii="Souvenir Lt BT" w:hAnsi="Souvenir Lt BT" w:cs="Traditional Arabic"/>
          <w:szCs w:val="32"/>
        </w:rPr>
        <w:t>Iduladha</w:t>
      </w:r>
      <w:r w:rsidR="001F6FBA" w:rsidRPr="008D6951">
        <w:rPr>
          <w:rFonts w:ascii="Souvenir Lt BT" w:hAnsi="Souvenir Lt BT" w:cs="Traditional Arabic"/>
          <w:szCs w:val="32"/>
        </w:rPr>
        <w:t>.</w:t>
      </w:r>
      <w:r w:rsidR="001F6FBA" w:rsidRPr="00AB77D5">
        <w:rPr>
          <w:rFonts w:ascii="Souvenir Lt BT" w:hAnsi="Souvenir Lt BT" w:cs="Traditional Arabic"/>
          <w:szCs w:val="32"/>
        </w:rPr>
        <w:t xml:space="preserve"> Sementara </w:t>
      </w:r>
      <w:r>
        <w:rPr>
          <w:rFonts w:ascii="Souvenir Lt BT" w:hAnsi="Souvenir Lt BT" w:cs="Traditional Arabic"/>
          <w:szCs w:val="32"/>
        </w:rPr>
        <w:t>itu</w:t>
      </w:r>
      <w:r w:rsidR="001F6FBA" w:rsidRPr="008D6951">
        <w:rPr>
          <w:rFonts w:ascii="Souvenir Lt BT" w:hAnsi="Souvenir Lt BT" w:cs="Traditional Arabic"/>
          <w:szCs w:val="32"/>
        </w:rPr>
        <w:t xml:space="preserve"> </w:t>
      </w:r>
      <w:r w:rsidR="001F6FBA" w:rsidRPr="00AB77D5">
        <w:rPr>
          <w:rFonts w:ascii="Souvenir Lt BT" w:hAnsi="Souvenir Lt BT" w:cs="Traditional Arabic"/>
          <w:szCs w:val="32"/>
        </w:rPr>
        <w:t xml:space="preserve">para </w:t>
      </w:r>
      <w:r w:rsidR="00037DD9">
        <w:rPr>
          <w:rFonts w:ascii="Souvenir Lt BT" w:hAnsi="Souvenir Lt BT" w:cs="Traditional Arabic"/>
          <w:szCs w:val="32"/>
        </w:rPr>
        <w:t>jamaah</w:t>
      </w:r>
      <w:r w:rsidR="001F6FBA" w:rsidRPr="00AB77D5">
        <w:rPr>
          <w:rFonts w:ascii="Souvenir Lt BT" w:hAnsi="Souvenir Lt BT" w:cs="Traditional Arabic"/>
          <w:szCs w:val="32"/>
        </w:rPr>
        <w:t xml:space="preserve"> haji tidak melakukan </w:t>
      </w:r>
      <w:r w:rsidR="00B742CC">
        <w:rPr>
          <w:rFonts w:ascii="Souvenir Lt BT" w:hAnsi="Souvenir Lt BT" w:cs="Traditional Arabic"/>
          <w:szCs w:val="32"/>
        </w:rPr>
        <w:t>salat</w:t>
      </w:r>
      <w:r w:rsidR="001F6FBA" w:rsidRPr="00AB77D5">
        <w:rPr>
          <w:rFonts w:ascii="Souvenir Lt BT" w:hAnsi="Souvenir Lt BT" w:cs="Traditional Arabic"/>
          <w:szCs w:val="32"/>
        </w:rPr>
        <w:t xml:space="preserve"> </w:t>
      </w:r>
      <w:r w:rsidR="00D6588E">
        <w:rPr>
          <w:rFonts w:ascii="Souvenir Lt BT" w:hAnsi="Souvenir Lt BT" w:cs="Traditional Arabic"/>
          <w:szCs w:val="32"/>
        </w:rPr>
        <w:t>Iduladha</w:t>
      </w:r>
      <w:r>
        <w:rPr>
          <w:rFonts w:ascii="Souvenir Lt BT" w:hAnsi="Souvenir Lt BT" w:cs="Traditional Arabic"/>
          <w:szCs w:val="32"/>
        </w:rPr>
        <w:t>.</w:t>
      </w:r>
      <w:r w:rsidR="001F6FBA" w:rsidRPr="008D6951">
        <w:rPr>
          <w:rFonts w:ascii="Souvenir Lt BT" w:hAnsi="Souvenir Lt BT" w:cs="Traditional Arabic"/>
          <w:szCs w:val="32"/>
        </w:rPr>
        <w:t xml:space="preserve"> </w:t>
      </w:r>
      <w:r>
        <w:rPr>
          <w:rFonts w:ascii="Souvenir Lt BT" w:hAnsi="Souvenir Lt BT" w:cs="Traditional Arabic"/>
          <w:szCs w:val="32"/>
        </w:rPr>
        <w:t>Dengan</w:t>
      </w:r>
      <w:r w:rsidR="001F6FBA" w:rsidRPr="00AB77D5">
        <w:rPr>
          <w:rFonts w:ascii="Souvenir Lt BT" w:hAnsi="Souvenir Lt BT" w:cs="Traditional Arabic"/>
          <w:szCs w:val="32"/>
        </w:rPr>
        <w:t xml:space="preserve"> demikian</w:t>
      </w:r>
      <w:r>
        <w:rPr>
          <w:rFonts w:ascii="Souvenir Lt BT" w:hAnsi="Souvenir Lt BT" w:cs="Traditional Arabic"/>
          <w:szCs w:val="32"/>
        </w:rPr>
        <w:t>,</w:t>
      </w:r>
      <w:r w:rsidR="001F6FBA" w:rsidRPr="00AB77D5">
        <w:rPr>
          <w:rFonts w:ascii="Souvenir Lt BT" w:hAnsi="Souvenir Lt BT" w:cs="Traditional Arabic"/>
          <w:szCs w:val="32"/>
        </w:rPr>
        <w:t xml:space="preserve"> mereka tidak </w:t>
      </w:r>
      <w:r>
        <w:rPr>
          <w:rFonts w:ascii="Souvenir Lt BT" w:hAnsi="Souvenir Lt BT" w:cs="Traditional Arabic"/>
          <w:szCs w:val="32"/>
        </w:rPr>
        <w:t xml:space="preserve">perlu untuk </w:t>
      </w:r>
      <w:r w:rsidR="001F6FBA" w:rsidRPr="00AB77D5">
        <w:rPr>
          <w:rFonts w:ascii="Souvenir Lt BT" w:hAnsi="Souvenir Lt BT" w:cs="Traditional Arabic"/>
          <w:szCs w:val="32"/>
        </w:rPr>
        <w:t>berkurban. Bahkan tidak di</w:t>
      </w:r>
      <w:r w:rsidR="005C1A37">
        <w:rPr>
          <w:rFonts w:ascii="Souvenir Lt BT" w:hAnsi="Souvenir Lt BT" w:cs="Traditional Arabic"/>
          <w:szCs w:val="32"/>
        </w:rPr>
        <w:t>sunah</w:t>
      </w:r>
      <w:r w:rsidR="001F6FBA" w:rsidRPr="00AB77D5">
        <w:rPr>
          <w:rFonts w:ascii="Souvenir Lt BT" w:hAnsi="Souvenir Lt BT" w:cs="Traditional Arabic"/>
          <w:szCs w:val="32"/>
        </w:rPr>
        <w:t xml:space="preserve">kan bagi mereka untuk </w:t>
      </w:r>
      <w:r w:rsidR="00B742CC">
        <w:rPr>
          <w:rFonts w:ascii="Souvenir Lt BT" w:hAnsi="Souvenir Lt BT" w:cs="Traditional Arabic"/>
          <w:szCs w:val="32"/>
        </w:rPr>
        <w:t>salat</w:t>
      </w:r>
      <w:r w:rsidR="001F6FBA" w:rsidRPr="00AB77D5">
        <w:rPr>
          <w:rFonts w:ascii="Souvenir Lt BT" w:hAnsi="Souvenir Lt BT" w:cs="Traditional Arabic"/>
          <w:szCs w:val="32"/>
        </w:rPr>
        <w:t xml:space="preserve"> </w:t>
      </w:r>
      <w:r w:rsidR="00D6588E">
        <w:rPr>
          <w:rFonts w:ascii="Souvenir Lt BT" w:hAnsi="Souvenir Lt BT" w:cs="Traditional Arabic"/>
          <w:szCs w:val="32"/>
        </w:rPr>
        <w:t>Iduladha</w:t>
      </w:r>
      <w:r w:rsidR="001F6FBA" w:rsidRPr="00AB77D5">
        <w:rPr>
          <w:rFonts w:ascii="Souvenir Lt BT" w:hAnsi="Souvenir Lt BT" w:cs="Traditional Arabic"/>
          <w:szCs w:val="32"/>
        </w:rPr>
        <w:t xml:space="preserve">, karena </w:t>
      </w:r>
      <w:r w:rsidR="00B742CC">
        <w:rPr>
          <w:rFonts w:ascii="Souvenir Lt BT" w:hAnsi="Souvenir Lt BT" w:cs="Traditional Arabic"/>
          <w:szCs w:val="32"/>
        </w:rPr>
        <w:t>salat</w:t>
      </w:r>
      <w:r w:rsidR="001F6FBA" w:rsidRPr="00AB77D5">
        <w:rPr>
          <w:rFonts w:ascii="Souvenir Lt BT" w:hAnsi="Souvenir Lt BT" w:cs="Traditional Arabic"/>
          <w:szCs w:val="32"/>
        </w:rPr>
        <w:t xml:space="preserve"> mereka </w:t>
      </w:r>
      <w:r w:rsidR="004C75AA">
        <w:rPr>
          <w:rFonts w:ascii="Souvenir Lt BT" w:hAnsi="Souvenir Lt BT" w:cs="Traditional Arabic"/>
          <w:szCs w:val="32"/>
        </w:rPr>
        <w:t>di</w:t>
      </w:r>
      <w:r w:rsidR="001F6FBA" w:rsidRPr="008D6951">
        <w:rPr>
          <w:rFonts w:ascii="Souvenir Lt BT" w:hAnsi="Souvenir Lt BT" w:cs="Traditional Arabic"/>
          <w:szCs w:val="32"/>
        </w:rPr>
        <w:t xml:space="preserve">ganti </w:t>
      </w:r>
      <w:r w:rsidR="004C75AA">
        <w:rPr>
          <w:rFonts w:ascii="Souvenir Lt BT" w:hAnsi="Souvenir Lt BT" w:cs="Traditional Arabic"/>
          <w:szCs w:val="32"/>
        </w:rPr>
        <w:t>dengan</w:t>
      </w:r>
      <w:r w:rsidR="001F6FBA" w:rsidRPr="00AB77D5">
        <w:rPr>
          <w:rFonts w:ascii="Souvenir Lt BT" w:hAnsi="Souvenir Lt BT" w:cs="Traditional Arabic"/>
          <w:szCs w:val="32"/>
        </w:rPr>
        <w:t xml:space="preserve"> </w:t>
      </w:r>
      <w:r w:rsidR="002E345F">
        <w:rPr>
          <w:rFonts w:ascii="Souvenir Lt BT" w:hAnsi="Souvenir Lt BT" w:cs="Traditional Arabic"/>
          <w:szCs w:val="32"/>
        </w:rPr>
        <w:t>wukuf</w:t>
      </w:r>
      <w:r w:rsidR="001F6FBA" w:rsidRPr="00AB77D5">
        <w:rPr>
          <w:rFonts w:ascii="Souvenir Lt BT" w:hAnsi="Souvenir Lt BT" w:cs="Traditional Arabic"/>
          <w:szCs w:val="32"/>
        </w:rPr>
        <w:t xml:space="preserve"> setelah subuh di </w:t>
      </w:r>
      <w:r w:rsidR="004C75AA" w:rsidRPr="008D6951">
        <w:rPr>
          <w:rFonts w:ascii="Souvenir Lt BT" w:hAnsi="Souvenir Lt BT" w:cs="Traditional Arabic"/>
          <w:szCs w:val="32"/>
        </w:rPr>
        <w:t>Muzdalifah</w:t>
      </w:r>
      <w:r w:rsidR="004C75AA">
        <w:rPr>
          <w:rFonts w:ascii="Souvenir Lt BT" w:hAnsi="Souvenir Lt BT" w:cs="Traditional Arabic"/>
          <w:szCs w:val="32"/>
        </w:rPr>
        <w:t>.</w:t>
      </w:r>
      <w:r w:rsidR="009A54CE">
        <w:rPr>
          <w:rStyle w:val="ReferensiCatatanKaki"/>
          <w:rFonts w:ascii="Souvenir Lt BT" w:hAnsi="Souvenir Lt BT" w:cs="Traditional Arabic"/>
          <w:szCs w:val="32"/>
        </w:rPr>
        <w:footnoteReference w:id="31"/>
      </w:r>
      <w:r w:rsidR="001F6FBA" w:rsidRPr="00AB77D5">
        <w:rPr>
          <w:rFonts w:ascii="Souvenir Lt BT" w:hAnsi="Souvenir Lt BT" w:cs="Traditional Arabic"/>
          <w:szCs w:val="32"/>
        </w:rPr>
        <w:t xml:space="preserve"> </w:t>
      </w:r>
    </w:p>
    <w:p w14:paraId="4AC978A7" w14:textId="325F1023" w:rsidR="001F6FBA" w:rsidRPr="00AB77D5" w:rsidRDefault="001F6FBA" w:rsidP="009C63B5">
      <w:pPr>
        <w:pStyle w:val="NormalWeb"/>
        <w:shd w:val="clear" w:color="auto" w:fill="FFFFFF"/>
        <w:spacing w:before="0" w:beforeAutospacing="0" w:after="0" w:afterAutospacing="0" w:line="276" w:lineRule="auto"/>
        <w:jc w:val="both"/>
        <w:rPr>
          <w:rFonts w:ascii="Souvenir Lt BT" w:hAnsi="Souvenir Lt BT" w:cs="Traditional Arabic"/>
          <w:szCs w:val="32"/>
        </w:rPr>
      </w:pPr>
      <w:r w:rsidRPr="00AB77D5">
        <w:rPr>
          <w:rFonts w:ascii="Souvenir Lt BT" w:hAnsi="Souvenir Lt BT" w:cs="Traditional Arabic"/>
          <w:szCs w:val="32"/>
        </w:rPr>
        <w:tab/>
        <w:t xml:space="preserve">Adapun </w:t>
      </w:r>
      <w:r w:rsidR="00790AEF">
        <w:rPr>
          <w:rFonts w:ascii="Souvenir Lt BT" w:hAnsi="Souvenir Lt BT" w:cs="Traditional Arabic"/>
          <w:szCs w:val="32"/>
        </w:rPr>
        <w:t>mazhab</w:t>
      </w:r>
      <w:r w:rsidRPr="00AB77D5">
        <w:rPr>
          <w:rFonts w:ascii="Souvenir Lt BT" w:hAnsi="Souvenir Lt BT" w:cs="Traditional Arabic"/>
          <w:szCs w:val="32"/>
        </w:rPr>
        <w:t xml:space="preserve"> </w:t>
      </w:r>
      <w:proofErr w:type="spellStart"/>
      <w:r w:rsidRPr="00AB77D5">
        <w:rPr>
          <w:rFonts w:ascii="Souvenir Lt BT" w:hAnsi="Souvenir Lt BT" w:cs="Traditional Arabic"/>
          <w:szCs w:val="32"/>
        </w:rPr>
        <w:t>Syafi</w:t>
      </w:r>
      <w:r w:rsidR="00A257FA">
        <w:rPr>
          <w:rFonts w:ascii="Souvenir Lt BT" w:hAnsi="Souvenir Lt BT" w:cs="Traditional Arabic"/>
          <w:szCs w:val="32"/>
        </w:rPr>
        <w:t>’</w:t>
      </w:r>
      <w:r w:rsidRPr="00AB77D5">
        <w:rPr>
          <w:rFonts w:ascii="Souvenir Lt BT" w:hAnsi="Souvenir Lt BT" w:cs="Traditional Arabic"/>
          <w:szCs w:val="32"/>
        </w:rPr>
        <w:t>iyah</w:t>
      </w:r>
      <w:proofErr w:type="spellEnd"/>
      <w:r w:rsidR="004C75AA">
        <w:rPr>
          <w:rFonts w:ascii="Souvenir Lt BT" w:hAnsi="Souvenir Lt BT" w:cs="Traditional Arabic"/>
          <w:szCs w:val="32"/>
        </w:rPr>
        <w:t>,</w:t>
      </w:r>
      <w:r w:rsidRPr="008D6951">
        <w:rPr>
          <w:rFonts w:ascii="Souvenir Lt BT" w:hAnsi="Souvenir Lt BT" w:cs="Traditional Arabic"/>
          <w:szCs w:val="32"/>
        </w:rPr>
        <w:t xml:space="preserve"> </w:t>
      </w:r>
      <w:r w:rsidR="004C75AA">
        <w:rPr>
          <w:rFonts w:ascii="Souvenir Lt BT" w:hAnsi="Souvenir Lt BT" w:cs="Traditional Arabic"/>
          <w:szCs w:val="32"/>
        </w:rPr>
        <w:t>ibadah</w:t>
      </w:r>
      <w:r w:rsidRPr="00AB77D5">
        <w:rPr>
          <w:rFonts w:ascii="Souvenir Lt BT" w:hAnsi="Souvenir Lt BT" w:cs="Traditional Arabic"/>
          <w:szCs w:val="32"/>
        </w:rPr>
        <w:t xml:space="preserve"> kurban </w:t>
      </w:r>
      <w:r w:rsidR="004C75AA">
        <w:rPr>
          <w:rFonts w:ascii="Souvenir Lt BT" w:hAnsi="Souvenir Lt BT" w:cs="Traditional Arabic"/>
          <w:szCs w:val="32"/>
        </w:rPr>
        <w:t xml:space="preserve">tetap </w:t>
      </w:r>
      <w:r w:rsidRPr="00AB77D5">
        <w:rPr>
          <w:rFonts w:ascii="Souvenir Lt BT" w:hAnsi="Souvenir Lt BT" w:cs="Traditional Arabic"/>
          <w:szCs w:val="32"/>
        </w:rPr>
        <w:t>d</w:t>
      </w:r>
      <w:r w:rsidR="00F61B3F">
        <w:rPr>
          <w:rFonts w:ascii="Souvenir Lt BT" w:hAnsi="Souvenir Lt BT" w:cs="Traditional Arabic"/>
          <w:szCs w:val="32"/>
        </w:rPr>
        <w:t>i</w:t>
      </w:r>
      <w:r w:rsidR="00B9649E">
        <w:rPr>
          <w:rFonts w:ascii="Souvenir Lt BT" w:hAnsi="Souvenir Lt BT" w:cs="Traditional Arabic"/>
          <w:szCs w:val="32"/>
        </w:rPr>
        <w:t>sya</w:t>
      </w:r>
      <w:r w:rsidR="00A60834">
        <w:rPr>
          <w:rFonts w:ascii="Souvenir Lt BT" w:hAnsi="Souvenir Lt BT" w:cs="Traditional Arabic"/>
          <w:szCs w:val="32"/>
        </w:rPr>
        <w:t>riat</w:t>
      </w:r>
      <w:r w:rsidRPr="00AB77D5">
        <w:rPr>
          <w:rFonts w:ascii="Souvenir Lt BT" w:hAnsi="Souvenir Lt BT" w:cs="Traditional Arabic"/>
          <w:szCs w:val="32"/>
        </w:rPr>
        <w:t xml:space="preserve">kan bagi siapa saja yang mampu, baik </w:t>
      </w:r>
      <w:r w:rsidR="004C75AA" w:rsidRPr="008D6951">
        <w:rPr>
          <w:rFonts w:ascii="Souvenir Lt BT" w:hAnsi="Souvenir Lt BT" w:cs="Traditional Arabic"/>
          <w:szCs w:val="32"/>
        </w:rPr>
        <w:t>mukim</w:t>
      </w:r>
      <w:r w:rsidRPr="00AB77D5">
        <w:rPr>
          <w:rFonts w:ascii="Souvenir Lt BT" w:hAnsi="Souvenir Lt BT" w:cs="Traditional Arabic"/>
          <w:szCs w:val="32"/>
        </w:rPr>
        <w:t xml:space="preserve"> maupun musafir, termasuk yang sedang berhaji.</w:t>
      </w:r>
    </w:p>
    <w:p w14:paraId="2E267CC8" w14:textId="115B9AAF" w:rsidR="001F6FBA" w:rsidRPr="00AB77D5" w:rsidRDefault="001F6FBA" w:rsidP="004C75AA">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Fonts w:ascii="Souvenir Lt BT" w:hAnsi="Souvenir Lt BT" w:cs="Traditional Arabic"/>
          <w:szCs w:val="32"/>
        </w:rPr>
        <w:t xml:space="preserve">Al-Imam </w:t>
      </w:r>
      <w:proofErr w:type="spellStart"/>
      <w:r w:rsidRPr="00AB77D5">
        <w:rPr>
          <w:rFonts w:ascii="Souvenir Lt BT" w:hAnsi="Souvenir Lt BT" w:cs="Traditional Arabic"/>
          <w:szCs w:val="32"/>
        </w:rPr>
        <w:t>asy-Syafi</w:t>
      </w:r>
      <w:r w:rsidR="00A257FA">
        <w:rPr>
          <w:rFonts w:ascii="Souvenir Lt BT" w:hAnsi="Souvenir Lt BT" w:cs="Traditional Arabic"/>
          <w:szCs w:val="32"/>
        </w:rPr>
        <w:t>’</w:t>
      </w:r>
      <w:r w:rsidRPr="00AB77D5">
        <w:rPr>
          <w:rFonts w:ascii="Souvenir Lt BT" w:hAnsi="Souvenir Lt BT" w:cs="Traditional Arabic"/>
          <w:szCs w:val="32"/>
        </w:rPr>
        <w:t>i</w:t>
      </w:r>
      <w:proofErr w:type="spellEnd"/>
      <w:r w:rsidRPr="00AB77D5">
        <w:rPr>
          <w:rFonts w:ascii="Souvenir Lt BT" w:hAnsi="Souvenir Lt BT" w:cs="Traditional Arabic"/>
          <w:szCs w:val="32"/>
        </w:rPr>
        <w:t xml:space="preserve"> berkata,</w:t>
      </w:r>
    </w:p>
    <w:p w14:paraId="158DBD88" w14:textId="5F7181EA" w:rsidR="001F6FBA" w:rsidRPr="00AB77D5" w:rsidRDefault="00B2370E" w:rsidP="009C63B5">
      <w:pPr>
        <w:pStyle w:val="NormalWeb"/>
        <w:shd w:val="clear" w:color="auto" w:fill="FFFFFF"/>
        <w:bidi/>
        <w:spacing w:before="0" w:beforeAutospacing="0" w:after="0" w:afterAutospacing="0" w:line="276" w:lineRule="auto"/>
        <w:jc w:val="both"/>
        <w:rPr>
          <w:rFonts w:ascii="Souvenir Lt BT" w:hAnsi="Souvenir Lt BT" w:cs="Traditional Arabic"/>
          <w:szCs w:val="32"/>
        </w:rPr>
      </w:pPr>
      <w:r w:rsidRPr="00B2370E">
        <w:rPr>
          <w:rFonts w:ascii="Souvenir Lt BT" w:hAnsi="Souvenir Lt BT" w:cs="Traditional Arabic"/>
          <w:szCs w:val="32"/>
          <w:rtl/>
        </w:rPr>
        <w:lastRenderedPageBreak/>
        <w:t xml:space="preserve">الْأُضْحِيَّةُ سُنَّةٌ عَلَى كُلِّ مَنْ وَجَدَ السَّبِيلَ مِنَ الْمُسْلِمِينَ، مِنْ أَهْلِ الْمَدَائِنِ وَالْقُرَى، وَأَهْلِ السَّفَرِ وَالْحَضَرِ، وَالْحَاجِّ </w:t>
      </w:r>
      <w:proofErr w:type="spellStart"/>
      <w:r w:rsidRPr="00B2370E">
        <w:rPr>
          <w:rFonts w:ascii="Souvenir Lt BT" w:hAnsi="Souvenir Lt BT" w:cs="Traditional Arabic"/>
          <w:szCs w:val="32"/>
          <w:rtl/>
        </w:rPr>
        <w:t>بِمِنًى</w:t>
      </w:r>
      <w:proofErr w:type="spellEnd"/>
      <w:r w:rsidRPr="00B2370E">
        <w:rPr>
          <w:rFonts w:ascii="Souvenir Lt BT" w:hAnsi="Souvenir Lt BT" w:cs="Traditional Arabic"/>
          <w:szCs w:val="32"/>
          <w:rtl/>
        </w:rPr>
        <w:t xml:space="preserve"> وَغَيْرِهِمْ، مَنْ كَانَ مَعَهُ هَدْيٌ وَمَنْ لَمْ يَكُنْ مَعَهُ هَدْيٌ</w:t>
      </w:r>
    </w:p>
    <w:p w14:paraId="79ACB8B5" w14:textId="0F5F2DEF" w:rsidR="001F6FBA" w:rsidRPr="00AB77D5" w:rsidRDefault="00A257FA" w:rsidP="009C63B5">
      <w:pPr>
        <w:pStyle w:val="NormalWeb"/>
        <w:shd w:val="clear" w:color="auto" w:fill="FFFFFF"/>
        <w:spacing w:before="0" w:beforeAutospacing="0" w:after="0" w:afterAutospacing="0" w:line="276" w:lineRule="auto"/>
        <w:jc w:val="both"/>
        <w:rPr>
          <w:rFonts w:ascii="Souvenir Lt BT" w:hAnsi="Souvenir Lt BT" w:cs="Traditional Arabic"/>
          <w:szCs w:val="32"/>
        </w:rPr>
      </w:pPr>
      <w:r w:rsidRPr="005B650E">
        <w:rPr>
          <w:rFonts w:ascii="Souvenir Lt BT" w:hAnsi="Souvenir Lt BT" w:cs="Traditional Arabic"/>
          <w:i/>
          <w:iCs/>
          <w:szCs w:val="32"/>
        </w:rPr>
        <w:t>“</w:t>
      </w:r>
      <w:r w:rsidR="001F6FBA" w:rsidRPr="005B650E">
        <w:rPr>
          <w:rFonts w:ascii="Souvenir Lt BT" w:hAnsi="Souvenir Lt BT" w:cs="Traditional Arabic"/>
          <w:i/>
          <w:iCs/>
          <w:szCs w:val="32"/>
        </w:rPr>
        <w:t xml:space="preserve">Kurban </w:t>
      </w:r>
      <w:r w:rsidR="005C1A37" w:rsidRPr="005B650E">
        <w:rPr>
          <w:rFonts w:ascii="Souvenir Lt BT" w:hAnsi="Souvenir Lt BT" w:cs="Traditional Arabic"/>
          <w:i/>
          <w:iCs/>
          <w:szCs w:val="32"/>
        </w:rPr>
        <w:t>hukumnya sunah</w:t>
      </w:r>
      <w:r w:rsidR="001F6FBA" w:rsidRPr="005B650E">
        <w:rPr>
          <w:rFonts w:ascii="Souvenir Lt BT" w:hAnsi="Souvenir Lt BT" w:cs="Traditional Arabic"/>
          <w:i/>
          <w:iCs/>
          <w:szCs w:val="32"/>
        </w:rPr>
        <w:t xml:space="preserve"> bagi kaum muslimin mana saja yang mampu, baik penduduk kota atau kampung, </w:t>
      </w:r>
      <w:r w:rsidR="005C1A37" w:rsidRPr="005B650E">
        <w:rPr>
          <w:rFonts w:ascii="Souvenir Lt BT" w:hAnsi="Souvenir Lt BT" w:cs="Traditional Arabic"/>
          <w:i/>
          <w:iCs/>
          <w:szCs w:val="32"/>
        </w:rPr>
        <w:t xml:space="preserve">baik </w:t>
      </w:r>
      <w:r w:rsidR="001F6FBA" w:rsidRPr="005B650E">
        <w:rPr>
          <w:rFonts w:ascii="Souvenir Lt BT" w:hAnsi="Souvenir Lt BT" w:cs="Traditional Arabic"/>
          <w:i/>
          <w:iCs/>
          <w:szCs w:val="32"/>
        </w:rPr>
        <w:t>yang sedang bersafar atau bermu</w:t>
      </w:r>
      <w:r w:rsidR="005C1A37" w:rsidRPr="005B650E">
        <w:rPr>
          <w:rFonts w:ascii="Souvenir Lt BT" w:hAnsi="Souvenir Lt BT" w:cs="Traditional Arabic"/>
          <w:i/>
          <w:iCs/>
          <w:szCs w:val="32"/>
        </w:rPr>
        <w:t>k</w:t>
      </w:r>
      <w:r w:rsidR="001F6FBA" w:rsidRPr="005B650E">
        <w:rPr>
          <w:rFonts w:ascii="Souvenir Lt BT" w:hAnsi="Souvenir Lt BT" w:cs="Traditional Arabic"/>
          <w:i/>
          <w:iCs/>
          <w:szCs w:val="32"/>
        </w:rPr>
        <w:t>im, baik yang haji di Mina atau selain mereka, baik yang membawa hadyu atau yang tidak membawa hadyu</w:t>
      </w:r>
      <w:r w:rsidR="005B650E" w:rsidRPr="005B650E">
        <w:rPr>
          <w:rFonts w:ascii="Souvenir Lt BT" w:hAnsi="Souvenir Lt BT" w:cs="Traditional Arabic"/>
          <w:i/>
          <w:iCs/>
          <w:szCs w:val="32"/>
        </w:rPr>
        <w:t>.</w:t>
      </w:r>
      <w:r w:rsidRPr="005B650E">
        <w:rPr>
          <w:rFonts w:ascii="Souvenir Lt BT" w:hAnsi="Souvenir Lt BT" w:cs="Traditional Arabic"/>
          <w:i/>
          <w:iCs/>
          <w:szCs w:val="32"/>
        </w:rPr>
        <w:t>”</w:t>
      </w:r>
      <w:r w:rsidR="005B650E">
        <w:rPr>
          <w:rStyle w:val="ReferensiCatatanKaki"/>
          <w:rFonts w:ascii="Souvenir Lt BT" w:hAnsi="Souvenir Lt BT" w:cs="Traditional Arabic"/>
          <w:i/>
          <w:iCs/>
          <w:szCs w:val="32"/>
        </w:rPr>
        <w:footnoteReference w:id="32"/>
      </w:r>
    </w:p>
    <w:p w14:paraId="723701B2" w14:textId="2BBFCD3F" w:rsidR="001F6FBA" w:rsidRPr="00AB77D5" w:rsidRDefault="001F6FBA" w:rsidP="00301815">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Fonts w:ascii="Souvenir Lt BT" w:hAnsi="Souvenir Lt BT" w:cs="Traditional Arabic"/>
          <w:szCs w:val="32"/>
        </w:rPr>
        <w:t xml:space="preserve">Al-Imam </w:t>
      </w:r>
      <w:proofErr w:type="spellStart"/>
      <w:r w:rsidRPr="00AB77D5">
        <w:rPr>
          <w:rFonts w:ascii="Souvenir Lt BT" w:hAnsi="Souvenir Lt BT" w:cs="Traditional Arabic"/>
          <w:szCs w:val="32"/>
        </w:rPr>
        <w:t>an</w:t>
      </w:r>
      <w:proofErr w:type="spellEnd"/>
      <w:r w:rsidRPr="00AB77D5">
        <w:rPr>
          <w:rFonts w:ascii="Souvenir Lt BT" w:hAnsi="Souvenir Lt BT" w:cs="Traditional Arabic"/>
          <w:szCs w:val="32"/>
        </w:rPr>
        <w:t xml:space="preserve">-Nawawi berdalil dengan sebuah </w:t>
      </w:r>
      <w:r w:rsidR="00301815">
        <w:rPr>
          <w:rFonts w:ascii="Souvenir Lt BT" w:hAnsi="Souvenir Lt BT" w:cs="Traditional Arabic"/>
          <w:szCs w:val="32"/>
        </w:rPr>
        <w:t>h</w:t>
      </w:r>
      <w:r w:rsidR="009F4C03" w:rsidRPr="008D6951">
        <w:rPr>
          <w:rFonts w:ascii="Souvenir Lt BT" w:hAnsi="Souvenir Lt BT" w:cs="Traditional Arabic"/>
          <w:szCs w:val="32"/>
        </w:rPr>
        <w:t>adis</w:t>
      </w:r>
      <w:r w:rsidR="00301815">
        <w:rPr>
          <w:rFonts w:ascii="Souvenir Lt BT" w:hAnsi="Souvenir Lt BT" w:cs="Traditional Arabic"/>
          <w:szCs w:val="32"/>
        </w:rPr>
        <w:t xml:space="preserve"> dengan</w:t>
      </w:r>
      <w:r w:rsidR="00301815" w:rsidRPr="00301815">
        <w:rPr>
          <w:rFonts w:ascii="Souvenir Lt BT" w:hAnsi="Souvenir Lt BT" w:cs="Traditional Arabic"/>
          <w:szCs w:val="32"/>
        </w:rPr>
        <w:t xml:space="preserve"> </w:t>
      </w:r>
      <w:r w:rsidR="00301815" w:rsidRPr="008D6951">
        <w:rPr>
          <w:rFonts w:ascii="Souvenir Lt BT" w:hAnsi="Souvenir Lt BT" w:cs="Traditional Arabic"/>
          <w:szCs w:val="32"/>
        </w:rPr>
        <w:t>lafal</w:t>
      </w:r>
      <w:r w:rsidR="00301815">
        <w:rPr>
          <w:rFonts w:ascii="Souvenir Lt BT" w:hAnsi="Souvenir Lt BT" w:cs="Traditional Arabic"/>
          <w:szCs w:val="32"/>
        </w:rPr>
        <w:t>,</w:t>
      </w:r>
    </w:p>
    <w:p w14:paraId="4348F2F0" w14:textId="72FCEDDF" w:rsidR="001F6FBA" w:rsidRPr="00AB77D5" w:rsidRDefault="005B650E" w:rsidP="009C63B5">
      <w:pPr>
        <w:pStyle w:val="NormalWeb"/>
        <w:shd w:val="clear" w:color="auto" w:fill="FFFFFF"/>
        <w:bidi/>
        <w:spacing w:before="0" w:beforeAutospacing="0" w:after="0" w:afterAutospacing="0" w:line="276" w:lineRule="auto"/>
        <w:jc w:val="both"/>
        <w:rPr>
          <w:rFonts w:ascii="Souvenir Lt BT" w:hAnsi="Souvenir Lt BT" w:cs="Traditional Arabic"/>
          <w:szCs w:val="32"/>
        </w:rPr>
      </w:pPr>
      <w:bookmarkStart w:id="77" w:name="_Hlk492180678"/>
      <w:r w:rsidRPr="00B724FA">
        <w:rPr>
          <w:rFonts w:ascii="Souvenir Lt BT" w:hAnsi="Souvenir Lt BT" w:cs="Traditional Arabic" w:hint="cs"/>
          <w:szCs w:val="32"/>
          <w:rtl/>
        </w:rPr>
        <w:t>((</w:t>
      </w:r>
      <w:r w:rsidR="001F6FBA" w:rsidRPr="00AB77D5">
        <w:rPr>
          <w:rFonts w:ascii="Souvenir Lt BT" w:hAnsi="Souvenir Lt BT" w:cs="Traditional Arabic"/>
          <w:szCs w:val="32"/>
          <w:rtl/>
        </w:rPr>
        <w:t>ضَحَّى رَسُولُ اللَّهِ صَلَّى اللهُ عَلَيْهِ وَسَلَّمَ عَنْ أَزْوَاجِهِ بِالْبَقَرِ</w:t>
      </w:r>
      <w:r>
        <w:rPr>
          <w:rFonts w:ascii="Souvenir Lt BT" w:hAnsi="Souvenir Lt BT" w:cs="Traditional Arabic" w:hint="cs"/>
          <w:szCs w:val="32"/>
          <w:rtl/>
        </w:rPr>
        <w:t>))</w:t>
      </w:r>
    </w:p>
    <w:p w14:paraId="39DE14F0" w14:textId="42C15638" w:rsidR="00456ED3" w:rsidRDefault="00A257FA" w:rsidP="009C63B5">
      <w:pPr>
        <w:pStyle w:val="NormalWeb"/>
        <w:shd w:val="clear" w:color="auto" w:fill="FFFFFF"/>
        <w:spacing w:before="0" w:beforeAutospacing="0" w:after="0" w:afterAutospacing="0" w:line="276" w:lineRule="auto"/>
        <w:jc w:val="both"/>
        <w:rPr>
          <w:rFonts w:ascii="Souvenir Lt BT" w:hAnsi="Souvenir Lt BT" w:cs="Traditional Arabic"/>
          <w:szCs w:val="32"/>
        </w:rPr>
      </w:pPr>
      <w:r w:rsidRPr="005B650E">
        <w:rPr>
          <w:rFonts w:ascii="Souvenir Lt BT" w:hAnsi="Souvenir Lt BT" w:cs="Traditional Arabic"/>
          <w:i/>
          <w:iCs/>
          <w:szCs w:val="32"/>
        </w:rPr>
        <w:t>“</w:t>
      </w:r>
      <w:r w:rsidR="001F6FBA" w:rsidRPr="005B650E">
        <w:rPr>
          <w:rFonts w:ascii="Souvenir Lt BT" w:hAnsi="Souvenir Lt BT" w:cs="Traditional Arabic"/>
          <w:i/>
          <w:iCs/>
          <w:szCs w:val="32"/>
        </w:rPr>
        <w:t xml:space="preserve">Rasulullah </w:t>
      </w:r>
      <w:proofErr w:type="spellStart"/>
      <w:r w:rsidR="001F6FBA" w:rsidRPr="005B650E">
        <w:rPr>
          <w:rFonts w:ascii="Souvenir Lt BT" w:hAnsi="Souvenir Lt BT" w:cs="Traditional Arabic"/>
          <w:i/>
          <w:iCs/>
          <w:szCs w:val="32"/>
        </w:rPr>
        <w:t>ber</w:t>
      </w:r>
      <w:r w:rsidR="005B650E" w:rsidRPr="005B650E">
        <w:rPr>
          <w:rFonts w:ascii="Souvenir Lt BT" w:hAnsi="Souvenir Lt BT" w:cs="Traditional Arabic"/>
          <w:i/>
          <w:iCs/>
          <w:szCs w:val="32"/>
        </w:rPr>
        <w:t>-</w:t>
      </w:r>
      <w:r w:rsidR="003114BC" w:rsidRPr="003114BC">
        <w:rPr>
          <w:rFonts w:ascii="Souvenir Lt BT" w:hAnsi="Souvenir Lt BT" w:cs="Traditional Arabic"/>
          <w:i/>
          <w:iCs/>
          <w:szCs w:val="32"/>
        </w:rPr>
        <w:t>udhiyah</w:t>
      </w:r>
      <w:proofErr w:type="spellEnd"/>
      <w:r w:rsidR="001F6FBA" w:rsidRPr="005B650E">
        <w:rPr>
          <w:rFonts w:ascii="Souvenir Lt BT" w:hAnsi="Souvenir Lt BT" w:cs="Traditional Arabic"/>
          <w:i/>
          <w:iCs/>
          <w:szCs w:val="32"/>
        </w:rPr>
        <w:t xml:space="preserve"> (berkurban) untuk para istrinya dengan seekor sapi</w:t>
      </w:r>
      <w:r w:rsidR="005B650E" w:rsidRPr="005B650E">
        <w:rPr>
          <w:rFonts w:ascii="Souvenir Lt BT" w:hAnsi="Souvenir Lt BT" w:cs="Traditional Arabic"/>
          <w:i/>
          <w:iCs/>
          <w:szCs w:val="32"/>
        </w:rPr>
        <w:t>.</w:t>
      </w:r>
      <w:r w:rsidRPr="005B650E">
        <w:rPr>
          <w:rFonts w:ascii="Souvenir Lt BT" w:hAnsi="Souvenir Lt BT" w:cs="Traditional Arabic"/>
          <w:i/>
          <w:iCs/>
          <w:szCs w:val="32"/>
        </w:rPr>
        <w:t>”</w:t>
      </w:r>
      <w:r w:rsidR="00456ED3">
        <w:rPr>
          <w:rStyle w:val="ReferensiCatatanKaki"/>
          <w:rFonts w:ascii="Souvenir Lt BT" w:hAnsi="Souvenir Lt BT" w:cs="Traditional Arabic"/>
          <w:i/>
          <w:iCs/>
          <w:szCs w:val="32"/>
        </w:rPr>
        <w:footnoteReference w:id="33"/>
      </w:r>
    </w:p>
    <w:p w14:paraId="609CC2F8" w14:textId="43DB991D" w:rsidR="001F6FBA" w:rsidRPr="00AB77D5" w:rsidRDefault="00301815" w:rsidP="00301815">
      <w:pPr>
        <w:pStyle w:val="NormalWeb"/>
        <w:shd w:val="clear" w:color="auto" w:fill="FFFFFF"/>
        <w:spacing w:before="0" w:beforeAutospacing="0" w:after="0" w:afterAutospacing="0" w:line="276" w:lineRule="auto"/>
        <w:ind w:firstLine="720"/>
        <w:jc w:val="both"/>
        <w:rPr>
          <w:rFonts w:ascii="Souvenir Lt BT" w:hAnsi="Souvenir Lt BT" w:cs="Traditional Arabic"/>
          <w:szCs w:val="32"/>
          <w:rtl/>
        </w:rPr>
      </w:pPr>
      <w:r>
        <w:rPr>
          <w:rFonts w:ascii="Souvenir Lt BT" w:hAnsi="Souvenir Lt BT" w:cs="Traditional Arabic"/>
          <w:szCs w:val="32"/>
        </w:rPr>
        <w:t>P</w:t>
      </w:r>
      <w:r w:rsidR="001F6FBA" w:rsidRPr="008D6951">
        <w:rPr>
          <w:rFonts w:ascii="Souvenir Lt BT" w:hAnsi="Souvenir Lt BT" w:cs="Traditional Arabic"/>
          <w:szCs w:val="32"/>
        </w:rPr>
        <w:t xml:space="preserve">endapat </w:t>
      </w:r>
      <w:r>
        <w:rPr>
          <w:rFonts w:ascii="Souvenir Lt BT" w:hAnsi="Souvenir Lt BT" w:cs="Traditional Arabic"/>
          <w:szCs w:val="32"/>
        </w:rPr>
        <w:t>tersebut</w:t>
      </w:r>
      <w:r w:rsidR="001F6FBA" w:rsidRPr="00AB77D5">
        <w:rPr>
          <w:rFonts w:ascii="Souvenir Lt BT" w:hAnsi="Souvenir Lt BT" w:cs="Traditional Arabic"/>
          <w:szCs w:val="32"/>
        </w:rPr>
        <w:t xml:space="preserve"> juga didukung oleh Ibnu </w:t>
      </w:r>
      <w:proofErr w:type="spellStart"/>
      <w:r w:rsidR="001F6FBA" w:rsidRPr="00AB77D5">
        <w:rPr>
          <w:rFonts w:ascii="Souvenir Lt BT" w:hAnsi="Souvenir Lt BT" w:cs="Traditional Arabic"/>
          <w:szCs w:val="32"/>
        </w:rPr>
        <w:t>Hazm</w:t>
      </w:r>
      <w:proofErr w:type="spellEnd"/>
      <w:r w:rsidR="001F6FBA" w:rsidRPr="00AB77D5">
        <w:rPr>
          <w:rFonts w:ascii="Souvenir Lt BT" w:hAnsi="Souvenir Lt BT" w:cs="Traditional Arabic"/>
          <w:szCs w:val="32"/>
        </w:rPr>
        <w:t>.</w:t>
      </w:r>
    </w:p>
    <w:bookmarkEnd w:id="77"/>
    <w:p w14:paraId="749078A6" w14:textId="6BF698E5" w:rsidR="005155F8" w:rsidRDefault="005155F8" w:rsidP="005155F8">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5155F8">
        <w:rPr>
          <w:rFonts w:ascii="Souvenir Lt BT" w:hAnsi="Souvenir Lt BT" w:cs="Traditional Arabic"/>
          <w:szCs w:val="32"/>
        </w:rPr>
        <w:t xml:space="preserve">Adapun menurut mazhab </w:t>
      </w:r>
      <w:proofErr w:type="spellStart"/>
      <w:r w:rsidRPr="005155F8">
        <w:rPr>
          <w:rFonts w:ascii="Souvenir Lt BT" w:hAnsi="Souvenir Lt BT" w:cs="Traditional Arabic"/>
          <w:szCs w:val="32"/>
        </w:rPr>
        <w:t>Hanabilah</w:t>
      </w:r>
      <w:proofErr w:type="spellEnd"/>
      <w:r w:rsidRPr="005155F8">
        <w:rPr>
          <w:rFonts w:ascii="Souvenir Lt BT" w:hAnsi="Souvenir Lt BT" w:cs="Traditional Arabic"/>
          <w:szCs w:val="32"/>
        </w:rPr>
        <w:t xml:space="preserve">, bagi </w:t>
      </w:r>
      <w:r w:rsidR="00037DD9">
        <w:rPr>
          <w:rFonts w:ascii="Souvenir Lt BT" w:hAnsi="Souvenir Lt BT" w:cs="Traditional Arabic"/>
          <w:szCs w:val="32"/>
        </w:rPr>
        <w:t>jamaah</w:t>
      </w:r>
      <w:r w:rsidRPr="005155F8">
        <w:rPr>
          <w:rFonts w:ascii="Souvenir Lt BT" w:hAnsi="Souvenir Lt BT" w:cs="Traditional Arabic"/>
          <w:szCs w:val="32"/>
        </w:rPr>
        <w:t xml:space="preserve"> haji yang melaksanakan haji </w:t>
      </w:r>
      <w:proofErr w:type="spellStart"/>
      <w:r w:rsidR="00692FBB">
        <w:rPr>
          <w:rFonts w:ascii="Souvenir Lt BT" w:hAnsi="Souvenir Lt BT" w:cs="Traditional Arabic"/>
          <w:szCs w:val="32"/>
        </w:rPr>
        <w:t>Tamattu</w:t>
      </w:r>
      <w:proofErr w:type="spellEnd"/>
      <w:r w:rsidR="00692FBB">
        <w:rPr>
          <w:rFonts w:ascii="Souvenir Lt BT" w:hAnsi="Souvenir Lt BT" w:cs="Traditional Arabic"/>
          <w:szCs w:val="32"/>
        </w:rPr>
        <w:t>’</w:t>
      </w:r>
      <w:r w:rsidRPr="005155F8">
        <w:rPr>
          <w:rFonts w:ascii="Souvenir Lt BT" w:hAnsi="Souvenir Lt BT" w:cs="Traditional Arabic"/>
          <w:szCs w:val="32"/>
        </w:rPr>
        <w:t xml:space="preserve"> dan </w:t>
      </w:r>
      <w:r w:rsidR="00E938DA">
        <w:rPr>
          <w:rFonts w:ascii="Souvenir Lt BT" w:hAnsi="Souvenir Lt BT" w:cs="Traditional Arabic"/>
          <w:szCs w:val="32"/>
        </w:rPr>
        <w:t>K</w:t>
      </w:r>
      <w:r w:rsidRPr="005155F8">
        <w:rPr>
          <w:rFonts w:ascii="Souvenir Lt BT" w:hAnsi="Souvenir Lt BT" w:cs="Traditional Arabic"/>
          <w:szCs w:val="32"/>
        </w:rPr>
        <w:t>i</w:t>
      </w:r>
      <w:r>
        <w:rPr>
          <w:rFonts w:ascii="Souvenir Lt BT" w:hAnsi="Souvenir Lt BT" w:cs="Traditional Arabic"/>
          <w:szCs w:val="32"/>
        </w:rPr>
        <w:t>ra</w:t>
      </w:r>
      <w:r w:rsidRPr="005155F8">
        <w:rPr>
          <w:rFonts w:ascii="Souvenir Lt BT" w:hAnsi="Souvenir Lt BT" w:cs="Traditional Arabic"/>
          <w:szCs w:val="32"/>
        </w:rPr>
        <w:t xml:space="preserve">n, kewajiban yang harus ditunaikan adalah menyembelih hadyu. Sementara itu, bagi </w:t>
      </w:r>
      <w:r w:rsidR="00037DD9">
        <w:rPr>
          <w:rFonts w:ascii="Souvenir Lt BT" w:hAnsi="Souvenir Lt BT" w:cs="Traditional Arabic"/>
          <w:szCs w:val="32"/>
        </w:rPr>
        <w:t>jamaah</w:t>
      </w:r>
      <w:r w:rsidRPr="005155F8">
        <w:rPr>
          <w:rFonts w:ascii="Souvenir Lt BT" w:hAnsi="Souvenir Lt BT" w:cs="Traditional Arabic"/>
          <w:szCs w:val="32"/>
        </w:rPr>
        <w:t xml:space="preserve"> yang tidak diwajibkan hadyu, </w:t>
      </w:r>
      <w:r>
        <w:rPr>
          <w:rFonts w:ascii="Souvenir Lt BT" w:hAnsi="Souvenir Lt BT" w:cs="Traditional Arabic"/>
          <w:szCs w:val="32"/>
        </w:rPr>
        <w:t xml:space="preserve">yaitu orang yang melaksanakan </w:t>
      </w:r>
      <w:r w:rsidRPr="005155F8">
        <w:rPr>
          <w:rFonts w:ascii="Souvenir Lt BT" w:hAnsi="Souvenir Lt BT" w:cs="Traditional Arabic"/>
          <w:szCs w:val="32"/>
        </w:rPr>
        <w:t xml:space="preserve">haji </w:t>
      </w:r>
      <w:r w:rsidR="00CD4FC6">
        <w:rPr>
          <w:rFonts w:ascii="Souvenir Lt BT" w:hAnsi="Souvenir Lt BT" w:cs="Traditional Arabic"/>
          <w:szCs w:val="32"/>
        </w:rPr>
        <w:t>Ifrad</w:t>
      </w:r>
      <w:r w:rsidRPr="005155F8">
        <w:rPr>
          <w:rFonts w:ascii="Souvenir Lt BT" w:hAnsi="Souvenir Lt BT" w:cs="Traditional Arabic"/>
          <w:szCs w:val="32"/>
        </w:rPr>
        <w:t>, maka diperbolehkan baginya untuk melaksanakan ibadah kurban.</w:t>
      </w:r>
    </w:p>
    <w:p w14:paraId="3D5868C8" w14:textId="26956FFB" w:rsidR="001F6FBA" w:rsidRPr="00AB77D5" w:rsidRDefault="001F6FBA" w:rsidP="005239BE">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Fonts w:ascii="Souvenir Lt BT" w:hAnsi="Souvenir Lt BT" w:cs="Traditional Arabic"/>
          <w:szCs w:val="32"/>
        </w:rPr>
        <w:t xml:space="preserve">Berkata Ibnu </w:t>
      </w:r>
      <w:proofErr w:type="spellStart"/>
      <w:r w:rsidRPr="00AB77D5">
        <w:rPr>
          <w:rFonts w:ascii="Souvenir Lt BT" w:hAnsi="Souvenir Lt BT" w:cs="Traditional Arabic"/>
          <w:szCs w:val="32"/>
        </w:rPr>
        <w:t>Qudamah</w:t>
      </w:r>
      <w:proofErr w:type="spellEnd"/>
      <w:r w:rsidR="005239BE">
        <w:rPr>
          <w:rFonts w:ascii="Souvenir Lt BT" w:hAnsi="Souvenir Lt BT" w:cs="Traditional Arabic"/>
          <w:szCs w:val="32"/>
        </w:rPr>
        <w:t>,</w:t>
      </w:r>
    </w:p>
    <w:p w14:paraId="03B8904F" w14:textId="77777777" w:rsidR="001F6FBA" w:rsidRPr="00AB77D5" w:rsidRDefault="001F6FBA" w:rsidP="009C63B5">
      <w:pPr>
        <w:pStyle w:val="NormalWeb"/>
        <w:shd w:val="clear" w:color="auto" w:fill="FFFFFF"/>
        <w:bidi/>
        <w:spacing w:before="0" w:beforeAutospacing="0" w:after="0" w:afterAutospacing="0" w:line="276" w:lineRule="auto"/>
        <w:jc w:val="both"/>
        <w:rPr>
          <w:rFonts w:ascii="Souvenir Lt BT" w:hAnsi="Souvenir Lt BT" w:cs="Traditional Arabic"/>
          <w:szCs w:val="32"/>
        </w:rPr>
      </w:pPr>
      <w:r w:rsidRPr="00AB77D5">
        <w:rPr>
          <w:rFonts w:ascii="Souvenir Lt BT" w:hAnsi="Souvenir Lt BT" w:cs="Traditional Arabic"/>
          <w:szCs w:val="32"/>
          <w:rtl/>
        </w:rPr>
        <w:t>فَإِنْ لَمْ يَكُنْ مَعَهُ هَدْيٌ، وَعَلَيْهِ هَدْيٌ، وَاجِبٌ، اشْتَرَاهُ، وَإِنْ لَمْ يَكُنْ عَلَيْهِ وَاجِبٌ، فَأَحَبَّ أَنْ يُضَحِّيَ، اشْتَرَى مَا يُضَحِّي بِهِ</w:t>
      </w:r>
    </w:p>
    <w:p w14:paraId="5A84DD65" w14:textId="0A3AFB4B" w:rsidR="001F6FBA" w:rsidRPr="00AB77D5" w:rsidRDefault="00A257FA" w:rsidP="009C63B5">
      <w:pPr>
        <w:pStyle w:val="NormalWeb"/>
        <w:shd w:val="clear" w:color="auto" w:fill="FFFFFF"/>
        <w:spacing w:before="0" w:beforeAutospacing="0" w:after="0" w:afterAutospacing="0" w:line="276" w:lineRule="auto"/>
        <w:jc w:val="both"/>
        <w:rPr>
          <w:rFonts w:ascii="Souvenir Lt BT" w:hAnsi="Souvenir Lt BT" w:cs="Traditional Arabic"/>
          <w:szCs w:val="32"/>
        </w:rPr>
      </w:pPr>
      <w:r w:rsidRPr="003A0F2C">
        <w:rPr>
          <w:rFonts w:ascii="Souvenir Lt BT" w:hAnsi="Souvenir Lt BT" w:cs="Traditional Arabic"/>
          <w:i/>
          <w:iCs/>
          <w:szCs w:val="32"/>
        </w:rPr>
        <w:t>“</w:t>
      </w:r>
      <w:r w:rsidR="001F6FBA" w:rsidRPr="003A0F2C">
        <w:rPr>
          <w:rFonts w:ascii="Souvenir Lt BT" w:hAnsi="Souvenir Lt BT" w:cs="Traditional Arabic"/>
          <w:i/>
          <w:iCs/>
          <w:szCs w:val="32"/>
        </w:rPr>
        <w:t xml:space="preserve">Jika ia tidak membawa hewan hadyu padahal ia wajib untuk menyembelih hadyu maka ia beli hewan hadyu tersebut. </w:t>
      </w:r>
      <w:r w:rsidR="00456ED3" w:rsidRPr="003A0F2C">
        <w:rPr>
          <w:rFonts w:ascii="Souvenir Lt BT" w:hAnsi="Souvenir Lt BT" w:cs="Traditional Arabic"/>
          <w:i/>
          <w:iCs/>
          <w:szCs w:val="32"/>
        </w:rPr>
        <w:t xml:space="preserve">Kemudian </w:t>
      </w:r>
      <w:r w:rsidR="001F6FBA" w:rsidRPr="003A0F2C">
        <w:rPr>
          <w:rFonts w:ascii="Souvenir Lt BT" w:hAnsi="Souvenir Lt BT" w:cs="Traditional Arabic"/>
          <w:i/>
          <w:iCs/>
          <w:szCs w:val="32"/>
        </w:rPr>
        <w:t>jika ia tidak wajib hadyu</w:t>
      </w:r>
      <w:r w:rsidR="003A0F2C" w:rsidRPr="003A0F2C">
        <w:rPr>
          <w:rFonts w:ascii="Souvenir Lt BT" w:hAnsi="Souvenir Lt BT" w:cs="Traditional Arabic"/>
          <w:i/>
          <w:iCs/>
          <w:szCs w:val="32"/>
        </w:rPr>
        <w:t>, namun</w:t>
      </w:r>
      <w:r w:rsidR="001F6FBA" w:rsidRPr="003A0F2C">
        <w:rPr>
          <w:rFonts w:ascii="Souvenir Lt BT" w:hAnsi="Souvenir Lt BT" w:cs="Traditional Arabic"/>
          <w:i/>
          <w:iCs/>
          <w:szCs w:val="32"/>
        </w:rPr>
        <w:t xml:space="preserve"> ia ingin berkurban maka silakan ia membeli kurbannya</w:t>
      </w:r>
      <w:r w:rsidR="003A0F2C" w:rsidRPr="003A0F2C">
        <w:rPr>
          <w:rFonts w:ascii="Souvenir Lt BT" w:hAnsi="Souvenir Lt BT" w:cs="Traditional Arabic"/>
          <w:i/>
          <w:iCs/>
          <w:szCs w:val="32"/>
        </w:rPr>
        <w:t>.</w:t>
      </w:r>
      <w:r w:rsidRPr="003A0F2C">
        <w:rPr>
          <w:rFonts w:ascii="Souvenir Lt BT" w:hAnsi="Souvenir Lt BT" w:cs="Traditional Arabic"/>
          <w:i/>
          <w:iCs/>
          <w:szCs w:val="32"/>
        </w:rPr>
        <w:t>”</w:t>
      </w:r>
      <w:r w:rsidR="003A0F2C">
        <w:rPr>
          <w:rStyle w:val="ReferensiCatatanKaki"/>
          <w:rFonts w:ascii="Souvenir Lt BT" w:hAnsi="Souvenir Lt BT" w:cs="Traditional Arabic"/>
          <w:i/>
          <w:iCs/>
          <w:szCs w:val="32"/>
        </w:rPr>
        <w:footnoteReference w:id="34"/>
      </w:r>
    </w:p>
    <w:p w14:paraId="2B9DDC82" w14:textId="4B397913" w:rsidR="001F6FBA" w:rsidRPr="00AB77D5" w:rsidRDefault="001F6FBA" w:rsidP="009C63B5">
      <w:pPr>
        <w:pStyle w:val="NormalWeb"/>
        <w:shd w:val="clear" w:color="auto" w:fill="FFFFFF"/>
        <w:spacing w:before="0" w:beforeAutospacing="0" w:after="0" w:afterAutospacing="0" w:line="276" w:lineRule="auto"/>
        <w:jc w:val="both"/>
        <w:rPr>
          <w:rFonts w:ascii="Souvenir Lt BT" w:hAnsi="Souvenir Lt BT" w:cs="Traditional Arabic"/>
          <w:b/>
          <w:bCs/>
          <w:szCs w:val="32"/>
        </w:rPr>
      </w:pPr>
      <w:r w:rsidRPr="00AB77D5">
        <w:rPr>
          <w:rFonts w:ascii="Souvenir Lt BT" w:hAnsi="Souvenir Lt BT" w:cs="Traditional Arabic"/>
          <w:b/>
          <w:bCs/>
          <w:szCs w:val="32"/>
        </w:rPr>
        <w:t>Pendapat yang terkuat</w:t>
      </w:r>
      <w:r w:rsidR="005239BE">
        <w:rPr>
          <w:rFonts w:ascii="Souvenir Lt BT" w:hAnsi="Souvenir Lt BT" w:cs="Traditional Arabic"/>
          <w:b/>
          <w:bCs/>
          <w:szCs w:val="32"/>
        </w:rPr>
        <w:t>:</w:t>
      </w:r>
    </w:p>
    <w:p w14:paraId="62211F32" w14:textId="49907A17" w:rsidR="001F6FBA" w:rsidRPr="00AB77D5" w:rsidRDefault="001F6FBA" w:rsidP="009C63B5">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Fonts w:ascii="Souvenir Lt BT" w:hAnsi="Souvenir Lt BT" w:cs="Traditional Arabic"/>
          <w:szCs w:val="32"/>
        </w:rPr>
        <w:t>Pendapat yang terkuat adalah pendapat jumhur ulama</w:t>
      </w:r>
      <w:r w:rsidR="005239BE">
        <w:rPr>
          <w:rFonts w:ascii="Souvenir Lt BT" w:hAnsi="Souvenir Lt BT" w:cs="Traditional Arabic"/>
          <w:szCs w:val="32"/>
        </w:rPr>
        <w:t>, yaitu:</w:t>
      </w:r>
      <w:r w:rsidRPr="00AB77D5">
        <w:rPr>
          <w:rFonts w:ascii="Souvenir Lt BT" w:hAnsi="Souvenir Lt BT" w:cs="Traditional Arabic"/>
          <w:szCs w:val="32"/>
        </w:rPr>
        <w:t xml:space="preserve"> tidak d</w:t>
      </w:r>
      <w:r w:rsidR="00F61B3F">
        <w:rPr>
          <w:rFonts w:ascii="Souvenir Lt BT" w:hAnsi="Souvenir Lt BT" w:cs="Traditional Arabic"/>
          <w:szCs w:val="32"/>
        </w:rPr>
        <w:t>i</w:t>
      </w:r>
      <w:r w:rsidR="00B9649E">
        <w:rPr>
          <w:rFonts w:ascii="Souvenir Lt BT" w:hAnsi="Souvenir Lt BT" w:cs="Traditional Arabic"/>
          <w:szCs w:val="32"/>
        </w:rPr>
        <w:t>sya</w:t>
      </w:r>
      <w:r w:rsidR="00A60834">
        <w:rPr>
          <w:rFonts w:ascii="Souvenir Lt BT" w:hAnsi="Souvenir Lt BT" w:cs="Traditional Arabic"/>
          <w:szCs w:val="32"/>
        </w:rPr>
        <w:t>riat</w:t>
      </w:r>
      <w:r w:rsidRPr="00AB77D5">
        <w:rPr>
          <w:rFonts w:ascii="Souvenir Lt BT" w:hAnsi="Souvenir Lt BT" w:cs="Traditional Arabic"/>
          <w:szCs w:val="32"/>
        </w:rPr>
        <w:t xml:space="preserve">kan berkurban bagi </w:t>
      </w:r>
      <w:r w:rsidRPr="008D6951">
        <w:rPr>
          <w:rFonts w:ascii="Souvenir Lt BT" w:hAnsi="Souvenir Lt BT" w:cs="Traditional Arabic"/>
          <w:szCs w:val="32"/>
        </w:rPr>
        <w:t>orang</w:t>
      </w:r>
      <w:r w:rsidRPr="00AB77D5">
        <w:rPr>
          <w:rFonts w:ascii="Souvenir Lt BT" w:hAnsi="Souvenir Lt BT" w:cs="Traditional Arabic"/>
          <w:szCs w:val="32"/>
        </w:rPr>
        <w:t xml:space="preserve"> yang sedang </w:t>
      </w:r>
      <w:r w:rsidR="005239BE">
        <w:rPr>
          <w:rFonts w:ascii="Souvenir Lt BT" w:hAnsi="Souvenir Lt BT" w:cs="Traditional Arabic"/>
          <w:szCs w:val="32"/>
        </w:rPr>
        <w:t xml:space="preserve">melakukan ibadah </w:t>
      </w:r>
      <w:r w:rsidRPr="008D6951">
        <w:rPr>
          <w:rFonts w:ascii="Souvenir Lt BT" w:hAnsi="Souvenir Lt BT" w:cs="Traditional Arabic"/>
          <w:szCs w:val="32"/>
        </w:rPr>
        <w:t>haji.</w:t>
      </w:r>
      <w:r w:rsidRPr="00AB77D5">
        <w:rPr>
          <w:rFonts w:ascii="Souvenir Lt BT" w:hAnsi="Souvenir Lt BT" w:cs="Traditional Arabic"/>
          <w:szCs w:val="32"/>
        </w:rPr>
        <w:t xml:space="preserve"> Karena tidak </w:t>
      </w:r>
      <w:r w:rsidR="005239BE">
        <w:rPr>
          <w:rFonts w:ascii="Souvenir Lt BT" w:hAnsi="Souvenir Lt BT" w:cs="Traditional Arabic"/>
          <w:szCs w:val="32"/>
        </w:rPr>
        <w:t>dinukilkan</w:t>
      </w:r>
      <w:r w:rsidRPr="008D6951">
        <w:rPr>
          <w:rFonts w:ascii="Souvenir Lt BT" w:hAnsi="Souvenir Lt BT" w:cs="Traditional Arabic"/>
          <w:szCs w:val="32"/>
        </w:rPr>
        <w:t xml:space="preserve"> bahwa</w:t>
      </w:r>
      <w:r w:rsidRPr="00AB77D5">
        <w:rPr>
          <w:rFonts w:ascii="Souvenir Lt BT" w:hAnsi="Souvenir Lt BT" w:cs="Traditional Arabic"/>
          <w:szCs w:val="32"/>
        </w:rPr>
        <w:t xml:space="preserve"> Nabi </w:t>
      </w:r>
      <w:r w:rsidR="00A233C5" w:rsidRPr="004C0722">
        <w:rPr>
          <w:rFonts w:ascii="Souvenir Lt BT" w:hAnsi="Souvenir Lt BT" w:cs="Traditional Arabic"/>
          <w:rtl/>
        </w:rPr>
        <w:t>ﷺ</w:t>
      </w:r>
      <w:r w:rsidRPr="00AB77D5">
        <w:rPr>
          <w:rFonts w:ascii="Souvenir Lt BT" w:hAnsi="Souvenir Lt BT" w:cs="Traditional Arabic"/>
          <w:szCs w:val="32"/>
        </w:rPr>
        <w:t xml:space="preserve"> dan para </w:t>
      </w:r>
      <w:r w:rsidRPr="008D6951">
        <w:rPr>
          <w:rFonts w:ascii="Souvenir Lt BT" w:hAnsi="Souvenir Lt BT" w:cs="Traditional Arabic"/>
          <w:szCs w:val="32"/>
        </w:rPr>
        <w:t>sahabat</w:t>
      </w:r>
      <w:r w:rsidRPr="00AB77D5">
        <w:rPr>
          <w:rFonts w:ascii="Souvenir Lt BT" w:hAnsi="Souvenir Lt BT" w:cs="Traditional Arabic"/>
          <w:szCs w:val="32"/>
        </w:rPr>
        <w:t xml:space="preserve"> berkurban </w:t>
      </w:r>
      <w:r w:rsidR="008E7FEE" w:rsidRPr="00B01083">
        <w:rPr>
          <w:rFonts w:ascii="Souvenir Lt BT" w:hAnsi="Souvenir Lt BT" w:cs="Traditional Arabic"/>
          <w:szCs w:val="32"/>
        </w:rPr>
        <w:t>ketika</w:t>
      </w:r>
      <w:r w:rsidRPr="00AB77D5">
        <w:rPr>
          <w:rFonts w:ascii="Souvenir Lt BT" w:hAnsi="Souvenir Lt BT" w:cs="Traditional Arabic"/>
          <w:szCs w:val="32"/>
        </w:rPr>
        <w:t xml:space="preserve"> sedang berhaji</w:t>
      </w:r>
      <w:r w:rsidR="00987421" w:rsidRPr="00B01083">
        <w:rPr>
          <w:rFonts w:ascii="Souvenir Lt BT" w:hAnsi="Souvenir Lt BT" w:cs="Traditional Arabic"/>
          <w:szCs w:val="32"/>
        </w:rPr>
        <w:t>.</w:t>
      </w:r>
      <w:r w:rsidRPr="00B01083">
        <w:rPr>
          <w:rFonts w:ascii="Souvenir Lt BT" w:hAnsi="Souvenir Lt BT" w:cs="Traditional Arabic"/>
          <w:szCs w:val="32"/>
        </w:rPr>
        <w:t xml:space="preserve"> </w:t>
      </w:r>
      <w:r w:rsidR="008E7FEE" w:rsidRPr="00B01083">
        <w:rPr>
          <w:rFonts w:ascii="Souvenir Lt BT" w:hAnsi="Souvenir Lt BT" w:cs="Traditional Arabic"/>
          <w:szCs w:val="32"/>
        </w:rPr>
        <w:t>Yang diriwayatkan hanyalah bahwa</w:t>
      </w:r>
      <w:r w:rsidRPr="00AB77D5">
        <w:rPr>
          <w:rFonts w:ascii="Souvenir Lt BT" w:hAnsi="Souvenir Lt BT" w:cs="Traditional Arabic"/>
          <w:szCs w:val="32"/>
        </w:rPr>
        <w:t xml:space="preserve"> mereka menyembelih </w:t>
      </w:r>
      <w:r w:rsidR="008E7FEE" w:rsidRPr="00B01083">
        <w:rPr>
          <w:rFonts w:ascii="Souvenir Lt BT" w:hAnsi="Souvenir Lt BT" w:cs="Traditional Arabic"/>
          <w:szCs w:val="32"/>
        </w:rPr>
        <w:t xml:space="preserve">hewan </w:t>
      </w:r>
      <w:r w:rsidRPr="00AB77D5">
        <w:rPr>
          <w:rFonts w:ascii="Souvenir Lt BT" w:hAnsi="Souvenir Lt BT" w:cs="Traditional Arabic"/>
          <w:szCs w:val="32"/>
        </w:rPr>
        <w:t>hadyu</w:t>
      </w:r>
      <w:r w:rsidR="008E7FEE" w:rsidRPr="00B01083">
        <w:rPr>
          <w:rFonts w:ascii="Souvenir Lt BT" w:hAnsi="Souvenir Lt BT" w:cs="Traditional Arabic"/>
          <w:szCs w:val="32"/>
        </w:rPr>
        <w:t>, bukan hewan kurban</w:t>
      </w:r>
      <w:r w:rsidRPr="00B01083">
        <w:rPr>
          <w:rFonts w:ascii="Souvenir Lt BT" w:hAnsi="Souvenir Lt BT" w:cs="Traditional Arabic"/>
          <w:szCs w:val="32"/>
        </w:rPr>
        <w:t>.</w:t>
      </w:r>
      <w:r w:rsidR="00901D44">
        <w:rPr>
          <w:rStyle w:val="ReferensiCatatanKaki"/>
          <w:rFonts w:ascii="Souvenir Lt BT" w:hAnsi="Souvenir Lt BT" w:cs="Traditional Arabic"/>
          <w:szCs w:val="32"/>
        </w:rPr>
        <w:footnoteReference w:id="35"/>
      </w:r>
      <w:r w:rsidRPr="00AB77D5">
        <w:rPr>
          <w:rFonts w:ascii="Souvenir Lt BT" w:hAnsi="Souvenir Lt BT" w:cs="Traditional Arabic"/>
          <w:szCs w:val="32"/>
        </w:rPr>
        <w:t xml:space="preserve"> </w:t>
      </w:r>
    </w:p>
    <w:p w14:paraId="2BB6B54E" w14:textId="5F5E31EB" w:rsidR="001F6FBA" w:rsidRPr="00AB77D5" w:rsidRDefault="001F6FBA" w:rsidP="008E7FEE">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Fonts w:ascii="Souvenir Lt BT" w:hAnsi="Souvenir Lt BT" w:cs="Traditional Arabic"/>
          <w:szCs w:val="32"/>
        </w:rPr>
        <w:t xml:space="preserve">Adapun </w:t>
      </w:r>
      <w:r w:rsidR="009705AB">
        <w:rPr>
          <w:rFonts w:ascii="Souvenir Lt BT" w:hAnsi="Souvenir Lt BT" w:cs="Traditional Arabic"/>
          <w:szCs w:val="32"/>
        </w:rPr>
        <w:t>hadis</w:t>
      </w:r>
      <w:r w:rsidR="009705AB" w:rsidRPr="00AB77D5">
        <w:rPr>
          <w:rFonts w:ascii="Souvenir Lt BT" w:hAnsi="Souvenir Lt BT" w:cs="Traditional Arabic"/>
          <w:szCs w:val="32"/>
        </w:rPr>
        <w:t xml:space="preserve"> </w:t>
      </w:r>
      <w:r w:rsidRPr="00AB77D5">
        <w:rPr>
          <w:rFonts w:ascii="Souvenir Lt BT" w:hAnsi="Souvenir Lt BT" w:cs="Traditional Arabic"/>
          <w:szCs w:val="32"/>
        </w:rPr>
        <w:t>Nabi</w:t>
      </w:r>
      <w:r w:rsidR="008E7FEE" w:rsidRPr="00B01083">
        <w:rPr>
          <w:rFonts w:ascii="Souvenir Lt BT" w:hAnsi="Souvenir Lt BT" w:cs="Traditional Arabic"/>
          <w:szCs w:val="32"/>
        </w:rPr>
        <w:t xml:space="preserve"> </w:t>
      </w:r>
      <w:r w:rsidR="008E7FEE" w:rsidRPr="00B01083">
        <w:rPr>
          <w:rFonts w:ascii="Traditional Arabic" w:hAnsi="Traditional Arabic" w:cs="Traditional Arabic"/>
          <w:sz w:val="20"/>
          <w:rtl/>
        </w:rPr>
        <w:t>ﷺ</w:t>
      </w:r>
      <w:r w:rsidR="009705AB">
        <w:rPr>
          <w:rFonts w:ascii="Souvenir Lt BT" w:hAnsi="Souvenir Lt BT" w:cs="Traditional Arabic"/>
          <w:szCs w:val="32"/>
        </w:rPr>
        <w:t>,</w:t>
      </w:r>
    </w:p>
    <w:p w14:paraId="1B5639A5" w14:textId="3506AC04" w:rsidR="001F6FBA" w:rsidRPr="00AB77D5" w:rsidRDefault="009705AB" w:rsidP="009C63B5">
      <w:pPr>
        <w:pStyle w:val="NormalWeb"/>
        <w:shd w:val="clear" w:color="auto" w:fill="FFFFFF"/>
        <w:bidi/>
        <w:spacing w:before="0" w:beforeAutospacing="0" w:after="0" w:afterAutospacing="0" w:line="276" w:lineRule="auto"/>
        <w:jc w:val="both"/>
        <w:rPr>
          <w:rFonts w:ascii="Souvenir Lt BT" w:hAnsi="Souvenir Lt BT" w:cs="Traditional Arabic"/>
          <w:szCs w:val="32"/>
        </w:rPr>
      </w:pPr>
      <w:r w:rsidRPr="00B724FA">
        <w:rPr>
          <w:rFonts w:ascii="Souvenir Lt BT" w:hAnsi="Souvenir Lt BT" w:cs="Traditional Arabic" w:hint="cs"/>
          <w:szCs w:val="32"/>
          <w:rtl/>
        </w:rPr>
        <w:t>((</w:t>
      </w:r>
      <w:r w:rsidR="001F6FBA" w:rsidRPr="00AB77D5">
        <w:rPr>
          <w:rFonts w:ascii="Souvenir Lt BT" w:hAnsi="Souvenir Lt BT" w:cs="Traditional Arabic"/>
          <w:szCs w:val="32"/>
          <w:rtl/>
        </w:rPr>
        <w:t>ضَحَّى رَسُولُ اللَّهِ صَلَّى اللهُ عَلَيْهِ وَسَلَّمَ عَنْ أَزْوَاجِهِ بِالْبَقَرِ</w:t>
      </w:r>
      <w:r>
        <w:rPr>
          <w:rFonts w:ascii="Souvenir Lt BT" w:hAnsi="Souvenir Lt BT" w:cs="Traditional Arabic" w:hint="cs"/>
          <w:szCs w:val="32"/>
          <w:rtl/>
        </w:rPr>
        <w:t>))</w:t>
      </w:r>
    </w:p>
    <w:p w14:paraId="55EE2D48" w14:textId="7E208A02" w:rsidR="001F6FBA" w:rsidRPr="00AB77D5" w:rsidRDefault="00A257FA" w:rsidP="009C63B5">
      <w:pPr>
        <w:pStyle w:val="NormalWeb"/>
        <w:shd w:val="clear" w:color="auto" w:fill="FFFFFF"/>
        <w:spacing w:before="0" w:beforeAutospacing="0" w:after="0" w:afterAutospacing="0" w:line="276" w:lineRule="auto"/>
        <w:jc w:val="both"/>
        <w:rPr>
          <w:rFonts w:ascii="Souvenir Lt BT" w:hAnsi="Souvenir Lt BT" w:cs="Traditional Arabic"/>
          <w:szCs w:val="32"/>
          <w:rtl/>
        </w:rPr>
      </w:pPr>
      <w:r w:rsidRPr="009705AB">
        <w:rPr>
          <w:rFonts w:ascii="Souvenir Lt BT" w:hAnsi="Souvenir Lt BT" w:cs="Traditional Arabic"/>
          <w:i/>
          <w:iCs/>
          <w:szCs w:val="32"/>
        </w:rPr>
        <w:t>“</w:t>
      </w:r>
      <w:r w:rsidR="001F6FBA" w:rsidRPr="009705AB">
        <w:rPr>
          <w:rFonts w:ascii="Souvenir Lt BT" w:hAnsi="Souvenir Lt BT" w:cs="Traditional Arabic"/>
          <w:i/>
          <w:iCs/>
          <w:szCs w:val="32"/>
        </w:rPr>
        <w:t xml:space="preserve">Rasulullah </w:t>
      </w:r>
      <w:proofErr w:type="spellStart"/>
      <w:r w:rsidR="001F6FBA" w:rsidRPr="009705AB">
        <w:rPr>
          <w:rFonts w:ascii="Souvenir Lt BT" w:hAnsi="Souvenir Lt BT" w:cs="Traditional Arabic"/>
          <w:i/>
          <w:iCs/>
          <w:szCs w:val="32"/>
        </w:rPr>
        <w:t>ber-</w:t>
      </w:r>
      <w:r w:rsidR="003114BC" w:rsidRPr="003114BC">
        <w:rPr>
          <w:rFonts w:ascii="Souvenir Lt BT" w:hAnsi="Souvenir Lt BT" w:cs="Traditional Arabic"/>
          <w:i/>
          <w:iCs/>
          <w:szCs w:val="32"/>
        </w:rPr>
        <w:t>udhiyah</w:t>
      </w:r>
      <w:proofErr w:type="spellEnd"/>
      <w:r w:rsidR="001F6FBA" w:rsidRPr="009705AB">
        <w:rPr>
          <w:rFonts w:ascii="Souvenir Lt BT" w:hAnsi="Souvenir Lt BT" w:cs="Traditional Arabic"/>
          <w:i/>
          <w:iCs/>
          <w:szCs w:val="32"/>
        </w:rPr>
        <w:t xml:space="preserve"> (berkurban) untuk para istrinya dengan seekor sapi</w:t>
      </w:r>
      <w:r w:rsidR="009705AB" w:rsidRPr="009705AB">
        <w:rPr>
          <w:rFonts w:ascii="Souvenir Lt BT" w:hAnsi="Souvenir Lt BT" w:cs="Traditional Arabic"/>
          <w:i/>
          <w:iCs/>
          <w:szCs w:val="32"/>
        </w:rPr>
        <w:t>.</w:t>
      </w:r>
      <w:r w:rsidRPr="009705AB">
        <w:rPr>
          <w:rFonts w:ascii="Souvenir Lt BT" w:hAnsi="Souvenir Lt BT" w:cs="Traditional Arabic"/>
          <w:i/>
          <w:iCs/>
          <w:szCs w:val="32"/>
        </w:rPr>
        <w:t>”</w:t>
      </w:r>
      <w:r w:rsidR="009705AB">
        <w:rPr>
          <w:rStyle w:val="ReferensiCatatanKaki"/>
          <w:rFonts w:ascii="Souvenir Lt BT" w:hAnsi="Souvenir Lt BT" w:cs="Traditional Arabic"/>
          <w:i/>
          <w:iCs/>
          <w:szCs w:val="32"/>
        </w:rPr>
        <w:footnoteReference w:id="36"/>
      </w:r>
      <w:r w:rsidR="001F6FBA" w:rsidRPr="00AB77D5">
        <w:rPr>
          <w:rFonts w:ascii="Souvenir Lt BT" w:hAnsi="Souvenir Lt BT" w:cs="Traditional Arabic"/>
          <w:szCs w:val="32"/>
        </w:rPr>
        <w:t xml:space="preserve"> </w:t>
      </w:r>
    </w:p>
    <w:p w14:paraId="2D4C01CB" w14:textId="546D1BEB" w:rsidR="001F6FBA" w:rsidRPr="00FF69E9" w:rsidRDefault="001F6FBA" w:rsidP="008E7FEE">
      <w:pPr>
        <w:pStyle w:val="NormalWeb"/>
        <w:shd w:val="clear" w:color="auto" w:fill="FFFFFF"/>
        <w:spacing w:before="0" w:beforeAutospacing="0" w:after="0" w:afterAutospacing="0" w:line="276" w:lineRule="auto"/>
        <w:ind w:firstLine="720"/>
        <w:jc w:val="both"/>
        <w:rPr>
          <w:rFonts w:ascii="Souvenir Lt BT" w:hAnsi="Souvenir Lt BT" w:cs="Traditional Arabic"/>
          <w:szCs w:val="32"/>
          <w:rtl/>
        </w:rPr>
      </w:pPr>
      <w:r w:rsidRPr="00AB77D5">
        <w:rPr>
          <w:rFonts w:ascii="Souvenir Lt BT" w:hAnsi="Souvenir Lt BT" w:cs="Traditional Arabic"/>
          <w:szCs w:val="32"/>
        </w:rPr>
        <w:t>Maka penjelasannya</w:t>
      </w:r>
      <w:r w:rsidR="008E7FEE" w:rsidRPr="00B01083">
        <w:rPr>
          <w:rFonts w:ascii="Souvenir Lt BT" w:hAnsi="Souvenir Lt BT" w:cs="Traditional Arabic"/>
          <w:szCs w:val="32"/>
        </w:rPr>
        <w:t>—</w:t>
      </w:r>
      <w:r w:rsidRPr="00AB77D5">
        <w:rPr>
          <w:rFonts w:ascii="Souvenir Lt BT" w:hAnsi="Souvenir Lt BT" w:cs="Traditional Arabic"/>
          <w:szCs w:val="32"/>
        </w:rPr>
        <w:t xml:space="preserve">sebagaimana yang dijelaskan oleh </w:t>
      </w:r>
      <w:proofErr w:type="spellStart"/>
      <w:r w:rsidR="004D2EC7">
        <w:rPr>
          <w:rFonts w:ascii="Souvenir Lt BT" w:hAnsi="Souvenir Lt BT" w:cs="Traditional Arabic"/>
          <w:szCs w:val="32"/>
        </w:rPr>
        <w:t>a</w:t>
      </w:r>
      <w:r w:rsidRPr="00AB77D5">
        <w:rPr>
          <w:rFonts w:ascii="Souvenir Lt BT" w:hAnsi="Souvenir Lt BT" w:cs="Traditional Arabic"/>
          <w:szCs w:val="32"/>
        </w:rPr>
        <w:t>l</w:t>
      </w:r>
      <w:proofErr w:type="spellEnd"/>
      <w:r w:rsidRPr="00AB77D5">
        <w:rPr>
          <w:rFonts w:ascii="Souvenir Lt BT" w:hAnsi="Souvenir Lt BT" w:cs="Traditional Arabic"/>
          <w:szCs w:val="32"/>
        </w:rPr>
        <w:t xml:space="preserve">-Hafiz Ibnu Hajar </w:t>
      </w:r>
      <w:proofErr w:type="spellStart"/>
      <w:r w:rsidR="006A2891" w:rsidRPr="006A2891">
        <w:rPr>
          <w:rFonts w:ascii="Souvenir Lt BT" w:hAnsi="Souvenir Lt BT" w:cs="Traditional Arabic"/>
          <w:i/>
          <w:iCs/>
          <w:szCs w:val="32"/>
        </w:rPr>
        <w:t>rahimahullâh</w:t>
      </w:r>
      <w:proofErr w:type="spellEnd"/>
      <w:r w:rsidR="008E7FEE" w:rsidRPr="00B01083">
        <w:rPr>
          <w:rFonts w:ascii="Souvenir Lt BT" w:hAnsi="Souvenir Lt BT" w:cs="Traditional Arabic"/>
          <w:szCs w:val="32"/>
        </w:rPr>
        <w:t>—</w:t>
      </w:r>
      <w:r w:rsidRPr="00FF69E9">
        <w:rPr>
          <w:rFonts w:ascii="Souvenir Lt BT" w:hAnsi="Souvenir Lt BT" w:cs="Traditional Arabic"/>
          <w:szCs w:val="32"/>
        </w:rPr>
        <w:t>dari dua sisi</w:t>
      </w:r>
      <w:r w:rsidRPr="00FF69E9">
        <w:rPr>
          <w:rFonts w:ascii="Souvenir Lt BT" w:hAnsi="Souvenir Lt BT" w:cs="Traditional Arabic"/>
          <w:szCs w:val="32"/>
          <w:rtl/>
        </w:rPr>
        <w:t>:</w:t>
      </w:r>
    </w:p>
    <w:p w14:paraId="56AAA9C6" w14:textId="707C0728" w:rsidR="00720F66" w:rsidRPr="00B01083" w:rsidRDefault="001F6FBA" w:rsidP="00720F66">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B01083">
        <w:rPr>
          <w:rFonts w:ascii="Souvenir Lt BT" w:hAnsi="Souvenir Lt BT" w:cs="Traditional Arabic"/>
          <w:b/>
          <w:bCs/>
          <w:i/>
          <w:szCs w:val="32"/>
        </w:rPr>
        <w:lastRenderedPageBreak/>
        <w:t>Pertam</w:t>
      </w:r>
      <w:r w:rsidR="008E7FEE" w:rsidRPr="00B01083">
        <w:rPr>
          <w:rFonts w:ascii="Souvenir Lt BT" w:hAnsi="Souvenir Lt BT" w:cs="Traditional Arabic"/>
          <w:b/>
          <w:bCs/>
          <w:i/>
          <w:szCs w:val="32"/>
        </w:rPr>
        <w:t>a:</w:t>
      </w:r>
      <w:r w:rsidRPr="00B01083">
        <w:rPr>
          <w:rFonts w:ascii="Souvenir Lt BT" w:hAnsi="Souvenir Lt BT" w:cs="Traditional Arabic"/>
          <w:szCs w:val="32"/>
        </w:rPr>
        <w:t xml:space="preserve"> </w:t>
      </w:r>
      <w:r w:rsidR="00720F66" w:rsidRPr="00B01083">
        <w:rPr>
          <w:rFonts w:ascii="Souvenir Lt BT" w:hAnsi="Souvenir Lt BT" w:cs="Traditional Arabic"/>
          <w:szCs w:val="32"/>
        </w:rPr>
        <w:t xml:space="preserve">Lafal yang terdapat dalam hadis memiliki beragam redaksi. Di antaranya terdapat lafal </w:t>
      </w:r>
      <w:r w:rsidR="00720F66" w:rsidRPr="00B01083">
        <w:rPr>
          <w:rFonts w:ascii="Souvenir Lt BT" w:hAnsi="Souvenir Lt BT" w:cs="Traditional Arabic"/>
          <w:szCs w:val="32"/>
          <w:rtl/>
        </w:rPr>
        <w:t>نَحَرَ</w:t>
      </w:r>
      <w:r w:rsidR="00720F66" w:rsidRPr="00B01083">
        <w:rPr>
          <w:rFonts w:ascii="Souvenir Lt BT" w:hAnsi="Souvenir Lt BT" w:cs="Traditional Arabic"/>
          <w:szCs w:val="32"/>
        </w:rPr>
        <w:t xml:space="preserve"> dan </w:t>
      </w:r>
      <w:r w:rsidR="00720F66" w:rsidRPr="00B01083">
        <w:rPr>
          <w:rFonts w:ascii="Souvenir Lt BT" w:hAnsi="Souvenir Lt BT" w:cs="Traditional Arabic"/>
          <w:szCs w:val="32"/>
          <w:rtl/>
        </w:rPr>
        <w:t>ذَبَحَ</w:t>
      </w:r>
      <w:r w:rsidR="00720F66" w:rsidRPr="00B01083">
        <w:rPr>
          <w:rFonts w:ascii="Souvenir Lt BT" w:hAnsi="Souvenir Lt BT" w:cs="Traditional Arabic"/>
          <w:szCs w:val="32"/>
        </w:rPr>
        <w:t xml:space="preserve"> yang bermakna “menyembelih”, serta lafal </w:t>
      </w:r>
      <w:r w:rsidR="00720F66" w:rsidRPr="00B01083">
        <w:rPr>
          <w:rFonts w:ascii="Souvenir Lt BT" w:hAnsi="Souvenir Lt BT" w:cs="Traditional Arabic"/>
          <w:szCs w:val="32"/>
          <w:rtl/>
        </w:rPr>
        <w:t>أَهْدَى</w:t>
      </w:r>
      <w:r w:rsidR="00720F66" w:rsidRPr="00B01083">
        <w:rPr>
          <w:rFonts w:ascii="Souvenir Lt BT" w:hAnsi="Souvenir Lt BT" w:cs="Traditional Arabic"/>
          <w:szCs w:val="32"/>
        </w:rPr>
        <w:t xml:space="preserve"> yang berarti “menyembelih hewan hadyu”. Hal ini menunjukkan bahwa penggunaan lafal </w:t>
      </w:r>
      <w:r w:rsidR="00720F66" w:rsidRPr="00B01083">
        <w:rPr>
          <w:rFonts w:ascii="Souvenir Lt BT" w:hAnsi="Souvenir Lt BT" w:cs="Traditional Arabic"/>
          <w:szCs w:val="32"/>
          <w:rtl/>
        </w:rPr>
        <w:t>ضَحَّى, نَحَرَ</w:t>
      </w:r>
      <w:r w:rsidR="00720F66" w:rsidRPr="00B01083">
        <w:rPr>
          <w:rFonts w:ascii="Souvenir Lt BT" w:hAnsi="Souvenir Lt BT" w:cs="Traditional Arabic"/>
          <w:szCs w:val="32"/>
        </w:rPr>
        <w:t xml:space="preserve">, dan </w:t>
      </w:r>
      <w:r w:rsidR="00720F66" w:rsidRPr="00B01083">
        <w:rPr>
          <w:rFonts w:ascii="Souvenir Lt BT" w:hAnsi="Souvenir Lt BT" w:cs="Traditional Arabic"/>
          <w:szCs w:val="32"/>
          <w:rtl/>
        </w:rPr>
        <w:t>ذَبَحَ</w:t>
      </w:r>
      <w:r w:rsidR="00720F66" w:rsidRPr="00B01083">
        <w:rPr>
          <w:rFonts w:ascii="Souvenir Lt BT" w:hAnsi="Souvenir Lt BT" w:cs="Traditional Arabic"/>
          <w:szCs w:val="32"/>
        </w:rPr>
        <w:t xml:space="preserve"> dalam sebagian riwayat merupakan bentuk periwayatan secara makna oleh sebagian perawi.</w:t>
      </w:r>
    </w:p>
    <w:p w14:paraId="0EE8D352" w14:textId="7B7C60BB" w:rsidR="00720F66" w:rsidRPr="00B01083" w:rsidRDefault="00720F66" w:rsidP="00324065">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720F66">
        <w:rPr>
          <w:rFonts w:ascii="Souvenir Lt BT" w:hAnsi="Souvenir Lt BT" w:cs="Traditional Arabic"/>
          <w:szCs w:val="32"/>
        </w:rPr>
        <w:t xml:space="preserve">Adapun lafal yang </w:t>
      </w:r>
      <w:r w:rsidR="00324065" w:rsidRPr="00B01083">
        <w:rPr>
          <w:rFonts w:ascii="Souvenir Lt BT" w:hAnsi="Souvenir Lt BT" w:cs="Traditional Arabic"/>
          <w:szCs w:val="32"/>
        </w:rPr>
        <w:t>benar</w:t>
      </w:r>
      <w:r w:rsidRPr="00720F66">
        <w:rPr>
          <w:rFonts w:ascii="Souvenir Lt BT" w:hAnsi="Souvenir Lt BT" w:cs="Traditional Arabic"/>
          <w:szCs w:val="32"/>
        </w:rPr>
        <w:t xml:space="preserve"> adalah </w:t>
      </w:r>
      <w:r w:rsidRPr="00720F66">
        <w:rPr>
          <w:rFonts w:ascii="Souvenir Lt BT" w:hAnsi="Souvenir Lt BT" w:cs="Traditional Arabic"/>
          <w:szCs w:val="32"/>
          <w:rtl/>
        </w:rPr>
        <w:t>أَهْدَى</w:t>
      </w:r>
      <w:r w:rsidRPr="00720F66">
        <w:rPr>
          <w:rFonts w:ascii="Souvenir Lt BT" w:hAnsi="Souvenir Lt BT" w:cs="Traditional Arabic"/>
          <w:szCs w:val="32"/>
        </w:rPr>
        <w:t xml:space="preserve">, yaitu bahwa beliau </w:t>
      </w:r>
      <w:proofErr w:type="spellStart"/>
      <w:r w:rsidRPr="00720F66">
        <w:rPr>
          <w:rFonts w:ascii="Souvenir Lt BT" w:hAnsi="Souvenir Lt BT" w:cs="Traditional Arabic"/>
          <w:szCs w:val="32"/>
        </w:rPr>
        <w:t>menyembelihkan</w:t>
      </w:r>
      <w:proofErr w:type="spellEnd"/>
      <w:r w:rsidRPr="00720F66">
        <w:rPr>
          <w:rFonts w:ascii="Souvenir Lt BT" w:hAnsi="Souvenir Lt BT" w:cs="Traditional Arabic"/>
          <w:szCs w:val="32"/>
        </w:rPr>
        <w:t xml:space="preserve"> hewan hadyu </w:t>
      </w:r>
      <w:proofErr w:type="spellStart"/>
      <w:r w:rsidR="00692FBB">
        <w:rPr>
          <w:rFonts w:ascii="Souvenir Lt BT" w:hAnsi="Souvenir Lt BT" w:cs="Traditional Arabic"/>
          <w:szCs w:val="32"/>
        </w:rPr>
        <w:t>Tamattu</w:t>
      </w:r>
      <w:proofErr w:type="spellEnd"/>
      <w:r w:rsidR="00692FBB">
        <w:rPr>
          <w:rFonts w:ascii="Souvenir Lt BT" w:hAnsi="Souvenir Lt BT" w:cs="Traditional Arabic"/>
          <w:szCs w:val="32"/>
        </w:rPr>
        <w:t>’</w:t>
      </w:r>
      <w:r w:rsidRPr="00720F66">
        <w:rPr>
          <w:rFonts w:ascii="Souvenir Lt BT" w:hAnsi="Souvenir Lt BT" w:cs="Traditional Arabic"/>
          <w:szCs w:val="32"/>
        </w:rPr>
        <w:t xml:space="preserve"> untuk istri-istri beliau. Hal ini diperkuat dengan riwayat yang tegas dari Abu </w:t>
      </w:r>
      <w:proofErr w:type="spellStart"/>
      <w:r w:rsidRPr="00720F66">
        <w:rPr>
          <w:rFonts w:ascii="Souvenir Lt BT" w:hAnsi="Souvenir Lt BT" w:cs="Traditional Arabic"/>
          <w:szCs w:val="32"/>
        </w:rPr>
        <w:t>Hurairah</w:t>
      </w:r>
      <w:proofErr w:type="spellEnd"/>
      <w:r w:rsidRPr="00720F66">
        <w:rPr>
          <w:rFonts w:ascii="Souvenir Lt BT" w:hAnsi="Souvenir Lt BT" w:cs="Traditional Arabic"/>
          <w:szCs w:val="32"/>
        </w:rPr>
        <w:t>,</w:t>
      </w:r>
    </w:p>
    <w:p w14:paraId="4F21ED17" w14:textId="44C69EA1" w:rsidR="001F6FBA" w:rsidRPr="00CB75EE" w:rsidRDefault="00CB75EE" w:rsidP="009C63B5">
      <w:pPr>
        <w:pStyle w:val="NormalWeb"/>
        <w:shd w:val="clear" w:color="auto" w:fill="FFFFFF"/>
        <w:bidi/>
        <w:spacing w:before="0" w:beforeAutospacing="0" w:after="0" w:afterAutospacing="0" w:line="276" w:lineRule="auto"/>
        <w:jc w:val="both"/>
        <w:rPr>
          <w:rFonts w:ascii="Souvenir Lt BT" w:hAnsi="Souvenir Lt BT" w:cs="Traditional Arabic"/>
          <w:szCs w:val="32"/>
          <w:rtl/>
        </w:rPr>
      </w:pPr>
      <w:r w:rsidRPr="00CB75EE">
        <w:rPr>
          <w:rFonts w:ascii="Souvenir Lt BT" w:hAnsi="Souvenir Lt BT" w:cs="Traditional Arabic"/>
          <w:szCs w:val="32"/>
          <w:rtl/>
        </w:rPr>
        <w:t>أَنَّ رَسُولَ اللَّهِ صَلَّى اللَّهُ عَلَيْهِ وَسَلَّمَ ذَبَحَ عَمَّنِ اعْتَمَرَ مِنْ نِسَائِهِ بَقَرَةً بَيْنَهُنَّ</w:t>
      </w:r>
    </w:p>
    <w:p w14:paraId="6391718E" w14:textId="27C8305D" w:rsidR="001F6FBA" w:rsidRPr="00AB77D5" w:rsidRDefault="00A257FA" w:rsidP="00C5041D">
      <w:pPr>
        <w:pStyle w:val="NormalWeb"/>
        <w:shd w:val="clear" w:color="auto" w:fill="FFFFFF"/>
        <w:spacing w:before="0" w:beforeAutospacing="0" w:after="0" w:afterAutospacing="0" w:line="276" w:lineRule="auto"/>
        <w:jc w:val="both"/>
        <w:rPr>
          <w:rFonts w:ascii="Souvenir Lt BT" w:hAnsi="Souvenir Lt BT" w:cs="Traditional Arabic"/>
          <w:szCs w:val="32"/>
        </w:rPr>
      </w:pPr>
      <w:r w:rsidRPr="00C5041D">
        <w:rPr>
          <w:rFonts w:ascii="Souvenir Lt BT" w:hAnsi="Souvenir Lt BT" w:cs="Traditional Arabic"/>
          <w:i/>
          <w:iCs/>
          <w:szCs w:val="32"/>
        </w:rPr>
        <w:t>“</w:t>
      </w:r>
      <w:r w:rsidR="001F6FBA" w:rsidRPr="00C5041D">
        <w:rPr>
          <w:rFonts w:ascii="Souvenir Lt BT" w:hAnsi="Souvenir Lt BT" w:cs="Traditional Arabic"/>
          <w:i/>
          <w:iCs/>
          <w:szCs w:val="32"/>
        </w:rPr>
        <w:t xml:space="preserve">Bahwasanya Rasulullah </w:t>
      </w:r>
      <w:proofErr w:type="spellStart"/>
      <w:r w:rsidR="001F6FBA" w:rsidRPr="00C5041D">
        <w:rPr>
          <w:rFonts w:ascii="Souvenir Lt BT" w:hAnsi="Souvenir Lt BT" w:cs="Traditional Arabic"/>
          <w:i/>
          <w:iCs/>
          <w:szCs w:val="32"/>
        </w:rPr>
        <w:t>menyembelihkan</w:t>
      </w:r>
      <w:proofErr w:type="spellEnd"/>
      <w:r w:rsidR="001F6FBA" w:rsidRPr="00C5041D">
        <w:rPr>
          <w:rFonts w:ascii="Souvenir Lt BT" w:hAnsi="Souvenir Lt BT" w:cs="Traditional Arabic"/>
          <w:i/>
          <w:iCs/>
          <w:szCs w:val="32"/>
        </w:rPr>
        <w:t xml:space="preserve"> untuk istri-istrinya yang </w:t>
      </w:r>
      <w:r w:rsidR="00C5041D" w:rsidRPr="00C5041D">
        <w:rPr>
          <w:rFonts w:ascii="Souvenir Lt BT" w:hAnsi="Souvenir Lt BT" w:cs="Traditional Arabic"/>
          <w:i/>
          <w:iCs/>
          <w:szCs w:val="32"/>
        </w:rPr>
        <w:t>melaksanakan umrah</w:t>
      </w:r>
      <w:r w:rsidR="001F6FBA" w:rsidRPr="00C5041D">
        <w:rPr>
          <w:rFonts w:ascii="Souvenir Lt BT" w:hAnsi="Souvenir Lt BT" w:cs="Traditional Arabic"/>
          <w:i/>
          <w:iCs/>
          <w:szCs w:val="32"/>
        </w:rPr>
        <w:t xml:space="preserve"> (yaitu </w:t>
      </w:r>
      <w:r w:rsidR="00C5041D" w:rsidRPr="00C5041D">
        <w:rPr>
          <w:rFonts w:ascii="Souvenir Lt BT" w:hAnsi="Souvenir Lt BT" w:cs="Traditional Arabic"/>
          <w:i/>
          <w:iCs/>
          <w:szCs w:val="32"/>
        </w:rPr>
        <w:t>umrah</w:t>
      </w:r>
      <w:r w:rsidR="001F6FBA" w:rsidRPr="00C5041D">
        <w:rPr>
          <w:rFonts w:ascii="Souvenir Lt BT" w:hAnsi="Souvenir Lt BT" w:cs="Traditional Arabic"/>
          <w:i/>
          <w:iCs/>
          <w:szCs w:val="32"/>
        </w:rPr>
        <w:t xml:space="preserve"> </w:t>
      </w:r>
      <w:proofErr w:type="spellStart"/>
      <w:r w:rsidR="00692FBB">
        <w:rPr>
          <w:rFonts w:ascii="Souvenir Lt BT" w:hAnsi="Souvenir Lt BT" w:cs="Traditional Arabic"/>
          <w:i/>
          <w:iCs/>
          <w:szCs w:val="32"/>
        </w:rPr>
        <w:t>Tamattu</w:t>
      </w:r>
      <w:proofErr w:type="spellEnd"/>
      <w:r w:rsidR="00692FBB">
        <w:rPr>
          <w:rFonts w:ascii="Souvenir Lt BT" w:hAnsi="Souvenir Lt BT" w:cs="Traditional Arabic"/>
          <w:i/>
          <w:iCs/>
          <w:szCs w:val="32"/>
        </w:rPr>
        <w:t>’</w:t>
      </w:r>
      <w:r w:rsidR="001F6FBA" w:rsidRPr="00C5041D">
        <w:rPr>
          <w:rFonts w:ascii="Souvenir Lt BT" w:hAnsi="Souvenir Lt BT" w:cs="Traditional Arabic"/>
          <w:i/>
          <w:iCs/>
          <w:szCs w:val="32"/>
        </w:rPr>
        <w:t>) seekor sapi</w:t>
      </w:r>
      <w:r w:rsidR="00C5041D" w:rsidRPr="00C5041D">
        <w:rPr>
          <w:rFonts w:ascii="Souvenir Lt BT" w:hAnsi="Souvenir Lt BT" w:cs="Traditional Arabic"/>
          <w:i/>
          <w:iCs/>
          <w:szCs w:val="32"/>
        </w:rPr>
        <w:t>.</w:t>
      </w:r>
      <w:r w:rsidRPr="00C5041D">
        <w:rPr>
          <w:rFonts w:ascii="Souvenir Lt BT" w:hAnsi="Souvenir Lt BT" w:cs="Traditional Arabic"/>
          <w:i/>
          <w:iCs/>
          <w:szCs w:val="32"/>
        </w:rPr>
        <w:t>”</w:t>
      </w:r>
      <w:r w:rsidR="00C5041D">
        <w:rPr>
          <w:rStyle w:val="ReferensiCatatanKaki"/>
          <w:rFonts w:ascii="Souvenir Lt BT" w:hAnsi="Souvenir Lt BT" w:cs="Traditional Arabic"/>
          <w:i/>
          <w:iCs/>
          <w:szCs w:val="32"/>
        </w:rPr>
        <w:footnoteReference w:id="37"/>
      </w:r>
    </w:p>
    <w:p w14:paraId="3F78F709" w14:textId="4F683FEA" w:rsidR="001F6FBA" w:rsidRDefault="001F6FBA" w:rsidP="009D4535">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B01083">
        <w:rPr>
          <w:rFonts w:ascii="Souvenir Lt BT" w:hAnsi="Souvenir Lt BT" w:cs="Traditional Arabic"/>
          <w:b/>
          <w:bCs/>
          <w:i/>
          <w:iCs/>
          <w:szCs w:val="32"/>
        </w:rPr>
        <w:t>Kedua:</w:t>
      </w:r>
      <w:r w:rsidRPr="00AB77D5">
        <w:rPr>
          <w:rFonts w:ascii="Souvenir Lt BT" w:hAnsi="Souvenir Lt BT" w:cs="Traditional Arabic"/>
          <w:szCs w:val="32"/>
        </w:rPr>
        <w:t xml:space="preserve"> Kebiasaan Nabi</w:t>
      </w:r>
      <w:r w:rsidRPr="00B01083">
        <w:rPr>
          <w:rFonts w:ascii="Souvenir Lt BT" w:hAnsi="Souvenir Lt BT" w:cs="Traditional Arabic"/>
          <w:szCs w:val="32"/>
        </w:rPr>
        <w:t xml:space="preserve"> </w:t>
      </w:r>
      <w:r w:rsidR="00A32E85" w:rsidRPr="0029455D">
        <w:rPr>
          <w:rFonts w:ascii="Souvenir Lt BT" w:hAnsi="Souvenir Lt BT" w:cs="Traditional Arabic"/>
          <w:rtl/>
        </w:rPr>
        <w:t>ﷺ</w:t>
      </w:r>
      <w:r w:rsidRPr="00AB77D5">
        <w:rPr>
          <w:rFonts w:ascii="Souvenir Lt BT" w:hAnsi="Souvenir Lt BT" w:cs="Traditional Arabic"/>
          <w:szCs w:val="32"/>
        </w:rPr>
        <w:t xml:space="preserve"> </w:t>
      </w:r>
      <w:r w:rsidR="0029455D" w:rsidRPr="0029455D">
        <w:rPr>
          <w:rFonts w:ascii="Souvenir Lt BT" w:hAnsi="Souvenir Lt BT" w:cs="Traditional Arabic"/>
        </w:rPr>
        <w:t>ketika</w:t>
      </w:r>
      <w:r w:rsidRPr="00AB77D5">
        <w:rPr>
          <w:rFonts w:ascii="Souvenir Lt BT" w:hAnsi="Souvenir Lt BT" w:cs="Traditional Arabic"/>
          <w:szCs w:val="32"/>
        </w:rPr>
        <w:t xml:space="preserve"> menyembelih kurban adalah </w:t>
      </w:r>
      <w:r w:rsidR="0029455D" w:rsidRPr="0029455D">
        <w:rPr>
          <w:rFonts w:ascii="Souvenir Lt BT" w:hAnsi="Souvenir Lt BT" w:cs="Traditional Arabic"/>
        </w:rPr>
        <w:t xml:space="preserve">dengan </w:t>
      </w:r>
      <w:r w:rsidRPr="00AB77D5">
        <w:rPr>
          <w:rFonts w:ascii="Souvenir Lt BT" w:hAnsi="Souvenir Lt BT" w:cs="Traditional Arabic"/>
          <w:szCs w:val="32"/>
        </w:rPr>
        <w:t xml:space="preserve">menyembelih seekor kambing untuk dirinya dan </w:t>
      </w:r>
      <w:r w:rsidR="0029455D" w:rsidRPr="0029455D">
        <w:rPr>
          <w:rFonts w:ascii="Souvenir Lt BT" w:hAnsi="Souvenir Lt BT" w:cs="Traditional Arabic"/>
        </w:rPr>
        <w:t xml:space="preserve">seluruh </w:t>
      </w:r>
      <w:r w:rsidRPr="00AB77D5">
        <w:rPr>
          <w:rFonts w:ascii="Souvenir Lt BT" w:hAnsi="Souvenir Lt BT" w:cs="Traditional Arabic"/>
          <w:szCs w:val="32"/>
        </w:rPr>
        <w:t xml:space="preserve">keluarganya, bukan menyembelih seekor sapi </w:t>
      </w:r>
      <w:r w:rsidR="0029455D" w:rsidRPr="0029455D">
        <w:rPr>
          <w:rFonts w:ascii="Souvenir Lt BT" w:hAnsi="Souvenir Lt BT" w:cs="Traditional Arabic"/>
        </w:rPr>
        <w:t xml:space="preserve">yang dikhususkan </w:t>
      </w:r>
      <w:r w:rsidRPr="00AB77D5">
        <w:rPr>
          <w:rFonts w:ascii="Souvenir Lt BT" w:hAnsi="Souvenir Lt BT" w:cs="Traditional Arabic"/>
          <w:szCs w:val="32"/>
        </w:rPr>
        <w:t xml:space="preserve">hanya untuk istri-istrinya. </w:t>
      </w:r>
      <w:r w:rsidR="0029455D" w:rsidRPr="0029455D">
        <w:rPr>
          <w:rFonts w:ascii="Souvenir Lt BT" w:hAnsi="Souvenir Lt BT" w:cs="Traditional Arabic"/>
        </w:rPr>
        <w:t xml:space="preserve">Sementara itu, secara zahir, hadis tersebut seolah-olah menunjukkan bahwa Nabi </w:t>
      </w:r>
      <w:r w:rsidR="0029455D" w:rsidRPr="0029455D">
        <w:rPr>
          <w:rFonts w:ascii="Souvenir Lt BT" w:hAnsi="Souvenir Lt BT" w:cs="Traditional Arabic"/>
          <w:rtl/>
        </w:rPr>
        <w:t>ﷺ</w:t>
      </w:r>
      <w:r w:rsidR="0029455D" w:rsidRPr="0029455D">
        <w:rPr>
          <w:rFonts w:ascii="Souvenir Lt BT" w:hAnsi="Souvenir Lt BT" w:cs="Traditional Arabic"/>
        </w:rPr>
        <w:t xml:space="preserve"> berkurban khusus untuk para istri beliau.</w:t>
      </w:r>
      <w:r w:rsidR="00CD4900">
        <w:rPr>
          <w:rStyle w:val="ReferensiCatatanKaki"/>
          <w:rFonts w:ascii="Souvenir Lt BT" w:hAnsi="Souvenir Lt BT" w:cs="Traditional Arabic"/>
        </w:rPr>
        <w:footnoteReference w:id="38"/>
      </w:r>
      <w:r w:rsidRPr="0029455D">
        <w:rPr>
          <w:rFonts w:ascii="Souvenir Lt BT" w:hAnsi="Souvenir Lt BT" w:cs="Traditional Arabic"/>
        </w:rPr>
        <w:t xml:space="preserve"> </w:t>
      </w:r>
    </w:p>
    <w:p w14:paraId="46A61DE3" w14:textId="77777777" w:rsidR="001C3D34" w:rsidRDefault="001C3D34" w:rsidP="001C3D34">
      <w:pPr>
        <w:pStyle w:val="NormalWeb"/>
        <w:shd w:val="clear" w:color="auto" w:fill="FFFFFF"/>
        <w:spacing w:before="0" w:beforeAutospacing="0" w:after="0" w:afterAutospacing="0" w:line="276" w:lineRule="auto"/>
        <w:jc w:val="both"/>
        <w:rPr>
          <w:rFonts w:ascii="Souvenir Lt BT" w:hAnsi="Souvenir Lt BT" w:cs="Traditional Arabic"/>
          <w:szCs w:val="32"/>
        </w:rPr>
      </w:pPr>
    </w:p>
    <w:p w14:paraId="0E8E30AE" w14:textId="1215FA37" w:rsidR="001C3D34" w:rsidRDefault="004223D6" w:rsidP="001C3D34">
      <w:pPr>
        <w:pStyle w:val="NormalWeb"/>
        <w:shd w:val="clear" w:color="auto" w:fill="FFFFFF"/>
        <w:spacing w:before="0" w:beforeAutospacing="0" w:after="0" w:afterAutospacing="0" w:line="276" w:lineRule="auto"/>
        <w:jc w:val="both"/>
        <w:rPr>
          <w:rFonts w:ascii="Souvenir Lt BT" w:hAnsi="Souvenir Lt BT" w:cs="Traditional Arabic"/>
          <w:szCs w:val="32"/>
        </w:rPr>
      </w:pPr>
      <w:r>
        <w:rPr>
          <w:rFonts w:ascii="Souvenir Lt BT" w:hAnsi="Souvenir Lt BT" w:cs="Traditional Arabic"/>
          <w:noProof/>
          <w:szCs w:val="32"/>
        </w:rPr>
        <w:drawing>
          <wp:inline distT="0" distB="0" distL="0" distR="0" wp14:anchorId="3697ECBD" wp14:editId="6DD73AEC">
            <wp:extent cx="6015107" cy="1980000"/>
            <wp:effectExtent l="0" t="0" r="508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15107" cy="1980000"/>
                    </a:xfrm>
                    <a:prstGeom prst="rect">
                      <a:avLst/>
                    </a:prstGeom>
                    <a:noFill/>
                  </pic:spPr>
                </pic:pic>
              </a:graphicData>
            </a:graphic>
          </wp:inline>
        </w:drawing>
      </w:r>
    </w:p>
    <w:p w14:paraId="71054BFC" w14:textId="77777777" w:rsidR="001C3D34" w:rsidRPr="00503446" w:rsidRDefault="001C3D34" w:rsidP="001C3D34">
      <w:pPr>
        <w:pStyle w:val="NormalWeb"/>
        <w:shd w:val="clear" w:color="auto" w:fill="FFFFFF"/>
        <w:spacing w:before="0" w:beforeAutospacing="0" w:after="0" w:afterAutospacing="0" w:line="276" w:lineRule="auto"/>
        <w:jc w:val="both"/>
        <w:rPr>
          <w:rFonts w:ascii="Souvenir Lt BT" w:hAnsi="Souvenir Lt BT" w:cs="Traditional Arabic"/>
          <w:rtl/>
        </w:rPr>
      </w:pPr>
    </w:p>
    <w:p w14:paraId="1EA9DA68" w14:textId="50F43C3E" w:rsidR="001F6FBA" w:rsidRPr="00AB77D5" w:rsidRDefault="001F6FBA" w:rsidP="009C63B5">
      <w:pPr>
        <w:pStyle w:val="NormalWeb"/>
        <w:shd w:val="clear" w:color="auto" w:fill="FFFFFF"/>
        <w:spacing w:before="0" w:beforeAutospacing="0" w:after="0" w:afterAutospacing="0" w:line="276" w:lineRule="auto"/>
        <w:jc w:val="both"/>
        <w:rPr>
          <w:rFonts w:ascii="Souvenir Lt BT" w:hAnsi="Souvenir Lt BT" w:cs="Traditional Arabic"/>
          <w:szCs w:val="32"/>
        </w:rPr>
      </w:pPr>
      <w:r w:rsidRPr="00AB77D5">
        <w:rPr>
          <w:rFonts w:ascii="Souvenir Lt BT" w:hAnsi="Souvenir Lt BT" w:cs="Traditional Arabic"/>
          <w:b/>
          <w:bCs/>
          <w:szCs w:val="32"/>
        </w:rPr>
        <w:t>Peringatan</w:t>
      </w:r>
      <w:r w:rsidR="009D4535">
        <w:rPr>
          <w:rFonts w:ascii="Souvenir Lt BT" w:hAnsi="Souvenir Lt BT" w:cs="Traditional Arabic"/>
          <w:szCs w:val="32"/>
        </w:rPr>
        <w:t>:</w:t>
      </w:r>
    </w:p>
    <w:p w14:paraId="752C7BDA" w14:textId="371753B1" w:rsidR="001F6FBA" w:rsidRPr="00AB77D5" w:rsidRDefault="001F6FBA" w:rsidP="009C63B5">
      <w:pPr>
        <w:pStyle w:val="NormalWeb"/>
        <w:shd w:val="clear" w:color="auto" w:fill="FFFFFF"/>
        <w:spacing w:before="0" w:beforeAutospacing="0" w:after="0" w:afterAutospacing="0" w:line="276" w:lineRule="auto"/>
        <w:ind w:firstLine="720"/>
        <w:jc w:val="both"/>
        <w:rPr>
          <w:rFonts w:ascii="Souvenir Lt BT" w:hAnsi="Souvenir Lt BT" w:cs="Traditional Arabic"/>
          <w:szCs w:val="32"/>
          <w:rtl/>
        </w:rPr>
      </w:pPr>
      <w:r w:rsidRPr="00AB77D5">
        <w:rPr>
          <w:rFonts w:ascii="Souvenir Lt BT" w:hAnsi="Souvenir Lt BT" w:cs="Traditional Arabic"/>
          <w:szCs w:val="32"/>
        </w:rPr>
        <w:t xml:space="preserve">Bagi </w:t>
      </w:r>
      <w:r w:rsidR="00037DD9">
        <w:rPr>
          <w:rFonts w:ascii="Souvenir Lt BT" w:hAnsi="Souvenir Lt BT" w:cs="Traditional Arabic"/>
          <w:szCs w:val="32"/>
        </w:rPr>
        <w:t>jamaah</w:t>
      </w:r>
      <w:r w:rsidRPr="00AB77D5">
        <w:rPr>
          <w:rFonts w:ascii="Souvenir Lt BT" w:hAnsi="Souvenir Lt BT" w:cs="Traditional Arabic"/>
          <w:szCs w:val="32"/>
        </w:rPr>
        <w:t xml:space="preserve"> haji yang </w:t>
      </w:r>
      <w:r w:rsidR="00B209C7" w:rsidRPr="00B209C7">
        <w:rPr>
          <w:rFonts w:ascii="Souvenir Lt BT" w:hAnsi="Souvenir Lt BT" w:cs="Traditional Arabic"/>
          <w:szCs w:val="32"/>
        </w:rPr>
        <w:t>mengikuti</w:t>
      </w:r>
      <w:r w:rsidRPr="00AB77D5">
        <w:rPr>
          <w:rFonts w:ascii="Souvenir Lt BT" w:hAnsi="Souvenir Lt BT" w:cs="Traditional Arabic"/>
          <w:szCs w:val="32"/>
        </w:rPr>
        <w:t xml:space="preserve"> pendapat </w:t>
      </w:r>
      <w:r w:rsidR="00790AEF">
        <w:rPr>
          <w:rFonts w:ascii="Souvenir Lt BT" w:hAnsi="Souvenir Lt BT" w:cs="Traditional Arabic"/>
          <w:szCs w:val="32"/>
        </w:rPr>
        <w:t>mazhab</w:t>
      </w:r>
      <w:r w:rsidRPr="00AB77D5">
        <w:rPr>
          <w:rFonts w:ascii="Souvenir Lt BT" w:hAnsi="Souvenir Lt BT" w:cs="Traditional Arabic"/>
          <w:szCs w:val="32"/>
        </w:rPr>
        <w:t xml:space="preserve"> </w:t>
      </w:r>
      <w:proofErr w:type="spellStart"/>
      <w:r w:rsidR="00B209C7" w:rsidRPr="00B209C7">
        <w:rPr>
          <w:rFonts w:ascii="Souvenir Lt BT" w:hAnsi="Souvenir Lt BT" w:cs="Traditional Arabic"/>
          <w:szCs w:val="32"/>
        </w:rPr>
        <w:t>Syafi‘i</w:t>
      </w:r>
      <w:proofErr w:type="spellEnd"/>
      <w:r w:rsidRPr="00AB77D5">
        <w:rPr>
          <w:rFonts w:ascii="Souvenir Lt BT" w:hAnsi="Souvenir Lt BT" w:cs="Traditional Arabic"/>
          <w:szCs w:val="32"/>
        </w:rPr>
        <w:t xml:space="preserve"> dan tetap ingin </w:t>
      </w:r>
      <w:r w:rsidR="00B209C7" w:rsidRPr="00B209C7">
        <w:rPr>
          <w:rFonts w:ascii="Souvenir Lt BT" w:hAnsi="Souvenir Lt BT" w:cs="Traditional Arabic"/>
          <w:szCs w:val="32"/>
        </w:rPr>
        <w:t>melaksanakan ibadah kurban</w:t>
      </w:r>
      <w:r w:rsidR="009D4535">
        <w:rPr>
          <w:rFonts w:ascii="Souvenir Lt BT" w:hAnsi="Souvenir Lt BT" w:cs="Traditional Arabic"/>
          <w:szCs w:val="32"/>
        </w:rPr>
        <w:t>,</w:t>
      </w:r>
      <w:r w:rsidRPr="00AB77D5">
        <w:rPr>
          <w:rFonts w:ascii="Souvenir Lt BT" w:hAnsi="Souvenir Lt BT" w:cs="Traditional Arabic"/>
          <w:szCs w:val="32"/>
        </w:rPr>
        <w:t xml:space="preserve"> maka </w:t>
      </w:r>
      <w:r w:rsidR="00B209C7" w:rsidRPr="00B209C7">
        <w:rPr>
          <w:rFonts w:ascii="Souvenir Lt BT" w:hAnsi="Souvenir Lt BT" w:cs="Traditional Arabic"/>
          <w:szCs w:val="32"/>
        </w:rPr>
        <w:t>apabila</w:t>
      </w:r>
      <w:r w:rsidRPr="00AB77D5">
        <w:rPr>
          <w:rFonts w:ascii="Souvenir Lt BT" w:hAnsi="Souvenir Lt BT" w:cs="Traditional Arabic"/>
          <w:szCs w:val="32"/>
        </w:rPr>
        <w:t xml:space="preserve"> telah masuk hilal </w:t>
      </w:r>
      <w:r w:rsidR="00775F34">
        <w:rPr>
          <w:rFonts w:ascii="Souvenir Lt BT" w:hAnsi="Souvenir Lt BT" w:cs="Traditional Arabic"/>
          <w:szCs w:val="32"/>
        </w:rPr>
        <w:t>Zulhijah</w:t>
      </w:r>
      <w:r w:rsidR="00B209C7" w:rsidRPr="00B209C7">
        <w:rPr>
          <w:rFonts w:ascii="Souvenir Lt BT" w:hAnsi="Souvenir Lt BT" w:cs="Traditional Arabic"/>
          <w:szCs w:val="32"/>
        </w:rPr>
        <w:t>,</w:t>
      </w:r>
      <w:r w:rsidRPr="00AB77D5">
        <w:rPr>
          <w:rFonts w:ascii="Souvenir Lt BT" w:hAnsi="Souvenir Lt BT" w:cs="Traditional Arabic"/>
          <w:szCs w:val="32"/>
        </w:rPr>
        <w:t xml:space="preserve"> ia tidak </w:t>
      </w:r>
      <w:r w:rsidR="00B209C7" w:rsidRPr="00B209C7">
        <w:rPr>
          <w:rFonts w:ascii="Souvenir Lt BT" w:hAnsi="Souvenir Lt BT" w:cs="Traditional Arabic"/>
          <w:szCs w:val="32"/>
        </w:rPr>
        <w:lastRenderedPageBreak/>
        <w:t>diperbolehkan</w:t>
      </w:r>
      <w:r w:rsidRPr="00AB77D5">
        <w:rPr>
          <w:rFonts w:ascii="Souvenir Lt BT" w:hAnsi="Souvenir Lt BT" w:cs="Traditional Arabic"/>
          <w:szCs w:val="32"/>
        </w:rPr>
        <w:t xml:space="preserve"> mencukur </w:t>
      </w:r>
      <w:r w:rsidR="00B209C7" w:rsidRPr="00B209C7">
        <w:rPr>
          <w:rFonts w:ascii="Souvenir Lt BT" w:hAnsi="Souvenir Lt BT" w:cs="Traditional Arabic"/>
          <w:szCs w:val="32"/>
        </w:rPr>
        <w:t>rambut</w:t>
      </w:r>
      <w:r w:rsidRPr="00AB77D5">
        <w:rPr>
          <w:rFonts w:ascii="Souvenir Lt BT" w:hAnsi="Souvenir Lt BT" w:cs="Traditional Arabic"/>
          <w:szCs w:val="32"/>
        </w:rPr>
        <w:t xml:space="preserve">, mencabut </w:t>
      </w:r>
      <w:r w:rsidR="00B209C7" w:rsidRPr="00B209C7">
        <w:rPr>
          <w:rFonts w:ascii="Souvenir Lt BT" w:hAnsi="Souvenir Lt BT" w:cs="Traditional Arabic"/>
          <w:szCs w:val="32"/>
        </w:rPr>
        <w:t>bulu, maupun</w:t>
      </w:r>
      <w:r w:rsidRPr="00AB77D5">
        <w:rPr>
          <w:rFonts w:ascii="Souvenir Lt BT" w:hAnsi="Souvenir Lt BT" w:cs="Traditional Arabic"/>
          <w:szCs w:val="32"/>
        </w:rPr>
        <w:t xml:space="preserve"> memotong </w:t>
      </w:r>
      <w:r w:rsidR="00B209C7" w:rsidRPr="00B209C7">
        <w:rPr>
          <w:rFonts w:ascii="Souvenir Lt BT" w:hAnsi="Souvenir Lt BT" w:cs="Traditional Arabic"/>
          <w:szCs w:val="32"/>
        </w:rPr>
        <w:t>kuku</w:t>
      </w:r>
      <w:r w:rsidRPr="0029455D">
        <w:rPr>
          <w:rFonts w:ascii="Souvenir Lt BT" w:hAnsi="Souvenir Lt BT" w:cs="Traditional Arabic"/>
          <w:szCs w:val="32"/>
        </w:rPr>
        <w:t>.</w:t>
      </w:r>
      <w:r w:rsidR="00D473B0">
        <w:rPr>
          <w:rFonts w:ascii="Souvenir Lt BT" w:hAnsi="Souvenir Lt BT" w:cs="Traditional Arabic"/>
          <w:szCs w:val="32"/>
        </w:rPr>
        <w:t xml:space="preserve"> </w:t>
      </w:r>
      <w:r w:rsidR="00D473B0" w:rsidRPr="00AB77D5">
        <w:rPr>
          <w:rFonts w:ascii="Souvenir Lt BT" w:hAnsi="Souvenir Lt BT" w:cs="Traditional Arabic"/>
          <w:szCs w:val="32"/>
        </w:rPr>
        <w:t>Dari Ummu Salamah</w:t>
      </w:r>
      <w:r w:rsidR="00D473B0">
        <w:rPr>
          <w:rFonts w:ascii="Souvenir Lt BT" w:hAnsi="Souvenir Lt BT" w:cs="Traditional Arabic"/>
          <w:szCs w:val="32"/>
        </w:rPr>
        <w:t xml:space="preserve"> </w:t>
      </w:r>
      <w:proofErr w:type="spellStart"/>
      <w:r w:rsidR="00D473B0">
        <w:rPr>
          <w:rFonts w:ascii="Souvenir Lt BT" w:hAnsi="Souvenir Lt BT" w:cs="Traditional Arabic"/>
          <w:i/>
          <w:iCs/>
          <w:szCs w:val="32"/>
        </w:rPr>
        <w:t>radhiyallâhu</w:t>
      </w:r>
      <w:proofErr w:type="spellEnd"/>
      <w:r w:rsidR="00D473B0">
        <w:rPr>
          <w:rFonts w:ascii="Souvenir Lt BT" w:hAnsi="Souvenir Lt BT" w:cs="Traditional Arabic"/>
          <w:i/>
          <w:iCs/>
          <w:szCs w:val="32"/>
        </w:rPr>
        <w:t xml:space="preserve"> ‘</w:t>
      </w:r>
      <w:proofErr w:type="spellStart"/>
      <w:r w:rsidR="00D473B0">
        <w:rPr>
          <w:rFonts w:ascii="Souvenir Lt BT" w:hAnsi="Souvenir Lt BT" w:cs="Traditional Arabic"/>
          <w:i/>
          <w:iCs/>
          <w:szCs w:val="32"/>
        </w:rPr>
        <w:t>anhâ</w:t>
      </w:r>
      <w:proofErr w:type="spellEnd"/>
      <w:r w:rsidR="00D473B0" w:rsidRPr="00AB77D5">
        <w:rPr>
          <w:rFonts w:ascii="Souvenir Lt BT" w:hAnsi="Souvenir Lt BT" w:cs="Traditional Arabic"/>
          <w:szCs w:val="32"/>
        </w:rPr>
        <w:t xml:space="preserve"> </w:t>
      </w:r>
      <w:r w:rsidR="00D473B0" w:rsidRPr="0029455D">
        <w:rPr>
          <w:rFonts w:ascii="Souvenir Lt BT" w:hAnsi="Souvenir Lt BT" w:cs="Traditional Arabic"/>
          <w:szCs w:val="32"/>
        </w:rPr>
        <w:t>bahwa</w:t>
      </w:r>
      <w:r w:rsidR="00D473B0" w:rsidRPr="00AB77D5">
        <w:rPr>
          <w:rFonts w:ascii="Souvenir Lt BT" w:hAnsi="Souvenir Lt BT" w:cs="Traditional Arabic"/>
          <w:szCs w:val="32"/>
        </w:rPr>
        <w:t xml:space="preserve"> </w:t>
      </w:r>
      <w:r w:rsidR="00D473B0">
        <w:rPr>
          <w:rFonts w:ascii="Souvenir Lt BT" w:hAnsi="Souvenir Lt BT" w:cs="Traditional Arabic"/>
          <w:szCs w:val="32"/>
        </w:rPr>
        <w:t xml:space="preserve">Nabi </w:t>
      </w:r>
      <w:r w:rsidR="00D473B0" w:rsidRPr="00B209C7">
        <w:rPr>
          <w:rFonts w:ascii="Souvenir Lt BT" w:hAnsi="Souvenir Lt BT" w:cs="Traditional Arabic"/>
          <w:sz w:val="20"/>
          <w:rtl/>
        </w:rPr>
        <w:t>ﷺ</w:t>
      </w:r>
      <w:r w:rsidR="00D473B0">
        <w:rPr>
          <w:rFonts w:ascii="Souvenir Lt BT" w:hAnsi="Souvenir Lt BT" w:cs="Traditional Arabic"/>
          <w:szCs w:val="32"/>
        </w:rPr>
        <w:t xml:space="preserve"> bersabda,</w:t>
      </w:r>
    </w:p>
    <w:p w14:paraId="4698639D" w14:textId="63F3E64E" w:rsidR="001F6FBA" w:rsidRPr="00AB77D5" w:rsidRDefault="00D473B0" w:rsidP="009C63B5">
      <w:pPr>
        <w:pStyle w:val="NormalWeb"/>
        <w:shd w:val="clear" w:color="auto" w:fill="FFFFFF"/>
        <w:bidi/>
        <w:spacing w:before="0" w:beforeAutospacing="0" w:after="0" w:afterAutospacing="0" w:line="276" w:lineRule="auto"/>
        <w:jc w:val="both"/>
        <w:rPr>
          <w:rFonts w:ascii="Souvenir Lt BT" w:hAnsi="Souvenir Lt BT" w:cs="Traditional Arabic"/>
          <w:szCs w:val="32"/>
        </w:rPr>
      </w:pPr>
      <w:r w:rsidRPr="00B724FA">
        <w:rPr>
          <w:rFonts w:ascii="Souvenir Lt BT" w:hAnsi="Souvenir Lt BT" w:cs="Traditional Arabic" w:hint="cs"/>
          <w:szCs w:val="32"/>
          <w:shd w:val="clear" w:color="auto" w:fill="FFFFFF"/>
          <w:rtl/>
        </w:rPr>
        <w:t>((</w:t>
      </w:r>
      <w:r w:rsidR="001F6FBA" w:rsidRPr="00AB77D5">
        <w:rPr>
          <w:rFonts w:ascii="Souvenir Lt BT" w:hAnsi="Souvenir Lt BT" w:cs="Traditional Arabic"/>
          <w:szCs w:val="32"/>
          <w:shd w:val="clear" w:color="auto" w:fill="FFFFFF"/>
          <w:rtl/>
        </w:rPr>
        <w:t>إِذَا رَأَيْتُمْ هِ</w:t>
      </w:r>
      <w:r w:rsidR="00A233C5">
        <w:rPr>
          <w:rFonts w:ascii="Souvenir Lt BT" w:hAnsi="Souvenir Lt BT" w:cs="Traditional Arabic"/>
          <w:szCs w:val="32"/>
          <w:shd w:val="clear" w:color="auto" w:fill="FFFFFF"/>
          <w:rtl/>
        </w:rPr>
        <w:t>لَا</w:t>
      </w:r>
      <w:r w:rsidR="001F6FBA" w:rsidRPr="00AB77D5">
        <w:rPr>
          <w:rFonts w:ascii="Souvenir Lt BT" w:hAnsi="Souvenir Lt BT" w:cs="Traditional Arabic"/>
          <w:szCs w:val="32"/>
          <w:shd w:val="clear" w:color="auto" w:fill="FFFFFF"/>
          <w:rtl/>
        </w:rPr>
        <w:t>لَ ذِي الْحِجَّةِ وَأَرَادَ أَحَدُكُمْ أَنْ يُضَحِّيَ فَلْيُمْسِكْ عَنْ شَعْرِهِ وَأَظْفَارِهِ</w:t>
      </w:r>
      <w:r w:rsidR="004D0997">
        <w:rPr>
          <w:rFonts w:ascii="Souvenir Lt BT" w:hAnsi="Souvenir Lt BT" w:cs="Traditional Arabic" w:hint="cs"/>
          <w:szCs w:val="32"/>
          <w:shd w:val="clear" w:color="auto" w:fill="FFFFFF"/>
          <w:rtl/>
        </w:rPr>
        <w:t>))</w:t>
      </w:r>
    </w:p>
    <w:p w14:paraId="5F325CF8" w14:textId="22910530" w:rsidR="001F6FBA" w:rsidRPr="00AB77D5" w:rsidRDefault="000C30F3" w:rsidP="009C63B5">
      <w:pPr>
        <w:pStyle w:val="NormalWeb"/>
        <w:shd w:val="clear" w:color="auto" w:fill="FFFFFF"/>
        <w:spacing w:before="0" w:beforeAutospacing="0" w:after="0" w:afterAutospacing="0" w:line="276" w:lineRule="auto"/>
        <w:jc w:val="both"/>
        <w:rPr>
          <w:rFonts w:ascii="Souvenir Lt BT" w:hAnsi="Souvenir Lt BT" w:cs="Traditional Arabic"/>
          <w:szCs w:val="32"/>
        </w:rPr>
      </w:pPr>
      <w:r>
        <w:rPr>
          <w:rStyle w:val="Penekanan"/>
          <w:rFonts w:ascii="Souvenir Lt BT" w:hAnsi="Souvenir Lt BT" w:cs="Traditional Arabic"/>
          <w:szCs w:val="32"/>
        </w:rPr>
        <w:t>“</w:t>
      </w:r>
      <w:r w:rsidR="001F6FBA" w:rsidRPr="00AB77D5">
        <w:rPr>
          <w:rStyle w:val="Penekanan"/>
          <w:rFonts w:ascii="Souvenir Lt BT" w:hAnsi="Souvenir Lt BT" w:cs="Traditional Arabic"/>
          <w:szCs w:val="32"/>
        </w:rPr>
        <w:t xml:space="preserve">Jika kalian melihat hilal bulan </w:t>
      </w:r>
      <w:r w:rsidR="00775F34">
        <w:rPr>
          <w:rStyle w:val="Penekanan"/>
          <w:rFonts w:ascii="Souvenir Lt BT" w:hAnsi="Souvenir Lt BT" w:cs="Traditional Arabic"/>
          <w:szCs w:val="32"/>
        </w:rPr>
        <w:t>Zulhijah</w:t>
      </w:r>
      <w:r w:rsidR="001F6FBA" w:rsidRPr="00AB77D5">
        <w:rPr>
          <w:rStyle w:val="Penekanan"/>
          <w:rFonts w:ascii="Souvenir Lt BT" w:hAnsi="Souvenir Lt BT" w:cs="Traditional Arabic"/>
          <w:szCs w:val="32"/>
        </w:rPr>
        <w:t xml:space="preserve"> dan salah seorang dari kalian ingin menyembelih (kurban) maka hendaknya dia tidak memotong rambut dan </w:t>
      </w:r>
      <w:proofErr w:type="spellStart"/>
      <w:r w:rsidR="001F6FBA" w:rsidRPr="00AB77D5">
        <w:rPr>
          <w:rStyle w:val="Penekanan"/>
          <w:rFonts w:ascii="Souvenir Lt BT" w:hAnsi="Souvenir Lt BT" w:cs="Traditional Arabic"/>
          <w:szCs w:val="32"/>
        </w:rPr>
        <w:t>kukunya</w:t>
      </w:r>
      <w:proofErr w:type="spellEnd"/>
      <w:r>
        <w:rPr>
          <w:rStyle w:val="Penekanan"/>
          <w:rFonts w:ascii="Souvenir Lt BT" w:hAnsi="Souvenir Lt BT" w:cs="Traditional Arabic"/>
          <w:szCs w:val="32"/>
        </w:rPr>
        <w:t>.</w:t>
      </w:r>
      <w:r w:rsidR="00A257FA">
        <w:rPr>
          <w:rStyle w:val="Penekanan"/>
          <w:rFonts w:ascii="Souvenir Lt BT" w:hAnsi="Souvenir Lt BT" w:cs="Traditional Arabic"/>
          <w:szCs w:val="32"/>
        </w:rPr>
        <w:t>”</w:t>
      </w:r>
      <w:r>
        <w:rPr>
          <w:rStyle w:val="ReferensiCatatanKaki"/>
          <w:rFonts w:ascii="Souvenir Lt BT" w:hAnsi="Souvenir Lt BT" w:cs="Traditional Arabic"/>
          <w:i/>
          <w:iCs/>
          <w:szCs w:val="32"/>
        </w:rPr>
        <w:footnoteReference w:id="39"/>
      </w:r>
    </w:p>
    <w:p w14:paraId="2A257541" w14:textId="6031AE79" w:rsidR="001F6FBA" w:rsidRPr="00AB77D5" w:rsidRDefault="001F6FBA" w:rsidP="00B209C7">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Fonts w:ascii="Souvenir Lt BT" w:hAnsi="Souvenir Lt BT" w:cs="Traditional Arabic"/>
          <w:szCs w:val="32"/>
        </w:rPr>
        <w:t>Dalam riwayat lain</w:t>
      </w:r>
      <w:r w:rsidR="00B209C7">
        <w:rPr>
          <w:rFonts w:ascii="Souvenir Lt BT" w:hAnsi="Souvenir Lt BT" w:cs="Traditional Arabic"/>
          <w:szCs w:val="32"/>
        </w:rPr>
        <w:t>,</w:t>
      </w:r>
    </w:p>
    <w:p w14:paraId="7A100C50" w14:textId="260261BB" w:rsidR="001F6FBA" w:rsidRPr="00AB77D5" w:rsidRDefault="0066547F" w:rsidP="009C63B5">
      <w:pPr>
        <w:pStyle w:val="NormalWeb"/>
        <w:shd w:val="clear" w:color="auto" w:fill="FFFFFF"/>
        <w:bidi/>
        <w:spacing w:before="0" w:beforeAutospacing="0" w:after="0" w:afterAutospacing="0" w:line="276" w:lineRule="auto"/>
        <w:jc w:val="both"/>
        <w:rPr>
          <w:rFonts w:ascii="Souvenir Lt BT" w:hAnsi="Souvenir Lt BT" w:cs="Traditional Arabic"/>
          <w:szCs w:val="32"/>
        </w:rPr>
      </w:pPr>
      <w:r w:rsidRPr="00B724FA">
        <w:rPr>
          <w:rStyle w:val="special"/>
          <w:rFonts w:ascii="Souvenir Lt BT" w:hAnsi="Souvenir Lt BT" w:cs="Traditional Arabic" w:hint="cs"/>
          <w:szCs w:val="32"/>
          <w:rtl/>
        </w:rPr>
        <w:t>((</w:t>
      </w:r>
      <w:r w:rsidR="001F6FBA" w:rsidRPr="00AB77D5">
        <w:rPr>
          <w:rStyle w:val="special"/>
          <w:rFonts w:ascii="Souvenir Lt BT" w:hAnsi="Souvenir Lt BT" w:cs="Traditional Arabic"/>
          <w:szCs w:val="32"/>
          <w:rtl/>
        </w:rPr>
        <w:t>فَ</w:t>
      </w:r>
      <w:r w:rsidR="00A233C5">
        <w:rPr>
          <w:rStyle w:val="special"/>
          <w:rFonts w:ascii="Souvenir Lt BT" w:hAnsi="Souvenir Lt BT" w:cs="Traditional Arabic"/>
          <w:szCs w:val="32"/>
          <w:rtl/>
        </w:rPr>
        <w:t>لَا</w:t>
      </w:r>
      <w:r w:rsidR="001F6FBA" w:rsidRPr="00AB77D5">
        <w:rPr>
          <w:rStyle w:val="special"/>
          <w:rFonts w:ascii="Souvenir Lt BT" w:hAnsi="Souvenir Lt BT" w:cs="Traditional Arabic"/>
          <w:szCs w:val="32"/>
          <w:rtl/>
        </w:rPr>
        <w:t xml:space="preserve"> يَمُسُّ مِنْ شَعْرِهِ وَبَشَرِهِ شَيْئًا</w:t>
      </w:r>
      <w:r>
        <w:rPr>
          <w:rStyle w:val="special"/>
          <w:rFonts w:ascii="Souvenir Lt BT" w:hAnsi="Souvenir Lt BT" w:cs="Traditional Arabic" w:hint="cs"/>
          <w:szCs w:val="32"/>
          <w:rtl/>
        </w:rPr>
        <w:t>))</w:t>
      </w:r>
    </w:p>
    <w:p w14:paraId="54B540C3" w14:textId="5E3DA040" w:rsidR="001F6FBA" w:rsidRPr="00AB77D5" w:rsidRDefault="00A257FA" w:rsidP="009C63B5">
      <w:pPr>
        <w:pStyle w:val="NormalWeb"/>
        <w:shd w:val="clear" w:color="auto" w:fill="FFFFFF"/>
        <w:spacing w:before="0" w:beforeAutospacing="0" w:after="0" w:afterAutospacing="0" w:line="276" w:lineRule="auto"/>
        <w:jc w:val="both"/>
        <w:rPr>
          <w:rFonts w:ascii="Souvenir Lt BT" w:hAnsi="Souvenir Lt BT" w:cs="Traditional Arabic"/>
          <w:szCs w:val="32"/>
        </w:rPr>
      </w:pPr>
      <w:r>
        <w:rPr>
          <w:rStyle w:val="Penekanan"/>
          <w:rFonts w:ascii="Souvenir Lt BT" w:hAnsi="Souvenir Lt BT" w:cs="Traditional Arabic"/>
          <w:szCs w:val="32"/>
        </w:rPr>
        <w:t>“</w:t>
      </w:r>
      <w:r w:rsidR="001F6FBA" w:rsidRPr="00AB77D5">
        <w:rPr>
          <w:rStyle w:val="Penekanan"/>
          <w:rFonts w:ascii="Souvenir Lt BT" w:hAnsi="Souvenir Lt BT" w:cs="Traditional Arabic"/>
          <w:szCs w:val="32"/>
        </w:rPr>
        <w:t>Janganlah ia menyentuh rambut dan bulu-bulunya (rambut badannya) sedikit</w:t>
      </w:r>
      <w:r w:rsidR="006766F6">
        <w:rPr>
          <w:rStyle w:val="Penekanan"/>
          <w:rFonts w:ascii="Souvenir Lt BT" w:hAnsi="Souvenir Lt BT" w:cs="Traditional Arabic"/>
          <w:szCs w:val="32"/>
        </w:rPr>
        <w:t xml:space="preserve"> </w:t>
      </w:r>
      <w:r w:rsidR="001F6FBA" w:rsidRPr="00AB77D5">
        <w:rPr>
          <w:rStyle w:val="Penekanan"/>
          <w:rFonts w:ascii="Souvenir Lt BT" w:hAnsi="Souvenir Lt BT" w:cs="Traditional Arabic"/>
          <w:szCs w:val="32"/>
        </w:rPr>
        <w:t>pun</w:t>
      </w:r>
      <w:r w:rsidR="006766F6">
        <w:rPr>
          <w:rStyle w:val="Penekanan"/>
          <w:rFonts w:ascii="Souvenir Lt BT" w:hAnsi="Souvenir Lt BT" w:cs="Traditional Arabic"/>
          <w:szCs w:val="32"/>
        </w:rPr>
        <w:t>.</w:t>
      </w:r>
      <w:r>
        <w:rPr>
          <w:rStyle w:val="Penekanan"/>
          <w:rFonts w:ascii="Souvenir Lt BT" w:hAnsi="Souvenir Lt BT" w:cs="Traditional Arabic"/>
          <w:szCs w:val="32"/>
        </w:rPr>
        <w:t>”</w:t>
      </w:r>
      <w:r w:rsidR="006766F6">
        <w:rPr>
          <w:rStyle w:val="ReferensiCatatanKaki"/>
          <w:rFonts w:ascii="Souvenir Lt BT" w:hAnsi="Souvenir Lt BT" w:cs="Traditional Arabic"/>
          <w:i/>
          <w:iCs/>
          <w:szCs w:val="32"/>
        </w:rPr>
        <w:footnoteReference w:id="40"/>
      </w:r>
    </w:p>
    <w:p w14:paraId="488261AA" w14:textId="5472A11E" w:rsidR="001F6FBA" w:rsidRPr="00AB77D5" w:rsidRDefault="001F6FBA" w:rsidP="00B209C7">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Fonts w:ascii="Souvenir Lt BT" w:hAnsi="Souvenir Lt BT" w:cs="Traditional Arabic"/>
          <w:szCs w:val="32"/>
        </w:rPr>
        <w:t>Dalam riwayat lain</w:t>
      </w:r>
      <w:r w:rsidR="00B209C7">
        <w:rPr>
          <w:rFonts w:ascii="Souvenir Lt BT" w:hAnsi="Souvenir Lt BT" w:cs="Traditional Arabic"/>
          <w:szCs w:val="32"/>
        </w:rPr>
        <w:t>,</w:t>
      </w:r>
    </w:p>
    <w:p w14:paraId="4CE99504" w14:textId="741F7B7D" w:rsidR="001F6FBA" w:rsidRPr="00AB77D5" w:rsidRDefault="00C34DF5" w:rsidP="009C63B5">
      <w:pPr>
        <w:pStyle w:val="NormalWeb"/>
        <w:shd w:val="clear" w:color="auto" w:fill="FFFFFF"/>
        <w:bidi/>
        <w:spacing w:before="0" w:beforeAutospacing="0" w:after="0" w:afterAutospacing="0" w:line="276" w:lineRule="auto"/>
        <w:jc w:val="both"/>
        <w:rPr>
          <w:rFonts w:ascii="Souvenir Lt BT" w:hAnsi="Souvenir Lt BT" w:cs="Traditional Arabic"/>
          <w:szCs w:val="32"/>
        </w:rPr>
      </w:pPr>
      <w:r w:rsidRPr="00B724FA">
        <w:rPr>
          <w:rStyle w:val="special"/>
          <w:rFonts w:ascii="Souvenir Lt BT" w:hAnsi="Souvenir Lt BT" w:cs="Traditional Arabic" w:hint="cs"/>
          <w:szCs w:val="32"/>
          <w:rtl/>
        </w:rPr>
        <w:t>((</w:t>
      </w:r>
      <w:r w:rsidR="001F6FBA" w:rsidRPr="00AB77D5">
        <w:rPr>
          <w:rStyle w:val="special"/>
          <w:rFonts w:ascii="Souvenir Lt BT" w:hAnsi="Souvenir Lt BT" w:cs="Traditional Arabic"/>
          <w:szCs w:val="32"/>
          <w:rtl/>
        </w:rPr>
        <w:t>مَنْ كَانَ لَهُ ذِبْحٌ يَذْبَحُهُ فَإِذَا أَهَلَّ هِ</w:t>
      </w:r>
      <w:r w:rsidR="00A233C5">
        <w:rPr>
          <w:rStyle w:val="special"/>
          <w:rFonts w:ascii="Souvenir Lt BT" w:hAnsi="Souvenir Lt BT" w:cs="Traditional Arabic"/>
          <w:szCs w:val="32"/>
          <w:rtl/>
        </w:rPr>
        <w:t>لَا</w:t>
      </w:r>
      <w:r w:rsidR="001F6FBA" w:rsidRPr="00AB77D5">
        <w:rPr>
          <w:rStyle w:val="special"/>
          <w:rFonts w:ascii="Souvenir Lt BT" w:hAnsi="Souvenir Lt BT" w:cs="Traditional Arabic"/>
          <w:szCs w:val="32"/>
          <w:rtl/>
        </w:rPr>
        <w:t>لُ ذِي الْحِجَّةِ فَ</w:t>
      </w:r>
      <w:r w:rsidR="00A233C5">
        <w:rPr>
          <w:rStyle w:val="special"/>
          <w:rFonts w:ascii="Souvenir Lt BT" w:hAnsi="Souvenir Lt BT" w:cs="Traditional Arabic"/>
          <w:szCs w:val="32"/>
          <w:rtl/>
        </w:rPr>
        <w:t>لَا</w:t>
      </w:r>
      <w:r w:rsidR="001F6FBA" w:rsidRPr="00AB77D5">
        <w:rPr>
          <w:rStyle w:val="special"/>
          <w:rFonts w:ascii="Souvenir Lt BT" w:hAnsi="Souvenir Lt BT" w:cs="Traditional Arabic"/>
          <w:szCs w:val="32"/>
          <w:rtl/>
        </w:rPr>
        <w:t xml:space="preserve"> يَأْخُذَنَّ مِنْ شَعْرِهِ وَ</w:t>
      </w:r>
      <w:r w:rsidR="00A233C5">
        <w:rPr>
          <w:rStyle w:val="special"/>
          <w:rFonts w:ascii="Souvenir Lt BT" w:hAnsi="Souvenir Lt BT" w:cs="Traditional Arabic"/>
          <w:szCs w:val="32"/>
          <w:rtl/>
        </w:rPr>
        <w:t>لَا</w:t>
      </w:r>
      <w:r w:rsidR="001F6FBA" w:rsidRPr="00AB77D5">
        <w:rPr>
          <w:rStyle w:val="special"/>
          <w:rFonts w:ascii="Souvenir Lt BT" w:hAnsi="Souvenir Lt BT" w:cs="Traditional Arabic"/>
          <w:szCs w:val="32"/>
          <w:rtl/>
        </w:rPr>
        <w:t xml:space="preserve"> مِنْ أَظْفَارِهِ شَيْئًا حَتَّى يُضَحِّيَ</w:t>
      </w:r>
      <w:r>
        <w:rPr>
          <w:rStyle w:val="special"/>
          <w:rFonts w:ascii="Souvenir Lt BT" w:hAnsi="Souvenir Lt BT" w:cs="Traditional Arabic" w:hint="cs"/>
          <w:szCs w:val="32"/>
          <w:rtl/>
        </w:rPr>
        <w:t>))</w:t>
      </w:r>
    </w:p>
    <w:p w14:paraId="3806A7A0" w14:textId="54E98284" w:rsidR="001F6FBA" w:rsidRPr="00AB77D5" w:rsidRDefault="00A257FA" w:rsidP="009C63B5">
      <w:pPr>
        <w:pStyle w:val="NormalWeb"/>
        <w:shd w:val="clear" w:color="auto" w:fill="FFFFFF"/>
        <w:spacing w:before="0" w:beforeAutospacing="0" w:after="0" w:afterAutospacing="0" w:line="276" w:lineRule="auto"/>
        <w:jc w:val="both"/>
        <w:rPr>
          <w:rFonts w:ascii="Souvenir Lt BT" w:hAnsi="Souvenir Lt BT" w:cs="Traditional Arabic"/>
          <w:szCs w:val="32"/>
        </w:rPr>
      </w:pPr>
      <w:r>
        <w:rPr>
          <w:rStyle w:val="Penekanan"/>
          <w:rFonts w:ascii="Souvenir Lt BT" w:hAnsi="Souvenir Lt BT" w:cs="Traditional Arabic"/>
          <w:szCs w:val="32"/>
        </w:rPr>
        <w:t>“</w:t>
      </w:r>
      <w:r w:rsidR="001F6FBA" w:rsidRPr="00AB77D5">
        <w:rPr>
          <w:rStyle w:val="Penekanan"/>
          <w:rFonts w:ascii="Souvenir Lt BT" w:hAnsi="Souvenir Lt BT" w:cs="Traditional Arabic"/>
          <w:szCs w:val="32"/>
        </w:rPr>
        <w:t xml:space="preserve">Barang siapa yang memiliki hewan sembelihan yang akan ia sembelih maka jika telah </w:t>
      </w:r>
      <w:proofErr w:type="spellStart"/>
      <w:r w:rsidR="001F6FBA" w:rsidRPr="00AB77D5">
        <w:rPr>
          <w:rStyle w:val="Penekanan"/>
          <w:rFonts w:ascii="Souvenir Lt BT" w:hAnsi="Souvenir Lt BT" w:cs="Traditional Arabic"/>
          <w:szCs w:val="32"/>
        </w:rPr>
        <w:t>nampak</w:t>
      </w:r>
      <w:proofErr w:type="spellEnd"/>
      <w:r w:rsidR="001F6FBA" w:rsidRPr="00AB77D5">
        <w:rPr>
          <w:rStyle w:val="Penekanan"/>
          <w:rFonts w:ascii="Souvenir Lt BT" w:hAnsi="Souvenir Lt BT" w:cs="Traditional Arabic"/>
          <w:szCs w:val="32"/>
        </w:rPr>
        <w:t xml:space="preserve"> hilal bulan </w:t>
      </w:r>
      <w:r w:rsidR="00775F34">
        <w:rPr>
          <w:rStyle w:val="Penekanan"/>
          <w:rFonts w:ascii="Souvenir Lt BT" w:hAnsi="Souvenir Lt BT" w:cs="Traditional Arabic"/>
          <w:szCs w:val="32"/>
        </w:rPr>
        <w:t>Zulhijah</w:t>
      </w:r>
      <w:r w:rsidR="001F6FBA" w:rsidRPr="00AB77D5">
        <w:rPr>
          <w:rStyle w:val="Penekanan"/>
          <w:rFonts w:ascii="Souvenir Lt BT" w:hAnsi="Souvenir Lt BT" w:cs="Traditional Arabic"/>
          <w:szCs w:val="32"/>
        </w:rPr>
        <w:t xml:space="preserve"> maka janganlah ia memotong rambutnya dan </w:t>
      </w:r>
      <w:proofErr w:type="spellStart"/>
      <w:r w:rsidR="001F6FBA" w:rsidRPr="00AB77D5">
        <w:rPr>
          <w:rStyle w:val="Penekanan"/>
          <w:rFonts w:ascii="Souvenir Lt BT" w:hAnsi="Souvenir Lt BT" w:cs="Traditional Arabic"/>
          <w:szCs w:val="32"/>
        </w:rPr>
        <w:t>kukunya</w:t>
      </w:r>
      <w:proofErr w:type="spellEnd"/>
      <w:r w:rsidR="001F6FBA" w:rsidRPr="00AB77D5">
        <w:rPr>
          <w:rStyle w:val="Penekanan"/>
          <w:rFonts w:ascii="Souvenir Lt BT" w:hAnsi="Souvenir Lt BT" w:cs="Traditional Arabic"/>
          <w:szCs w:val="32"/>
        </w:rPr>
        <w:t xml:space="preserve"> </w:t>
      </w:r>
      <w:r w:rsidR="0071077C">
        <w:rPr>
          <w:rStyle w:val="Penekanan"/>
          <w:rFonts w:ascii="Souvenir Lt BT" w:hAnsi="Souvenir Lt BT" w:cs="Traditional Arabic"/>
          <w:szCs w:val="32"/>
        </w:rPr>
        <w:t>sedikit pun</w:t>
      </w:r>
      <w:r w:rsidR="001F6FBA" w:rsidRPr="00AB77D5">
        <w:rPr>
          <w:rStyle w:val="Penekanan"/>
          <w:rFonts w:ascii="Souvenir Lt BT" w:hAnsi="Souvenir Lt BT" w:cs="Traditional Arabic"/>
          <w:szCs w:val="32"/>
        </w:rPr>
        <w:t xml:space="preserve"> hingga ia menyembelih</w:t>
      </w:r>
      <w:r w:rsidR="0071077C">
        <w:rPr>
          <w:rStyle w:val="Penekanan"/>
          <w:rFonts w:ascii="Souvenir Lt BT" w:hAnsi="Souvenir Lt BT" w:cs="Traditional Arabic"/>
          <w:szCs w:val="32"/>
        </w:rPr>
        <w:t>.</w:t>
      </w:r>
      <w:r>
        <w:rPr>
          <w:rStyle w:val="Penekanan"/>
          <w:rFonts w:ascii="Souvenir Lt BT" w:hAnsi="Souvenir Lt BT" w:cs="Traditional Arabic"/>
          <w:szCs w:val="32"/>
        </w:rPr>
        <w:t>”</w:t>
      </w:r>
      <w:r w:rsidR="0071077C">
        <w:rPr>
          <w:rStyle w:val="ReferensiCatatanKaki"/>
          <w:rFonts w:ascii="Souvenir Lt BT" w:hAnsi="Souvenir Lt BT" w:cs="Traditional Arabic"/>
          <w:i/>
          <w:iCs/>
          <w:szCs w:val="32"/>
        </w:rPr>
        <w:footnoteReference w:id="41"/>
      </w:r>
    </w:p>
    <w:p w14:paraId="7259718D" w14:textId="49642F7C" w:rsidR="001F6FBA" w:rsidRPr="00AB77D5" w:rsidRDefault="001F6FBA" w:rsidP="009C63B5">
      <w:pPr>
        <w:pStyle w:val="NormalWeb"/>
        <w:shd w:val="clear" w:color="auto" w:fill="FFFFFF"/>
        <w:spacing w:before="0" w:beforeAutospacing="0" w:after="0" w:afterAutospacing="0" w:line="276" w:lineRule="auto"/>
        <w:jc w:val="both"/>
        <w:rPr>
          <w:rFonts w:ascii="Souvenir Lt BT" w:hAnsi="Souvenir Lt BT" w:cs="Traditional Arabic"/>
          <w:szCs w:val="32"/>
        </w:rPr>
      </w:pPr>
      <w:r w:rsidRPr="0029455D">
        <w:rPr>
          <w:rStyle w:val="Kuat"/>
          <w:rFonts w:ascii="Souvenir Lt BT" w:hAnsi="Souvenir Lt BT" w:cs="Traditional Arabic"/>
          <w:szCs w:val="32"/>
        </w:rPr>
        <w:t>Fa</w:t>
      </w:r>
      <w:r w:rsidR="00B209C7">
        <w:rPr>
          <w:rStyle w:val="Kuat"/>
          <w:rFonts w:ascii="Souvenir Lt BT" w:hAnsi="Souvenir Lt BT" w:cs="Traditional Arabic"/>
          <w:szCs w:val="32"/>
        </w:rPr>
        <w:t>i</w:t>
      </w:r>
      <w:r w:rsidRPr="0029455D">
        <w:rPr>
          <w:rStyle w:val="Kuat"/>
          <w:rFonts w:ascii="Souvenir Lt BT" w:hAnsi="Souvenir Lt BT" w:cs="Traditional Arabic"/>
          <w:szCs w:val="32"/>
        </w:rPr>
        <w:t>dah-Fa</w:t>
      </w:r>
      <w:r w:rsidR="00B209C7">
        <w:rPr>
          <w:rStyle w:val="Kuat"/>
          <w:rFonts w:ascii="Souvenir Lt BT" w:hAnsi="Souvenir Lt BT" w:cs="Traditional Arabic"/>
          <w:szCs w:val="32"/>
        </w:rPr>
        <w:t>i</w:t>
      </w:r>
      <w:r w:rsidRPr="0029455D">
        <w:rPr>
          <w:rStyle w:val="Kuat"/>
          <w:rFonts w:ascii="Souvenir Lt BT" w:hAnsi="Souvenir Lt BT" w:cs="Traditional Arabic"/>
          <w:szCs w:val="32"/>
        </w:rPr>
        <w:t xml:space="preserve">dah </w:t>
      </w:r>
      <w:r w:rsidR="009F4C03" w:rsidRPr="0029455D">
        <w:rPr>
          <w:rStyle w:val="Kuat"/>
          <w:rFonts w:ascii="Souvenir Lt BT" w:hAnsi="Souvenir Lt BT" w:cs="Traditional Arabic"/>
          <w:szCs w:val="32"/>
        </w:rPr>
        <w:t>Hadis</w:t>
      </w:r>
      <w:r w:rsidRPr="0029455D">
        <w:rPr>
          <w:rStyle w:val="Kuat"/>
          <w:rFonts w:ascii="Souvenir Lt BT" w:hAnsi="Souvenir Lt BT" w:cs="Traditional Arabic"/>
          <w:szCs w:val="32"/>
        </w:rPr>
        <w:t>:</w:t>
      </w:r>
    </w:p>
    <w:p w14:paraId="6C66128D" w14:textId="0FFCEDB4" w:rsidR="001F6FBA" w:rsidRPr="00AB77D5" w:rsidRDefault="001F6FBA" w:rsidP="00B209C7">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Style w:val="Kuat"/>
          <w:rFonts w:ascii="Souvenir Lt BT" w:hAnsi="Souvenir Lt BT" w:cs="Traditional Arabic"/>
          <w:szCs w:val="32"/>
        </w:rPr>
        <w:t>Pertama</w:t>
      </w:r>
      <w:r w:rsidR="00B209C7">
        <w:rPr>
          <w:rFonts w:ascii="Souvenir Lt BT" w:hAnsi="Souvenir Lt BT" w:cs="Traditional Arabic"/>
          <w:szCs w:val="32"/>
        </w:rPr>
        <w:t xml:space="preserve">, </w:t>
      </w:r>
      <w:r w:rsidR="00CA181A" w:rsidRPr="00CA181A">
        <w:rPr>
          <w:rFonts w:ascii="Souvenir Lt BT" w:hAnsi="Souvenir Lt BT" w:cs="Traditional Arabic"/>
          <w:szCs w:val="32"/>
        </w:rPr>
        <w:t>apabila</w:t>
      </w:r>
      <w:r w:rsidRPr="00AB77D5">
        <w:rPr>
          <w:rFonts w:ascii="Souvenir Lt BT" w:hAnsi="Souvenir Lt BT" w:cs="Traditional Arabic"/>
          <w:szCs w:val="32"/>
        </w:rPr>
        <w:t xml:space="preserve"> telah masuk malam </w:t>
      </w:r>
      <w:r w:rsidR="00CA181A" w:rsidRPr="00CA181A">
        <w:rPr>
          <w:rFonts w:ascii="Souvenir Lt BT" w:hAnsi="Souvenir Lt BT" w:cs="Traditional Arabic"/>
          <w:szCs w:val="32"/>
        </w:rPr>
        <w:t xml:space="preserve">tanggal </w:t>
      </w:r>
      <w:r w:rsidRPr="00AB77D5">
        <w:rPr>
          <w:rFonts w:ascii="Souvenir Lt BT" w:hAnsi="Souvenir Lt BT" w:cs="Traditional Arabic"/>
          <w:szCs w:val="32"/>
        </w:rPr>
        <w:t xml:space="preserve">1 </w:t>
      </w:r>
      <w:r w:rsidR="002E62FF">
        <w:rPr>
          <w:rFonts w:ascii="Souvenir Lt BT" w:hAnsi="Souvenir Lt BT" w:cs="Traditional Arabic"/>
          <w:szCs w:val="32"/>
        </w:rPr>
        <w:t>Zulhijah</w:t>
      </w:r>
      <w:r w:rsidR="00CA181A" w:rsidRPr="00CA181A">
        <w:rPr>
          <w:rFonts w:ascii="Souvenir Lt BT" w:hAnsi="Souvenir Lt BT" w:cs="Traditional Arabic"/>
          <w:szCs w:val="32"/>
        </w:rPr>
        <w:t xml:space="preserve">, </w:t>
      </w:r>
      <w:r w:rsidRPr="00AB77D5">
        <w:rPr>
          <w:rFonts w:ascii="Souvenir Lt BT" w:hAnsi="Souvenir Lt BT" w:cs="Traditional Arabic"/>
          <w:szCs w:val="32"/>
        </w:rPr>
        <w:t xml:space="preserve">yaitu dengan </w:t>
      </w:r>
      <w:r w:rsidR="00CA181A" w:rsidRPr="00CA181A">
        <w:rPr>
          <w:rFonts w:ascii="Souvenir Lt BT" w:hAnsi="Souvenir Lt BT" w:cs="Traditional Arabic"/>
          <w:szCs w:val="32"/>
        </w:rPr>
        <w:t>terlihatnya</w:t>
      </w:r>
      <w:r w:rsidRPr="00AB77D5">
        <w:rPr>
          <w:rFonts w:ascii="Souvenir Lt BT" w:hAnsi="Souvenir Lt BT" w:cs="Traditional Arabic"/>
          <w:szCs w:val="32"/>
        </w:rPr>
        <w:t xml:space="preserve"> hilal</w:t>
      </w:r>
      <w:r w:rsidR="00CA181A" w:rsidRPr="00CA181A">
        <w:rPr>
          <w:rFonts w:ascii="Souvenir Lt BT" w:hAnsi="Souvenir Lt BT" w:cs="Traditional Arabic"/>
          <w:szCs w:val="32"/>
        </w:rPr>
        <w:t xml:space="preserve">—yang dimulai sejak </w:t>
      </w:r>
      <w:r w:rsidRPr="00AB77D5">
        <w:rPr>
          <w:rFonts w:ascii="Souvenir Lt BT" w:hAnsi="Souvenir Lt BT" w:cs="Traditional Arabic"/>
          <w:szCs w:val="32"/>
        </w:rPr>
        <w:t>terbenamnya matahari</w:t>
      </w:r>
      <w:r w:rsidR="00CA181A" w:rsidRPr="00CA181A">
        <w:rPr>
          <w:rFonts w:ascii="Souvenir Lt BT" w:hAnsi="Souvenir Lt BT" w:cs="Traditional Arabic"/>
          <w:szCs w:val="32"/>
        </w:rPr>
        <w:t>—maka sejak saat itu</w:t>
      </w:r>
      <w:r w:rsidRPr="00AB77D5">
        <w:rPr>
          <w:rFonts w:ascii="Souvenir Lt BT" w:hAnsi="Souvenir Lt BT" w:cs="Traditional Arabic"/>
          <w:szCs w:val="32"/>
        </w:rPr>
        <w:t xml:space="preserve"> seseorang yang </w:t>
      </w:r>
      <w:r w:rsidR="00CA181A" w:rsidRPr="00CA181A">
        <w:rPr>
          <w:rFonts w:ascii="Souvenir Lt BT" w:hAnsi="Souvenir Lt BT" w:cs="Traditional Arabic"/>
          <w:szCs w:val="32"/>
        </w:rPr>
        <w:t>berniat</w:t>
      </w:r>
      <w:r w:rsidRPr="00AB77D5">
        <w:rPr>
          <w:rFonts w:ascii="Souvenir Lt BT" w:hAnsi="Souvenir Lt BT" w:cs="Traditional Arabic"/>
          <w:szCs w:val="32"/>
        </w:rPr>
        <w:t xml:space="preserve"> berkurban </w:t>
      </w:r>
      <w:r w:rsidR="00CA181A" w:rsidRPr="00CA181A">
        <w:rPr>
          <w:rFonts w:ascii="Souvenir Lt BT" w:hAnsi="Souvenir Lt BT" w:cs="Traditional Arabic"/>
          <w:szCs w:val="32"/>
        </w:rPr>
        <w:t>tidak diperbolehkan</w:t>
      </w:r>
      <w:r w:rsidRPr="00AB77D5">
        <w:rPr>
          <w:rFonts w:ascii="Souvenir Lt BT" w:hAnsi="Souvenir Lt BT" w:cs="Traditional Arabic"/>
          <w:szCs w:val="32"/>
        </w:rPr>
        <w:t xml:space="preserve"> memotong </w:t>
      </w:r>
      <w:r w:rsidR="00CA181A" w:rsidRPr="00CA181A">
        <w:rPr>
          <w:rFonts w:ascii="Souvenir Lt BT" w:hAnsi="Souvenir Lt BT" w:cs="Traditional Arabic"/>
          <w:szCs w:val="32"/>
        </w:rPr>
        <w:t>kuku, mencukur</w:t>
      </w:r>
      <w:r w:rsidRPr="00AB77D5">
        <w:rPr>
          <w:rFonts w:ascii="Souvenir Lt BT" w:hAnsi="Souvenir Lt BT" w:cs="Traditional Arabic"/>
          <w:szCs w:val="32"/>
        </w:rPr>
        <w:t xml:space="preserve"> rambut</w:t>
      </w:r>
      <w:r w:rsidR="00CA181A" w:rsidRPr="00CA181A">
        <w:rPr>
          <w:rFonts w:ascii="Souvenir Lt BT" w:hAnsi="Souvenir Lt BT" w:cs="Traditional Arabic"/>
          <w:szCs w:val="32"/>
        </w:rPr>
        <w:t>, maupun mencabut</w:t>
      </w:r>
      <w:r w:rsidRPr="00AB77D5">
        <w:rPr>
          <w:rFonts w:ascii="Souvenir Lt BT" w:hAnsi="Souvenir Lt BT" w:cs="Traditional Arabic"/>
          <w:szCs w:val="32"/>
        </w:rPr>
        <w:t xml:space="preserve"> bulu-bulu </w:t>
      </w:r>
      <w:r w:rsidR="00CA181A" w:rsidRPr="00CA181A">
        <w:rPr>
          <w:rFonts w:ascii="Souvenir Lt BT" w:hAnsi="Souvenir Lt BT" w:cs="Traditional Arabic"/>
          <w:szCs w:val="32"/>
        </w:rPr>
        <w:t>lainnya.</w:t>
      </w:r>
      <w:r w:rsidRPr="0029455D">
        <w:rPr>
          <w:rFonts w:ascii="Souvenir Lt BT" w:hAnsi="Souvenir Lt BT" w:cs="Traditional Arabic"/>
          <w:szCs w:val="32"/>
        </w:rPr>
        <w:t>.</w:t>
      </w:r>
    </w:p>
    <w:p w14:paraId="22E28D75" w14:textId="665ECB63" w:rsidR="001F6FBA" w:rsidRPr="00AB77D5" w:rsidRDefault="001F6FBA" w:rsidP="000241CD">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Style w:val="Kuat"/>
          <w:rFonts w:ascii="Souvenir Lt BT" w:hAnsi="Souvenir Lt BT" w:cs="Traditional Arabic"/>
          <w:szCs w:val="32"/>
        </w:rPr>
        <w:t>Kedua</w:t>
      </w:r>
      <w:r w:rsidR="00E31914">
        <w:rPr>
          <w:rFonts w:ascii="Souvenir Lt BT" w:hAnsi="Souvenir Lt BT" w:cs="Traditional Arabic"/>
          <w:szCs w:val="32"/>
        </w:rPr>
        <w:t>,</w:t>
      </w:r>
      <w:r w:rsidRPr="0029455D">
        <w:rPr>
          <w:rFonts w:ascii="Souvenir Lt BT" w:hAnsi="Souvenir Lt BT" w:cs="Traditional Arabic"/>
          <w:szCs w:val="32"/>
        </w:rPr>
        <w:t xml:space="preserve"> </w:t>
      </w:r>
      <w:r w:rsidR="00E31914" w:rsidRPr="00E31914">
        <w:rPr>
          <w:rFonts w:ascii="Souvenir Lt BT" w:hAnsi="Souvenir Lt BT" w:cs="Traditional Arabic"/>
          <w:szCs w:val="32"/>
        </w:rPr>
        <w:t>larangan</w:t>
      </w:r>
      <w:r w:rsidRPr="00AB77D5">
        <w:rPr>
          <w:rFonts w:ascii="Souvenir Lt BT" w:hAnsi="Souvenir Lt BT" w:cs="Traditional Arabic"/>
          <w:szCs w:val="32"/>
        </w:rPr>
        <w:t xml:space="preserve"> ini berlaku hingga ia menyembelih </w:t>
      </w:r>
      <w:r w:rsidR="00E31914" w:rsidRPr="00E31914">
        <w:rPr>
          <w:rFonts w:ascii="Souvenir Lt BT" w:hAnsi="Souvenir Lt BT" w:cs="Traditional Arabic"/>
          <w:szCs w:val="32"/>
        </w:rPr>
        <w:t>hewan kurbannya. Apabila seseorang berniat</w:t>
      </w:r>
      <w:r w:rsidRPr="00AB77D5">
        <w:rPr>
          <w:rFonts w:ascii="Souvenir Lt BT" w:hAnsi="Souvenir Lt BT" w:cs="Traditional Arabic"/>
          <w:szCs w:val="32"/>
        </w:rPr>
        <w:t xml:space="preserve"> menyembelih lebih dari </w:t>
      </w:r>
      <w:r w:rsidR="00E31914" w:rsidRPr="00E31914">
        <w:rPr>
          <w:rFonts w:ascii="Souvenir Lt BT" w:hAnsi="Souvenir Lt BT" w:cs="Traditional Arabic"/>
          <w:szCs w:val="32"/>
        </w:rPr>
        <w:t>satu hewan</w:t>
      </w:r>
      <w:r w:rsidRPr="00AB77D5">
        <w:rPr>
          <w:rFonts w:ascii="Souvenir Lt BT" w:hAnsi="Souvenir Lt BT" w:cs="Traditional Arabic"/>
          <w:szCs w:val="32"/>
        </w:rPr>
        <w:t xml:space="preserve">, maka ia boleh memotong rambut, bulu, dan </w:t>
      </w:r>
      <w:proofErr w:type="spellStart"/>
      <w:r w:rsidRPr="00AB77D5">
        <w:rPr>
          <w:rFonts w:ascii="Souvenir Lt BT" w:hAnsi="Souvenir Lt BT" w:cs="Traditional Arabic"/>
          <w:szCs w:val="32"/>
        </w:rPr>
        <w:t>kukunya</w:t>
      </w:r>
      <w:proofErr w:type="spellEnd"/>
      <w:r w:rsidRPr="00AB77D5">
        <w:rPr>
          <w:rFonts w:ascii="Souvenir Lt BT" w:hAnsi="Souvenir Lt BT" w:cs="Traditional Arabic"/>
          <w:szCs w:val="32"/>
        </w:rPr>
        <w:t xml:space="preserve"> setelah </w:t>
      </w:r>
      <w:r w:rsidR="00E31914" w:rsidRPr="00E31914">
        <w:rPr>
          <w:rFonts w:ascii="Souvenir Lt BT" w:hAnsi="Souvenir Lt BT" w:cs="Traditional Arabic"/>
          <w:szCs w:val="32"/>
        </w:rPr>
        <w:t>menyembelih</w:t>
      </w:r>
      <w:r w:rsidRPr="00AB77D5">
        <w:rPr>
          <w:rFonts w:ascii="Souvenir Lt BT" w:hAnsi="Souvenir Lt BT" w:cs="Traditional Arabic"/>
          <w:szCs w:val="32"/>
        </w:rPr>
        <w:t xml:space="preserve"> hewan yang pertama, meskipun masih ada </w:t>
      </w:r>
      <w:r w:rsidR="00E31914" w:rsidRPr="00E31914">
        <w:rPr>
          <w:rFonts w:ascii="Souvenir Lt BT" w:hAnsi="Souvenir Lt BT" w:cs="Traditional Arabic"/>
          <w:szCs w:val="32"/>
        </w:rPr>
        <w:t>hewan</w:t>
      </w:r>
      <w:r w:rsidRPr="00AB77D5">
        <w:rPr>
          <w:rFonts w:ascii="Souvenir Lt BT" w:hAnsi="Souvenir Lt BT" w:cs="Traditional Arabic"/>
          <w:szCs w:val="32"/>
        </w:rPr>
        <w:t xml:space="preserve"> lain yang belum </w:t>
      </w:r>
      <w:r w:rsidR="00E31914" w:rsidRPr="00E31914">
        <w:rPr>
          <w:rFonts w:ascii="Souvenir Lt BT" w:hAnsi="Souvenir Lt BT" w:cs="Traditional Arabic"/>
          <w:szCs w:val="32"/>
        </w:rPr>
        <w:t>disembelih</w:t>
      </w:r>
      <w:r w:rsidRPr="00AB77D5">
        <w:rPr>
          <w:rFonts w:ascii="Souvenir Lt BT" w:hAnsi="Souvenir Lt BT" w:cs="Traditional Arabic"/>
          <w:szCs w:val="32"/>
        </w:rPr>
        <w:t>.</w:t>
      </w:r>
    </w:p>
    <w:p w14:paraId="51078E17" w14:textId="3C4149B2" w:rsidR="000241CD" w:rsidRPr="00503446" w:rsidRDefault="001F6FBA" w:rsidP="000241CD">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29455D">
        <w:rPr>
          <w:rStyle w:val="Kuat"/>
          <w:rFonts w:ascii="Souvenir Lt BT" w:hAnsi="Souvenir Lt BT" w:cs="Traditional Arabic"/>
          <w:szCs w:val="32"/>
        </w:rPr>
        <w:t>Ketiga</w:t>
      </w:r>
      <w:r w:rsidR="000241CD">
        <w:rPr>
          <w:rFonts w:ascii="Souvenir Lt BT" w:hAnsi="Souvenir Lt BT" w:cs="Traditional Arabic"/>
          <w:szCs w:val="32"/>
        </w:rPr>
        <w:t xml:space="preserve">, </w:t>
      </w:r>
      <w:r w:rsidR="000241CD" w:rsidRPr="00503446">
        <w:rPr>
          <w:rFonts w:ascii="Souvenir Lt BT" w:hAnsi="Souvenir Lt BT" w:cs="Traditional Arabic"/>
          <w:szCs w:val="32"/>
        </w:rPr>
        <w:t xml:space="preserve">berdasarkan zahir hadis, larangan memotong kuku dan mencukur rambut ini menunjukkan hukum haram, bukan sekadar makruh, meskipun terdapat perbedaan pendapat di kalangan ulama. Pendapat yang lebih kuat menyatakan bahwa hukumnya haram, karena pada asalnya setiap larangan menunjukkan </w:t>
      </w:r>
      <w:proofErr w:type="spellStart"/>
      <w:r w:rsidR="000241CD" w:rsidRPr="00503446">
        <w:rPr>
          <w:rFonts w:ascii="Souvenir Lt BT" w:hAnsi="Souvenir Lt BT" w:cs="Traditional Arabic"/>
          <w:szCs w:val="32"/>
        </w:rPr>
        <w:t>keharaman</w:t>
      </w:r>
      <w:proofErr w:type="spellEnd"/>
      <w:r w:rsidR="000241CD" w:rsidRPr="00503446">
        <w:rPr>
          <w:rFonts w:ascii="Souvenir Lt BT" w:hAnsi="Souvenir Lt BT" w:cs="Traditional Arabic"/>
          <w:szCs w:val="32"/>
        </w:rPr>
        <w:t>, sampai ada dalil yang memalingkannya kepada makruh.</w:t>
      </w:r>
    </w:p>
    <w:p w14:paraId="4BAD0A10" w14:textId="30FBF488" w:rsidR="001F6FBA" w:rsidRPr="00503446" w:rsidRDefault="000241CD" w:rsidP="000241CD">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0241CD">
        <w:rPr>
          <w:rFonts w:ascii="Souvenir Lt BT" w:hAnsi="Souvenir Lt BT" w:cs="Traditional Arabic"/>
          <w:szCs w:val="32"/>
        </w:rPr>
        <w:t>Adapun seseorang</w:t>
      </w:r>
      <w:r w:rsidR="001F6FBA" w:rsidRPr="000241CD">
        <w:rPr>
          <w:rFonts w:ascii="Souvenir Lt BT" w:hAnsi="Souvenir Lt BT" w:cs="Traditional Arabic"/>
          <w:szCs w:val="32"/>
        </w:rPr>
        <w:t xml:space="preserve"> yang sengaja memotong kuku atau mencukur rambut dan </w:t>
      </w:r>
      <w:r w:rsidRPr="000241CD">
        <w:rPr>
          <w:rFonts w:ascii="Souvenir Lt BT" w:hAnsi="Souvenir Lt BT" w:cs="Traditional Arabic"/>
          <w:szCs w:val="32"/>
        </w:rPr>
        <w:t>bulunya</w:t>
      </w:r>
      <w:r w:rsidR="001F6FBA" w:rsidRPr="000241CD">
        <w:rPr>
          <w:rFonts w:ascii="Souvenir Lt BT" w:hAnsi="Souvenir Lt BT" w:cs="Traditional Arabic"/>
          <w:szCs w:val="32"/>
        </w:rPr>
        <w:t xml:space="preserve">, maka hendaknya ia </w:t>
      </w:r>
      <w:proofErr w:type="spellStart"/>
      <w:r w:rsidR="001F6FBA" w:rsidRPr="000241CD">
        <w:rPr>
          <w:rFonts w:ascii="Souvenir Lt BT" w:hAnsi="Souvenir Lt BT" w:cs="Traditional Arabic"/>
          <w:szCs w:val="32"/>
        </w:rPr>
        <w:t>beristighfar</w:t>
      </w:r>
      <w:proofErr w:type="spellEnd"/>
      <w:r w:rsidR="001F6FBA" w:rsidRPr="000241CD">
        <w:rPr>
          <w:rFonts w:ascii="Souvenir Lt BT" w:hAnsi="Souvenir Lt BT" w:cs="Traditional Arabic"/>
          <w:szCs w:val="32"/>
        </w:rPr>
        <w:t xml:space="preserve"> dan </w:t>
      </w:r>
      <w:r w:rsidRPr="000241CD">
        <w:rPr>
          <w:rFonts w:ascii="Souvenir Lt BT" w:hAnsi="Souvenir Lt BT" w:cs="Traditional Arabic"/>
          <w:szCs w:val="32"/>
        </w:rPr>
        <w:t xml:space="preserve">bertobat kepada </w:t>
      </w:r>
      <w:r w:rsidR="00174850" w:rsidRPr="000241CD">
        <w:rPr>
          <w:rFonts w:ascii="Souvenir Lt BT" w:hAnsi="Souvenir Lt BT" w:cs="Traditional Arabic"/>
          <w:szCs w:val="32"/>
        </w:rPr>
        <w:t>Allah</w:t>
      </w:r>
      <w:r w:rsidR="00174850" w:rsidRPr="00503446">
        <w:rPr>
          <w:rFonts w:ascii="Souvenir Lt BT" w:hAnsi="Souvenir Lt BT" w:cs="Traditional Arabic"/>
          <w:szCs w:val="32"/>
        </w:rPr>
        <w:t xml:space="preserve"> </w:t>
      </w:r>
      <w:r w:rsidR="00174850" w:rsidRPr="00503446">
        <w:rPr>
          <w:rFonts w:ascii="Souvenir Lt BT" w:hAnsi="Souvenir Lt BT" w:cs="Traditional Arabic"/>
          <w:szCs w:val="32"/>
          <w:rtl/>
        </w:rPr>
        <w:t>ﷻ</w:t>
      </w:r>
      <w:r w:rsidRPr="000241CD">
        <w:rPr>
          <w:rFonts w:ascii="Souvenir Lt BT" w:hAnsi="Souvenir Lt BT" w:cs="Traditional Arabic"/>
          <w:szCs w:val="32"/>
        </w:rPr>
        <w:t xml:space="preserve">. Ia </w:t>
      </w:r>
      <w:r w:rsidR="001F6FBA" w:rsidRPr="000241CD">
        <w:rPr>
          <w:rFonts w:ascii="Souvenir Lt BT" w:hAnsi="Souvenir Lt BT" w:cs="Traditional Arabic"/>
          <w:szCs w:val="32"/>
        </w:rPr>
        <w:lastRenderedPageBreak/>
        <w:t xml:space="preserve">tidak </w:t>
      </w:r>
      <w:r w:rsidRPr="000241CD">
        <w:rPr>
          <w:rFonts w:ascii="Souvenir Lt BT" w:hAnsi="Souvenir Lt BT" w:cs="Traditional Arabic"/>
          <w:szCs w:val="32"/>
        </w:rPr>
        <w:t>diwajibkan</w:t>
      </w:r>
      <w:r w:rsidR="001F6FBA" w:rsidRPr="000241CD">
        <w:rPr>
          <w:rFonts w:ascii="Souvenir Lt BT" w:hAnsi="Souvenir Lt BT" w:cs="Traditional Arabic"/>
          <w:szCs w:val="32"/>
        </w:rPr>
        <w:t xml:space="preserve"> membayar fidyah, dan </w:t>
      </w:r>
      <w:r w:rsidRPr="000241CD">
        <w:rPr>
          <w:rFonts w:ascii="Souvenir Lt BT" w:hAnsi="Souvenir Lt BT" w:cs="Traditional Arabic"/>
          <w:szCs w:val="32"/>
        </w:rPr>
        <w:t xml:space="preserve">perbuatannya tersebut </w:t>
      </w:r>
      <w:r w:rsidR="001F6FBA" w:rsidRPr="000241CD">
        <w:rPr>
          <w:rFonts w:ascii="Souvenir Lt BT" w:hAnsi="Souvenir Lt BT" w:cs="Traditional Arabic"/>
          <w:szCs w:val="32"/>
        </w:rPr>
        <w:t xml:space="preserve">tidak </w:t>
      </w:r>
      <w:r w:rsidRPr="000241CD">
        <w:rPr>
          <w:rFonts w:ascii="Souvenir Lt BT" w:hAnsi="Souvenir Lt BT" w:cs="Traditional Arabic"/>
          <w:szCs w:val="32"/>
        </w:rPr>
        <w:t>memengaruhi</w:t>
      </w:r>
      <w:r w:rsidR="001F6FBA" w:rsidRPr="000241CD">
        <w:rPr>
          <w:rFonts w:ascii="Souvenir Lt BT" w:hAnsi="Souvenir Lt BT" w:cs="Traditional Arabic"/>
          <w:szCs w:val="32"/>
        </w:rPr>
        <w:t xml:space="preserve"> keutamaan </w:t>
      </w:r>
      <w:r w:rsidRPr="000241CD">
        <w:rPr>
          <w:rFonts w:ascii="Souvenir Lt BT" w:hAnsi="Souvenir Lt BT" w:cs="Traditional Arabic"/>
          <w:szCs w:val="32"/>
        </w:rPr>
        <w:t>ibadah</w:t>
      </w:r>
      <w:r w:rsidR="001F6FBA" w:rsidRPr="000241CD">
        <w:rPr>
          <w:rFonts w:ascii="Souvenir Lt BT" w:hAnsi="Souvenir Lt BT" w:cs="Traditional Arabic"/>
          <w:szCs w:val="32"/>
        </w:rPr>
        <w:t xml:space="preserve"> kurbannya.</w:t>
      </w:r>
    </w:p>
    <w:p w14:paraId="4867D583" w14:textId="435FAEC6" w:rsidR="001F6FBA" w:rsidRPr="00AB77D5" w:rsidRDefault="001F6FBA" w:rsidP="00CD3EF4">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Style w:val="Kuat"/>
          <w:rFonts w:ascii="Souvenir Lt BT" w:hAnsi="Souvenir Lt BT" w:cs="Traditional Arabic"/>
          <w:szCs w:val="32"/>
        </w:rPr>
        <w:t>Keempat</w:t>
      </w:r>
      <w:r w:rsidR="00CD3EF4">
        <w:rPr>
          <w:rFonts w:ascii="Souvenir Lt BT" w:hAnsi="Souvenir Lt BT" w:cs="Traditional Arabic"/>
          <w:szCs w:val="32"/>
        </w:rPr>
        <w:t>,</w:t>
      </w:r>
      <w:r w:rsidRPr="0029455D">
        <w:rPr>
          <w:rFonts w:ascii="Souvenir Lt BT" w:hAnsi="Souvenir Lt BT" w:cs="Traditional Arabic"/>
          <w:szCs w:val="32"/>
        </w:rPr>
        <w:t xml:space="preserve"> </w:t>
      </w:r>
      <w:r w:rsidR="00CD3EF4" w:rsidRPr="00CD3EF4">
        <w:rPr>
          <w:rFonts w:ascii="Souvenir Lt BT" w:hAnsi="Souvenir Lt BT" w:cs="Traditional Arabic"/>
          <w:szCs w:val="32"/>
        </w:rPr>
        <w:t xml:space="preserve">larangan </w:t>
      </w:r>
      <w:r w:rsidRPr="00AB77D5">
        <w:rPr>
          <w:rFonts w:ascii="Souvenir Lt BT" w:hAnsi="Souvenir Lt BT" w:cs="Traditional Arabic"/>
          <w:szCs w:val="32"/>
        </w:rPr>
        <w:t xml:space="preserve">memotong </w:t>
      </w:r>
      <w:r w:rsidR="00CD3EF4" w:rsidRPr="00CD3EF4">
        <w:rPr>
          <w:rFonts w:ascii="Souvenir Lt BT" w:hAnsi="Souvenir Lt BT" w:cs="Traditional Arabic"/>
          <w:szCs w:val="32"/>
        </w:rPr>
        <w:t xml:space="preserve">kuku </w:t>
      </w:r>
      <w:r w:rsidRPr="00AB77D5">
        <w:rPr>
          <w:rFonts w:ascii="Souvenir Lt BT" w:hAnsi="Souvenir Lt BT" w:cs="Traditional Arabic"/>
          <w:szCs w:val="32"/>
        </w:rPr>
        <w:t xml:space="preserve">dan mencukur </w:t>
      </w:r>
      <w:r w:rsidR="00CD3EF4" w:rsidRPr="00CD3EF4">
        <w:rPr>
          <w:rFonts w:ascii="Souvenir Lt BT" w:hAnsi="Souvenir Lt BT" w:cs="Traditional Arabic"/>
          <w:szCs w:val="32"/>
        </w:rPr>
        <w:t xml:space="preserve">rambut </w:t>
      </w:r>
      <w:r w:rsidRPr="00AB77D5">
        <w:rPr>
          <w:rFonts w:ascii="Souvenir Lt BT" w:hAnsi="Souvenir Lt BT" w:cs="Traditional Arabic"/>
          <w:szCs w:val="32"/>
        </w:rPr>
        <w:t xml:space="preserve">ini hanya berlaku bagi orang yang </w:t>
      </w:r>
      <w:r w:rsidR="00CD3EF4" w:rsidRPr="00CD3EF4">
        <w:rPr>
          <w:rFonts w:ascii="Souvenir Lt BT" w:hAnsi="Souvenir Lt BT" w:cs="Traditional Arabic"/>
          <w:szCs w:val="32"/>
        </w:rPr>
        <w:t>berniat</w:t>
      </w:r>
      <w:r w:rsidRPr="00AB77D5">
        <w:rPr>
          <w:rFonts w:ascii="Souvenir Lt BT" w:hAnsi="Souvenir Lt BT" w:cs="Traditional Arabic"/>
          <w:szCs w:val="32"/>
        </w:rPr>
        <w:t xml:space="preserve"> menyembelih hewan kurban</w:t>
      </w:r>
      <w:r w:rsidR="00CD3EF4" w:rsidRPr="00CD3EF4">
        <w:rPr>
          <w:rFonts w:ascii="Souvenir Lt BT" w:hAnsi="Souvenir Lt BT" w:cs="Traditional Arabic"/>
          <w:szCs w:val="32"/>
        </w:rPr>
        <w:t>. Larangan tersebut</w:t>
      </w:r>
      <w:r w:rsidRPr="00AB77D5">
        <w:rPr>
          <w:rFonts w:ascii="Souvenir Lt BT" w:hAnsi="Souvenir Lt BT" w:cs="Traditional Arabic"/>
          <w:szCs w:val="32"/>
        </w:rPr>
        <w:t xml:space="preserve"> tidak berlaku bagi orang yang </w:t>
      </w:r>
      <w:r w:rsidR="00CD3EF4" w:rsidRPr="00CD3EF4">
        <w:rPr>
          <w:rFonts w:ascii="Souvenir Lt BT" w:hAnsi="Souvenir Lt BT" w:cs="Traditional Arabic"/>
          <w:szCs w:val="32"/>
        </w:rPr>
        <w:t>diwakilkan</w:t>
      </w:r>
      <w:r w:rsidRPr="00AB77D5">
        <w:rPr>
          <w:rFonts w:ascii="Souvenir Lt BT" w:hAnsi="Souvenir Lt BT" w:cs="Traditional Arabic"/>
          <w:szCs w:val="32"/>
        </w:rPr>
        <w:t xml:space="preserve"> untuk </w:t>
      </w:r>
      <w:r w:rsidR="00CD3EF4" w:rsidRPr="00CD3EF4">
        <w:rPr>
          <w:rFonts w:ascii="Souvenir Lt BT" w:hAnsi="Souvenir Lt BT" w:cs="Traditional Arabic"/>
          <w:szCs w:val="32"/>
        </w:rPr>
        <w:t>membeli</w:t>
      </w:r>
      <w:r w:rsidRPr="00AB77D5">
        <w:rPr>
          <w:rFonts w:ascii="Souvenir Lt BT" w:hAnsi="Souvenir Lt BT" w:cs="Traditional Arabic"/>
          <w:szCs w:val="32"/>
        </w:rPr>
        <w:t xml:space="preserve"> atau menyembelih hewan </w:t>
      </w:r>
      <w:r w:rsidR="00CD3EF4" w:rsidRPr="00CD3EF4">
        <w:rPr>
          <w:rFonts w:ascii="Souvenir Lt BT" w:hAnsi="Souvenir Lt BT" w:cs="Traditional Arabic"/>
          <w:szCs w:val="32"/>
        </w:rPr>
        <w:t>kurban, serta tidak berlaku bagi orang-orang yang turut disertakan dalam pahala kurban. Misalnya, seorang</w:t>
      </w:r>
      <w:r w:rsidRPr="00AB77D5">
        <w:rPr>
          <w:rFonts w:ascii="Souvenir Lt BT" w:hAnsi="Souvenir Lt BT" w:cs="Traditional Arabic"/>
          <w:szCs w:val="32"/>
        </w:rPr>
        <w:t xml:space="preserve"> kepala keluarga menyembelih seekor kambing </w:t>
      </w:r>
      <w:r w:rsidR="00CD3EF4" w:rsidRPr="00CD3EF4">
        <w:rPr>
          <w:rFonts w:ascii="Souvenir Lt BT" w:hAnsi="Souvenir Lt BT" w:cs="Traditional Arabic"/>
          <w:szCs w:val="32"/>
        </w:rPr>
        <w:t>untuk dirinya</w:t>
      </w:r>
      <w:r w:rsidRPr="00AB77D5">
        <w:rPr>
          <w:rFonts w:ascii="Souvenir Lt BT" w:hAnsi="Souvenir Lt BT" w:cs="Traditional Arabic"/>
          <w:szCs w:val="32"/>
        </w:rPr>
        <w:t xml:space="preserve"> dan keluarganya, maka yang dilarang mencukur rambut dan </w:t>
      </w:r>
      <w:r w:rsidR="00CD3EF4" w:rsidRPr="00CD3EF4">
        <w:rPr>
          <w:rFonts w:ascii="Souvenir Lt BT" w:hAnsi="Souvenir Lt BT" w:cs="Traditional Arabic"/>
          <w:szCs w:val="32"/>
        </w:rPr>
        <w:t xml:space="preserve">memotong </w:t>
      </w:r>
      <w:r w:rsidRPr="00AB77D5">
        <w:rPr>
          <w:rFonts w:ascii="Souvenir Lt BT" w:hAnsi="Souvenir Lt BT" w:cs="Traditional Arabic"/>
          <w:szCs w:val="32"/>
        </w:rPr>
        <w:t>kuku hanyalah dirinya</w:t>
      </w:r>
      <w:r w:rsidR="00CD3EF4" w:rsidRPr="00CD3EF4">
        <w:rPr>
          <w:rFonts w:ascii="Souvenir Lt BT" w:hAnsi="Souvenir Lt BT" w:cs="Traditional Arabic"/>
          <w:szCs w:val="32"/>
        </w:rPr>
        <w:t>, bukan</w:t>
      </w:r>
      <w:r w:rsidRPr="00AB77D5">
        <w:rPr>
          <w:rFonts w:ascii="Souvenir Lt BT" w:hAnsi="Souvenir Lt BT" w:cs="Traditional Arabic"/>
          <w:szCs w:val="32"/>
        </w:rPr>
        <w:t xml:space="preserve"> istri dan anak-anaknya</w:t>
      </w:r>
      <w:r w:rsidR="00CD3EF4" w:rsidRPr="00CD3EF4">
        <w:rPr>
          <w:rFonts w:ascii="Souvenir Lt BT" w:hAnsi="Souvenir Lt BT" w:cs="Traditional Arabic"/>
          <w:szCs w:val="32"/>
        </w:rPr>
        <w:t>.</w:t>
      </w:r>
      <w:r w:rsidRPr="0029455D">
        <w:rPr>
          <w:rFonts w:ascii="Souvenir Lt BT" w:hAnsi="Souvenir Lt BT" w:cs="Traditional Arabic"/>
          <w:szCs w:val="32"/>
        </w:rPr>
        <w:t>.</w:t>
      </w:r>
    </w:p>
    <w:p w14:paraId="5276EA4A" w14:textId="77108E6E" w:rsidR="001F6FBA" w:rsidRPr="00AB77D5" w:rsidRDefault="001F6FBA" w:rsidP="004E364E">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Style w:val="Kuat"/>
          <w:rFonts w:ascii="Souvenir Lt BT" w:hAnsi="Souvenir Lt BT" w:cs="Traditional Arabic"/>
          <w:szCs w:val="32"/>
        </w:rPr>
        <w:t>Kelima</w:t>
      </w:r>
      <w:r w:rsidR="004E364E">
        <w:rPr>
          <w:rFonts w:ascii="Souvenir Lt BT" w:hAnsi="Souvenir Lt BT" w:cs="Traditional Arabic"/>
          <w:szCs w:val="32"/>
        </w:rPr>
        <w:t xml:space="preserve">, </w:t>
      </w:r>
      <w:r w:rsidR="004E364E" w:rsidRPr="004E364E">
        <w:rPr>
          <w:rFonts w:ascii="Souvenir Lt BT" w:hAnsi="Souvenir Lt BT" w:cs="Traditional Arabic"/>
          <w:szCs w:val="32"/>
        </w:rPr>
        <w:t>apabila seseorang pada</w:t>
      </w:r>
      <w:r w:rsidRPr="00AB77D5">
        <w:rPr>
          <w:rFonts w:ascii="Souvenir Lt BT" w:hAnsi="Souvenir Lt BT" w:cs="Traditional Arabic"/>
          <w:szCs w:val="32"/>
        </w:rPr>
        <w:t xml:space="preserve"> awal </w:t>
      </w:r>
      <w:r w:rsidR="002E62FF">
        <w:rPr>
          <w:rFonts w:ascii="Souvenir Lt BT" w:hAnsi="Souvenir Lt BT" w:cs="Traditional Arabic"/>
          <w:szCs w:val="32"/>
        </w:rPr>
        <w:t>Zulhijah</w:t>
      </w:r>
      <w:r w:rsidR="004E364E" w:rsidRPr="004E364E">
        <w:rPr>
          <w:rFonts w:ascii="Souvenir Lt BT" w:hAnsi="Souvenir Lt BT" w:cs="Traditional Arabic"/>
          <w:szCs w:val="32"/>
        </w:rPr>
        <w:t xml:space="preserve"> belum</w:t>
      </w:r>
      <w:r w:rsidRPr="00AB77D5">
        <w:rPr>
          <w:rFonts w:ascii="Souvenir Lt BT" w:hAnsi="Souvenir Lt BT" w:cs="Traditional Arabic"/>
          <w:szCs w:val="32"/>
        </w:rPr>
        <w:t xml:space="preserve"> berniat </w:t>
      </w:r>
      <w:r w:rsidR="004E364E" w:rsidRPr="004E364E">
        <w:rPr>
          <w:rFonts w:ascii="Souvenir Lt BT" w:hAnsi="Souvenir Lt BT" w:cs="Traditional Arabic"/>
          <w:szCs w:val="32"/>
        </w:rPr>
        <w:t>berkurban,</w:t>
      </w:r>
      <w:r w:rsidRPr="00AB77D5">
        <w:rPr>
          <w:rFonts w:ascii="Souvenir Lt BT" w:hAnsi="Souvenir Lt BT" w:cs="Traditional Arabic"/>
          <w:szCs w:val="32"/>
        </w:rPr>
        <w:t xml:space="preserve"> lalu beberapa hari </w:t>
      </w:r>
      <w:r w:rsidR="004E364E" w:rsidRPr="004E364E">
        <w:rPr>
          <w:rFonts w:ascii="Souvenir Lt BT" w:hAnsi="Souvenir Lt BT" w:cs="Traditional Arabic"/>
          <w:szCs w:val="32"/>
        </w:rPr>
        <w:t>kemudian ia</w:t>
      </w:r>
      <w:r w:rsidRPr="00AB77D5">
        <w:rPr>
          <w:rFonts w:ascii="Souvenir Lt BT" w:hAnsi="Souvenir Lt BT" w:cs="Traditional Arabic"/>
          <w:szCs w:val="32"/>
        </w:rPr>
        <w:t xml:space="preserve"> berniat</w:t>
      </w:r>
      <w:r w:rsidR="004E364E" w:rsidRPr="004E364E">
        <w:rPr>
          <w:rFonts w:ascii="Souvenir Lt BT" w:hAnsi="Souvenir Lt BT" w:cs="Traditional Arabic"/>
          <w:szCs w:val="32"/>
        </w:rPr>
        <w:t>,</w:t>
      </w:r>
      <w:r w:rsidRPr="00AB77D5">
        <w:rPr>
          <w:rFonts w:ascii="Souvenir Lt BT" w:hAnsi="Souvenir Lt BT" w:cs="Traditional Arabic"/>
          <w:szCs w:val="32"/>
        </w:rPr>
        <w:t xml:space="preserve"> maka </w:t>
      </w:r>
      <w:r w:rsidR="004E364E" w:rsidRPr="004E364E">
        <w:rPr>
          <w:rFonts w:ascii="Souvenir Lt BT" w:hAnsi="Souvenir Lt BT" w:cs="Traditional Arabic"/>
          <w:szCs w:val="32"/>
        </w:rPr>
        <w:t xml:space="preserve">sejak saat itulah </w:t>
      </w:r>
      <w:r w:rsidRPr="00AB77D5">
        <w:rPr>
          <w:rFonts w:ascii="Souvenir Lt BT" w:hAnsi="Souvenir Lt BT" w:cs="Traditional Arabic"/>
          <w:szCs w:val="32"/>
        </w:rPr>
        <w:t xml:space="preserve">ia dilarang memotong kuku </w:t>
      </w:r>
      <w:r w:rsidR="004E364E" w:rsidRPr="004E364E">
        <w:rPr>
          <w:rFonts w:ascii="Souvenir Lt BT" w:hAnsi="Souvenir Lt BT" w:cs="Traditional Arabic"/>
          <w:szCs w:val="32"/>
        </w:rPr>
        <w:t>serta</w:t>
      </w:r>
      <w:r w:rsidRPr="00AB77D5">
        <w:rPr>
          <w:rFonts w:ascii="Souvenir Lt BT" w:hAnsi="Souvenir Lt BT" w:cs="Traditional Arabic"/>
          <w:szCs w:val="32"/>
        </w:rPr>
        <w:t xml:space="preserve"> mencukur rambut dan </w:t>
      </w:r>
      <w:r w:rsidR="004E364E" w:rsidRPr="004E364E">
        <w:rPr>
          <w:rFonts w:ascii="Souvenir Lt BT" w:hAnsi="Souvenir Lt BT" w:cs="Traditional Arabic"/>
          <w:szCs w:val="32"/>
        </w:rPr>
        <w:t>bulunya</w:t>
      </w:r>
      <w:r w:rsidRPr="00AB77D5">
        <w:rPr>
          <w:rFonts w:ascii="Souvenir Lt BT" w:hAnsi="Souvenir Lt BT" w:cs="Traditional Arabic"/>
          <w:szCs w:val="32"/>
        </w:rPr>
        <w:t>.</w:t>
      </w:r>
    </w:p>
    <w:p w14:paraId="370701B5" w14:textId="30ACF07C" w:rsidR="001F6FBA" w:rsidRPr="00AB77D5" w:rsidRDefault="001F6FBA" w:rsidP="003E7EE9">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29455D">
        <w:rPr>
          <w:rStyle w:val="Kuat"/>
          <w:rFonts w:ascii="Souvenir Lt BT" w:hAnsi="Souvenir Lt BT" w:cs="Traditional Arabic"/>
          <w:szCs w:val="32"/>
        </w:rPr>
        <w:t>Keenam</w:t>
      </w:r>
      <w:r w:rsidR="003E7EE9">
        <w:rPr>
          <w:rFonts w:ascii="Souvenir Lt BT" w:hAnsi="Souvenir Lt BT" w:cs="Traditional Arabic"/>
          <w:szCs w:val="32"/>
        </w:rPr>
        <w:t xml:space="preserve">, </w:t>
      </w:r>
      <w:r w:rsidR="003E7EE9" w:rsidRPr="003E7EE9">
        <w:rPr>
          <w:rFonts w:ascii="Souvenir Lt BT" w:hAnsi="Souvenir Lt BT" w:cs="Traditional Arabic"/>
          <w:szCs w:val="32"/>
        </w:rPr>
        <w:t xml:space="preserve">apabila seseorang membutuhkan untuk memotong kuku—misalnya karena pecah dan menimbulkan rasa sakit—atau perlu mencukur rambut—misalnya untuk keperluan pengobatan seperti </w:t>
      </w:r>
      <w:proofErr w:type="spellStart"/>
      <w:r w:rsidR="003E7EE9" w:rsidRPr="003E7EE9">
        <w:rPr>
          <w:rFonts w:ascii="Souvenir Lt BT" w:hAnsi="Souvenir Lt BT" w:cs="Traditional Arabic"/>
          <w:szCs w:val="32"/>
        </w:rPr>
        <w:t>berbekam</w:t>
      </w:r>
      <w:proofErr w:type="spellEnd"/>
      <w:r w:rsidR="003E7EE9" w:rsidRPr="003E7EE9">
        <w:rPr>
          <w:rFonts w:ascii="Souvenir Lt BT" w:hAnsi="Souvenir Lt BT" w:cs="Traditional Arabic"/>
          <w:szCs w:val="32"/>
        </w:rPr>
        <w:t xml:space="preserve">—maka hal tersebut diperbolehkan. </w:t>
      </w:r>
      <w:r w:rsidR="003E7EE9">
        <w:rPr>
          <w:rFonts w:ascii="Souvenir Lt BT" w:hAnsi="Souvenir Lt BT" w:cs="Traditional Arabic"/>
          <w:szCs w:val="32"/>
        </w:rPr>
        <w:t>Karena</w:t>
      </w:r>
      <w:r w:rsidR="003E7EE9" w:rsidRPr="003E7EE9">
        <w:rPr>
          <w:rFonts w:ascii="Souvenir Lt BT" w:hAnsi="Souvenir Lt BT" w:cs="Traditional Arabic"/>
          <w:szCs w:val="32"/>
        </w:rPr>
        <w:t xml:space="preserve"> keadaan orang yang hendak berkurban tidak lebih mulia daripada orang yang sedang ihram. Jika orang yang ihram saja diperbolehkan mencukur rambut ketika ada kebutuhan, maka demikian pula orang yang hendak berkurban. Hanya saja, orang yang ihram wajib membayar fidyah, sedangkan orang yang berkurban tidak diwajibkan fidyah.</w:t>
      </w:r>
      <w:r w:rsidRPr="0029455D">
        <w:rPr>
          <w:rFonts w:ascii="Souvenir Lt BT" w:hAnsi="Souvenir Lt BT" w:cs="Traditional Arabic"/>
          <w:szCs w:val="32"/>
        </w:rPr>
        <w:t>.</w:t>
      </w:r>
    </w:p>
    <w:p w14:paraId="22D95B04" w14:textId="1E51C26C" w:rsidR="001F6FBA" w:rsidRPr="00AB77D5" w:rsidRDefault="001F6FBA" w:rsidP="003E7EE9">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Style w:val="Kuat"/>
          <w:rFonts w:ascii="Souvenir Lt BT" w:hAnsi="Souvenir Lt BT" w:cs="Traditional Arabic"/>
          <w:szCs w:val="32"/>
        </w:rPr>
        <w:t>Ketujuh</w:t>
      </w:r>
      <w:r w:rsidR="003E7EE9">
        <w:rPr>
          <w:rFonts w:ascii="Souvenir Lt BT" w:hAnsi="Souvenir Lt BT" w:cs="Traditional Arabic"/>
          <w:szCs w:val="32"/>
        </w:rPr>
        <w:t>,</w:t>
      </w:r>
      <w:r w:rsidRPr="0029455D">
        <w:rPr>
          <w:rFonts w:ascii="Souvenir Lt BT" w:hAnsi="Souvenir Lt BT" w:cs="Traditional Arabic"/>
          <w:szCs w:val="32"/>
        </w:rPr>
        <w:t xml:space="preserve"> </w:t>
      </w:r>
      <w:r w:rsidR="003E7EE9" w:rsidRPr="003E7EE9">
        <w:rPr>
          <w:rFonts w:ascii="Souvenir Lt BT" w:hAnsi="Souvenir Lt BT" w:cs="Traditional Arabic"/>
          <w:szCs w:val="32"/>
        </w:rPr>
        <w:t>tidak</w:t>
      </w:r>
      <w:r w:rsidRPr="00AB77D5">
        <w:rPr>
          <w:rFonts w:ascii="Souvenir Lt BT" w:hAnsi="Souvenir Lt BT" w:cs="Traditional Arabic"/>
          <w:szCs w:val="32"/>
        </w:rPr>
        <w:t xml:space="preserve"> mengapa bagi </w:t>
      </w:r>
      <w:r w:rsidR="003E7EE9" w:rsidRPr="003E7EE9">
        <w:rPr>
          <w:rFonts w:ascii="Souvenir Lt BT" w:hAnsi="Souvenir Lt BT" w:cs="Traditional Arabic"/>
          <w:szCs w:val="32"/>
        </w:rPr>
        <w:t>orang</w:t>
      </w:r>
      <w:r w:rsidRPr="00AB77D5">
        <w:rPr>
          <w:rFonts w:ascii="Souvenir Lt BT" w:hAnsi="Souvenir Lt BT" w:cs="Traditional Arabic"/>
          <w:szCs w:val="32"/>
        </w:rPr>
        <w:t xml:space="preserve"> yang hendak </w:t>
      </w:r>
      <w:r w:rsidR="003E7EE9" w:rsidRPr="003E7EE9">
        <w:rPr>
          <w:rFonts w:ascii="Souvenir Lt BT" w:hAnsi="Souvenir Lt BT" w:cs="Traditional Arabic"/>
          <w:szCs w:val="32"/>
        </w:rPr>
        <w:t>berkurban</w:t>
      </w:r>
      <w:r w:rsidRPr="00AB77D5">
        <w:rPr>
          <w:rFonts w:ascii="Souvenir Lt BT" w:hAnsi="Souvenir Lt BT" w:cs="Traditional Arabic"/>
          <w:szCs w:val="32"/>
        </w:rPr>
        <w:t xml:space="preserve"> untuk mencuci rambutnya</w:t>
      </w:r>
      <w:r w:rsidR="003E7EE9" w:rsidRPr="003E7EE9">
        <w:rPr>
          <w:rFonts w:ascii="Souvenir Lt BT" w:hAnsi="Souvenir Lt BT" w:cs="Traditional Arabic"/>
          <w:szCs w:val="32"/>
        </w:rPr>
        <w:t>. Yang</w:t>
      </w:r>
      <w:r w:rsidRPr="00AB77D5">
        <w:rPr>
          <w:rFonts w:ascii="Souvenir Lt BT" w:hAnsi="Souvenir Lt BT" w:cs="Traditional Arabic"/>
          <w:szCs w:val="32"/>
        </w:rPr>
        <w:t xml:space="preserve"> dilarang </w:t>
      </w:r>
      <w:r w:rsidR="003E7EE9" w:rsidRPr="003E7EE9">
        <w:rPr>
          <w:rFonts w:ascii="Souvenir Lt BT" w:hAnsi="Souvenir Lt BT" w:cs="Traditional Arabic"/>
          <w:szCs w:val="32"/>
        </w:rPr>
        <w:t>hanyalah</w:t>
      </w:r>
      <w:r w:rsidRPr="00AB77D5">
        <w:rPr>
          <w:rFonts w:ascii="Souvenir Lt BT" w:hAnsi="Souvenir Lt BT" w:cs="Traditional Arabic"/>
          <w:szCs w:val="32"/>
        </w:rPr>
        <w:t xml:space="preserve"> mencukur </w:t>
      </w:r>
      <w:r w:rsidR="003E7EE9" w:rsidRPr="003E7EE9">
        <w:rPr>
          <w:rFonts w:ascii="Souvenir Lt BT" w:hAnsi="Souvenir Lt BT" w:cs="Traditional Arabic"/>
          <w:szCs w:val="32"/>
        </w:rPr>
        <w:t>rambut</w:t>
      </w:r>
      <w:r w:rsidRPr="00AB77D5">
        <w:rPr>
          <w:rFonts w:ascii="Souvenir Lt BT" w:hAnsi="Souvenir Lt BT" w:cs="Traditional Arabic"/>
          <w:szCs w:val="32"/>
        </w:rPr>
        <w:t xml:space="preserve"> atau </w:t>
      </w:r>
      <w:r w:rsidR="003E7EE9" w:rsidRPr="003E7EE9">
        <w:rPr>
          <w:rFonts w:ascii="Souvenir Lt BT" w:hAnsi="Souvenir Lt BT" w:cs="Traditional Arabic"/>
          <w:szCs w:val="32"/>
        </w:rPr>
        <w:t xml:space="preserve">mencabut </w:t>
      </w:r>
      <w:r w:rsidRPr="00AB77D5">
        <w:rPr>
          <w:rFonts w:ascii="Souvenir Lt BT" w:hAnsi="Souvenir Lt BT" w:cs="Traditional Arabic"/>
          <w:szCs w:val="32"/>
        </w:rPr>
        <w:t>bulu-</w:t>
      </w:r>
      <w:r w:rsidR="003E7EE9" w:rsidRPr="003E7EE9">
        <w:rPr>
          <w:rFonts w:ascii="Souvenir Lt BT" w:hAnsi="Souvenir Lt BT" w:cs="Traditional Arabic"/>
          <w:szCs w:val="32"/>
        </w:rPr>
        <w:t>bulu tubuh</w:t>
      </w:r>
      <w:r w:rsidRPr="00AB77D5">
        <w:rPr>
          <w:rFonts w:ascii="Souvenir Lt BT" w:hAnsi="Souvenir Lt BT" w:cs="Traditional Arabic"/>
          <w:szCs w:val="32"/>
        </w:rPr>
        <w:t>.</w:t>
      </w:r>
    </w:p>
    <w:p w14:paraId="07856F44" w14:textId="763E0EA0" w:rsidR="001F6FBA" w:rsidRPr="00AB77D5" w:rsidRDefault="001F6FBA" w:rsidP="009C63B5">
      <w:pPr>
        <w:pStyle w:val="NormalWeb"/>
        <w:shd w:val="clear" w:color="auto" w:fill="FFFFFF"/>
        <w:spacing w:before="0" w:beforeAutospacing="0" w:after="0" w:afterAutospacing="0" w:line="276" w:lineRule="auto"/>
        <w:jc w:val="both"/>
        <w:rPr>
          <w:rFonts w:ascii="Souvenir Lt BT" w:hAnsi="Souvenir Lt BT" w:cs="Traditional Arabic"/>
          <w:szCs w:val="32"/>
        </w:rPr>
      </w:pPr>
      <w:r w:rsidRPr="00AB77D5">
        <w:rPr>
          <w:rStyle w:val="Kuat"/>
          <w:rFonts w:ascii="Souvenir Lt BT" w:hAnsi="Souvenir Lt BT" w:cs="Traditional Arabic"/>
          <w:szCs w:val="32"/>
        </w:rPr>
        <w:t>Kedelapan</w:t>
      </w:r>
      <w:r w:rsidR="00202966">
        <w:rPr>
          <w:rFonts w:ascii="Souvenir Lt BT" w:hAnsi="Souvenir Lt BT" w:cs="Traditional Arabic"/>
          <w:szCs w:val="32"/>
        </w:rPr>
        <w:t>, apabila seseorang</w:t>
      </w:r>
      <w:r w:rsidRPr="00AB77D5">
        <w:rPr>
          <w:rFonts w:ascii="Souvenir Lt BT" w:hAnsi="Souvenir Lt BT" w:cs="Traditional Arabic"/>
          <w:szCs w:val="32"/>
        </w:rPr>
        <w:t xml:space="preserve"> ingin berkorban lalu bertekad untuk melaksanakan haji atau </w:t>
      </w:r>
      <w:r w:rsidR="00C5041D">
        <w:rPr>
          <w:rFonts w:ascii="Souvenir Lt BT" w:hAnsi="Souvenir Lt BT" w:cs="Traditional Arabic"/>
          <w:szCs w:val="32"/>
        </w:rPr>
        <w:t>umrah</w:t>
      </w:r>
      <w:r w:rsidR="00202966">
        <w:rPr>
          <w:rFonts w:ascii="Souvenir Lt BT" w:hAnsi="Souvenir Lt BT" w:cs="Traditional Arabic"/>
          <w:szCs w:val="32"/>
        </w:rPr>
        <w:t>,</w:t>
      </w:r>
      <w:r w:rsidRPr="00AB77D5">
        <w:rPr>
          <w:rFonts w:ascii="Souvenir Lt BT" w:hAnsi="Souvenir Lt BT" w:cs="Traditional Arabic"/>
          <w:szCs w:val="32"/>
        </w:rPr>
        <w:t xml:space="preserve"> maka hendaknya </w:t>
      </w:r>
      <w:r w:rsidR="00202966">
        <w:rPr>
          <w:rFonts w:ascii="Souvenir Lt BT" w:hAnsi="Souvenir Lt BT" w:cs="Traditional Arabic"/>
          <w:szCs w:val="32"/>
        </w:rPr>
        <w:t>dia</w:t>
      </w:r>
      <w:r w:rsidRPr="00AB77D5">
        <w:rPr>
          <w:rFonts w:ascii="Souvenir Lt BT" w:hAnsi="Souvenir Lt BT" w:cs="Traditional Arabic"/>
          <w:szCs w:val="32"/>
        </w:rPr>
        <w:t xml:space="preserve"> tidak memotong kuku dan tidak mencukur bulu</w:t>
      </w:r>
      <w:r w:rsidRPr="0029455D">
        <w:rPr>
          <w:rFonts w:ascii="Souvenir Lt BT" w:hAnsi="Souvenir Lt BT" w:cs="Traditional Arabic"/>
          <w:szCs w:val="32"/>
        </w:rPr>
        <w:t xml:space="preserve"> </w:t>
      </w:r>
      <w:r w:rsidR="00202966">
        <w:rPr>
          <w:rFonts w:ascii="Souvenir Lt BT" w:hAnsi="Souvenir Lt BT" w:cs="Traditional Arabic"/>
          <w:szCs w:val="32"/>
        </w:rPr>
        <w:t>ketika</w:t>
      </w:r>
      <w:r w:rsidRPr="00AB77D5">
        <w:rPr>
          <w:rFonts w:ascii="Souvenir Lt BT" w:hAnsi="Souvenir Lt BT" w:cs="Traditional Arabic"/>
          <w:szCs w:val="32"/>
        </w:rPr>
        <w:t xml:space="preserve"> hendak ihram</w:t>
      </w:r>
      <w:r w:rsidR="00202966">
        <w:rPr>
          <w:rFonts w:ascii="Souvenir Lt BT" w:hAnsi="Souvenir Lt BT" w:cs="Traditional Arabic"/>
          <w:szCs w:val="32"/>
        </w:rPr>
        <w:t>.</w:t>
      </w:r>
      <w:r w:rsidRPr="0029455D">
        <w:rPr>
          <w:rFonts w:ascii="Souvenir Lt BT" w:hAnsi="Souvenir Lt BT" w:cs="Traditional Arabic"/>
          <w:szCs w:val="32"/>
        </w:rPr>
        <w:t xml:space="preserve"> </w:t>
      </w:r>
      <w:r w:rsidR="00202966">
        <w:rPr>
          <w:rFonts w:ascii="Souvenir Lt BT" w:hAnsi="Souvenir Lt BT" w:cs="Traditional Arabic"/>
          <w:szCs w:val="32"/>
        </w:rPr>
        <w:t>K</w:t>
      </w:r>
      <w:r w:rsidRPr="0029455D">
        <w:rPr>
          <w:rFonts w:ascii="Souvenir Lt BT" w:hAnsi="Souvenir Lt BT" w:cs="Traditional Arabic"/>
          <w:szCs w:val="32"/>
        </w:rPr>
        <w:t>arena</w:t>
      </w:r>
      <w:r w:rsidRPr="00AB77D5">
        <w:rPr>
          <w:rFonts w:ascii="Souvenir Lt BT" w:hAnsi="Souvenir Lt BT" w:cs="Traditional Arabic"/>
          <w:szCs w:val="32"/>
        </w:rPr>
        <w:t xml:space="preserve"> memotong kuku dan mencukur bulu hukumnya </w:t>
      </w:r>
      <w:r w:rsidR="008E5C5D">
        <w:rPr>
          <w:rFonts w:ascii="Souvenir Lt BT" w:hAnsi="Souvenir Lt BT" w:cs="Traditional Arabic"/>
          <w:szCs w:val="32"/>
        </w:rPr>
        <w:t>adalah</w:t>
      </w:r>
      <w:r w:rsidRPr="0029455D">
        <w:rPr>
          <w:rFonts w:ascii="Souvenir Lt BT" w:hAnsi="Souvenir Lt BT" w:cs="Traditional Arabic"/>
          <w:szCs w:val="32"/>
        </w:rPr>
        <w:t xml:space="preserve"> </w:t>
      </w:r>
      <w:r w:rsidR="005C1A37">
        <w:rPr>
          <w:rFonts w:ascii="Souvenir Lt BT" w:hAnsi="Souvenir Lt BT" w:cs="Traditional Arabic"/>
          <w:szCs w:val="32"/>
        </w:rPr>
        <w:t>sunah</w:t>
      </w:r>
      <w:r w:rsidR="00202966">
        <w:rPr>
          <w:rFonts w:ascii="Souvenir Lt BT" w:hAnsi="Souvenir Lt BT" w:cs="Traditional Arabic"/>
          <w:szCs w:val="32"/>
        </w:rPr>
        <w:t>,</w:t>
      </w:r>
      <w:r w:rsidRPr="00AB77D5">
        <w:rPr>
          <w:rFonts w:ascii="Souvenir Lt BT" w:hAnsi="Souvenir Lt BT" w:cs="Traditional Arabic"/>
          <w:szCs w:val="32"/>
        </w:rPr>
        <w:t xml:space="preserve"> sehingga lebih didahulukan larangan mencukur bulu dan memotong kuku.</w:t>
      </w:r>
    </w:p>
    <w:p w14:paraId="59647089" w14:textId="45017AE3" w:rsidR="00E84800" w:rsidRDefault="008E5C5D" w:rsidP="008E5C5D">
      <w:pPr>
        <w:pStyle w:val="NormalWeb"/>
        <w:shd w:val="clear" w:color="auto" w:fill="FFFFFF"/>
        <w:spacing w:before="0" w:beforeAutospacing="0" w:after="0" w:afterAutospacing="0" w:line="276" w:lineRule="auto"/>
        <w:ind w:firstLine="720"/>
        <w:jc w:val="both"/>
        <w:rPr>
          <w:rStyle w:val="Penekanan"/>
          <w:rFonts w:ascii="Souvenir Lt BT" w:hAnsi="Souvenir Lt BT" w:cs="Traditional Arabic"/>
          <w:szCs w:val="32"/>
        </w:rPr>
      </w:pPr>
      <w:r>
        <w:rPr>
          <w:rFonts w:ascii="Souvenir Lt BT" w:hAnsi="Souvenir Lt BT" w:cs="Traditional Arabic"/>
          <w:szCs w:val="32"/>
        </w:rPr>
        <w:t>Namun,</w:t>
      </w:r>
      <w:r w:rsidR="001F6FBA" w:rsidRPr="00AB77D5">
        <w:rPr>
          <w:rFonts w:ascii="Souvenir Lt BT" w:hAnsi="Souvenir Lt BT" w:cs="Traditional Arabic"/>
          <w:szCs w:val="32"/>
        </w:rPr>
        <w:t xml:space="preserve"> jika </w:t>
      </w:r>
      <w:r w:rsidR="009D3B10">
        <w:rPr>
          <w:rFonts w:ascii="Souvenir Lt BT" w:hAnsi="Souvenir Lt BT" w:cs="Traditional Arabic"/>
          <w:szCs w:val="32"/>
        </w:rPr>
        <w:t>telah</w:t>
      </w:r>
      <w:r w:rsidR="001F6FBA" w:rsidRPr="00AB77D5">
        <w:rPr>
          <w:rFonts w:ascii="Souvenir Lt BT" w:hAnsi="Souvenir Lt BT" w:cs="Traditional Arabic"/>
          <w:szCs w:val="32"/>
        </w:rPr>
        <w:t xml:space="preserve"> </w:t>
      </w:r>
      <w:r w:rsidR="00C5041D">
        <w:rPr>
          <w:rFonts w:ascii="Souvenir Lt BT" w:hAnsi="Souvenir Lt BT" w:cs="Traditional Arabic"/>
          <w:szCs w:val="32"/>
        </w:rPr>
        <w:t>umrah</w:t>
      </w:r>
      <w:r w:rsidR="001F6FBA" w:rsidRPr="00AB77D5">
        <w:rPr>
          <w:rFonts w:ascii="Souvenir Lt BT" w:hAnsi="Souvenir Lt BT" w:cs="Traditional Arabic"/>
          <w:szCs w:val="32"/>
        </w:rPr>
        <w:t xml:space="preserve"> dan hendak </w:t>
      </w:r>
      <w:r w:rsidR="009D3B10" w:rsidRPr="0029455D">
        <w:rPr>
          <w:rFonts w:ascii="Souvenir Lt BT" w:hAnsi="Souvenir Lt BT" w:cs="Traditional Arabic"/>
          <w:szCs w:val="32"/>
        </w:rPr>
        <w:t>bertahalul</w:t>
      </w:r>
      <w:r w:rsidR="009D3B10">
        <w:rPr>
          <w:rFonts w:ascii="Souvenir Lt BT" w:hAnsi="Souvenir Lt BT" w:cs="Traditional Arabic"/>
          <w:szCs w:val="32"/>
        </w:rPr>
        <w:t>,</w:t>
      </w:r>
      <w:r w:rsidR="001F6FBA" w:rsidRPr="00AB77D5">
        <w:rPr>
          <w:rFonts w:ascii="Souvenir Lt BT" w:hAnsi="Souvenir Lt BT" w:cs="Traditional Arabic"/>
          <w:szCs w:val="32"/>
        </w:rPr>
        <w:t xml:space="preserve"> maka tidak mengapa </w:t>
      </w:r>
      <w:r w:rsidR="009D3B10">
        <w:rPr>
          <w:rFonts w:ascii="Souvenir Lt BT" w:hAnsi="Souvenir Lt BT" w:cs="Traditional Arabic"/>
          <w:szCs w:val="32"/>
        </w:rPr>
        <w:t>d</w:t>
      </w:r>
      <w:r w:rsidR="001F6FBA" w:rsidRPr="0029455D">
        <w:rPr>
          <w:rFonts w:ascii="Souvenir Lt BT" w:hAnsi="Souvenir Lt BT" w:cs="Traditional Arabic"/>
          <w:szCs w:val="32"/>
        </w:rPr>
        <w:t>ia</w:t>
      </w:r>
      <w:r w:rsidR="001F6FBA" w:rsidRPr="00AB77D5">
        <w:rPr>
          <w:rFonts w:ascii="Souvenir Lt BT" w:hAnsi="Souvenir Lt BT" w:cs="Traditional Arabic"/>
          <w:szCs w:val="32"/>
        </w:rPr>
        <w:t xml:space="preserve"> mencukur rambutnya karena mencukur rambut</w:t>
      </w:r>
      <w:r w:rsidR="009D3B10">
        <w:rPr>
          <w:rFonts w:ascii="Souvenir Lt BT" w:hAnsi="Souvenir Lt BT" w:cs="Traditional Arabic"/>
          <w:szCs w:val="32"/>
        </w:rPr>
        <w:t>—</w:t>
      </w:r>
      <w:r w:rsidR="001F6FBA" w:rsidRPr="00AB77D5">
        <w:rPr>
          <w:rFonts w:ascii="Souvenir Lt BT" w:hAnsi="Souvenir Lt BT" w:cs="Traditional Arabic"/>
          <w:szCs w:val="32"/>
        </w:rPr>
        <w:t xml:space="preserve">menurut pendapat yang </w:t>
      </w:r>
      <w:r w:rsidR="009D3B10">
        <w:rPr>
          <w:rFonts w:ascii="Souvenir Lt BT" w:hAnsi="Souvenir Lt BT" w:cs="Traditional Arabic"/>
          <w:szCs w:val="32"/>
        </w:rPr>
        <w:t xml:space="preserve">lebih </w:t>
      </w:r>
      <w:r w:rsidR="001F6FBA" w:rsidRPr="00AB77D5">
        <w:rPr>
          <w:rFonts w:ascii="Souvenir Lt BT" w:hAnsi="Souvenir Lt BT" w:cs="Traditional Arabic"/>
          <w:szCs w:val="32"/>
        </w:rPr>
        <w:t>kuat</w:t>
      </w:r>
      <w:r w:rsidR="009D3B10">
        <w:rPr>
          <w:rFonts w:ascii="Souvenir Lt BT" w:hAnsi="Souvenir Lt BT" w:cs="Traditional Arabic"/>
          <w:szCs w:val="32"/>
        </w:rPr>
        <w:t>—</w:t>
      </w:r>
      <w:r w:rsidR="001F6FBA" w:rsidRPr="00AB77D5">
        <w:rPr>
          <w:rFonts w:ascii="Souvenir Lt BT" w:hAnsi="Souvenir Lt BT" w:cs="Traditional Arabic"/>
          <w:szCs w:val="32"/>
        </w:rPr>
        <w:t xml:space="preserve">termasuk salah satu manasik </w:t>
      </w:r>
      <w:r w:rsidR="00C5041D">
        <w:rPr>
          <w:rFonts w:ascii="Souvenir Lt BT" w:hAnsi="Souvenir Lt BT" w:cs="Traditional Arabic"/>
          <w:szCs w:val="32"/>
        </w:rPr>
        <w:t>umrah</w:t>
      </w:r>
      <w:r w:rsidR="001F6FBA" w:rsidRPr="00AB77D5">
        <w:rPr>
          <w:rFonts w:ascii="Souvenir Lt BT" w:hAnsi="Souvenir Lt BT" w:cs="Traditional Arabic"/>
          <w:szCs w:val="32"/>
        </w:rPr>
        <w:t xml:space="preserve">. Demikian pula seseorang yang </w:t>
      </w:r>
      <w:r w:rsidR="000F031E">
        <w:rPr>
          <w:rFonts w:ascii="Souvenir Lt BT" w:hAnsi="Souvenir Lt BT" w:cs="Traditional Arabic"/>
          <w:szCs w:val="32"/>
        </w:rPr>
        <w:t>telah</w:t>
      </w:r>
      <w:r w:rsidR="001F6FBA" w:rsidRPr="00AB77D5">
        <w:rPr>
          <w:rFonts w:ascii="Souvenir Lt BT" w:hAnsi="Souvenir Lt BT" w:cs="Traditional Arabic"/>
          <w:szCs w:val="32"/>
        </w:rPr>
        <w:t xml:space="preserve"> melempar </w:t>
      </w:r>
      <w:r w:rsidR="00101AAF">
        <w:rPr>
          <w:rFonts w:ascii="Souvenir Lt BT" w:hAnsi="Souvenir Lt BT" w:cs="Traditional Arabic"/>
          <w:szCs w:val="32"/>
        </w:rPr>
        <w:t>Jamrah</w:t>
      </w:r>
      <w:r w:rsidR="001F6FBA" w:rsidRPr="0029455D">
        <w:rPr>
          <w:rFonts w:ascii="Souvenir Lt BT" w:hAnsi="Souvenir Lt BT" w:cs="Traditional Arabic"/>
          <w:szCs w:val="32"/>
        </w:rPr>
        <w:t xml:space="preserve"> Aq</w:t>
      </w:r>
      <w:r w:rsidR="000F031E">
        <w:rPr>
          <w:rFonts w:ascii="Souvenir Lt BT" w:hAnsi="Souvenir Lt BT" w:cs="Traditional Arabic"/>
          <w:szCs w:val="32"/>
        </w:rPr>
        <w:t>a</w:t>
      </w:r>
      <w:r w:rsidR="001F6FBA" w:rsidRPr="0029455D">
        <w:rPr>
          <w:rFonts w:ascii="Souvenir Lt BT" w:hAnsi="Souvenir Lt BT" w:cs="Traditional Arabic"/>
          <w:szCs w:val="32"/>
        </w:rPr>
        <w:t>bah</w:t>
      </w:r>
      <w:r w:rsidR="000F031E">
        <w:rPr>
          <w:rFonts w:ascii="Souvenir Lt BT" w:hAnsi="Souvenir Lt BT" w:cs="Traditional Arabic"/>
          <w:szCs w:val="32"/>
        </w:rPr>
        <w:t>,</w:t>
      </w:r>
      <w:r w:rsidR="001F6FBA" w:rsidRPr="00AB77D5">
        <w:rPr>
          <w:rFonts w:ascii="Souvenir Lt BT" w:hAnsi="Souvenir Lt BT" w:cs="Traditional Arabic"/>
          <w:szCs w:val="32"/>
        </w:rPr>
        <w:t xml:space="preserve"> maka boleh baginya untuk mencukur </w:t>
      </w:r>
      <w:r w:rsidR="001F6FBA" w:rsidRPr="0029455D">
        <w:rPr>
          <w:rFonts w:ascii="Souvenir Lt BT" w:hAnsi="Souvenir Lt BT" w:cs="Traditional Arabic"/>
          <w:szCs w:val="32"/>
        </w:rPr>
        <w:t>rambut–</w:t>
      </w:r>
      <w:r w:rsidR="000F031E">
        <w:rPr>
          <w:rFonts w:ascii="Souvenir Lt BT" w:hAnsi="Souvenir Lt BT" w:cs="Traditional Arabic"/>
          <w:szCs w:val="32"/>
        </w:rPr>
        <w:t>-</w:t>
      </w:r>
      <w:r w:rsidR="001F6FBA" w:rsidRPr="00AB77D5">
        <w:rPr>
          <w:rFonts w:ascii="Souvenir Lt BT" w:hAnsi="Souvenir Lt BT" w:cs="Traditional Arabic"/>
          <w:szCs w:val="32"/>
        </w:rPr>
        <w:t xml:space="preserve">meskipun hewan kurbannya belum </w:t>
      </w:r>
      <w:r w:rsidR="000F031E">
        <w:rPr>
          <w:rFonts w:ascii="Souvenir Lt BT" w:hAnsi="Souvenir Lt BT" w:cs="Traditional Arabic"/>
          <w:szCs w:val="32"/>
        </w:rPr>
        <w:t>disembelih</w:t>
      </w:r>
      <w:r w:rsidR="001F6FBA" w:rsidRPr="0029455D">
        <w:rPr>
          <w:rFonts w:ascii="Souvenir Lt BT" w:hAnsi="Souvenir Lt BT" w:cs="Traditional Arabic"/>
          <w:szCs w:val="32"/>
        </w:rPr>
        <w:t>.</w:t>
      </w:r>
      <w:r w:rsidR="00B07144">
        <w:rPr>
          <w:rStyle w:val="ReferensiCatatanKaki"/>
          <w:rFonts w:ascii="Souvenir Lt BT" w:hAnsi="Souvenir Lt BT" w:cs="Traditional Arabic"/>
          <w:szCs w:val="32"/>
        </w:rPr>
        <w:footnoteReference w:id="42"/>
      </w:r>
    </w:p>
    <w:p w14:paraId="3C3A26F9" w14:textId="77777777" w:rsidR="00E84800" w:rsidRDefault="00E84800" w:rsidP="00E84800">
      <w:pPr>
        <w:pStyle w:val="NormalWeb"/>
        <w:shd w:val="clear" w:color="auto" w:fill="FFFFFF"/>
        <w:spacing w:before="0" w:beforeAutospacing="0" w:after="0" w:afterAutospacing="0" w:line="276" w:lineRule="auto"/>
        <w:jc w:val="both"/>
        <w:rPr>
          <w:rStyle w:val="Penekanan"/>
          <w:rFonts w:ascii="Souvenir Lt BT" w:hAnsi="Souvenir Lt BT" w:cs="Traditional Arabic"/>
          <w:i w:val="0"/>
          <w:iCs w:val="0"/>
          <w:szCs w:val="32"/>
        </w:rPr>
      </w:pPr>
    </w:p>
    <w:p w14:paraId="7F1E1A78" w14:textId="01A0A22E" w:rsidR="00E84800" w:rsidRPr="00E84800" w:rsidRDefault="00992752" w:rsidP="00E84800">
      <w:pPr>
        <w:pStyle w:val="NormalWeb"/>
        <w:shd w:val="clear" w:color="auto" w:fill="FFFFFF"/>
        <w:spacing w:before="0" w:beforeAutospacing="0" w:after="0" w:afterAutospacing="0" w:line="276" w:lineRule="auto"/>
        <w:jc w:val="both"/>
        <w:rPr>
          <w:rStyle w:val="Penekanan"/>
          <w:rFonts w:ascii="Souvenir Lt BT" w:hAnsi="Souvenir Lt BT" w:cs="Traditional Arabic"/>
          <w:i w:val="0"/>
          <w:iCs w:val="0"/>
          <w:szCs w:val="32"/>
        </w:rPr>
      </w:pPr>
      <w:r>
        <w:rPr>
          <w:rStyle w:val="Penekanan"/>
          <w:rFonts w:ascii="Souvenir Lt BT" w:hAnsi="Souvenir Lt BT" w:cs="Traditional Arabic"/>
          <w:i w:val="0"/>
          <w:iCs w:val="0"/>
          <w:noProof/>
          <w:szCs w:val="32"/>
        </w:rPr>
        <w:lastRenderedPageBreak/>
        <w:drawing>
          <wp:inline distT="0" distB="0" distL="0" distR="0" wp14:anchorId="5675A82E" wp14:editId="21C71757">
            <wp:extent cx="5479004" cy="252000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79004" cy="2520000"/>
                    </a:xfrm>
                    <a:prstGeom prst="rect">
                      <a:avLst/>
                    </a:prstGeom>
                    <a:noFill/>
                  </pic:spPr>
                </pic:pic>
              </a:graphicData>
            </a:graphic>
          </wp:inline>
        </w:drawing>
      </w:r>
    </w:p>
    <w:p w14:paraId="11F12889" w14:textId="77777777" w:rsidR="001F6FBA" w:rsidRPr="00AB77D5" w:rsidRDefault="001F6FBA" w:rsidP="009C63B5">
      <w:pPr>
        <w:pStyle w:val="NormalWeb"/>
        <w:shd w:val="clear" w:color="auto" w:fill="FFFFFF"/>
        <w:spacing w:before="0" w:beforeAutospacing="0" w:after="0" w:afterAutospacing="0" w:line="276" w:lineRule="auto"/>
        <w:jc w:val="both"/>
        <w:rPr>
          <w:rFonts w:ascii="Souvenir Lt BT" w:hAnsi="Souvenir Lt BT" w:cs="Traditional Arabic"/>
          <w:b/>
          <w:bCs/>
          <w:szCs w:val="32"/>
        </w:rPr>
      </w:pPr>
    </w:p>
    <w:p w14:paraId="135B3E71" w14:textId="1710719C" w:rsidR="00C25D17" w:rsidRPr="00C25D17" w:rsidRDefault="00C25D17" w:rsidP="00C25D17">
      <w:pPr>
        <w:pStyle w:val="NormalWeb"/>
        <w:shd w:val="clear" w:color="auto" w:fill="FFFFFF"/>
        <w:spacing w:before="0" w:beforeAutospacing="0" w:after="0" w:afterAutospacing="0" w:line="276" w:lineRule="auto"/>
        <w:jc w:val="center"/>
        <w:rPr>
          <w:rFonts w:ascii="Souvenir Lt BT" w:hAnsi="Souvenir Lt BT" w:cs="Traditional Arabic"/>
          <w:color w:val="000000" w:themeColor="text1"/>
          <w:szCs w:val="32"/>
        </w:rPr>
      </w:pPr>
      <w:r w:rsidRPr="00C25D17">
        <w:rPr>
          <w:rFonts w:ascii="Souvenir Lt BT" w:hAnsi="Souvenir Lt BT" w:cs="Traditional Arabic"/>
          <w:color w:val="000000" w:themeColor="text1"/>
          <w:szCs w:val="32"/>
        </w:rPr>
        <w:t>***</w:t>
      </w:r>
    </w:p>
    <w:p w14:paraId="2E90DB3D" w14:textId="77777777" w:rsidR="00C25D17" w:rsidRDefault="00C25D17" w:rsidP="00C25D17">
      <w:pPr>
        <w:pStyle w:val="NormalWeb"/>
        <w:shd w:val="clear" w:color="auto" w:fill="FFFFFF"/>
        <w:spacing w:before="0" w:beforeAutospacing="0" w:after="0" w:afterAutospacing="0" w:line="276" w:lineRule="auto"/>
        <w:jc w:val="both"/>
        <w:rPr>
          <w:rFonts w:ascii="Souvenir Lt BT" w:hAnsi="Souvenir Lt BT" w:cs="Traditional Arabic"/>
          <w:b/>
          <w:bCs/>
          <w:color w:val="FF0000"/>
          <w:szCs w:val="32"/>
        </w:rPr>
      </w:pPr>
    </w:p>
    <w:p w14:paraId="5F0A2B34" w14:textId="32099142" w:rsidR="001F6FBA" w:rsidRPr="000F031E" w:rsidRDefault="001F6FBA" w:rsidP="000F031E">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Fonts w:ascii="Souvenir Lt BT" w:hAnsi="Souvenir Lt BT" w:cs="Traditional Arabic"/>
          <w:b/>
          <w:bCs/>
          <w:szCs w:val="32"/>
        </w:rPr>
        <w:t xml:space="preserve">Pertanyaan 2: </w:t>
      </w:r>
      <w:r w:rsidRPr="000F031E">
        <w:rPr>
          <w:rFonts w:ascii="Souvenir Lt BT" w:hAnsi="Souvenir Lt BT" w:cs="Traditional Arabic"/>
          <w:szCs w:val="32"/>
        </w:rPr>
        <w:t xml:space="preserve">Bolehkah </w:t>
      </w:r>
      <w:r w:rsidR="000F031E">
        <w:rPr>
          <w:rFonts w:ascii="Souvenir Lt BT" w:hAnsi="Souvenir Lt BT" w:cs="Traditional Arabic"/>
          <w:szCs w:val="32"/>
        </w:rPr>
        <w:t>m</w:t>
      </w:r>
      <w:r w:rsidRPr="000F031E">
        <w:rPr>
          <w:rFonts w:ascii="Souvenir Lt BT" w:hAnsi="Souvenir Lt BT" w:cs="Traditional Arabic"/>
          <w:szCs w:val="32"/>
        </w:rPr>
        <w:t xml:space="preserve">enyembelih hadyu </w:t>
      </w:r>
      <w:proofErr w:type="spellStart"/>
      <w:r w:rsidR="00692FBB">
        <w:rPr>
          <w:rFonts w:ascii="Souvenir Lt BT" w:hAnsi="Souvenir Lt BT" w:cs="Traditional Arabic"/>
          <w:szCs w:val="32"/>
        </w:rPr>
        <w:t>Tamattu</w:t>
      </w:r>
      <w:proofErr w:type="spellEnd"/>
      <w:r w:rsidR="00692FBB">
        <w:rPr>
          <w:rFonts w:ascii="Souvenir Lt BT" w:hAnsi="Souvenir Lt BT" w:cs="Traditional Arabic"/>
          <w:szCs w:val="32"/>
        </w:rPr>
        <w:t>’</w:t>
      </w:r>
      <w:r w:rsidRPr="000F031E">
        <w:rPr>
          <w:rFonts w:ascii="Souvenir Lt BT" w:hAnsi="Souvenir Lt BT" w:cs="Traditional Arabic"/>
          <w:szCs w:val="32"/>
        </w:rPr>
        <w:t xml:space="preserve"> sebelum </w:t>
      </w:r>
      <w:r w:rsidR="000F031E" w:rsidRPr="000F031E">
        <w:rPr>
          <w:rFonts w:ascii="Souvenir Lt BT" w:hAnsi="Souvenir Lt BT" w:cs="Traditional Arabic"/>
          <w:szCs w:val="32"/>
        </w:rPr>
        <w:t>tanggal</w:t>
      </w:r>
      <w:r w:rsidRPr="000F031E">
        <w:rPr>
          <w:rFonts w:ascii="Souvenir Lt BT" w:hAnsi="Souvenir Lt BT" w:cs="Traditional Arabic"/>
          <w:szCs w:val="32"/>
        </w:rPr>
        <w:t xml:space="preserve"> 10 </w:t>
      </w:r>
      <w:r w:rsidR="00775F34">
        <w:rPr>
          <w:rFonts w:ascii="Souvenir Lt BT" w:hAnsi="Souvenir Lt BT" w:cs="Traditional Arabic"/>
          <w:szCs w:val="32"/>
        </w:rPr>
        <w:t>Zulhijah</w:t>
      </w:r>
      <w:r w:rsidRPr="000F031E">
        <w:rPr>
          <w:rFonts w:ascii="Souvenir Lt BT" w:hAnsi="Souvenir Lt BT" w:cs="Traditional Arabic"/>
          <w:szCs w:val="32"/>
        </w:rPr>
        <w:t>?</w:t>
      </w:r>
    </w:p>
    <w:p w14:paraId="24284647" w14:textId="5DD1B106" w:rsidR="001F6FBA" w:rsidRPr="00AB77D5" w:rsidRDefault="000F031E" w:rsidP="009C63B5">
      <w:pPr>
        <w:pStyle w:val="NormalWeb"/>
        <w:shd w:val="clear" w:color="auto" w:fill="FFFFFF"/>
        <w:spacing w:before="0" w:beforeAutospacing="0" w:after="0" w:afterAutospacing="0" w:line="276" w:lineRule="auto"/>
        <w:jc w:val="both"/>
        <w:rPr>
          <w:rFonts w:ascii="Souvenir Lt BT" w:hAnsi="Souvenir Lt BT" w:cs="Traditional Arabic"/>
          <w:b/>
          <w:bCs/>
          <w:szCs w:val="32"/>
        </w:rPr>
      </w:pPr>
      <w:r>
        <w:rPr>
          <w:rFonts w:ascii="Souvenir Lt BT" w:hAnsi="Souvenir Lt BT" w:cs="Traditional Arabic"/>
          <w:b/>
          <w:bCs/>
          <w:szCs w:val="32"/>
        </w:rPr>
        <w:tab/>
        <w:t>Jawab:</w:t>
      </w:r>
    </w:p>
    <w:p w14:paraId="381CEA36" w14:textId="3FD70A29" w:rsidR="001F6FBA" w:rsidRPr="00AB77D5" w:rsidRDefault="004F42ED" w:rsidP="009C63B5">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Pr>
          <w:rFonts w:ascii="Souvenir Lt BT" w:hAnsi="Souvenir Lt BT" w:cs="Traditional Arabic"/>
          <w:szCs w:val="32"/>
        </w:rPr>
        <w:t>Banyak</w:t>
      </w:r>
      <w:r w:rsidR="001F6FBA" w:rsidRPr="00AB77D5">
        <w:rPr>
          <w:rFonts w:ascii="Souvenir Lt BT" w:hAnsi="Souvenir Lt BT" w:cs="Traditional Arabic"/>
          <w:szCs w:val="32"/>
        </w:rPr>
        <w:t xml:space="preserve"> </w:t>
      </w:r>
      <w:r w:rsidR="00037DD9">
        <w:rPr>
          <w:rFonts w:ascii="Souvenir Lt BT" w:hAnsi="Souvenir Lt BT" w:cs="Traditional Arabic"/>
          <w:szCs w:val="32"/>
        </w:rPr>
        <w:t>jamaah</w:t>
      </w:r>
      <w:r w:rsidR="001F6FBA" w:rsidRPr="00AB77D5">
        <w:rPr>
          <w:rFonts w:ascii="Souvenir Lt BT" w:hAnsi="Souvenir Lt BT" w:cs="Traditional Arabic"/>
          <w:szCs w:val="32"/>
        </w:rPr>
        <w:t xml:space="preserve"> haji dari tanah air Indonesia menyembelih </w:t>
      </w:r>
      <w:r w:rsidR="00F51DD9">
        <w:rPr>
          <w:rFonts w:ascii="Souvenir Lt BT" w:hAnsi="Souvenir Lt BT" w:cs="Traditional Arabic"/>
          <w:szCs w:val="32"/>
        </w:rPr>
        <w:t>hadyu</w:t>
      </w:r>
      <w:r w:rsidR="001F6FBA" w:rsidRPr="0029455D">
        <w:rPr>
          <w:rFonts w:ascii="Souvenir Lt BT" w:hAnsi="Souvenir Lt BT" w:cs="Traditional Arabic"/>
          <w:szCs w:val="32"/>
        </w:rPr>
        <w:t xml:space="preserve"> </w:t>
      </w:r>
      <w:proofErr w:type="spellStart"/>
      <w:r w:rsidR="00360F77">
        <w:rPr>
          <w:rFonts w:ascii="Souvenir Lt BT" w:hAnsi="Souvenir Lt BT" w:cs="Traditional Arabic"/>
          <w:szCs w:val="32"/>
        </w:rPr>
        <w:t>Tamattu</w:t>
      </w:r>
      <w:proofErr w:type="spellEnd"/>
      <w:r w:rsidR="00360F77">
        <w:rPr>
          <w:rFonts w:ascii="Souvenir Lt BT" w:hAnsi="Souvenir Lt BT" w:cs="Traditional Arabic"/>
          <w:szCs w:val="32"/>
        </w:rPr>
        <w:t>’</w:t>
      </w:r>
      <w:r w:rsidR="001F6FBA" w:rsidRPr="00AB77D5">
        <w:rPr>
          <w:rFonts w:ascii="Souvenir Lt BT" w:hAnsi="Souvenir Lt BT" w:cs="Traditional Arabic"/>
          <w:szCs w:val="32"/>
        </w:rPr>
        <w:t xml:space="preserve"> sebelum tanggal 10 </w:t>
      </w:r>
      <w:r w:rsidR="00775F34">
        <w:rPr>
          <w:rFonts w:ascii="Souvenir Lt BT" w:hAnsi="Souvenir Lt BT" w:cs="Traditional Arabic"/>
          <w:szCs w:val="32"/>
        </w:rPr>
        <w:t>Zulhijah</w:t>
      </w:r>
      <w:r w:rsidR="001F6FBA" w:rsidRPr="00AB77D5">
        <w:rPr>
          <w:rFonts w:ascii="Souvenir Lt BT" w:hAnsi="Souvenir Lt BT" w:cs="Traditional Arabic"/>
          <w:szCs w:val="32"/>
        </w:rPr>
        <w:t xml:space="preserve">. Apakah sembelihan mereka tersebut sah sebagai </w:t>
      </w:r>
      <w:r w:rsidR="001F6FBA" w:rsidRPr="0029455D">
        <w:rPr>
          <w:rFonts w:ascii="Souvenir Lt BT" w:hAnsi="Souvenir Lt BT" w:cs="Traditional Arabic"/>
          <w:szCs w:val="32"/>
        </w:rPr>
        <w:t xml:space="preserve">hadyu </w:t>
      </w:r>
      <w:proofErr w:type="spellStart"/>
      <w:r w:rsidR="00360F77">
        <w:rPr>
          <w:rFonts w:ascii="Souvenir Lt BT" w:hAnsi="Souvenir Lt BT" w:cs="Traditional Arabic"/>
          <w:szCs w:val="32"/>
        </w:rPr>
        <w:t>Tamattu</w:t>
      </w:r>
      <w:proofErr w:type="spellEnd"/>
      <w:r w:rsidR="00360F77">
        <w:rPr>
          <w:rFonts w:ascii="Souvenir Lt BT" w:hAnsi="Souvenir Lt BT" w:cs="Traditional Arabic"/>
          <w:szCs w:val="32"/>
        </w:rPr>
        <w:t>’</w:t>
      </w:r>
      <w:r w:rsidR="001F6FBA" w:rsidRPr="00AB77D5">
        <w:rPr>
          <w:rFonts w:ascii="Souvenir Lt BT" w:hAnsi="Souvenir Lt BT" w:cs="Traditional Arabic"/>
          <w:szCs w:val="32"/>
        </w:rPr>
        <w:t>?</w:t>
      </w:r>
    </w:p>
    <w:p w14:paraId="4851D9FB" w14:textId="4C72D884" w:rsidR="001F6FBA" w:rsidRPr="00AB77D5" w:rsidRDefault="001F6FBA" w:rsidP="00F51DD9">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29455D">
        <w:rPr>
          <w:rFonts w:ascii="Souvenir Lt BT" w:hAnsi="Souvenir Lt BT" w:cs="Traditional Arabic"/>
          <w:szCs w:val="32"/>
        </w:rPr>
        <w:t>Mayoritas ulama (</w:t>
      </w:r>
      <w:r w:rsidR="00790AEF" w:rsidRPr="0029455D">
        <w:rPr>
          <w:rFonts w:ascii="Souvenir Lt BT" w:hAnsi="Souvenir Lt BT" w:cs="Traditional Arabic"/>
          <w:szCs w:val="32"/>
        </w:rPr>
        <w:t>mazhab</w:t>
      </w:r>
      <w:r w:rsidRPr="0029455D">
        <w:rPr>
          <w:rFonts w:ascii="Souvenir Lt BT" w:hAnsi="Souvenir Lt BT" w:cs="Traditional Arabic"/>
          <w:szCs w:val="32"/>
        </w:rPr>
        <w:t xml:space="preserve"> Hanafi, Maliki, dan Hanbali) memandang</w:t>
      </w:r>
      <w:r w:rsidR="004F42ED">
        <w:rPr>
          <w:rFonts w:ascii="Souvenir Lt BT" w:hAnsi="Souvenir Lt BT" w:cs="Traditional Arabic"/>
          <w:szCs w:val="32"/>
        </w:rPr>
        <w:t xml:space="preserve"> bahwa</w:t>
      </w:r>
      <w:r w:rsidRPr="00AB77D5">
        <w:rPr>
          <w:rFonts w:ascii="Souvenir Lt BT" w:hAnsi="Souvenir Lt BT" w:cs="Traditional Arabic"/>
          <w:szCs w:val="32"/>
        </w:rPr>
        <w:t xml:space="preserve"> sembelihan tersebut </w:t>
      </w:r>
      <w:r w:rsidR="004F42ED">
        <w:rPr>
          <w:rFonts w:ascii="Souvenir Lt BT" w:hAnsi="Souvenir Lt BT" w:cs="Traditional Arabic"/>
          <w:szCs w:val="32"/>
        </w:rPr>
        <w:t xml:space="preserve">tidak sah </w:t>
      </w:r>
      <w:r w:rsidRPr="00AB77D5">
        <w:rPr>
          <w:rFonts w:ascii="Souvenir Lt BT" w:hAnsi="Souvenir Lt BT" w:cs="Traditional Arabic"/>
          <w:szCs w:val="32"/>
        </w:rPr>
        <w:t xml:space="preserve">sebagai dam </w:t>
      </w:r>
      <w:proofErr w:type="spellStart"/>
      <w:r w:rsidR="00360F77">
        <w:rPr>
          <w:rFonts w:ascii="Souvenir Lt BT" w:hAnsi="Souvenir Lt BT" w:cs="Traditional Arabic"/>
          <w:szCs w:val="32"/>
        </w:rPr>
        <w:t>Tamattu</w:t>
      </w:r>
      <w:proofErr w:type="spellEnd"/>
      <w:r w:rsidR="00360F77">
        <w:rPr>
          <w:rFonts w:ascii="Souvenir Lt BT" w:hAnsi="Souvenir Lt BT" w:cs="Traditional Arabic"/>
          <w:szCs w:val="32"/>
        </w:rPr>
        <w:t>’</w:t>
      </w:r>
      <w:r w:rsidR="00A11F90">
        <w:rPr>
          <w:rFonts w:ascii="Souvenir Lt BT" w:hAnsi="Souvenir Lt BT" w:cs="Traditional Arabic"/>
          <w:szCs w:val="32"/>
        </w:rPr>
        <w:t>.</w:t>
      </w:r>
      <w:r w:rsidRPr="0029455D">
        <w:rPr>
          <w:rFonts w:ascii="Souvenir Lt BT" w:hAnsi="Souvenir Lt BT" w:cs="Traditional Arabic"/>
          <w:szCs w:val="32"/>
        </w:rPr>
        <w:t xml:space="preserve"> </w:t>
      </w:r>
      <w:r w:rsidR="00A11F90">
        <w:rPr>
          <w:rFonts w:ascii="Souvenir Lt BT" w:hAnsi="Souvenir Lt BT" w:cs="Traditional Arabic"/>
          <w:szCs w:val="32"/>
        </w:rPr>
        <w:t>A</w:t>
      </w:r>
      <w:r w:rsidRPr="0029455D">
        <w:rPr>
          <w:rFonts w:ascii="Souvenir Lt BT" w:hAnsi="Souvenir Lt BT" w:cs="Traditional Arabic"/>
          <w:szCs w:val="32"/>
        </w:rPr>
        <w:t>dapun</w:t>
      </w:r>
      <w:r w:rsidRPr="00AB77D5">
        <w:rPr>
          <w:rFonts w:ascii="Souvenir Lt BT" w:hAnsi="Souvenir Lt BT" w:cs="Traditional Arabic"/>
          <w:szCs w:val="32"/>
        </w:rPr>
        <w:t xml:space="preserve"> </w:t>
      </w:r>
      <w:r w:rsidR="00790AEF">
        <w:rPr>
          <w:rFonts w:ascii="Souvenir Lt BT" w:hAnsi="Souvenir Lt BT" w:cs="Traditional Arabic"/>
          <w:szCs w:val="32"/>
        </w:rPr>
        <w:t>mazhab</w:t>
      </w:r>
      <w:r w:rsidRPr="00AB77D5">
        <w:rPr>
          <w:rFonts w:ascii="Souvenir Lt BT" w:hAnsi="Souvenir Lt BT" w:cs="Traditional Arabic"/>
          <w:szCs w:val="32"/>
        </w:rPr>
        <w:t xml:space="preserve"> </w:t>
      </w:r>
      <w:proofErr w:type="spellStart"/>
      <w:r w:rsidRPr="00AB77D5">
        <w:rPr>
          <w:rFonts w:ascii="Souvenir Lt BT" w:hAnsi="Souvenir Lt BT" w:cs="Traditional Arabic"/>
          <w:szCs w:val="32"/>
        </w:rPr>
        <w:t>Syafi</w:t>
      </w:r>
      <w:r w:rsidR="00A257FA">
        <w:rPr>
          <w:rFonts w:ascii="Souvenir Lt BT" w:hAnsi="Souvenir Lt BT" w:cs="Traditional Arabic"/>
          <w:szCs w:val="32"/>
        </w:rPr>
        <w:t>’</w:t>
      </w:r>
      <w:r w:rsidRPr="00AB77D5">
        <w:rPr>
          <w:rFonts w:ascii="Souvenir Lt BT" w:hAnsi="Souvenir Lt BT" w:cs="Traditional Arabic"/>
          <w:szCs w:val="32"/>
        </w:rPr>
        <w:t>i</w:t>
      </w:r>
      <w:proofErr w:type="spellEnd"/>
      <w:r w:rsidRPr="00AB77D5">
        <w:rPr>
          <w:rFonts w:ascii="Souvenir Lt BT" w:hAnsi="Souvenir Lt BT" w:cs="Traditional Arabic"/>
          <w:szCs w:val="32"/>
        </w:rPr>
        <w:t xml:space="preserve"> memandang </w:t>
      </w:r>
      <w:r w:rsidR="00A11F90">
        <w:rPr>
          <w:rFonts w:ascii="Souvenir Lt BT" w:hAnsi="Souvenir Lt BT" w:cs="Traditional Arabic"/>
          <w:szCs w:val="32"/>
        </w:rPr>
        <w:t xml:space="preserve">bahwa </w:t>
      </w:r>
      <w:r w:rsidR="00FE3BC2">
        <w:rPr>
          <w:rFonts w:ascii="Souvenir Lt BT" w:hAnsi="Souvenir Lt BT" w:cs="Traditional Arabic"/>
          <w:szCs w:val="32"/>
        </w:rPr>
        <w:t>ia sah sebagai</w:t>
      </w:r>
      <w:r w:rsidRPr="0029455D">
        <w:rPr>
          <w:rFonts w:ascii="Souvenir Lt BT" w:hAnsi="Souvenir Lt BT" w:cs="Traditional Arabic"/>
          <w:szCs w:val="32"/>
        </w:rPr>
        <w:t xml:space="preserve"> dam </w:t>
      </w:r>
      <w:proofErr w:type="spellStart"/>
      <w:r w:rsidR="00360F77">
        <w:rPr>
          <w:rFonts w:ascii="Souvenir Lt BT" w:hAnsi="Souvenir Lt BT" w:cs="Traditional Arabic"/>
          <w:szCs w:val="32"/>
        </w:rPr>
        <w:t>Tamattu</w:t>
      </w:r>
      <w:proofErr w:type="spellEnd"/>
      <w:r w:rsidR="00360F77">
        <w:rPr>
          <w:rFonts w:ascii="Souvenir Lt BT" w:hAnsi="Souvenir Lt BT" w:cs="Traditional Arabic"/>
          <w:szCs w:val="32"/>
        </w:rPr>
        <w:t>’</w:t>
      </w:r>
      <w:r w:rsidRPr="00AB77D5">
        <w:rPr>
          <w:rFonts w:ascii="Souvenir Lt BT" w:hAnsi="Souvenir Lt BT" w:cs="Traditional Arabic"/>
          <w:szCs w:val="32"/>
        </w:rPr>
        <w:t xml:space="preserve"> tersebut jika disembelih setelah </w:t>
      </w:r>
      <w:r w:rsidR="00FE3BC2">
        <w:rPr>
          <w:rFonts w:ascii="Souvenir Lt BT" w:hAnsi="Souvenir Lt BT" w:cs="Traditional Arabic"/>
          <w:szCs w:val="32"/>
        </w:rPr>
        <w:t>si</w:t>
      </w:r>
      <w:r w:rsidRPr="00AB77D5">
        <w:rPr>
          <w:rFonts w:ascii="Souvenir Lt BT" w:hAnsi="Souvenir Lt BT" w:cs="Traditional Arabic"/>
          <w:szCs w:val="32"/>
        </w:rPr>
        <w:t xml:space="preserve"> haji menggunakan </w:t>
      </w:r>
      <w:r w:rsidR="00692FBB">
        <w:rPr>
          <w:rFonts w:ascii="Souvenir Lt BT" w:hAnsi="Souvenir Lt BT" w:cs="Traditional Arabic"/>
          <w:szCs w:val="32"/>
        </w:rPr>
        <w:t>ihram</w:t>
      </w:r>
      <w:r w:rsidRPr="00AB77D5">
        <w:rPr>
          <w:rFonts w:ascii="Souvenir Lt BT" w:hAnsi="Souvenir Lt BT" w:cs="Traditional Arabic"/>
          <w:szCs w:val="32"/>
        </w:rPr>
        <w:t xml:space="preserve"> untuk </w:t>
      </w:r>
      <w:r w:rsidR="00C5041D">
        <w:rPr>
          <w:rFonts w:ascii="Souvenir Lt BT" w:hAnsi="Souvenir Lt BT" w:cs="Traditional Arabic"/>
          <w:szCs w:val="32"/>
        </w:rPr>
        <w:t>umrah</w:t>
      </w:r>
      <w:r w:rsidRPr="00AB77D5">
        <w:rPr>
          <w:rFonts w:ascii="Souvenir Lt BT" w:hAnsi="Souvenir Lt BT" w:cs="Traditional Arabic"/>
          <w:szCs w:val="32"/>
        </w:rPr>
        <w:t xml:space="preserve"> </w:t>
      </w:r>
      <w:proofErr w:type="spellStart"/>
      <w:r w:rsidR="00360F77">
        <w:rPr>
          <w:rFonts w:ascii="Souvenir Lt BT" w:hAnsi="Souvenir Lt BT" w:cs="Traditional Arabic"/>
          <w:szCs w:val="32"/>
        </w:rPr>
        <w:t>Tamattu</w:t>
      </w:r>
      <w:proofErr w:type="spellEnd"/>
      <w:r w:rsidR="00360F77">
        <w:rPr>
          <w:rFonts w:ascii="Souvenir Lt BT" w:hAnsi="Souvenir Lt BT" w:cs="Traditional Arabic"/>
          <w:szCs w:val="32"/>
        </w:rPr>
        <w:t>’</w:t>
      </w:r>
      <w:r w:rsidRPr="00AB77D5">
        <w:rPr>
          <w:rFonts w:ascii="Souvenir Lt BT" w:hAnsi="Souvenir Lt BT" w:cs="Traditional Arabic"/>
          <w:szCs w:val="32"/>
        </w:rPr>
        <w:t>.</w:t>
      </w:r>
    </w:p>
    <w:p w14:paraId="16B071EA" w14:textId="4A2FEF91" w:rsidR="001F6FBA" w:rsidRPr="00AB77D5" w:rsidRDefault="001F6FBA" w:rsidP="00FE3BC2">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Fonts w:ascii="Souvenir Lt BT" w:hAnsi="Souvenir Lt BT" w:cs="Traditional Arabic"/>
          <w:szCs w:val="32"/>
        </w:rPr>
        <w:t>Perlu dicatat bahwa kedua kelompok</w:t>
      </w:r>
      <w:r>
        <w:rPr>
          <w:rFonts w:ascii="Souvenir Lt BT" w:hAnsi="Souvenir Lt BT" w:cs="Traditional Arabic"/>
          <w:szCs w:val="32"/>
        </w:rPr>
        <w:t>—</w:t>
      </w:r>
      <w:r w:rsidRPr="00AB77D5">
        <w:rPr>
          <w:rFonts w:ascii="Souvenir Lt BT" w:hAnsi="Souvenir Lt BT" w:cs="Traditional Arabic"/>
          <w:szCs w:val="32"/>
        </w:rPr>
        <w:t>yang membolehkan dan yang melarang</w:t>
      </w:r>
      <w:r w:rsidR="00FE3BC2">
        <w:rPr>
          <w:rFonts w:ascii="Souvenir Lt BT" w:hAnsi="Souvenir Lt BT" w:cs="Traditional Arabic"/>
          <w:szCs w:val="32"/>
        </w:rPr>
        <w:t>—</w:t>
      </w:r>
      <w:r w:rsidRPr="00AB77D5">
        <w:rPr>
          <w:rFonts w:ascii="Souvenir Lt BT" w:hAnsi="Souvenir Lt BT" w:cs="Traditional Arabic"/>
          <w:szCs w:val="32"/>
        </w:rPr>
        <w:t>telah bersepakat bahwa:</w:t>
      </w:r>
    </w:p>
    <w:p w14:paraId="5BB1F158" w14:textId="77777777" w:rsidR="00B765B8" w:rsidRDefault="001F6FBA" w:rsidP="00B765B8">
      <w:pPr>
        <w:pStyle w:val="NormalWeb"/>
        <w:numPr>
          <w:ilvl w:val="0"/>
          <w:numId w:val="9"/>
        </w:numPr>
        <w:shd w:val="clear" w:color="auto" w:fill="FFFFFF"/>
        <w:spacing w:before="0" w:beforeAutospacing="0" w:after="0" w:afterAutospacing="0" w:line="276" w:lineRule="auto"/>
        <w:jc w:val="both"/>
        <w:rPr>
          <w:rFonts w:ascii="Souvenir Lt BT" w:hAnsi="Souvenir Lt BT" w:cs="Traditional Arabic"/>
          <w:szCs w:val="32"/>
        </w:rPr>
      </w:pPr>
      <w:proofErr w:type="spellStart"/>
      <w:r w:rsidRPr="00F92BA3">
        <w:rPr>
          <w:rFonts w:ascii="Souvenir Lt BT" w:hAnsi="Souvenir Lt BT" w:cs="Traditional Arabic"/>
          <w:i/>
          <w:iCs/>
          <w:szCs w:val="32"/>
        </w:rPr>
        <w:t>Udhiyah</w:t>
      </w:r>
      <w:proofErr w:type="spellEnd"/>
      <w:r w:rsidRPr="0029455D">
        <w:rPr>
          <w:rFonts w:ascii="Souvenir Lt BT" w:hAnsi="Souvenir Lt BT" w:cs="Traditional Arabic"/>
          <w:szCs w:val="32"/>
        </w:rPr>
        <w:t xml:space="preserve"> (hewan kurban) tidak sah jika disembelih sebelum hari </w:t>
      </w:r>
      <w:proofErr w:type="spellStart"/>
      <w:r w:rsidR="00C730FE">
        <w:rPr>
          <w:rFonts w:ascii="Souvenir Lt BT" w:hAnsi="Souvenir Lt BT" w:cs="Traditional Arabic"/>
          <w:szCs w:val="32"/>
        </w:rPr>
        <w:t>an-</w:t>
      </w:r>
      <w:r w:rsidRPr="0029455D">
        <w:rPr>
          <w:rFonts w:ascii="Souvenir Lt BT" w:hAnsi="Souvenir Lt BT" w:cs="Traditional Arabic"/>
          <w:szCs w:val="32"/>
        </w:rPr>
        <w:t>Nahr</w:t>
      </w:r>
      <w:proofErr w:type="spellEnd"/>
      <w:r w:rsidRPr="0029455D">
        <w:rPr>
          <w:rFonts w:ascii="Souvenir Lt BT" w:hAnsi="Souvenir Lt BT" w:cs="Traditional Arabic"/>
          <w:szCs w:val="32"/>
        </w:rPr>
        <w:t xml:space="preserve">, karena telah datang nas yang tegas dari </w:t>
      </w:r>
      <w:r w:rsidR="00B765B8">
        <w:rPr>
          <w:rFonts w:ascii="Souvenir Lt BT" w:hAnsi="Souvenir Lt BT" w:cs="Traditional Arabic"/>
          <w:szCs w:val="32"/>
        </w:rPr>
        <w:t>h</w:t>
      </w:r>
      <w:r w:rsidR="009F4C03" w:rsidRPr="0029455D">
        <w:rPr>
          <w:rFonts w:ascii="Souvenir Lt BT" w:hAnsi="Souvenir Lt BT" w:cs="Traditional Arabic"/>
          <w:szCs w:val="32"/>
        </w:rPr>
        <w:t>adis</w:t>
      </w:r>
      <w:r w:rsidRPr="0029455D">
        <w:rPr>
          <w:rFonts w:ascii="Souvenir Lt BT" w:hAnsi="Souvenir Lt BT" w:cs="Traditional Arabic"/>
          <w:szCs w:val="32"/>
        </w:rPr>
        <w:t xml:space="preserve"> Nabi </w:t>
      </w:r>
      <w:r w:rsidR="007E0F1A" w:rsidRPr="00B765B8">
        <w:rPr>
          <w:rFonts w:ascii="Souvenir Lt BT" w:hAnsi="Souvenir Lt BT" w:cs="Traditional Arabic"/>
          <w:sz w:val="20"/>
          <w:rtl/>
        </w:rPr>
        <w:t>ﷺ</w:t>
      </w:r>
      <w:r w:rsidRPr="0029455D">
        <w:rPr>
          <w:rFonts w:ascii="Souvenir Lt BT" w:hAnsi="Souvenir Lt BT" w:cs="Traditional Arabic"/>
          <w:szCs w:val="32"/>
        </w:rPr>
        <w:t xml:space="preserve"> yang menyatakan menyembelih </w:t>
      </w:r>
      <w:proofErr w:type="spellStart"/>
      <w:r w:rsidRPr="003114BC">
        <w:rPr>
          <w:rFonts w:ascii="Souvenir Lt BT" w:hAnsi="Souvenir Lt BT" w:cs="Traditional Arabic"/>
          <w:i/>
          <w:iCs/>
          <w:szCs w:val="32"/>
        </w:rPr>
        <w:t>udhiyah</w:t>
      </w:r>
      <w:proofErr w:type="spellEnd"/>
      <w:r w:rsidRPr="0029455D">
        <w:rPr>
          <w:rFonts w:ascii="Souvenir Lt BT" w:hAnsi="Souvenir Lt BT" w:cs="Traditional Arabic"/>
          <w:szCs w:val="32"/>
        </w:rPr>
        <w:t xml:space="preserve"> sebelum waktunya</w:t>
      </w:r>
      <w:r w:rsidR="00B765B8" w:rsidRPr="00B765B8">
        <w:rPr>
          <w:rFonts w:ascii="Souvenir Lt BT" w:hAnsi="Souvenir Lt BT" w:cs="Traditional Arabic"/>
          <w:szCs w:val="32"/>
        </w:rPr>
        <w:t xml:space="preserve"> </w:t>
      </w:r>
      <w:r w:rsidR="00B765B8" w:rsidRPr="0029455D">
        <w:rPr>
          <w:rFonts w:ascii="Souvenir Lt BT" w:hAnsi="Souvenir Lt BT" w:cs="Traditional Arabic"/>
          <w:szCs w:val="32"/>
        </w:rPr>
        <w:t>tidak sah</w:t>
      </w:r>
      <w:r w:rsidR="00B765B8">
        <w:rPr>
          <w:rFonts w:ascii="Souvenir Lt BT" w:hAnsi="Souvenir Lt BT" w:cs="Traditional Arabic"/>
          <w:szCs w:val="32"/>
        </w:rPr>
        <w:t>.</w:t>
      </w:r>
    </w:p>
    <w:p w14:paraId="4D5A53D5" w14:textId="77777777" w:rsidR="00B765B8" w:rsidRDefault="00B765B8" w:rsidP="00B765B8">
      <w:pPr>
        <w:pStyle w:val="NormalWeb"/>
        <w:numPr>
          <w:ilvl w:val="0"/>
          <w:numId w:val="9"/>
        </w:numPr>
        <w:shd w:val="clear" w:color="auto" w:fill="FFFFFF"/>
        <w:spacing w:before="0" w:beforeAutospacing="0" w:after="0" w:afterAutospacing="0" w:line="276" w:lineRule="auto"/>
        <w:jc w:val="both"/>
        <w:rPr>
          <w:rFonts w:ascii="Souvenir Lt BT" w:hAnsi="Souvenir Lt BT" w:cs="Traditional Arabic"/>
          <w:szCs w:val="32"/>
        </w:rPr>
      </w:pPr>
      <w:r>
        <w:rPr>
          <w:rFonts w:ascii="Souvenir Lt BT" w:hAnsi="Souvenir Lt BT" w:cs="Traditional Arabic"/>
          <w:szCs w:val="32"/>
        </w:rPr>
        <w:t>D</w:t>
      </w:r>
      <w:r w:rsidR="001F6FBA" w:rsidRPr="0029455D">
        <w:rPr>
          <w:rFonts w:ascii="Souvenir Lt BT" w:hAnsi="Souvenir Lt BT" w:cs="Traditional Arabic"/>
          <w:szCs w:val="32"/>
        </w:rPr>
        <w:t xml:space="preserve">am pelanggaran (fidyah) maka boleh disembelih </w:t>
      </w:r>
      <w:r>
        <w:rPr>
          <w:rFonts w:ascii="Souvenir Lt BT" w:hAnsi="Souvenir Lt BT" w:cs="Traditional Arabic"/>
          <w:szCs w:val="32"/>
        </w:rPr>
        <w:t>ketika</w:t>
      </w:r>
      <w:r w:rsidR="001F6FBA" w:rsidRPr="0029455D">
        <w:rPr>
          <w:rFonts w:ascii="Souvenir Lt BT" w:hAnsi="Souvenir Lt BT" w:cs="Traditional Arabic"/>
          <w:szCs w:val="32"/>
        </w:rPr>
        <w:t xml:space="preserve"> melakukan pelanggaran meskipun sebelum hari </w:t>
      </w:r>
      <w:proofErr w:type="spellStart"/>
      <w:r w:rsidR="001011B9">
        <w:rPr>
          <w:rFonts w:ascii="Souvenir Lt BT" w:hAnsi="Souvenir Lt BT" w:cs="Traditional Arabic"/>
          <w:szCs w:val="32"/>
        </w:rPr>
        <w:t>a</w:t>
      </w:r>
      <w:r w:rsidR="00A47547">
        <w:rPr>
          <w:rFonts w:ascii="Souvenir Lt BT" w:hAnsi="Souvenir Lt BT" w:cs="Traditional Arabic"/>
          <w:szCs w:val="32"/>
        </w:rPr>
        <w:t>n-</w:t>
      </w:r>
      <w:r w:rsidR="001F6FBA" w:rsidRPr="0029455D">
        <w:rPr>
          <w:rFonts w:ascii="Souvenir Lt BT" w:hAnsi="Souvenir Lt BT" w:cs="Traditional Arabic"/>
          <w:szCs w:val="32"/>
        </w:rPr>
        <w:t>Nahr</w:t>
      </w:r>
      <w:proofErr w:type="spellEnd"/>
      <w:r>
        <w:rPr>
          <w:rFonts w:ascii="Souvenir Lt BT" w:hAnsi="Souvenir Lt BT" w:cs="Traditional Arabic"/>
          <w:szCs w:val="32"/>
        </w:rPr>
        <w:t>.</w:t>
      </w:r>
    </w:p>
    <w:p w14:paraId="1742D40C" w14:textId="77777777" w:rsidR="0066740E" w:rsidRDefault="00B765B8" w:rsidP="0066740E">
      <w:pPr>
        <w:pStyle w:val="NormalWeb"/>
        <w:numPr>
          <w:ilvl w:val="0"/>
          <w:numId w:val="9"/>
        </w:numPr>
        <w:shd w:val="clear" w:color="auto" w:fill="FFFFFF"/>
        <w:spacing w:before="0" w:beforeAutospacing="0" w:after="0" w:afterAutospacing="0" w:line="276" w:lineRule="auto"/>
        <w:jc w:val="both"/>
        <w:rPr>
          <w:rFonts w:ascii="Souvenir Lt BT" w:hAnsi="Souvenir Lt BT" w:cs="Traditional Arabic"/>
          <w:szCs w:val="32"/>
        </w:rPr>
      </w:pPr>
      <w:r>
        <w:rPr>
          <w:rFonts w:ascii="Souvenir Lt BT" w:hAnsi="Souvenir Lt BT" w:cs="Traditional Arabic"/>
          <w:szCs w:val="32"/>
        </w:rPr>
        <w:t>H</w:t>
      </w:r>
      <w:r w:rsidR="001F6FBA" w:rsidRPr="00B765B8">
        <w:rPr>
          <w:rFonts w:ascii="Souvenir Lt BT" w:hAnsi="Souvenir Lt BT" w:cs="Traditional Arabic"/>
          <w:szCs w:val="32"/>
        </w:rPr>
        <w:t xml:space="preserve">adyu (dam </w:t>
      </w:r>
      <w:proofErr w:type="spellStart"/>
      <w:r w:rsidR="00692FBB" w:rsidRPr="00B765B8">
        <w:rPr>
          <w:rFonts w:ascii="Souvenir Lt BT" w:hAnsi="Souvenir Lt BT" w:cs="Traditional Arabic"/>
          <w:szCs w:val="32"/>
        </w:rPr>
        <w:t>Tamattu</w:t>
      </w:r>
      <w:proofErr w:type="spellEnd"/>
      <w:r w:rsidR="00692FBB" w:rsidRPr="00B765B8">
        <w:rPr>
          <w:rFonts w:ascii="Souvenir Lt BT" w:hAnsi="Souvenir Lt BT" w:cs="Traditional Arabic"/>
          <w:szCs w:val="32"/>
        </w:rPr>
        <w:t>’</w:t>
      </w:r>
      <w:r w:rsidR="001F6FBA" w:rsidRPr="00B765B8">
        <w:rPr>
          <w:rFonts w:ascii="Souvenir Lt BT" w:hAnsi="Souvenir Lt BT" w:cs="Traditional Arabic"/>
          <w:szCs w:val="32"/>
        </w:rPr>
        <w:t xml:space="preserve"> dan </w:t>
      </w:r>
      <w:r w:rsidR="002822DB" w:rsidRPr="00B765B8">
        <w:rPr>
          <w:rFonts w:ascii="Souvenir Lt BT" w:hAnsi="Souvenir Lt BT" w:cs="Traditional Arabic"/>
          <w:szCs w:val="32"/>
        </w:rPr>
        <w:t>Kiran</w:t>
      </w:r>
      <w:r w:rsidR="001F6FBA" w:rsidRPr="00B765B8">
        <w:rPr>
          <w:rFonts w:ascii="Souvenir Lt BT" w:hAnsi="Souvenir Lt BT" w:cs="Traditional Arabic"/>
          <w:szCs w:val="32"/>
        </w:rPr>
        <w:t xml:space="preserve">) maka yang terbaik </w:t>
      </w:r>
      <w:r w:rsidR="006A3DDC">
        <w:rPr>
          <w:rFonts w:ascii="Souvenir Lt BT" w:hAnsi="Souvenir Lt BT" w:cs="Traditional Arabic"/>
          <w:szCs w:val="32"/>
        </w:rPr>
        <w:t xml:space="preserve">adalah disembelih </w:t>
      </w:r>
      <w:r w:rsidR="001F6FBA" w:rsidRPr="00B765B8">
        <w:rPr>
          <w:rFonts w:ascii="Souvenir Lt BT" w:hAnsi="Souvenir Lt BT" w:cs="Traditional Arabic"/>
          <w:szCs w:val="32"/>
        </w:rPr>
        <w:t xml:space="preserve">pada hari </w:t>
      </w:r>
      <w:proofErr w:type="spellStart"/>
      <w:r w:rsidR="006A3DDC">
        <w:rPr>
          <w:rFonts w:ascii="Souvenir Lt BT" w:hAnsi="Souvenir Lt BT" w:cs="Traditional Arabic"/>
          <w:szCs w:val="32"/>
        </w:rPr>
        <w:t>a</w:t>
      </w:r>
      <w:r w:rsidR="00A47547" w:rsidRPr="00B765B8">
        <w:rPr>
          <w:rFonts w:ascii="Souvenir Lt BT" w:hAnsi="Souvenir Lt BT" w:cs="Traditional Arabic"/>
          <w:szCs w:val="32"/>
        </w:rPr>
        <w:t>n-</w:t>
      </w:r>
      <w:r w:rsidR="001F6FBA" w:rsidRPr="00B765B8">
        <w:rPr>
          <w:rFonts w:ascii="Souvenir Lt BT" w:hAnsi="Souvenir Lt BT" w:cs="Traditional Arabic"/>
          <w:szCs w:val="32"/>
        </w:rPr>
        <w:t>Nahr</w:t>
      </w:r>
      <w:proofErr w:type="spellEnd"/>
      <w:r w:rsidR="001F6FBA" w:rsidRPr="00B765B8">
        <w:rPr>
          <w:rFonts w:ascii="Souvenir Lt BT" w:hAnsi="Souvenir Lt BT" w:cs="Traditional Arabic"/>
          <w:szCs w:val="32"/>
        </w:rPr>
        <w:t>.</w:t>
      </w:r>
    </w:p>
    <w:p w14:paraId="4912EB8C" w14:textId="77777777" w:rsidR="00F437F9" w:rsidRDefault="0066740E" w:rsidP="009C63B5">
      <w:pPr>
        <w:pStyle w:val="NormalWeb"/>
        <w:shd w:val="clear" w:color="auto" w:fill="FFFFFF"/>
        <w:spacing w:before="0" w:beforeAutospacing="0" w:after="0" w:afterAutospacing="0" w:line="276" w:lineRule="auto"/>
        <w:jc w:val="both"/>
        <w:rPr>
          <w:rFonts w:ascii="Souvenir Lt BT" w:hAnsi="Souvenir Lt BT" w:cs="Traditional Arabic"/>
          <w:szCs w:val="32"/>
        </w:rPr>
      </w:pPr>
      <w:r>
        <w:rPr>
          <w:rFonts w:ascii="Souvenir Lt BT" w:hAnsi="Souvenir Lt BT" w:cs="Traditional Arabic"/>
          <w:szCs w:val="32"/>
        </w:rPr>
        <w:t>H</w:t>
      </w:r>
      <w:r w:rsidR="001F6FBA" w:rsidRPr="0066740E">
        <w:rPr>
          <w:rFonts w:ascii="Souvenir Lt BT" w:hAnsi="Souvenir Lt BT" w:cs="Traditional Arabic"/>
          <w:szCs w:val="32"/>
        </w:rPr>
        <w:t>adyu</w:t>
      </w:r>
    </w:p>
    <w:p w14:paraId="06B96823" w14:textId="16139398" w:rsidR="001F6FBA" w:rsidRPr="00AB77D5" w:rsidRDefault="001F6FBA" w:rsidP="0066740E">
      <w:pPr>
        <w:pStyle w:val="NormalWeb"/>
        <w:numPr>
          <w:ilvl w:val="0"/>
          <w:numId w:val="9"/>
        </w:numPr>
        <w:shd w:val="clear" w:color="auto" w:fill="FFFFFF"/>
        <w:spacing w:before="0" w:beforeAutospacing="0" w:after="0" w:afterAutospacing="0" w:line="276" w:lineRule="auto"/>
        <w:jc w:val="both"/>
        <w:rPr>
          <w:rFonts w:ascii="Souvenir Lt BT" w:hAnsi="Souvenir Lt BT" w:cs="Traditional Arabic"/>
          <w:szCs w:val="32"/>
        </w:rPr>
      </w:pPr>
      <w:r w:rsidRPr="00AB77D5">
        <w:rPr>
          <w:rFonts w:ascii="Souvenir Lt BT" w:hAnsi="Souvenir Lt BT" w:cs="Traditional Arabic"/>
          <w:szCs w:val="32"/>
        </w:rPr>
        <w:t xml:space="preserve"> </w:t>
      </w:r>
      <w:proofErr w:type="spellStart"/>
      <w:r w:rsidRPr="00FB5735">
        <w:rPr>
          <w:rFonts w:ascii="Souvenir Lt BT" w:hAnsi="Souvenir Lt BT" w:cs="Traditional Arabic"/>
          <w:i/>
          <w:iCs/>
          <w:szCs w:val="32"/>
        </w:rPr>
        <w:t>tat</w:t>
      </w:r>
      <w:r w:rsidR="00FB5735" w:rsidRPr="00FB5735">
        <w:rPr>
          <w:rFonts w:ascii="Souvenir Lt BT" w:hAnsi="Souvenir Lt BT" w:cs="Traditional Arabic"/>
          <w:i/>
          <w:iCs/>
          <w:szCs w:val="32"/>
        </w:rPr>
        <w:t>ha</w:t>
      </w:r>
      <w:r w:rsidRPr="00FB5735">
        <w:rPr>
          <w:rFonts w:ascii="Souvenir Lt BT" w:hAnsi="Souvenir Lt BT" w:cs="Traditional Arabic"/>
          <w:i/>
          <w:iCs/>
          <w:szCs w:val="32"/>
        </w:rPr>
        <w:t>wwu</w:t>
      </w:r>
      <w:proofErr w:type="spellEnd"/>
      <w:r w:rsidR="00A257FA" w:rsidRPr="00FB5735">
        <w:rPr>
          <w:rFonts w:ascii="Souvenir Lt BT" w:hAnsi="Souvenir Lt BT" w:cs="Traditional Arabic"/>
          <w:i/>
          <w:iCs/>
          <w:szCs w:val="32"/>
        </w:rPr>
        <w:t>’</w:t>
      </w:r>
      <w:r w:rsidRPr="00AB77D5">
        <w:rPr>
          <w:rFonts w:ascii="Souvenir Lt BT" w:hAnsi="Souvenir Lt BT" w:cs="Traditional Arabic"/>
          <w:szCs w:val="32"/>
        </w:rPr>
        <w:t xml:space="preserve"> (</w:t>
      </w:r>
      <w:r w:rsidR="005C1A37">
        <w:rPr>
          <w:rFonts w:ascii="Souvenir Lt BT" w:hAnsi="Souvenir Lt BT" w:cs="Traditional Arabic"/>
          <w:szCs w:val="32"/>
        </w:rPr>
        <w:t>sunah</w:t>
      </w:r>
      <w:r w:rsidRPr="00AB77D5">
        <w:rPr>
          <w:rFonts w:ascii="Souvenir Lt BT" w:hAnsi="Souvenir Lt BT" w:cs="Traditional Arabic"/>
          <w:szCs w:val="32"/>
        </w:rPr>
        <w:t xml:space="preserve">) atau hadyu nazar (yang tidak ditentukan waktu </w:t>
      </w:r>
      <w:r w:rsidRPr="0066740E">
        <w:rPr>
          <w:rFonts w:ascii="Souvenir Lt BT" w:hAnsi="Souvenir Lt BT" w:cs="Traditional Arabic"/>
          <w:szCs w:val="32"/>
        </w:rPr>
        <w:t xml:space="preserve">menyembelih </w:t>
      </w:r>
      <w:r w:rsidR="0066740E">
        <w:rPr>
          <w:rFonts w:ascii="Souvenir Lt BT" w:hAnsi="Souvenir Lt BT" w:cs="Traditional Arabic"/>
          <w:szCs w:val="32"/>
        </w:rPr>
        <w:t>ketika</w:t>
      </w:r>
      <w:r w:rsidRPr="00AB77D5">
        <w:rPr>
          <w:rFonts w:ascii="Souvenir Lt BT" w:hAnsi="Souvenir Lt BT" w:cs="Traditional Arabic"/>
          <w:szCs w:val="32"/>
        </w:rPr>
        <w:t xml:space="preserve"> bernazar) maka hukumnya sama dengan </w:t>
      </w:r>
      <w:proofErr w:type="spellStart"/>
      <w:r w:rsidR="003114BC" w:rsidRPr="003114BC">
        <w:rPr>
          <w:rFonts w:ascii="Souvenir Lt BT" w:hAnsi="Souvenir Lt BT" w:cs="Traditional Arabic"/>
          <w:i/>
          <w:iCs/>
          <w:szCs w:val="32"/>
        </w:rPr>
        <w:t>udhiyah</w:t>
      </w:r>
      <w:proofErr w:type="spellEnd"/>
      <w:r w:rsidRPr="00AB77D5">
        <w:rPr>
          <w:rFonts w:ascii="Souvenir Lt BT" w:hAnsi="Souvenir Lt BT" w:cs="Traditional Arabic"/>
          <w:szCs w:val="32"/>
        </w:rPr>
        <w:t xml:space="preserve">, </w:t>
      </w:r>
      <w:r w:rsidR="0066740E">
        <w:rPr>
          <w:rFonts w:ascii="Souvenir Lt BT" w:hAnsi="Souvenir Lt BT" w:cs="Traditional Arabic"/>
          <w:szCs w:val="32"/>
        </w:rPr>
        <w:t>yaitu</w:t>
      </w:r>
      <w:r w:rsidRPr="0066740E">
        <w:rPr>
          <w:rFonts w:ascii="Souvenir Lt BT" w:hAnsi="Souvenir Lt BT" w:cs="Traditional Arabic"/>
          <w:szCs w:val="32"/>
        </w:rPr>
        <w:t xml:space="preserve"> </w:t>
      </w:r>
      <w:r w:rsidRPr="00AB77D5">
        <w:rPr>
          <w:rFonts w:ascii="Souvenir Lt BT" w:hAnsi="Souvenir Lt BT" w:cs="Traditional Arabic"/>
          <w:szCs w:val="32"/>
        </w:rPr>
        <w:t xml:space="preserve">tidak boleh disembelih sebelum hari </w:t>
      </w:r>
      <w:proofErr w:type="spellStart"/>
      <w:r w:rsidR="00A865CA">
        <w:rPr>
          <w:rFonts w:ascii="Souvenir Lt BT" w:hAnsi="Souvenir Lt BT" w:cs="Traditional Arabic"/>
          <w:szCs w:val="32"/>
        </w:rPr>
        <w:t>a</w:t>
      </w:r>
      <w:r w:rsidR="00A47547">
        <w:rPr>
          <w:rFonts w:ascii="Souvenir Lt BT" w:hAnsi="Souvenir Lt BT" w:cs="Traditional Arabic"/>
          <w:szCs w:val="32"/>
        </w:rPr>
        <w:t>n-Nahr</w:t>
      </w:r>
      <w:proofErr w:type="spellEnd"/>
      <w:r w:rsidRPr="00AB77D5">
        <w:rPr>
          <w:rFonts w:ascii="Souvenir Lt BT" w:hAnsi="Souvenir Lt BT" w:cs="Traditional Arabic"/>
          <w:szCs w:val="32"/>
        </w:rPr>
        <w:t xml:space="preserve">. Dan hal ini juga telah dinyatakan oleh para ulama </w:t>
      </w:r>
      <w:proofErr w:type="spellStart"/>
      <w:r w:rsidR="00A865CA">
        <w:rPr>
          <w:rFonts w:ascii="Souvenir Lt BT" w:hAnsi="Souvenir Lt BT" w:cs="Traditional Arabic"/>
          <w:szCs w:val="32"/>
        </w:rPr>
        <w:t>S</w:t>
      </w:r>
      <w:r w:rsidRPr="00AB77D5">
        <w:rPr>
          <w:rFonts w:ascii="Souvenir Lt BT" w:hAnsi="Souvenir Lt BT" w:cs="Traditional Arabic"/>
          <w:szCs w:val="32"/>
        </w:rPr>
        <w:t>yafi</w:t>
      </w:r>
      <w:r w:rsidR="00A257FA">
        <w:rPr>
          <w:rFonts w:ascii="Souvenir Lt BT" w:hAnsi="Souvenir Lt BT" w:cs="Traditional Arabic"/>
          <w:szCs w:val="32"/>
        </w:rPr>
        <w:t>’</w:t>
      </w:r>
      <w:r w:rsidRPr="00AB77D5">
        <w:rPr>
          <w:rFonts w:ascii="Souvenir Lt BT" w:hAnsi="Souvenir Lt BT" w:cs="Traditional Arabic"/>
          <w:szCs w:val="32"/>
        </w:rPr>
        <w:t>iyah</w:t>
      </w:r>
      <w:proofErr w:type="spellEnd"/>
      <w:r w:rsidRPr="00AB77D5">
        <w:rPr>
          <w:rFonts w:ascii="Souvenir Lt BT" w:hAnsi="Souvenir Lt BT" w:cs="Traditional Arabic"/>
          <w:szCs w:val="32"/>
        </w:rPr>
        <w:t>.</w:t>
      </w:r>
      <w:r w:rsidR="004A4ACA">
        <w:rPr>
          <w:rStyle w:val="ReferensiCatatanKaki"/>
          <w:rFonts w:ascii="Souvenir Lt BT" w:hAnsi="Souvenir Lt BT" w:cs="Traditional Arabic"/>
          <w:szCs w:val="32"/>
        </w:rPr>
        <w:footnoteReference w:id="43"/>
      </w:r>
      <w:r w:rsidRPr="00AB77D5">
        <w:rPr>
          <w:rFonts w:ascii="Souvenir Lt BT" w:hAnsi="Souvenir Lt BT" w:cs="Traditional Arabic"/>
          <w:szCs w:val="32"/>
        </w:rPr>
        <w:t xml:space="preserve"> </w:t>
      </w:r>
    </w:p>
    <w:p w14:paraId="0FAE27C9" w14:textId="77777777" w:rsidR="0066740E" w:rsidRDefault="001F6FBA" w:rsidP="009C63B5">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40" w:lineRule="auto"/>
        <w:jc w:val="both"/>
        <w:rPr>
          <w:rFonts w:ascii="Souvenir Lt BT" w:hAnsi="Souvenir Lt BT" w:cs="Traditional Arabic"/>
          <w:color w:val="auto"/>
          <w:sz w:val="24"/>
          <w:szCs w:val="32"/>
        </w:rPr>
      </w:pPr>
      <w:r w:rsidRPr="00AB77D5">
        <w:rPr>
          <w:rFonts w:ascii="Souvenir Lt BT" w:hAnsi="Souvenir Lt BT" w:cs="Traditional Arabic"/>
          <w:b/>
          <w:bCs/>
          <w:color w:val="auto"/>
          <w:sz w:val="24"/>
          <w:szCs w:val="32"/>
        </w:rPr>
        <w:lastRenderedPageBreak/>
        <w:t>Letak perbedaan</w:t>
      </w:r>
      <w:r w:rsidRPr="0029455D">
        <w:rPr>
          <w:rFonts w:ascii="Souvenir Lt BT" w:hAnsi="Souvenir Lt BT" w:cs="Traditional Arabic"/>
          <w:color w:val="auto"/>
          <w:sz w:val="24"/>
          <w:szCs w:val="32"/>
        </w:rPr>
        <w:t xml:space="preserve">: </w:t>
      </w:r>
      <w:r w:rsidR="0066740E">
        <w:rPr>
          <w:rFonts w:ascii="Souvenir Lt BT" w:hAnsi="Souvenir Lt BT" w:cs="Traditional Arabic"/>
          <w:color w:val="auto"/>
          <w:sz w:val="24"/>
          <w:szCs w:val="32"/>
        </w:rPr>
        <w:t>H</w:t>
      </w:r>
      <w:r w:rsidRPr="0029455D">
        <w:rPr>
          <w:rFonts w:ascii="Souvenir Lt BT" w:hAnsi="Souvenir Lt BT" w:cs="Traditional Arabic"/>
          <w:color w:val="auto"/>
          <w:sz w:val="24"/>
          <w:szCs w:val="32"/>
        </w:rPr>
        <w:t>adyu</w:t>
      </w:r>
      <w:r w:rsidRPr="00AB77D5">
        <w:rPr>
          <w:rFonts w:ascii="Souvenir Lt BT" w:hAnsi="Souvenir Lt BT" w:cs="Traditional Arabic"/>
          <w:color w:val="auto"/>
          <w:sz w:val="24"/>
          <w:szCs w:val="32"/>
        </w:rPr>
        <w:t xml:space="preserve"> yang merupakan dam wajib bagi orang yang </w:t>
      </w:r>
      <w:r w:rsidR="0066740E">
        <w:rPr>
          <w:rFonts w:ascii="Souvenir Lt BT" w:hAnsi="Souvenir Lt BT" w:cs="Traditional Arabic"/>
          <w:color w:val="auto"/>
          <w:sz w:val="24"/>
          <w:szCs w:val="32"/>
        </w:rPr>
        <w:t>melakukan haji</w:t>
      </w:r>
      <w:r w:rsidRPr="00AB77D5">
        <w:rPr>
          <w:rFonts w:ascii="Souvenir Lt BT" w:hAnsi="Souvenir Lt BT" w:cs="Traditional Arabic"/>
          <w:color w:val="auto"/>
          <w:sz w:val="24"/>
          <w:szCs w:val="32"/>
        </w:rPr>
        <w:t xml:space="preserve"> </w:t>
      </w:r>
      <w:proofErr w:type="spellStart"/>
      <w:r w:rsidR="00692FBB">
        <w:rPr>
          <w:rFonts w:ascii="Souvenir Lt BT" w:hAnsi="Souvenir Lt BT" w:cs="Traditional Arabic"/>
          <w:color w:val="auto"/>
          <w:sz w:val="24"/>
          <w:szCs w:val="32"/>
        </w:rPr>
        <w:t>Tamattu</w:t>
      </w:r>
      <w:proofErr w:type="spellEnd"/>
      <w:r w:rsidR="00692FBB">
        <w:rPr>
          <w:rFonts w:ascii="Souvenir Lt BT" w:hAnsi="Souvenir Lt BT" w:cs="Traditional Arabic"/>
          <w:color w:val="auto"/>
          <w:sz w:val="24"/>
          <w:szCs w:val="32"/>
        </w:rPr>
        <w:t>’</w:t>
      </w:r>
      <w:r w:rsidRPr="00AB77D5">
        <w:rPr>
          <w:rFonts w:ascii="Souvenir Lt BT" w:hAnsi="Souvenir Lt BT" w:cs="Traditional Arabic"/>
          <w:color w:val="auto"/>
          <w:sz w:val="24"/>
          <w:szCs w:val="32"/>
        </w:rPr>
        <w:t xml:space="preserve"> dan </w:t>
      </w:r>
      <w:r w:rsidR="002822DB">
        <w:rPr>
          <w:rFonts w:ascii="Souvenir Lt BT" w:hAnsi="Souvenir Lt BT" w:cs="Traditional Arabic"/>
          <w:color w:val="auto"/>
          <w:sz w:val="24"/>
          <w:szCs w:val="32"/>
        </w:rPr>
        <w:t>Kiran</w:t>
      </w:r>
      <w:r w:rsidR="0066740E">
        <w:rPr>
          <w:rFonts w:ascii="Souvenir Lt BT" w:hAnsi="Souvenir Lt BT" w:cs="Traditional Arabic"/>
          <w:color w:val="auto"/>
          <w:sz w:val="24"/>
          <w:szCs w:val="32"/>
        </w:rPr>
        <w:t>.</w:t>
      </w:r>
      <w:r w:rsidRPr="0029455D">
        <w:rPr>
          <w:rFonts w:ascii="Souvenir Lt BT" w:hAnsi="Souvenir Lt BT" w:cs="Traditional Arabic"/>
          <w:color w:val="auto"/>
          <w:sz w:val="24"/>
          <w:szCs w:val="32"/>
        </w:rPr>
        <w:t xml:space="preserve"> </w:t>
      </w:r>
      <w:r w:rsidR="0066740E">
        <w:rPr>
          <w:rFonts w:ascii="Souvenir Lt BT" w:hAnsi="Souvenir Lt BT" w:cs="Traditional Arabic"/>
          <w:color w:val="auto"/>
          <w:sz w:val="24"/>
          <w:szCs w:val="32"/>
        </w:rPr>
        <w:t>Namun</w:t>
      </w:r>
      <w:r w:rsidRPr="00AB77D5">
        <w:rPr>
          <w:rFonts w:ascii="Souvenir Lt BT" w:hAnsi="Souvenir Lt BT" w:cs="Traditional Arabic"/>
          <w:color w:val="auto"/>
          <w:sz w:val="24"/>
          <w:szCs w:val="32"/>
        </w:rPr>
        <w:t xml:space="preserve">, apakah </w:t>
      </w:r>
      <w:r w:rsidR="0066740E">
        <w:rPr>
          <w:rFonts w:ascii="Souvenir Lt BT" w:hAnsi="Souvenir Lt BT" w:cs="Traditional Arabic"/>
          <w:color w:val="auto"/>
          <w:sz w:val="24"/>
          <w:szCs w:val="32"/>
        </w:rPr>
        <w:t xml:space="preserve">ia </w:t>
      </w:r>
      <w:r w:rsidRPr="00AB77D5">
        <w:rPr>
          <w:rFonts w:ascii="Souvenir Lt BT" w:hAnsi="Souvenir Lt BT" w:cs="Traditional Arabic"/>
          <w:color w:val="auto"/>
          <w:sz w:val="24"/>
          <w:szCs w:val="32"/>
        </w:rPr>
        <w:t xml:space="preserve">boleh disembelih sebelum hari </w:t>
      </w:r>
      <w:proofErr w:type="spellStart"/>
      <w:r w:rsidR="007A29BA">
        <w:rPr>
          <w:rFonts w:ascii="Souvenir Lt BT" w:hAnsi="Souvenir Lt BT" w:cs="Traditional Arabic"/>
          <w:color w:val="auto"/>
          <w:sz w:val="24"/>
          <w:szCs w:val="32"/>
        </w:rPr>
        <w:t>a</w:t>
      </w:r>
      <w:r w:rsidR="00A47547">
        <w:rPr>
          <w:rFonts w:ascii="Souvenir Lt BT" w:hAnsi="Souvenir Lt BT" w:cs="Traditional Arabic"/>
          <w:color w:val="auto"/>
          <w:sz w:val="24"/>
          <w:szCs w:val="32"/>
        </w:rPr>
        <w:t>n-Nahr</w:t>
      </w:r>
      <w:proofErr w:type="spellEnd"/>
      <w:r w:rsidRPr="0029455D">
        <w:rPr>
          <w:rFonts w:ascii="Souvenir Lt BT" w:hAnsi="Souvenir Lt BT" w:cs="Traditional Arabic"/>
          <w:color w:val="auto"/>
          <w:sz w:val="24"/>
          <w:szCs w:val="32"/>
        </w:rPr>
        <w:t xml:space="preserve">? </w:t>
      </w:r>
    </w:p>
    <w:p w14:paraId="597E56E3" w14:textId="4FB1D4FE" w:rsidR="001F6FBA" w:rsidRPr="00AB77D5" w:rsidRDefault="0066740E" w:rsidP="0066740E">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40" w:lineRule="auto"/>
        <w:ind w:firstLine="720"/>
        <w:jc w:val="both"/>
        <w:rPr>
          <w:rFonts w:ascii="Souvenir Lt BT" w:hAnsi="Souvenir Lt BT" w:cs="Traditional Arabic"/>
          <w:color w:val="auto"/>
          <w:sz w:val="24"/>
          <w:szCs w:val="32"/>
        </w:rPr>
      </w:pPr>
      <w:r>
        <w:rPr>
          <w:rFonts w:ascii="Souvenir Lt BT" w:hAnsi="Souvenir Lt BT" w:cs="Traditional Arabic"/>
          <w:color w:val="auto"/>
          <w:sz w:val="24"/>
          <w:szCs w:val="32"/>
        </w:rPr>
        <w:lastRenderedPageBreak/>
        <w:t>M</w:t>
      </w:r>
      <w:r w:rsidR="001F6FBA" w:rsidRPr="0029455D">
        <w:rPr>
          <w:rFonts w:ascii="Souvenir Lt BT" w:hAnsi="Souvenir Lt BT" w:cs="Traditional Arabic"/>
          <w:color w:val="auto"/>
          <w:sz w:val="24"/>
          <w:szCs w:val="32"/>
        </w:rPr>
        <w:t>enurut</w:t>
      </w:r>
      <w:r w:rsidR="001F6FBA" w:rsidRPr="00AB77D5">
        <w:rPr>
          <w:rFonts w:ascii="Souvenir Lt BT" w:hAnsi="Souvenir Lt BT" w:cs="Traditional Arabic"/>
          <w:color w:val="auto"/>
          <w:sz w:val="24"/>
          <w:szCs w:val="32"/>
        </w:rPr>
        <w:t xml:space="preserve"> jumhur ulama yaitu</w:t>
      </w:r>
      <w:r>
        <w:rPr>
          <w:rFonts w:ascii="Souvenir Lt BT" w:hAnsi="Souvenir Lt BT" w:cs="Traditional Arabic"/>
          <w:color w:val="auto"/>
          <w:sz w:val="24"/>
          <w:szCs w:val="32"/>
        </w:rPr>
        <w:t>:</w:t>
      </w:r>
      <w:r w:rsidR="001F6FBA" w:rsidRPr="00AB77D5">
        <w:rPr>
          <w:rFonts w:ascii="Souvenir Lt BT" w:hAnsi="Souvenir Lt BT" w:cs="Traditional Arabic"/>
          <w:color w:val="auto"/>
          <w:sz w:val="24"/>
          <w:szCs w:val="32"/>
        </w:rPr>
        <w:t xml:space="preserve"> </w:t>
      </w:r>
      <w:r w:rsidR="001F6FBA" w:rsidRPr="00503446">
        <w:rPr>
          <w:rFonts w:ascii="Souvenir Lt BT" w:hAnsi="Souvenir Lt BT" w:cs="Traditional Arabic"/>
          <w:color w:val="auto"/>
          <w:sz w:val="24"/>
          <w:szCs w:val="32"/>
        </w:rPr>
        <w:t>Hanafiah</w:t>
      </w:r>
      <w:bookmarkStart w:id="78" w:name="_Hlk492204308"/>
      <w:r>
        <w:rPr>
          <w:rFonts w:ascii="Souvenir Lt BT" w:hAnsi="Souvenir Lt BT" w:cs="Traditional Arabic"/>
          <w:color w:val="auto"/>
          <w:sz w:val="24"/>
          <w:szCs w:val="32"/>
        </w:rPr>
        <w:t>,</w:t>
      </w:r>
      <w:r w:rsidR="001F6FBA" w:rsidRPr="00AB77D5">
        <w:rPr>
          <w:rStyle w:val="ReferensiCatatanKaki"/>
          <w:rFonts w:ascii="Souvenir Lt BT" w:hAnsi="Souvenir Lt BT" w:cs="Traditional Arabic"/>
          <w:color w:val="auto"/>
          <w:sz w:val="24"/>
          <w:szCs w:val="32"/>
        </w:rPr>
        <w:footnoteReference w:id="44"/>
      </w:r>
      <w:bookmarkEnd w:id="78"/>
      <w:r w:rsidR="00B818FB">
        <w:rPr>
          <w:rFonts w:ascii="Souvenir Lt BT" w:hAnsi="Souvenir Lt BT" w:cs="Traditional Arabic"/>
          <w:color w:val="auto"/>
          <w:sz w:val="24"/>
          <w:szCs w:val="32"/>
        </w:rPr>
        <w:t xml:space="preserve"> </w:t>
      </w:r>
      <w:proofErr w:type="spellStart"/>
      <w:r w:rsidR="00463C0E">
        <w:rPr>
          <w:rFonts w:ascii="Souvenir Lt BT" w:hAnsi="Souvenir Lt BT" w:cs="Traditional Arabic"/>
          <w:color w:val="auto"/>
          <w:sz w:val="24"/>
          <w:szCs w:val="32"/>
        </w:rPr>
        <w:t>Malikiah</w:t>
      </w:r>
      <w:proofErr w:type="spellEnd"/>
      <w:r>
        <w:rPr>
          <w:rFonts w:ascii="Souvenir Lt BT" w:hAnsi="Souvenir Lt BT" w:cs="Traditional Arabic"/>
          <w:color w:val="auto"/>
          <w:sz w:val="24"/>
          <w:szCs w:val="32"/>
        </w:rPr>
        <w:t>,</w:t>
      </w:r>
      <w:r w:rsidR="001F6FBA" w:rsidRPr="00AB77D5">
        <w:rPr>
          <w:rStyle w:val="ReferensiCatatanKaki"/>
          <w:rFonts w:ascii="Souvenir Lt BT" w:hAnsi="Souvenir Lt BT" w:cs="Traditional Arabic"/>
          <w:color w:val="auto"/>
          <w:sz w:val="24"/>
          <w:szCs w:val="32"/>
        </w:rPr>
        <w:footnoteReference w:id="45"/>
      </w:r>
      <w:r w:rsidR="001F6FBA" w:rsidRPr="00AB77D5">
        <w:rPr>
          <w:rFonts w:ascii="Souvenir Lt BT" w:hAnsi="Souvenir Lt BT" w:cs="Traditional Arabic"/>
          <w:color w:val="auto"/>
          <w:sz w:val="24"/>
          <w:szCs w:val="32"/>
        </w:rPr>
        <w:t xml:space="preserve"> dan </w:t>
      </w:r>
      <w:proofErr w:type="spellStart"/>
      <w:r w:rsidR="001F6FBA" w:rsidRPr="00AB77D5">
        <w:rPr>
          <w:rFonts w:ascii="Souvenir Lt BT" w:hAnsi="Souvenir Lt BT" w:cs="Traditional Arabic"/>
          <w:color w:val="auto"/>
          <w:sz w:val="24"/>
          <w:szCs w:val="32"/>
        </w:rPr>
        <w:t>Hanabilah</w:t>
      </w:r>
      <w:proofErr w:type="spellEnd"/>
      <w:r w:rsidR="001F6FBA" w:rsidRPr="00AB77D5">
        <w:rPr>
          <w:rStyle w:val="ReferensiCatatanKaki"/>
          <w:rFonts w:ascii="Souvenir Lt BT" w:hAnsi="Souvenir Lt BT" w:cs="Traditional Arabic"/>
          <w:color w:val="auto"/>
          <w:sz w:val="24"/>
          <w:szCs w:val="32"/>
        </w:rPr>
        <w:footnoteReference w:id="46"/>
      </w:r>
      <w:r w:rsidR="001F6FBA" w:rsidRPr="00AB77D5">
        <w:rPr>
          <w:rFonts w:ascii="Souvenir Lt BT" w:hAnsi="Souvenir Lt BT" w:cs="Traditional Arabic"/>
          <w:color w:val="auto"/>
          <w:sz w:val="24"/>
          <w:szCs w:val="32"/>
        </w:rPr>
        <w:t xml:space="preserve"> </w:t>
      </w:r>
      <w:r w:rsidR="001F6FBA" w:rsidRPr="0029455D">
        <w:rPr>
          <w:rFonts w:ascii="Souvenir Lt BT" w:hAnsi="Souvenir Lt BT" w:cs="Traditional Arabic"/>
          <w:color w:val="auto"/>
          <w:sz w:val="24"/>
          <w:szCs w:val="32"/>
        </w:rPr>
        <w:t xml:space="preserve">tidak </w:t>
      </w:r>
      <w:r>
        <w:rPr>
          <w:rFonts w:ascii="Souvenir Lt BT" w:hAnsi="Souvenir Lt BT" w:cs="Traditional Arabic"/>
          <w:color w:val="auto"/>
          <w:sz w:val="24"/>
          <w:szCs w:val="32"/>
        </w:rPr>
        <w:t>boleh, jika dilakukan maka</w:t>
      </w:r>
      <w:r w:rsidR="001F6FBA" w:rsidRPr="00AB77D5">
        <w:rPr>
          <w:rFonts w:ascii="Souvenir Lt BT" w:hAnsi="Souvenir Lt BT" w:cs="Traditional Arabic"/>
          <w:color w:val="auto"/>
          <w:sz w:val="24"/>
          <w:szCs w:val="32"/>
        </w:rPr>
        <w:t xml:space="preserve"> tidak sah.</w:t>
      </w:r>
    </w:p>
    <w:p w14:paraId="5ED83986" w14:textId="0F3D36EE" w:rsidR="001F6FBA" w:rsidRPr="00AB77D5" w:rsidRDefault="001F6FBA" w:rsidP="0066740E">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40" w:lineRule="auto"/>
        <w:ind w:firstLine="720"/>
        <w:jc w:val="both"/>
        <w:rPr>
          <w:rFonts w:ascii="Souvenir Lt BT" w:hAnsi="Souvenir Lt BT" w:cs="Traditional Arabic"/>
          <w:color w:val="auto"/>
          <w:sz w:val="24"/>
          <w:szCs w:val="32"/>
        </w:rPr>
      </w:pPr>
      <w:r w:rsidRPr="00AB77D5">
        <w:rPr>
          <w:rFonts w:ascii="Souvenir Lt BT" w:hAnsi="Souvenir Lt BT" w:cs="Traditional Arabic"/>
          <w:color w:val="auto"/>
          <w:sz w:val="24"/>
          <w:szCs w:val="32"/>
        </w:rPr>
        <w:lastRenderedPageBreak/>
        <w:t>Dalil mereka adalah:</w:t>
      </w:r>
    </w:p>
    <w:p w14:paraId="2823BB93" w14:textId="3C969589" w:rsidR="001F6FBA" w:rsidRPr="00AB77D5" w:rsidRDefault="001F6FBA" w:rsidP="0066740E">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66740E">
        <w:rPr>
          <w:rFonts w:ascii="Souvenir Lt BT" w:hAnsi="Souvenir Lt BT" w:cs="Traditional Arabic"/>
          <w:b/>
          <w:bCs/>
          <w:szCs w:val="32"/>
        </w:rPr>
        <w:t>Pertama</w:t>
      </w:r>
      <w:r w:rsidRPr="00AB77D5">
        <w:rPr>
          <w:rFonts w:ascii="Souvenir Lt BT" w:hAnsi="Souvenir Lt BT" w:cs="Traditional Arabic"/>
          <w:szCs w:val="32"/>
        </w:rPr>
        <w:t xml:space="preserve">: Firman Allah </w:t>
      </w:r>
      <w:r w:rsidR="0066740E" w:rsidRPr="0066740E">
        <w:rPr>
          <w:rFonts w:ascii="Traditional Arabic" w:hAnsi="Traditional Arabic" w:cs="Traditional Arabic"/>
          <w:sz w:val="20"/>
          <w:rtl/>
        </w:rPr>
        <w:t>ﷻ</w:t>
      </w:r>
      <w:r w:rsidR="0066740E">
        <w:rPr>
          <w:rFonts w:ascii="Souvenir Lt BT" w:hAnsi="Souvenir Lt BT" w:cs="Traditional Arabic"/>
          <w:szCs w:val="32"/>
        </w:rPr>
        <w:t>,</w:t>
      </w:r>
    </w:p>
    <w:p w14:paraId="7DDFAD79" w14:textId="4ADAD846" w:rsidR="001F6FBA" w:rsidRPr="00F13311" w:rsidRDefault="00F13311" w:rsidP="00F13311">
      <w:pPr>
        <w:pStyle w:val="NormalWeb"/>
        <w:shd w:val="clear" w:color="auto" w:fill="FFFFFF"/>
        <w:bidi/>
        <w:spacing w:before="0" w:beforeAutospacing="0" w:after="0" w:afterAutospacing="0" w:line="276" w:lineRule="auto"/>
        <w:jc w:val="both"/>
        <w:rPr>
          <w:rStyle w:val="special"/>
          <w:rFonts w:ascii="Souvenir Lt BT" w:hAnsi="Souvenir Lt BT" w:cs="KFGQPC HAFS Uthmanic Script"/>
          <w:szCs w:val="32"/>
        </w:rPr>
      </w:pPr>
      <w:proofErr w:type="spellStart"/>
      <w:r w:rsidRPr="00F13311">
        <w:rPr>
          <w:rFonts w:ascii="Traditional Arabic" w:hAnsi="Traditional Arabic" w:cs="KFGQPC HAFS Uthmanic Script" w:hint="cs"/>
          <w:szCs w:val="32"/>
          <w:rtl/>
        </w:rPr>
        <w:t>ﵟوَلَا</w:t>
      </w:r>
      <w:proofErr w:type="spellEnd"/>
      <w:r w:rsidRPr="00F13311">
        <w:rPr>
          <w:rFonts w:ascii="Souvenir Lt BT" w:hAnsi="Souvenir Lt BT" w:cs="KFGQPC HAFS Uthmanic Script" w:hint="cs"/>
          <w:szCs w:val="32"/>
          <w:rtl/>
        </w:rPr>
        <w:t xml:space="preserve"> </w:t>
      </w:r>
      <w:proofErr w:type="spellStart"/>
      <w:r w:rsidRPr="00F13311">
        <w:rPr>
          <w:rFonts w:ascii="Traditional Arabic" w:hAnsi="Traditional Arabic" w:cs="KFGQPC HAFS Uthmanic Script" w:hint="cs"/>
          <w:szCs w:val="32"/>
          <w:rtl/>
        </w:rPr>
        <w:t>تَحۡلِقُواْ</w:t>
      </w:r>
      <w:proofErr w:type="spellEnd"/>
      <w:r w:rsidRPr="00F13311">
        <w:rPr>
          <w:rFonts w:ascii="Souvenir Lt BT" w:hAnsi="Souvenir Lt BT" w:cs="KFGQPC HAFS Uthmanic Script" w:hint="cs"/>
          <w:szCs w:val="32"/>
          <w:rtl/>
        </w:rPr>
        <w:t xml:space="preserve"> </w:t>
      </w:r>
      <w:proofErr w:type="spellStart"/>
      <w:r w:rsidRPr="00F13311">
        <w:rPr>
          <w:rFonts w:ascii="Traditional Arabic" w:hAnsi="Traditional Arabic" w:cs="KFGQPC HAFS Uthmanic Script" w:hint="cs"/>
          <w:szCs w:val="32"/>
          <w:rtl/>
        </w:rPr>
        <w:t>رُءُوسَكُمۡ</w:t>
      </w:r>
      <w:proofErr w:type="spellEnd"/>
      <w:r w:rsidRPr="00F13311">
        <w:rPr>
          <w:rFonts w:ascii="Souvenir Lt BT" w:hAnsi="Souvenir Lt BT" w:cs="KFGQPC HAFS Uthmanic Script" w:hint="cs"/>
          <w:szCs w:val="32"/>
          <w:rtl/>
        </w:rPr>
        <w:t xml:space="preserve"> </w:t>
      </w:r>
      <w:r w:rsidRPr="00F13311">
        <w:rPr>
          <w:rFonts w:ascii="Traditional Arabic" w:hAnsi="Traditional Arabic" w:cs="KFGQPC HAFS Uthmanic Script" w:hint="cs"/>
          <w:szCs w:val="32"/>
          <w:rtl/>
        </w:rPr>
        <w:t>حَتَّىٰ</w:t>
      </w:r>
      <w:r w:rsidRPr="00F13311">
        <w:rPr>
          <w:rFonts w:ascii="Souvenir Lt BT" w:hAnsi="Souvenir Lt BT" w:cs="KFGQPC HAFS Uthmanic Script" w:hint="cs"/>
          <w:szCs w:val="32"/>
          <w:rtl/>
        </w:rPr>
        <w:t xml:space="preserve"> </w:t>
      </w:r>
      <w:proofErr w:type="spellStart"/>
      <w:r w:rsidRPr="00F13311">
        <w:rPr>
          <w:rFonts w:ascii="Traditional Arabic" w:hAnsi="Traditional Arabic" w:cs="KFGQPC HAFS Uthmanic Script" w:hint="cs"/>
          <w:szCs w:val="32"/>
          <w:rtl/>
        </w:rPr>
        <w:t>يَبۡلُغَ</w:t>
      </w:r>
      <w:proofErr w:type="spellEnd"/>
      <w:r w:rsidRPr="00F13311">
        <w:rPr>
          <w:rFonts w:ascii="Souvenir Lt BT" w:hAnsi="Souvenir Lt BT" w:cs="KFGQPC HAFS Uthmanic Script" w:hint="cs"/>
          <w:szCs w:val="32"/>
          <w:rtl/>
        </w:rPr>
        <w:t xml:space="preserve"> </w:t>
      </w:r>
      <w:proofErr w:type="spellStart"/>
      <w:r w:rsidRPr="00F13311">
        <w:rPr>
          <w:rFonts w:ascii="Traditional Arabic" w:hAnsi="Traditional Arabic" w:cs="KFGQPC HAFS Uthmanic Script" w:hint="cs"/>
          <w:szCs w:val="32"/>
          <w:rtl/>
        </w:rPr>
        <w:t>ٱلۡهَدۡيُ</w:t>
      </w:r>
      <w:proofErr w:type="spellEnd"/>
      <w:r w:rsidRPr="00F13311">
        <w:rPr>
          <w:rFonts w:ascii="Souvenir Lt BT" w:hAnsi="Souvenir Lt BT" w:cs="KFGQPC HAFS Uthmanic Script" w:hint="cs"/>
          <w:szCs w:val="32"/>
          <w:rtl/>
        </w:rPr>
        <w:t xml:space="preserve"> </w:t>
      </w:r>
      <w:proofErr w:type="spellStart"/>
      <w:r w:rsidRPr="00F13311">
        <w:rPr>
          <w:rFonts w:ascii="Traditional Arabic" w:hAnsi="Traditional Arabic" w:cs="KFGQPC HAFS Uthmanic Script" w:hint="cs"/>
          <w:szCs w:val="32"/>
          <w:rtl/>
        </w:rPr>
        <w:t>مَحِلَّهُۥۚﵞ</w:t>
      </w:r>
      <w:proofErr w:type="spellEnd"/>
      <w:r w:rsidRPr="00F13311">
        <w:rPr>
          <w:rFonts w:ascii="Souvenir Lt BT" w:hAnsi="Souvenir Lt BT" w:cs="KFGQPC HAFS Uthmanic Script" w:hint="cs"/>
          <w:szCs w:val="32"/>
          <w:rtl/>
        </w:rPr>
        <w:t> </w:t>
      </w:r>
    </w:p>
    <w:p w14:paraId="090EE835" w14:textId="3AF64C42" w:rsidR="001F6FBA" w:rsidRPr="00AB77D5" w:rsidRDefault="00A257FA" w:rsidP="009C63B5">
      <w:pPr>
        <w:pStyle w:val="NormalWeb"/>
        <w:shd w:val="clear" w:color="auto" w:fill="FFFFFF"/>
        <w:spacing w:before="0" w:beforeAutospacing="0" w:after="0" w:afterAutospacing="0" w:line="276" w:lineRule="auto"/>
        <w:jc w:val="both"/>
        <w:rPr>
          <w:rFonts w:ascii="Souvenir Lt BT" w:hAnsi="Souvenir Lt BT" w:cs="Traditional Arabic"/>
          <w:szCs w:val="32"/>
        </w:rPr>
      </w:pPr>
      <w:r>
        <w:rPr>
          <w:rStyle w:val="Penekanan"/>
          <w:rFonts w:ascii="Souvenir Lt BT" w:hAnsi="Souvenir Lt BT" w:cs="Traditional Arabic"/>
          <w:szCs w:val="32"/>
        </w:rPr>
        <w:t>“</w:t>
      </w:r>
      <w:r w:rsidR="001F6FBA" w:rsidRPr="00AB77D5">
        <w:rPr>
          <w:rStyle w:val="Penekanan"/>
          <w:rFonts w:ascii="Souvenir Lt BT" w:hAnsi="Souvenir Lt BT" w:cs="Traditional Arabic"/>
          <w:szCs w:val="32"/>
        </w:rPr>
        <w:t>Dan jangan</w:t>
      </w:r>
      <w:r w:rsidR="00F13311">
        <w:rPr>
          <w:rStyle w:val="Penekanan"/>
          <w:rFonts w:ascii="Souvenir Lt BT" w:hAnsi="Souvenir Lt BT" w:cs="Traditional Arabic"/>
          <w:szCs w:val="32"/>
        </w:rPr>
        <w:t>lah</w:t>
      </w:r>
      <w:r w:rsidR="001F6FBA" w:rsidRPr="00AB77D5">
        <w:rPr>
          <w:rStyle w:val="Penekanan"/>
          <w:rFonts w:ascii="Souvenir Lt BT" w:hAnsi="Souvenir Lt BT" w:cs="Traditional Arabic"/>
          <w:szCs w:val="32"/>
        </w:rPr>
        <w:t xml:space="preserve"> kamu mencukur kepalamu, sebelum k</w:t>
      </w:r>
      <w:r w:rsidR="00D53798">
        <w:rPr>
          <w:rStyle w:val="Penekanan"/>
          <w:rFonts w:ascii="Souvenir Lt BT" w:hAnsi="Souvenir Lt BT" w:cs="Traditional Arabic"/>
          <w:szCs w:val="32"/>
        </w:rPr>
        <w:t>u</w:t>
      </w:r>
      <w:r w:rsidR="001F6FBA" w:rsidRPr="00AB77D5">
        <w:rPr>
          <w:rStyle w:val="Penekanan"/>
          <w:rFonts w:ascii="Souvenir Lt BT" w:hAnsi="Souvenir Lt BT" w:cs="Traditional Arabic"/>
          <w:szCs w:val="32"/>
        </w:rPr>
        <w:t>rban sampai di tempat penyembelihannya</w:t>
      </w:r>
      <w:r w:rsidR="00D53798">
        <w:rPr>
          <w:rStyle w:val="Penekanan"/>
          <w:rFonts w:ascii="Souvenir Lt BT" w:hAnsi="Souvenir Lt BT" w:cs="Traditional Arabic"/>
          <w:szCs w:val="32"/>
        </w:rPr>
        <w:t>.</w:t>
      </w:r>
      <w:r>
        <w:rPr>
          <w:rStyle w:val="Penekanan"/>
          <w:rFonts w:ascii="Souvenir Lt BT" w:hAnsi="Souvenir Lt BT" w:cs="Traditional Arabic"/>
          <w:szCs w:val="32"/>
        </w:rPr>
        <w:t>”</w:t>
      </w:r>
      <w:r w:rsidR="001F6FBA" w:rsidRPr="00AB77D5">
        <w:rPr>
          <w:rFonts w:ascii="Souvenir Lt BT" w:hAnsi="Souvenir Lt BT" w:cs="Traditional Arabic"/>
          <w:szCs w:val="32"/>
        </w:rPr>
        <w:t> (QS</w:t>
      </w:r>
      <w:r w:rsidR="003C0F05">
        <w:rPr>
          <w:rFonts w:ascii="Souvenir Lt BT" w:hAnsi="Souvenir Lt BT" w:cs="Traditional Arabic"/>
          <w:szCs w:val="32"/>
        </w:rPr>
        <w:t>.</w:t>
      </w:r>
      <w:r w:rsidR="001F6FBA" w:rsidRPr="00AB77D5">
        <w:rPr>
          <w:rFonts w:ascii="Souvenir Lt BT" w:hAnsi="Souvenir Lt BT" w:cs="Traditional Arabic"/>
          <w:szCs w:val="32"/>
        </w:rPr>
        <w:t xml:space="preserve"> Al-</w:t>
      </w:r>
      <w:r w:rsidR="00D53798">
        <w:rPr>
          <w:rFonts w:ascii="Souvenir Lt BT" w:hAnsi="Souvenir Lt BT" w:cs="Traditional Arabic"/>
          <w:szCs w:val="32"/>
        </w:rPr>
        <w:t>Baqarah:</w:t>
      </w:r>
      <w:r w:rsidR="001F6FBA" w:rsidRPr="00AB77D5">
        <w:rPr>
          <w:rFonts w:ascii="Souvenir Lt BT" w:hAnsi="Souvenir Lt BT" w:cs="Traditional Arabic"/>
          <w:szCs w:val="32"/>
        </w:rPr>
        <w:t xml:space="preserve"> 196) </w:t>
      </w:r>
    </w:p>
    <w:p w14:paraId="1BEEE670" w14:textId="0200DEB8" w:rsidR="001F6FBA" w:rsidRPr="00AB77D5" w:rsidRDefault="001F6FBA" w:rsidP="006A6829">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Fonts w:ascii="Souvenir Lt BT" w:hAnsi="Souvenir Lt BT" w:cs="Traditional Arabic"/>
          <w:szCs w:val="32"/>
        </w:rPr>
        <w:t xml:space="preserve">Ayat ini menunjukkan bahwa kalau boleh menyembelih hadyu (dam </w:t>
      </w:r>
      <w:proofErr w:type="spellStart"/>
      <w:r w:rsidR="00692FBB">
        <w:rPr>
          <w:rFonts w:ascii="Souvenir Lt BT" w:hAnsi="Souvenir Lt BT" w:cs="Traditional Arabic"/>
          <w:szCs w:val="32"/>
        </w:rPr>
        <w:t>Tamattu</w:t>
      </w:r>
      <w:proofErr w:type="spellEnd"/>
      <w:r w:rsidR="00692FBB">
        <w:rPr>
          <w:rFonts w:ascii="Souvenir Lt BT" w:hAnsi="Souvenir Lt BT" w:cs="Traditional Arabic"/>
          <w:szCs w:val="32"/>
        </w:rPr>
        <w:t>’</w:t>
      </w:r>
      <w:r w:rsidRPr="00AB77D5">
        <w:rPr>
          <w:rFonts w:ascii="Souvenir Lt BT" w:hAnsi="Souvenir Lt BT" w:cs="Traditional Arabic"/>
          <w:szCs w:val="32"/>
        </w:rPr>
        <w:t>/</w:t>
      </w:r>
      <w:r w:rsidR="002822DB">
        <w:rPr>
          <w:rFonts w:ascii="Souvenir Lt BT" w:hAnsi="Souvenir Lt BT" w:cs="Traditional Arabic"/>
          <w:szCs w:val="32"/>
        </w:rPr>
        <w:t>Kiran</w:t>
      </w:r>
      <w:r w:rsidRPr="00AB77D5">
        <w:rPr>
          <w:rFonts w:ascii="Souvenir Lt BT" w:hAnsi="Souvenir Lt BT" w:cs="Traditional Arabic"/>
          <w:szCs w:val="32"/>
        </w:rPr>
        <w:t xml:space="preserve">) sebelum hari </w:t>
      </w:r>
      <w:proofErr w:type="spellStart"/>
      <w:r w:rsidR="0072703C">
        <w:rPr>
          <w:rFonts w:ascii="Souvenir Lt BT" w:hAnsi="Souvenir Lt BT" w:cs="Traditional Arabic"/>
          <w:szCs w:val="32"/>
        </w:rPr>
        <w:t>a</w:t>
      </w:r>
      <w:r w:rsidR="00A47547">
        <w:rPr>
          <w:rFonts w:ascii="Souvenir Lt BT" w:hAnsi="Souvenir Lt BT" w:cs="Traditional Arabic"/>
          <w:szCs w:val="32"/>
        </w:rPr>
        <w:t>n-Nahr</w:t>
      </w:r>
      <w:proofErr w:type="spellEnd"/>
      <w:r w:rsidRPr="00AB77D5">
        <w:rPr>
          <w:rFonts w:ascii="Souvenir Lt BT" w:hAnsi="Souvenir Lt BT" w:cs="Traditional Arabic"/>
          <w:szCs w:val="32"/>
        </w:rPr>
        <w:t xml:space="preserve">, maka </w:t>
      </w:r>
      <w:r w:rsidR="00F50544">
        <w:rPr>
          <w:rFonts w:ascii="Souvenir Lt BT" w:hAnsi="Souvenir Lt BT" w:cs="Traditional Arabic"/>
          <w:szCs w:val="32"/>
        </w:rPr>
        <w:t xml:space="preserve">secara konsekuensi </w:t>
      </w:r>
      <w:r w:rsidR="00BF0FFD">
        <w:rPr>
          <w:rFonts w:ascii="Souvenir Lt BT" w:hAnsi="Souvenir Lt BT" w:cs="Traditional Arabic"/>
          <w:szCs w:val="32"/>
        </w:rPr>
        <w:t>diper</w:t>
      </w:r>
      <w:r w:rsidRPr="006A6829">
        <w:rPr>
          <w:rFonts w:ascii="Souvenir Lt BT" w:hAnsi="Souvenir Lt BT" w:cs="Traditional Arabic"/>
          <w:szCs w:val="32"/>
        </w:rPr>
        <w:t>boleh</w:t>
      </w:r>
      <w:r w:rsidR="00BF0FFD">
        <w:rPr>
          <w:rFonts w:ascii="Souvenir Lt BT" w:hAnsi="Souvenir Lt BT" w:cs="Traditional Arabic"/>
          <w:szCs w:val="32"/>
        </w:rPr>
        <w:t>kan</w:t>
      </w:r>
      <w:r w:rsidRPr="00AB77D5">
        <w:rPr>
          <w:rFonts w:ascii="Souvenir Lt BT" w:hAnsi="Souvenir Lt BT" w:cs="Traditional Arabic"/>
          <w:szCs w:val="32"/>
        </w:rPr>
        <w:t xml:space="preserve"> pula mencukur kepala sebelum hari </w:t>
      </w:r>
      <w:proofErr w:type="spellStart"/>
      <w:r w:rsidR="0072703C">
        <w:rPr>
          <w:rFonts w:ascii="Souvenir Lt BT" w:hAnsi="Souvenir Lt BT" w:cs="Traditional Arabic"/>
          <w:szCs w:val="32"/>
        </w:rPr>
        <w:t>a</w:t>
      </w:r>
      <w:r w:rsidR="00A47547">
        <w:rPr>
          <w:rFonts w:ascii="Souvenir Lt BT" w:hAnsi="Souvenir Lt BT" w:cs="Traditional Arabic"/>
          <w:szCs w:val="32"/>
        </w:rPr>
        <w:t>n-Nahr</w:t>
      </w:r>
      <w:proofErr w:type="spellEnd"/>
      <w:r w:rsidRPr="00AB77D5">
        <w:rPr>
          <w:rFonts w:ascii="Souvenir Lt BT" w:hAnsi="Souvenir Lt BT" w:cs="Traditional Arabic"/>
          <w:szCs w:val="32"/>
        </w:rPr>
        <w:t xml:space="preserve">. Padahal ini tidak mungkin dilakukan bagi </w:t>
      </w:r>
      <w:r w:rsidR="002D567B">
        <w:rPr>
          <w:rFonts w:ascii="Souvenir Lt BT" w:hAnsi="Souvenir Lt BT" w:cs="Traditional Arabic"/>
          <w:szCs w:val="32"/>
        </w:rPr>
        <w:t>jamaah</w:t>
      </w:r>
      <w:r w:rsidRPr="00AB77D5">
        <w:rPr>
          <w:rFonts w:ascii="Souvenir Lt BT" w:hAnsi="Souvenir Lt BT" w:cs="Traditional Arabic"/>
          <w:szCs w:val="32"/>
        </w:rPr>
        <w:t xml:space="preserve"> haji</w:t>
      </w:r>
      <w:r w:rsidR="002D567B">
        <w:rPr>
          <w:rFonts w:ascii="Souvenir Lt BT" w:hAnsi="Souvenir Lt BT" w:cs="Traditional Arabic"/>
          <w:szCs w:val="32"/>
        </w:rPr>
        <w:t>; karena</w:t>
      </w:r>
      <w:r w:rsidRPr="006A6829">
        <w:rPr>
          <w:rFonts w:ascii="Souvenir Lt BT" w:hAnsi="Souvenir Lt BT" w:cs="Traditional Arabic"/>
          <w:szCs w:val="32"/>
        </w:rPr>
        <w:t xml:space="preserve"> </w:t>
      </w:r>
      <w:r w:rsidR="002D567B">
        <w:rPr>
          <w:rFonts w:ascii="Souvenir Lt BT" w:hAnsi="Souvenir Lt BT" w:cs="Traditional Arabic"/>
          <w:szCs w:val="32"/>
        </w:rPr>
        <w:t>s</w:t>
      </w:r>
      <w:r w:rsidRPr="006A6829">
        <w:rPr>
          <w:rFonts w:ascii="Souvenir Lt BT" w:hAnsi="Souvenir Lt BT" w:cs="Traditional Arabic"/>
          <w:szCs w:val="32"/>
        </w:rPr>
        <w:t xml:space="preserve">eluruh </w:t>
      </w:r>
      <w:r w:rsidR="002D567B">
        <w:rPr>
          <w:rFonts w:ascii="Souvenir Lt BT" w:hAnsi="Souvenir Lt BT" w:cs="Traditional Arabic"/>
          <w:szCs w:val="32"/>
        </w:rPr>
        <w:t>jamaah</w:t>
      </w:r>
      <w:r w:rsidRPr="00AB77D5">
        <w:rPr>
          <w:rFonts w:ascii="Souvenir Lt BT" w:hAnsi="Souvenir Lt BT" w:cs="Traditional Arabic"/>
          <w:szCs w:val="32"/>
        </w:rPr>
        <w:t xml:space="preserve"> haji (baik </w:t>
      </w:r>
      <w:proofErr w:type="spellStart"/>
      <w:r w:rsidR="00692FBB">
        <w:rPr>
          <w:rFonts w:ascii="Souvenir Lt BT" w:hAnsi="Souvenir Lt BT" w:cs="Traditional Arabic"/>
          <w:szCs w:val="32"/>
        </w:rPr>
        <w:t>Tamattu</w:t>
      </w:r>
      <w:proofErr w:type="spellEnd"/>
      <w:r w:rsidR="00692FBB">
        <w:rPr>
          <w:rFonts w:ascii="Souvenir Lt BT" w:hAnsi="Souvenir Lt BT" w:cs="Traditional Arabic"/>
          <w:szCs w:val="32"/>
        </w:rPr>
        <w:t>’</w:t>
      </w:r>
      <w:r w:rsidRPr="00AB77D5">
        <w:rPr>
          <w:rFonts w:ascii="Souvenir Lt BT" w:hAnsi="Souvenir Lt BT" w:cs="Traditional Arabic"/>
          <w:szCs w:val="32"/>
        </w:rPr>
        <w:t xml:space="preserve">, </w:t>
      </w:r>
      <w:r w:rsidR="002822DB">
        <w:rPr>
          <w:rFonts w:ascii="Souvenir Lt BT" w:hAnsi="Souvenir Lt BT" w:cs="Traditional Arabic"/>
          <w:szCs w:val="32"/>
        </w:rPr>
        <w:t>Kiran</w:t>
      </w:r>
      <w:r w:rsidRPr="00AB77D5">
        <w:rPr>
          <w:rFonts w:ascii="Souvenir Lt BT" w:hAnsi="Souvenir Lt BT" w:cs="Traditional Arabic"/>
          <w:szCs w:val="32"/>
        </w:rPr>
        <w:t xml:space="preserve">, dan </w:t>
      </w:r>
      <w:r w:rsidR="00CD4FC6">
        <w:rPr>
          <w:rFonts w:ascii="Souvenir Lt BT" w:hAnsi="Souvenir Lt BT" w:cs="Traditional Arabic"/>
          <w:szCs w:val="32"/>
        </w:rPr>
        <w:t>Ifrad</w:t>
      </w:r>
      <w:r w:rsidRPr="00AB77D5">
        <w:rPr>
          <w:rFonts w:ascii="Souvenir Lt BT" w:hAnsi="Souvenir Lt BT" w:cs="Traditional Arabic"/>
          <w:szCs w:val="32"/>
        </w:rPr>
        <w:t>) tidak mungkin ber</w:t>
      </w:r>
      <w:r w:rsidR="00974230">
        <w:rPr>
          <w:rFonts w:ascii="Souvenir Lt BT" w:hAnsi="Souvenir Lt BT" w:cs="Traditional Arabic"/>
          <w:szCs w:val="32"/>
        </w:rPr>
        <w:t>tahalul</w:t>
      </w:r>
      <w:r w:rsidRPr="00AB77D5">
        <w:rPr>
          <w:rFonts w:ascii="Souvenir Lt BT" w:hAnsi="Souvenir Lt BT" w:cs="Traditional Arabic"/>
          <w:szCs w:val="32"/>
        </w:rPr>
        <w:t xml:space="preserve"> dari </w:t>
      </w:r>
      <w:r w:rsidR="00692FBB">
        <w:rPr>
          <w:rFonts w:ascii="Souvenir Lt BT" w:hAnsi="Souvenir Lt BT" w:cs="Traditional Arabic"/>
          <w:szCs w:val="32"/>
        </w:rPr>
        <w:t>ihram</w:t>
      </w:r>
      <w:r w:rsidRPr="00AB77D5">
        <w:rPr>
          <w:rFonts w:ascii="Souvenir Lt BT" w:hAnsi="Souvenir Lt BT" w:cs="Traditional Arabic"/>
          <w:szCs w:val="32"/>
        </w:rPr>
        <w:t xml:space="preserve"> haji mereka dengan mencukur rambut kecuali tanggal 10 </w:t>
      </w:r>
      <w:r w:rsidR="00775F34">
        <w:rPr>
          <w:rFonts w:ascii="Souvenir Lt BT" w:hAnsi="Souvenir Lt BT" w:cs="Traditional Arabic"/>
          <w:szCs w:val="32"/>
        </w:rPr>
        <w:t>Zulhijah</w:t>
      </w:r>
      <w:r w:rsidRPr="00AB77D5">
        <w:rPr>
          <w:rFonts w:ascii="Souvenir Lt BT" w:hAnsi="Souvenir Lt BT" w:cs="Traditional Arabic"/>
          <w:szCs w:val="32"/>
        </w:rPr>
        <w:t xml:space="preserve"> (hari </w:t>
      </w:r>
      <w:proofErr w:type="spellStart"/>
      <w:r w:rsidR="00974230">
        <w:rPr>
          <w:rFonts w:ascii="Souvenir Lt BT" w:hAnsi="Souvenir Lt BT" w:cs="Traditional Arabic"/>
          <w:szCs w:val="32"/>
        </w:rPr>
        <w:t>a</w:t>
      </w:r>
      <w:r w:rsidR="00A47547">
        <w:rPr>
          <w:rFonts w:ascii="Souvenir Lt BT" w:hAnsi="Souvenir Lt BT" w:cs="Traditional Arabic"/>
          <w:szCs w:val="32"/>
        </w:rPr>
        <w:t>n-Nahr</w:t>
      </w:r>
      <w:proofErr w:type="spellEnd"/>
      <w:r w:rsidRPr="006A6829">
        <w:rPr>
          <w:rFonts w:ascii="Souvenir Lt BT" w:hAnsi="Souvenir Lt BT" w:cs="Traditional Arabic"/>
          <w:szCs w:val="32"/>
        </w:rPr>
        <w:t>)</w:t>
      </w:r>
      <w:r w:rsidR="002D567B">
        <w:rPr>
          <w:rFonts w:ascii="Souvenir Lt BT" w:hAnsi="Souvenir Lt BT" w:cs="Traditional Arabic"/>
          <w:szCs w:val="32"/>
        </w:rPr>
        <w:t>.</w:t>
      </w:r>
    </w:p>
    <w:p w14:paraId="370B1E78" w14:textId="13A3287A" w:rsidR="001F6FBA" w:rsidRPr="00AB77D5" w:rsidRDefault="002D567B" w:rsidP="002D567B">
      <w:pPr>
        <w:pStyle w:val="NormalWeb"/>
        <w:shd w:val="clear" w:color="auto" w:fill="FFFFFF"/>
        <w:spacing w:before="0" w:beforeAutospacing="0" w:after="0" w:afterAutospacing="0" w:line="276" w:lineRule="auto"/>
        <w:ind w:firstLine="720"/>
        <w:jc w:val="both"/>
        <w:rPr>
          <w:rFonts w:ascii="Souvenir Lt BT" w:hAnsi="Souvenir Lt BT" w:cs="Traditional Arabic"/>
          <w:szCs w:val="32"/>
          <w:u w:val="single"/>
        </w:rPr>
      </w:pPr>
      <w:r>
        <w:rPr>
          <w:rFonts w:ascii="Souvenir Lt BT" w:hAnsi="Souvenir Lt BT" w:cs="Traditional Arabic"/>
          <w:szCs w:val="32"/>
        </w:rPr>
        <w:t>Hanya saja, beri</w:t>
      </w:r>
      <w:r w:rsidRPr="006A6829">
        <w:rPr>
          <w:rFonts w:ascii="Souvenir Lt BT" w:hAnsi="Souvenir Lt BT" w:cs="Traditional Arabic"/>
          <w:szCs w:val="32"/>
        </w:rPr>
        <w:t xml:space="preserve">stidlal dengan ayat ini tidak kuat, karena ayat tersebut berkaitan dengan </w:t>
      </w:r>
      <w:proofErr w:type="spellStart"/>
      <w:r w:rsidRPr="006A6829">
        <w:rPr>
          <w:rFonts w:ascii="Souvenir Lt BT" w:hAnsi="Souvenir Lt BT" w:cs="Traditional Arabic"/>
          <w:i/>
          <w:iCs/>
          <w:szCs w:val="32"/>
        </w:rPr>
        <w:t>muhshar</w:t>
      </w:r>
      <w:proofErr w:type="spellEnd"/>
      <w:r w:rsidRPr="006A6829">
        <w:rPr>
          <w:rFonts w:ascii="Souvenir Lt BT" w:hAnsi="Souvenir Lt BT" w:cs="Traditional Arabic"/>
          <w:i/>
          <w:iCs/>
          <w:szCs w:val="32"/>
        </w:rPr>
        <w:t>.</w:t>
      </w:r>
    </w:p>
    <w:p w14:paraId="409CBBE2" w14:textId="27E3DC12" w:rsidR="001F6FBA" w:rsidRPr="00AB77D5" w:rsidRDefault="001F6FBA" w:rsidP="002D567B">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2D567B">
        <w:rPr>
          <w:rFonts w:ascii="Souvenir Lt BT" w:hAnsi="Souvenir Lt BT" w:cs="Traditional Arabic"/>
          <w:b/>
          <w:bCs/>
          <w:szCs w:val="32"/>
        </w:rPr>
        <w:t>Kedua:</w:t>
      </w:r>
      <w:r w:rsidRPr="00AB77D5">
        <w:rPr>
          <w:rFonts w:ascii="Souvenir Lt BT" w:hAnsi="Souvenir Lt BT" w:cs="Traditional Arabic"/>
          <w:szCs w:val="32"/>
        </w:rPr>
        <w:t xml:space="preserve"> Firman Allah</w:t>
      </w:r>
      <w:r w:rsidR="002D567B">
        <w:rPr>
          <w:rFonts w:ascii="Souvenir Lt BT" w:hAnsi="Souvenir Lt BT" w:cs="Traditional Arabic"/>
          <w:szCs w:val="32"/>
        </w:rPr>
        <w:t xml:space="preserve"> </w:t>
      </w:r>
      <w:r w:rsidR="002D567B" w:rsidRPr="002D567B">
        <w:rPr>
          <w:rFonts w:ascii="Traditional Arabic" w:hAnsi="Traditional Arabic" w:cs="Traditional Arabic"/>
          <w:sz w:val="20"/>
          <w:rtl/>
        </w:rPr>
        <w:t>ﷻ</w:t>
      </w:r>
      <w:r w:rsidR="0092054B">
        <w:rPr>
          <w:rFonts w:ascii="Souvenir Lt BT" w:hAnsi="Souvenir Lt BT" w:cs="Traditional Arabic"/>
          <w:szCs w:val="32"/>
        </w:rPr>
        <w:t>,</w:t>
      </w:r>
    </w:p>
    <w:p w14:paraId="57E0A238" w14:textId="2551D151" w:rsidR="001F6FBA" w:rsidRPr="006C4FD9" w:rsidRDefault="006C4FD9" w:rsidP="006C4FD9">
      <w:pPr>
        <w:pStyle w:val="NormalWeb"/>
        <w:shd w:val="clear" w:color="auto" w:fill="FFFFFF"/>
        <w:bidi/>
        <w:spacing w:before="0" w:beforeAutospacing="0" w:after="0" w:afterAutospacing="0" w:line="276" w:lineRule="auto"/>
        <w:jc w:val="both"/>
        <w:rPr>
          <w:rStyle w:val="special"/>
          <w:rFonts w:ascii="Souvenir Lt BT" w:hAnsi="Souvenir Lt BT" w:cs="KFGQPC HAFS Uthmanic Script"/>
          <w:szCs w:val="32"/>
        </w:rPr>
      </w:pPr>
      <w:proofErr w:type="spellStart"/>
      <w:r w:rsidRPr="006C4FD9">
        <w:rPr>
          <w:rFonts w:ascii="Traditional Arabic" w:hAnsi="Traditional Arabic" w:cs="KFGQPC HAFS Uthmanic Script" w:hint="cs"/>
          <w:szCs w:val="32"/>
          <w:rtl/>
        </w:rPr>
        <w:t>ﵟفَكُلُواْ</w:t>
      </w:r>
      <w:proofErr w:type="spellEnd"/>
      <w:r w:rsidRPr="006C4FD9">
        <w:rPr>
          <w:rFonts w:ascii="Souvenir Lt BT" w:hAnsi="Souvenir Lt BT" w:cs="KFGQPC HAFS Uthmanic Script" w:hint="cs"/>
          <w:szCs w:val="32"/>
          <w:rtl/>
        </w:rPr>
        <w:t xml:space="preserve"> </w:t>
      </w:r>
      <w:proofErr w:type="spellStart"/>
      <w:r w:rsidRPr="006C4FD9">
        <w:rPr>
          <w:rFonts w:ascii="Traditional Arabic" w:hAnsi="Traditional Arabic" w:cs="KFGQPC HAFS Uthmanic Script" w:hint="cs"/>
          <w:szCs w:val="32"/>
          <w:rtl/>
        </w:rPr>
        <w:t>مِنۡهَا</w:t>
      </w:r>
      <w:proofErr w:type="spellEnd"/>
      <w:r w:rsidRPr="006C4FD9">
        <w:rPr>
          <w:rFonts w:ascii="Souvenir Lt BT" w:hAnsi="Souvenir Lt BT" w:cs="KFGQPC HAFS Uthmanic Script" w:hint="cs"/>
          <w:szCs w:val="32"/>
          <w:rtl/>
        </w:rPr>
        <w:t xml:space="preserve"> </w:t>
      </w:r>
      <w:proofErr w:type="spellStart"/>
      <w:r w:rsidRPr="006C4FD9">
        <w:rPr>
          <w:rFonts w:ascii="Traditional Arabic" w:hAnsi="Traditional Arabic" w:cs="KFGQPC HAFS Uthmanic Script" w:hint="cs"/>
          <w:szCs w:val="32"/>
          <w:rtl/>
        </w:rPr>
        <w:t>وَأَطۡعِمُواْ</w:t>
      </w:r>
      <w:proofErr w:type="spellEnd"/>
      <w:r w:rsidRPr="006C4FD9">
        <w:rPr>
          <w:rFonts w:ascii="Souvenir Lt BT" w:hAnsi="Souvenir Lt BT" w:cs="KFGQPC HAFS Uthmanic Script" w:hint="cs"/>
          <w:szCs w:val="32"/>
          <w:rtl/>
        </w:rPr>
        <w:t xml:space="preserve"> </w:t>
      </w:r>
      <w:proofErr w:type="spellStart"/>
      <w:r w:rsidRPr="006C4FD9">
        <w:rPr>
          <w:rFonts w:ascii="Traditional Arabic" w:hAnsi="Traditional Arabic" w:cs="KFGQPC HAFS Uthmanic Script" w:hint="cs"/>
          <w:szCs w:val="32"/>
          <w:rtl/>
        </w:rPr>
        <w:t>ٱلۡبَآئِسَ</w:t>
      </w:r>
      <w:proofErr w:type="spellEnd"/>
      <w:r w:rsidRPr="006C4FD9">
        <w:rPr>
          <w:rFonts w:ascii="Souvenir Lt BT" w:hAnsi="Souvenir Lt BT" w:cs="KFGQPC HAFS Uthmanic Script" w:hint="cs"/>
          <w:szCs w:val="32"/>
          <w:rtl/>
        </w:rPr>
        <w:t xml:space="preserve"> </w:t>
      </w:r>
      <w:proofErr w:type="spellStart"/>
      <w:r w:rsidRPr="006C4FD9">
        <w:rPr>
          <w:rFonts w:ascii="Traditional Arabic" w:hAnsi="Traditional Arabic" w:cs="KFGQPC HAFS Uthmanic Script" w:hint="cs"/>
          <w:szCs w:val="32"/>
          <w:rtl/>
        </w:rPr>
        <w:t>ٱلۡ</w:t>
      </w:r>
      <w:r w:rsidRPr="00877D9E">
        <w:rPr>
          <w:rFonts w:ascii="Traditional Arabic" w:hAnsi="Traditional Arabic" w:cs="KFGQPC HAFS Uthmanic Script" w:hint="cs"/>
          <w:szCs w:val="32"/>
          <w:highlight w:val="yellow"/>
          <w:rtl/>
        </w:rPr>
        <w:t>فَقِيرَ</w:t>
      </w:r>
      <w:proofErr w:type="spellEnd"/>
      <w:r w:rsidRPr="00877D9E">
        <w:rPr>
          <w:rFonts w:ascii="Souvenir Lt BT" w:hAnsi="Souvenir Lt BT" w:cs="KFGQPC HAFS Uthmanic Script" w:hint="cs"/>
          <w:szCs w:val="32"/>
          <w:highlight w:val="yellow"/>
          <w:rtl/>
        </w:rPr>
        <w:t xml:space="preserve"> 28 </w:t>
      </w:r>
      <w:r w:rsidRPr="00877D9E">
        <w:rPr>
          <w:rFonts w:ascii="Traditional Arabic" w:hAnsi="Traditional Arabic" w:cs="KFGQPC HAFS Uthmanic Script" w:hint="cs"/>
          <w:szCs w:val="32"/>
          <w:highlight w:val="yellow"/>
          <w:rtl/>
        </w:rPr>
        <w:t>ثُمَّ</w:t>
      </w:r>
      <w:r w:rsidRPr="006C4FD9">
        <w:rPr>
          <w:rFonts w:ascii="Souvenir Lt BT" w:hAnsi="Souvenir Lt BT" w:cs="KFGQPC HAFS Uthmanic Script" w:hint="cs"/>
          <w:szCs w:val="32"/>
          <w:rtl/>
        </w:rPr>
        <w:t xml:space="preserve"> </w:t>
      </w:r>
      <w:proofErr w:type="spellStart"/>
      <w:r w:rsidRPr="006C4FD9">
        <w:rPr>
          <w:rFonts w:ascii="Traditional Arabic" w:hAnsi="Traditional Arabic" w:cs="KFGQPC HAFS Uthmanic Script" w:hint="cs"/>
          <w:szCs w:val="32"/>
          <w:rtl/>
        </w:rPr>
        <w:t>لۡيَقۡضُواْ</w:t>
      </w:r>
      <w:proofErr w:type="spellEnd"/>
      <w:r w:rsidRPr="006C4FD9">
        <w:rPr>
          <w:rFonts w:ascii="Souvenir Lt BT" w:hAnsi="Souvenir Lt BT" w:cs="KFGQPC HAFS Uthmanic Script" w:hint="cs"/>
          <w:szCs w:val="32"/>
          <w:rtl/>
        </w:rPr>
        <w:t xml:space="preserve"> </w:t>
      </w:r>
      <w:proofErr w:type="spellStart"/>
      <w:r w:rsidRPr="006C4FD9">
        <w:rPr>
          <w:rFonts w:ascii="Traditional Arabic" w:hAnsi="Traditional Arabic" w:cs="KFGQPC HAFS Uthmanic Script" w:hint="cs"/>
          <w:szCs w:val="32"/>
          <w:rtl/>
        </w:rPr>
        <w:t>تَفَثَهُمۡﵞ</w:t>
      </w:r>
      <w:proofErr w:type="spellEnd"/>
      <w:r w:rsidRPr="006C4FD9">
        <w:rPr>
          <w:rFonts w:ascii="Souvenir Lt BT" w:hAnsi="Souvenir Lt BT" w:cs="KFGQPC HAFS Uthmanic Script" w:hint="cs"/>
          <w:szCs w:val="32"/>
          <w:rtl/>
        </w:rPr>
        <w:t> </w:t>
      </w:r>
    </w:p>
    <w:p w14:paraId="5FBC255E" w14:textId="2221098D" w:rsidR="001F6FBA" w:rsidRPr="00AB77D5" w:rsidRDefault="00A257FA" w:rsidP="009C63B5">
      <w:pPr>
        <w:pStyle w:val="NormalWeb"/>
        <w:shd w:val="clear" w:color="auto" w:fill="FFFFFF"/>
        <w:spacing w:before="0" w:beforeAutospacing="0" w:after="0" w:afterAutospacing="0" w:line="276" w:lineRule="auto"/>
        <w:jc w:val="both"/>
        <w:rPr>
          <w:rFonts w:ascii="Souvenir Lt BT" w:hAnsi="Souvenir Lt BT" w:cs="Traditional Arabic"/>
          <w:szCs w:val="32"/>
        </w:rPr>
      </w:pPr>
      <w:r>
        <w:rPr>
          <w:rStyle w:val="Penekanan"/>
          <w:rFonts w:ascii="Souvenir Lt BT" w:hAnsi="Souvenir Lt BT" w:cs="Traditional Arabic"/>
          <w:szCs w:val="32"/>
        </w:rPr>
        <w:t>“</w:t>
      </w:r>
      <w:r w:rsidR="001F6FBA" w:rsidRPr="00AB77D5">
        <w:rPr>
          <w:rStyle w:val="Penekanan"/>
          <w:rFonts w:ascii="Souvenir Lt BT" w:hAnsi="Souvenir Lt BT" w:cs="Traditional Arabic"/>
          <w:szCs w:val="32"/>
        </w:rPr>
        <w:t xml:space="preserve">Maka makanlah sebahagian daripada hewan-hewan ternak tersebut dan (sebahagian lagi) berikanlah untuk dimakan orang-orang yang sengsara dan fakir. </w:t>
      </w:r>
      <w:r w:rsidR="001F6FBA" w:rsidRPr="000A43EA">
        <w:rPr>
          <w:rStyle w:val="Penekanan"/>
          <w:rFonts w:ascii="Souvenir Lt BT" w:hAnsi="Souvenir Lt BT" w:cs="Traditional Arabic"/>
          <w:szCs w:val="32"/>
        </w:rPr>
        <w:t xml:space="preserve">Kemudian, hendaklah mereka menghilangkan kotoran yang ada pada badan </w:t>
      </w:r>
      <w:r w:rsidR="001F6FBA" w:rsidRPr="00AB77D5">
        <w:rPr>
          <w:rStyle w:val="Penekanan"/>
          <w:rFonts w:ascii="Souvenir Lt BT" w:hAnsi="Souvenir Lt BT" w:cs="Traditional Arabic"/>
          <w:szCs w:val="32"/>
        </w:rPr>
        <w:t>mereka</w:t>
      </w:r>
      <w:r w:rsidR="000A43EA">
        <w:rPr>
          <w:rStyle w:val="Penekanan"/>
          <w:rFonts w:ascii="Souvenir Lt BT" w:hAnsi="Souvenir Lt BT" w:cs="Traditional Arabic"/>
          <w:szCs w:val="32"/>
        </w:rPr>
        <w:t>.</w:t>
      </w:r>
      <w:r>
        <w:rPr>
          <w:rStyle w:val="Penekanan"/>
          <w:rFonts w:ascii="Souvenir Lt BT" w:hAnsi="Souvenir Lt BT" w:cs="Traditional Arabic"/>
          <w:szCs w:val="32"/>
        </w:rPr>
        <w:t>”</w:t>
      </w:r>
      <w:r w:rsidR="001F6FBA" w:rsidRPr="00AB77D5">
        <w:rPr>
          <w:rFonts w:ascii="Souvenir Lt BT" w:hAnsi="Souvenir Lt BT" w:cs="Traditional Arabic"/>
          <w:szCs w:val="32"/>
        </w:rPr>
        <w:t> (QS</w:t>
      </w:r>
      <w:r w:rsidR="00341349">
        <w:rPr>
          <w:rFonts w:ascii="Souvenir Lt BT" w:hAnsi="Souvenir Lt BT" w:cs="Traditional Arabic"/>
          <w:szCs w:val="32"/>
        </w:rPr>
        <w:t>.</w:t>
      </w:r>
      <w:r w:rsidR="001F6FBA" w:rsidRPr="00AB77D5">
        <w:rPr>
          <w:rFonts w:ascii="Souvenir Lt BT" w:hAnsi="Souvenir Lt BT" w:cs="Traditional Arabic"/>
          <w:szCs w:val="32"/>
        </w:rPr>
        <w:t xml:space="preserve"> Al-</w:t>
      </w:r>
      <w:proofErr w:type="spellStart"/>
      <w:r w:rsidR="001F6FBA" w:rsidRPr="00AB77D5">
        <w:rPr>
          <w:rFonts w:ascii="Souvenir Lt BT" w:hAnsi="Souvenir Lt BT" w:cs="Traditional Arabic"/>
          <w:szCs w:val="32"/>
        </w:rPr>
        <w:t>Hajj</w:t>
      </w:r>
      <w:proofErr w:type="spellEnd"/>
      <w:r w:rsidR="001F6FBA" w:rsidRPr="00AB77D5">
        <w:rPr>
          <w:rFonts w:ascii="Souvenir Lt BT" w:hAnsi="Souvenir Lt BT" w:cs="Traditional Arabic"/>
          <w:szCs w:val="32"/>
        </w:rPr>
        <w:t xml:space="preserve"> : 28-29)</w:t>
      </w:r>
    </w:p>
    <w:p w14:paraId="4FF27DFC" w14:textId="7164C755" w:rsidR="001F6FBA" w:rsidRPr="00AB77D5" w:rsidRDefault="001F6FBA" w:rsidP="002D567B">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proofErr w:type="spellStart"/>
      <w:r w:rsidRPr="000E0271">
        <w:rPr>
          <w:rFonts w:ascii="Souvenir Lt BT" w:hAnsi="Souvenir Lt BT" w:cs="Traditional Arabic"/>
          <w:i/>
          <w:iCs/>
          <w:szCs w:val="32"/>
        </w:rPr>
        <w:t>Q</w:t>
      </w:r>
      <w:r w:rsidR="000E0271" w:rsidRPr="000E0271">
        <w:rPr>
          <w:rFonts w:ascii="Souvenir Lt BT" w:hAnsi="Souvenir Lt BT" w:cs="Traditional Arabic"/>
          <w:i/>
          <w:iCs/>
          <w:szCs w:val="32"/>
        </w:rPr>
        <w:t>a</w:t>
      </w:r>
      <w:r w:rsidRPr="000E0271">
        <w:rPr>
          <w:rFonts w:ascii="Souvenir Lt BT" w:hAnsi="Souvenir Lt BT" w:cs="Traditional Arabic"/>
          <w:i/>
          <w:iCs/>
          <w:szCs w:val="32"/>
        </w:rPr>
        <w:t>d</w:t>
      </w:r>
      <w:r w:rsidR="000E0271" w:rsidRPr="000E0271">
        <w:rPr>
          <w:rFonts w:ascii="Souvenir Lt BT" w:hAnsi="Souvenir Lt BT" w:cs="Traditional Arabic"/>
          <w:i/>
          <w:iCs/>
          <w:szCs w:val="32"/>
        </w:rPr>
        <w:t>ha</w:t>
      </w:r>
      <w:proofErr w:type="spellEnd"/>
      <w:r w:rsidR="000E0271" w:rsidRPr="000E0271">
        <w:rPr>
          <w:rFonts w:ascii="Souvenir Lt BT" w:hAnsi="Souvenir Lt BT" w:cs="Traditional Arabic"/>
          <w:i/>
          <w:iCs/>
          <w:szCs w:val="32"/>
        </w:rPr>
        <w:t>`</w:t>
      </w:r>
      <w:r w:rsidRPr="000E0271">
        <w:rPr>
          <w:rFonts w:ascii="Souvenir Lt BT" w:hAnsi="Souvenir Lt BT" w:cs="Traditional Arabic"/>
          <w:i/>
          <w:iCs/>
          <w:szCs w:val="32"/>
        </w:rPr>
        <w:t xml:space="preserve"> </w:t>
      </w:r>
      <w:proofErr w:type="spellStart"/>
      <w:r w:rsidRPr="000E0271">
        <w:rPr>
          <w:rFonts w:ascii="Souvenir Lt BT" w:hAnsi="Souvenir Lt BT" w:cs="Traditional Arabic"/>
          <w:i/>
          <w:iCs/>
          <w:szCs w:val="32"/>
        </w:rPr>
        <w:t>at-Tafats</w:t>
      </w:r>
      <w:proofErr w:type="spellEnd"/>
      <w:r w:rsidRPr="00AB77D5">
        <w:rPr>
          <w:rFonts w:ascii="Souvenir Lt BT" w:hAnsi="Souvenir Lt BT" w:cs="Traditional Arabic"/>
          <w:szCs w:val="32"/>
        </w:rPr>
        <w:t xml:space="preserve"> (penghilangan kotoran, seperti mencukur dan memotong kuku) </w:t>
      </w:r>
      <w:r w:rsidRPr="0029455D">
        <w:rPr>
          <w:rFonts w:ascii="Souvenir Lt BT" w:hAnsi="Souvenir Lt BT" w:cs="Traditional Arabic"/>
          <w:szCs w:val="32"/>
        </w:rPr>
        <w:t>hanya</w:t>
      </w:r>
      <w:r w:rsidRPr="00AB77D5">
        <w:rPr>
          <w:rFonts w:ascii="Souvenir Lt BT" w:hAnsi="Souvenir Lt BT" w:cs="Traditional Arabic"/>
          <w:szCs w:val="32"/>
        </w:rPr>
        <w:t xml:space="preserve"> dilakukan pada hari </w:t>
      </w:r>
      <w:proofErr w:type="spellStart"/>
      <w:r w:rsidR="000E0271">
        <w:rPr>
          <w:rFonts w:ascii="Souvenir Lt BT" w:hAnsi="Souvenir Lt BT" w:cs="Traditional Arabic"/>
          <w:szCs w:val="32"/>
        </w:rPr>
        <w:t>a</w:t>
      </w:r>
      <w:r w:rsidR="00A47547">
        <w:rPr>
          <w:rFonts w:ascii="Souvenir Lt BT" w:hAnsi="Souvenir Lt BT" w:cs="Traditional Arabic"/>
          <w:szCs w:val="32"/>
        </w:rPr>
        <w:t>n-Nahr</w:t>
      </w:r>
      <w:proofErr w:type="spellEnd"/>
      <w:r w:rsidR="002D567B">
        <w:rPr>
          <w:rFonts w:ascii="Souvenir Lt BT" w:hAnsi="Souvenir Lt BT" w:cs="Traditional Arabic"/>
          <w:szCs w:val="32"/>
        </w:rPr>
        <w:t>.</w:t>
      </w:r>
      <w:r w:rsidRPr="00AB77D5">
        <w:rPr>
          <w:rFonts w:ascii="Souvenir Lt BT" w:hAnsi="Souvenir Lt BT" w:cs="Traditional Arabic"/>
          <w:szCs w:val="32"/>
        </w:rPr>
        <w:t xml:space="preserve"> </w:t>
      </w:r>
      <w:r w:rsidR="009B3BB9">
        <w:rPr>
          <w:rFonts w:ascii="Souvenir Lt BT" w:hAnsi="Souvenir Lt BT" w:cs="Traditional Arabic"/>
          <w:szCs w:val="32"/>
        </w:rPr>
        <w:t>Terlebih lagi</w:t>
      </w:r>
      <w:r w:rsidRPr="00AB77D5">
        <w:rPr>
          <w:rFonts w:ascii="Souvenir Lt BT" w:hAnsi="Souvenir Lt BT" w:cs="Traditional Arabic"/>
          <w:szCs w:val="32"/>
        </w:rPr>
        <w:t xml:space="preserve"> penyebutan </w:t>
      </w:r>
      <w:proofErr w:type="spellStart"/>
      <w:r w:rsidR="00CE4905" w:rsidRPr="000E0271">
        <w:rPr>
          <w:rFonts w:ascii="Souvenir Lt BT" w:hAnsi="Souvenir Lt BT" w:cs="Traditional Arabic"/>
          <w:i/>
          <w:iCs/>
          <w:szCs w:val="32"/>
        </w:rPr>
        <w:t>Qadha</w:t>
      </w:r>
      <w:proofErr w:type="spellEnd"/>
      <w:r w:rsidR="00CE4905" w:rsidRPr="000E0271">
        <w:rPr>
          <w:rFonts w:ascii="Souvenir Lt BT" w:hAnsi="Souvenir Lt BT" w:cs="Traditional Arabic"/>
          <w:i/>
          <w:iCs/>
          <w:szCs w:val="32"/>
        </w:rPr>
        <w:t xml:space="preserve">` </w:t>
      </w:r>
      <w:proofErr w:type="spellStart"/>
      <w:r w:rsidR="00CE4905" w:rsidRPr="000E0271">
        <w:rPr>
          <w:rFonts w:ascii="Souvenir Lt BT" w:hAnsi="Souvenir Lt BT" w:cs="Traditional Arabic"/>
          <w:i/>
          <w:iCs/>
          <w:szCs w:val="32"/>
        </w:rPr>
        <w:t>at-Tafats</w:t>
      </w:r>
      <w:proofErr w:type="spellEnd"/>
      <w:r w:rsidRPr="00AB77D5">
        <w:rPr>
          <w:rFonts w:ascii="Souvenir Lt BT" w:hAnsi="Souvenir Lt BT" w:cs="Traditional Arabic"/>
          <w:szCs w:val="32"/>
        </w:rPr>
        <w:t xml:space="preserve"> datang setelah penyebutan </w:t>
      </w:r>
      <w:r w:rsidR="009B3BB9">
        <w:rPr>
          <w:rFonts w:ascii="Souvenir Lt BT" w:hAnsi="Souvenir Lt BT" w:cs="Traditional Arabic"/>
          <w:szCs w:val="32"/>
        </w:rPr>
        <w:t>menyembelih</w:t>
      </w:r>
      <w:r w:rsidRPr="00AB77D5">
        <w:rPr>
          <w:rFonts w:ascii="Souvenir Lt BT" w:hAnsi="Souvenir Lt BT" w:cs="Traditional Arabic"/>
          <w:szCs w:val="32"/>
        </w:rPr>
        <w:t xml:space="preserve"> dan memakan dam tersebut.</w:t>
      </w:r>
    </w:p>
    <w:p w14:paraId="674E5546" w14:textId="0D0E5E88" w:rsidR="00112370" w:rsidRPr="00AB77D5" w:rsidRDefault="001F6FBA" w:rsidP="009B3BB9">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681EE7">
        <w:rPr>
          <w:rFonts w:ascii="Souvenir Lt BT" w:hAnsi="Souvenir Lt BT" w:cs="Traditional Arabic"/>
          <w:b/>
          <w:bCs/>
        </w:rPr>
        <w:t>Ketiga:</w:t>
      </w:r>
      <w:r w:rsidRPr="00AB77D5">
        <w:rPr>
          <w:rFonts w:ascii="Souvenir Lt BT" w:hAnsi="Souvenir Lt BT" w:cs="Traditional Arabic"/>
          <w:szCs w:val="32"/>
        </w:rPr>
        <w:t xml:space="preserve"> </w:t>
      </w:r>
      <w:r w:rsidR="009F4C03">
        <w:rPr>
          <w:rFonts w:ascii="Souvenir Lt BT" w:hAnsi="Souvenir Lt BT" w:cs="Traditional Arabic"/>
          <w:szCs w:val="32"/>
        </w:rPr>
        <w:t>Hadis</w:t>
      </w:r>
      <w:r w:rsidRPr="00AB77D5">
        <w:rPr>
          <w:rFonts w:ascii="Souvenir Lt BT" w:hAnsi="Souvenir Lt BT" w:cs="Traditional Arabic"/>
          <w:szCs w:val="32"/>
        </w:rPr>
        <w:t xml:space="preserve"> Nabi </w:t>
      </w:r>
      <w:r w:rsidR="00D473B0" w:rsidRPr="00681EE7">
        <w:rPr>
          <w:rFonts w:ascii="Souvenir Lt BT" w:hAnsi="Souvenir Lt BT" w:cs="Traditional Arabic"/>
          <w:rtl/>
        </w:rPr>
        <w:t>ﷺ</w:t>
      </w:r>
      <w:r w:rsidR="00112370">
        <w:rPr>
          <w:rFonts w:ascii="Souvenir Lt BT" w:hAnsi="Souvenir Lt BT" w:cs="Traditional Arabic"/>
          <w:szCs w:val="32"/>
        </w:rPr>
        <w:t>.</w:t>
      </w:r>
      <w:r w:rsidR="00681EE7" w:rsidRPr="00681EE7">
        <w:rPr>
          <w:rFonts w:ascii="Souvenir Lt BT" w:hAnsi="Souvenir Lt BT" w:cs="Traditional Arabic"/>
        </w:rPr>
        <w:t xml:space="preserve"> </w:t>
      </w:r>
      <w:r w:rsidR="00112370" w:rsidRPr="00AB77D5">
        <w:rPr>
          <w:rFonts w:ascii="Souvenir Lt BT" w:hAnsi="Souvenir Lt BT" w:cs="Traditional Arabic"/>
          <w:szCs w:val="32"/>
        </w:rPr>
        <w:t>Dari Hafsh</w:t>
      </w:r>
      <w:r w:rsidR="008565FA">
        <w:rPr>
          <w:rFonts w:ascii="Souvenir Lt BT" w:hAnsi="Souvenir Lt BT" w:cs="Traditional Arabic"/>
          <w:szCs w:val="32"/>
        </w:rPr>
        <w:t>a</w:t>
      </w:r>
      <w:r w:rsidR="00112370" w:rsidRPr="00AB77D5">
        <w:rPr>
          <w:rFonts w:ascii="Souvenir Lt BT" w:hAnsi="Souvenir Lt BT" w:cs="Traditional Arabic"/>
          <w:szCs w:val="32"/>
        </w:rPr>
        <w:t xml:space="preserve">h </w:t>
      </w:r>
      <w:proofErr w:type="spellStart"/>
      <w:r w:rsidR="00112370" w:rsidRPr="00D473B0">
        <w:rPr>
          <w:rFonts w:ascii="Souvenir Lt BT" w:hAnsi="Souvenir Lt BT" w:cs="Traditional Arabic"/>
          <w:i/>
          <w:iCs/>
          <w:szCs w:val="32"/>
        </w:rPr>
        <w:t>radhiyallâhu</w:t>
      </w:r>
      <w:proofErr w:type="spellEnd"/>
      <w:r w:rsidR="00112370" w:rsidRPr="00D473B0">
        <w:rPr>
          <w:rFonts w:ascii="Souvenir Lt BT" w:hAnsi="Souvenir Lt BT" w:cs="Traditional Arabic"/>
          <w:i/>
          <w:iCs/>
          <w:szCs w:val="32"/>
        </w:rPr>
        <w:t xml:space="preserve"> ‘</w:t>
      </w:r>
      <w:proofErr w:type="spellStart"/>
      <w:r w:rsidR="00112370" w:rsidRPr="00D473B0">
        <w:rPr>
          <w:rFonts w:ascii="Souvenir Lt BT" w:hAnsi="Souvenir Lt BT" w:cs="Traditional Arabic"/>
          <w:i/>
          <w:iCs/>
          <w:szCs w:val="32"/>
        </w:rPr>
        <w:t>anhâ</w:t>
      </w:r>
      <w:proofErr w:type="spellEnd"/>
      <w:r w:rsidR="00112370">
        <w:rPr>
          <w:rFonts w:ascii="Souvenir Lt BT" w:hAnsi="Souvenir Lt BT" w:cs="Traditional Arabic"/>
          <w:i/>
          <w:iCs/>
          <w:szCs w:val="32"/>
        </w:rPr>
        <w:t>,</w:t>
      </w:r>
      <w:r w:rsidR="00112370" w:rsidRPr="00AB77D5">
        <w:rPr>
          <w:rFonts w:ascii="Souvenir Lt BT" w:hAnsi="Souvenir Lt BT" w:cs="Traditional Arabic"/>
          <w:szCs w:val="32"/>
        </w:rPr>
        <w:t xml:space="preserve"> istri Nabi </w:t>
      </w:r>
      <w:r w:rsidR="00112370" w:rsidRPr="00681EE7">
        <w:rPr>
          <w:rFonts w:ascii="Souvenir Lt BT" w:hAnsi="Souvenir Lt BT" w:cs="Traditional Arabic"/>
          <w:rtl/>
        </w:rPr>
        <w:t>ﷺ</w:t>
      </w:r>
      <w:r w:rsidR="00112370" w:rsidRPr="00AB77D5">
        <w:rPr>
          <w:rFonts w:ascii="Souvenir Lt BT" w:hAnsi="Souvenir Lt BT" w:cs="Traditional Arabic"/>
          <w:szCs w:val="32"/>
        </w:rPr>
        <w:t xml:space="preserve"> bahwasanya </w:t>
      </w:r>
      <w:r w:rsidR="00681EE7">
        <w:rPr>
          <w:rFonts w:ascii="Souvenir Lt BT" w:hAnsi="Souvenir Lt BT" w:cs="Traditional Arabic"/>
        </w:rPr>
        <w:t>d</w:t>
      </w:r>
      <w:r w:rsidR="00112370" w:rsidRPr="00681EE7">
        <w:rPr>
          <w:rFonts w:ascii="Souvenir Lt BT" w:hAnsi="Souvenir Lt BT" w:cs="Traditional Arabic"/>
        </w:rPr>
        <w:t>ia</w:t>
      </w:r>
      <w:r w:rsidR="00112370" w:rsidRPr="00AB77D5">
        <w:rPr>
          <w:rFonts w:ascii="Souvenir Lt BT" w:hAnsi="Souvenir Lt BT" w:cs="Traditional Arabic"/>
          <w:szCs w:val="32"/>
        </w:rPr>
        <w:t xml:space="preserve"> berkata,</w:t>
      </w:r>
    </w:p>
    <w:p w14:paraId="7598D327" w14:textId="77777777" w:rsidR="007249D0" w:rsidRDefault="007249D0" w:rsidP="009C63B5">
      <w:pPr>
        <w:pStyle w:val="NormalWeb"/>
        <w:shd w:val="clear" w:color="auto" w:fill="FFFFFF"/>
        <w:bidi/>
        <w:spacing w:before="0" w:beforeAutospacing="0" w:after="0" w:afterAutospacing="0" w:line="276" w:lineRule="auto"/>
        <w:jc w:val="both"/>
        <w:rPr>
          <w:rStyle w:val="special"/>
          <w:rFonts w:ascii="Souvenir Lt BT" w:hAnsi="Souvenir Lt BT" w:cs="Traditional Arabic"/>
          <w:szCs w:val="32"/>
        </w:rPr>
      </w:pPr>
      <w:r w:rsidRPr="007249D0">
        <w:rPr>
          <w:rStyle w:val="special"/>
          <w:rFonts w:ascii="Souvenir Lt BT" w:hAnsi="Souvenir Lt BT" w:cs="Traditional Arabic"/>
          <w:szCs w:val="32"/>
          <w:rtl/>
        </w:rPr>
        <w:t>يَا رَسُولَ اللَّهِ، مَا شَأْنُ النَّاسِ حَلُّوا بِعُمْرَةٍ وَلَمْ تَحْلِلْ أَنْتَ مِنْ عُمْرَتِكَ؟</w:t>
      </w:r>
    </w:p>
    <w:p w14:paraId="28038B07" w14:textId="77777777" w:rsidR="007249D0" w:rsidRPr="007249D0" w:rsidRDefault="00A257FA" w:rsidP="009C63B5">
      <w:pPr>
        <w:pStyle w:val="NormalWeb"/>
        <w:shd w:val="clear" w:color="auto" w:fill="FFFFFF"/>
        <w:spacing w:before="0" w:beforeAutospacing="0" w:after="0" w:afterAutospacing="0" w:line="276" w:lineRule="auto"/>
        <w:jc w:val="both"/>
        <w:rPr>
          <w:rFonts w:ascii="Souvenir Lt BT" w:hAnsi="Souvenir Lt BT" w:cs="Traditional Arabic"/>
          <w:i/>
          <w:iCs/>
          <w:szCs w:val="32"/>
        </w:rPr>
      </w:pPr>
      <w:r w:rsidRPr="007249D0">
        <w:rPr>
          <w:rFonts w:ascii="Souvenir Lt BT" w:hAnsi="Souvenir Lt BT" w:cs="Traditional Arabic"/>
          <w:i/>
          <w:iCs/>
          <w:szCs w:val="32"/>
        </w:rPr>
        <w:t>“</w:t>
      </w:r>
      <w:r w:rsidR="001F6FBA" w:rsidRPr="007249D0">
        <w:rPr>
          <w:rFonts w:ascii="Souvenir Lt BT" w:hAnsi="Souvenir Lt BT" w:cs="Traditional Arabic"/>
          <w:i/>
          <w:iCs/>
          <w:szCs w:val="32"/>
        </w:rPr>
        <w:t xml:space="preserve">Wahai Rasulullah, kenapa orang-orang bertahalul (mencukur kepala mereka) dengan </w:t>
      </w:r>
      <w:r w:rsidR="00C5041D" w:rsidRPr="007249D0">
        <w:rPr>
          <w:rFonts w:ascii="Souvenir Lt BT" w:hAnsi="Souvenir Lt BT" w:cs="Traditional Arabic"/>
          <w:i/>
          <w:iCs/>
          <w:szCs w:val="32"/>
        </w:rPr>
        <w:t>umrah</w:t>
      </w:r>
      <w:r w:rsidR="001F6FBA" w:rsidRPr="007249D0">
        <w:rPr>
          <w:rFonts w:ascii="Souvenir Lt BT" w:hAnsi="Souvenir Lt BT" w:cs="Traditional Arabic"/>
          <w:i/>
          <w:iCs/>
          <w:szCs w:val="32"/>
        </w:rPr>
        <w:t xml:space="preserve"> sementara engkau tidak bertahalul dari </w:t>
      </w:r>
      <w:r w:rsidR="00C5041D" w:rsidRPr="007249D0">
        <w:rPr>
          <w:rFonts w:ascii="Souvenir Lt BT" w:hAnsi="Souvenir Lt BT" w:cs="Traditional Arabic"/>
          <w:i/>
          <w:iCs/>
          <w:szCs w:val="32"/>
        </w:rPr>
        <w:t>umrah</w:t>
      </w:r>
      <w:r w:rsidR="001F6FBA" w:rsidRPr="007249D0">
        <w:rPr>
          <w:rFonts w:ascii="Souvenir Lt BT" w:hAnsi="Souvenir Lt BT" w:cs="Traditional Arabic"/>
          <w:i/>
          <w:iCs/>
          <w:szCs w:val="32"/>
        </w:rPr>
        <w:t>mu?</w:t>
      </w:r>
      <w:r w:rsidRPr="007249D0">
        <w:rPr>
          <w:rFonts w:ascii="Souvenir Lt BT" w:hAnsi="Souvenir Lt BT" w:cs="Traditional Arabic"/>
          <w:i/>
          <w:iCs/>
          <w:szCs w:val="32"/>
        </w:rPr>
        <w:t>”</w:t>
      </w:r>
    </w:p>
    <w:p w14:paraId="367305E8" w14:textId="5AE77825" w:rsidR="007249D0" w:rsidRDefault="001F6FBA" w:rsidP="00681EE7">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Fonts w:ascii="Souvenir Lt BT" w:hAnsi="Souvenir Lt BT" w:cs="Traditional Arabic"/>
          <w:szCs w:val="32"/>
        </w:rPr>
        <w:t xml:space="preserve">Nabi </w:t>
      </w:r>
      <w:r w:rsidR="00681EE7" w:rsidRPr="00681EE7">
        <w:rPr>
          <w:rFonts w:ascii="Traditional Arabic" w:hAnsi="Traditional Arabic" w:cs="Traditional Arabic"/>
          <w:sz w:val="20"/>
          <w:rtl/>
        </w:rPr>
        <w:t>ﷺ</w:t>
      </w:r>
      <w:r w:rsidR="00681EE7">
        <w:rPr>
          <w:rFonts w:ascii="Souvenir Lt BT" w:hAnsi="Souvenir Lt BT" w:cs="Traditional Arabic"/>
          <w:szCs w:val="32"/>
        </w:rPr>
        <w:t xml:space="preserve"> </w:t>
      </w:r>
      <w:r w:rsidR="007249D0">
        <w:rPr>
          <w:rFonts w:ascii="Souvenir Lt BT" w:hAnsi="Souvenir Lt BT" w:cs="Traditional Arabic"/>
          <w:szCs w:val="32"/>
        </w:rPr>
        <w:t xml:space="preserve">pun </w:t>
      </w:r>
      <w:r w:rsidRPr="00AB77D5">
        <w:rPr>
          <w:rFonts w:ascii="Souvenir Lt BT" w:hAnsi="Souvenir Lt BT" w:cs="Traditional Arabic"/>
          <w:szCs w:val="32"/>
        </w:rPr>
        <w:t>ber</w:t>
      </w:r>
      <w:r w:rsidR="007249D0">
        <w:rPr>
          <w:rFonts w:ascii="Souvenir Lt BT" w:hAnsi="Souvenir Lt BT" w:cs="Traditional Arabic"/>
          <w:szCs w:val="32"/>
        </w:rPr>
        <w:t>sabda</w:t>
      </w:r>
      <w:r w:rsidRPr="00AB77D5">
        <w:rPr>
          <w:rFonts w:ascii="Souvenir Lt BT" w:hAnsi="Souvenir Lt BT" w:cs="Traditional Arabic"/>
          <w:szCs w:val="32"/>
        </w:rPr>
        <w:t>,</w:t>
      </w:r>
    </w:p>
    <w:p w14:paraId="0EF3BC24" w14:textId="20A8341D" w:rsidR="007249D0" w:rsidRPr="00AB77D5" w:rsidRDefault="007249D0" w:rsidP="007249D0">
      <w:pPr>
        <w:pStyle w:val="NormalWeb"/>
        <w:shd w:val="clear" w:color="auto" w:fill="FFFFFF"/>
        <w:bidi/>
        <w:spacing w:before="0" w:beforeAutospacing="0" w:after="0" w:afterAutospacing="0" w:line="276" w:lineRule="auto"/>
        <w:jc w:val="both"/>
        <w:rPr>
          <w:rStyle w:val="special"/>
          <w:rFonts w:ascii="Souvenir Lt BT" w:hAnsi="Souvenir Lt BT" w:cs="Traditional Arabic"/>
          <w:szCs w:val="32"/>
        </w:rPr>
      </w:pPr>
      <w:r>
        <w:rPr>
          <w:rStyle w:val="special"/>
          <w:rFonts w:ascii="Souvenir Lt BT" w:hAnsi="Souvenir Lt BT" w:cs="Traditional Arabic" w:hint="cs"/>
          <w:szCs w:val="32"/>
          <w:rtl/>
        </w:rPr>
        <w:t>((</w:t>
      </w:r>
      <w:r w:rsidRPr="007249D0">
        <w:rPr>
          <w:rStyle w:val="special"/>
          <w:rFonts w:ascii="Souvenir Lt BT" w:hAnsi="Souvenir Lt BT" w:cs="Traditional Arabic"/>
          <w:szCs w:val="32"/>
          <w:rtl/>
        </w:rPr>
        <w:t xml:space="preserve">إِنِّي لَبَّدْتُ رَأْسِي وَقَلَّدْتُ </w:t>
      </w:r>
      <w:proofErr w:type="spellStart"/>
      <w:r w:rsidRPr="007249D0">
        <w:rPr>
          <w:rStyle w:val="special"/>
          <w:rFonts w:ascii="Souvenir Lt BT" w:hAnsi="Souvenir Lt BT" w:cs="Traditional Arabic"/>
          <w:szCs w:val="32"/>
          <w:rtl/>
        </w:rPr>
        <w:t>هَدْيِي</w:t>
      </w:r>
      <w:proofErr w:type="spellEnd"/>
      <w:r w:rsidRPr="007249D0">
        <w:rPr>
          <w:rStyle w:val="special"/>
          <w:rFonts w:ascii="Souvenir Lt BT" w:hAnsi="Souvenir Lt BT" w:cs="Traditional Arabic"/>
          <w:szCs w:val="32"/>
          <w:rtl/>
        </w:rPr>
        <w:t>، فَلَا أَحِلُّ حَتَّى أَنْحَرَ</w:t>
      </w:r>
      <w:r w:rsidR="00A42A87">
        <w:rPr>
          <w:rStyle w:val="special"/>
          <w:rFonts w:ascii="Souvenir Lt BT" w:hAnsi="Souvenir Lt BT" w:cs="Traditional Arabic" w:hint="cs"/>
          <w:szCs w:val="32"/>
          <w:rtl/>
        </w:rPr>
        <w:t>))</w:t>
      </w:r>
    </w:p>
    <w:p w14:paraId="0A930704" w14:textId="4468FD67" w:rsidR="001F6FBA" w:rsidRPr="00AB77D5" w:rsidRDefault="00A257FA" w:rsidP="009C63B5">
      <w:pPr>
        <w:pStyle w:val="NormalWeb"/>
        <w:shd w:val="clear" w:color="auto" w:fill="FFFFFF"/>
        <w:spacing w:before="0" w:beforeAutospacing="0" w:after="0" w:afterAutospacing="0" w:line="276" w:lineRule="auto"/>
        <w:jc w:val="both"/>
        <w:rPr>
          <w:rFonts w:ascii="Souvenir Lt BT" w:hAnsi="Souvenir Lt BT" w:cs="Traditional Arabic"/>
          <w:szCs w:val="32"/>
        </w:rPr>
      </w:pPr>
      <w:r w:rsidRPr="00AA67A9">
        <w:rPr>
          <w:rFonts w:ascii="Souvenir Lt BT" w:hAnsi="Souvenir Lt BT" w:cs="Traditional Arabic"/>
          <w:i/>
          <w:iCs/>
          <w:szCs w:val="32"/>
        </w:rPr>
        <w:lastRenderedPageBreak/>
        <w:t>“</w:t>
      </w:r>
      <w:r w:rsidR="001F6FBA" w:rsidRPr="00AA67A9">
        <w:rPr>
          <w:rFonts w:ascii="Souvenir Lt BT" w:hAnsi="Souvenir Lt BT" w:cs="Traditional Arabic"/>
          <w:i/>
          <w:iCs/>
          <w:szCs w:val="32"/>
        </w:rPr>
        <w:t xml:space="preserve">Aku telah </w:t>
      </w:r>
      <w:proofErr w:type="spellStart"/>
      <w:r w:rsidR="001F6FBA" w:rsidRPr="00AA67A9">
        <w:rPr>
          <w:rFonts w:ascii="Souvenir Lt BT" w:hAnsi="Souvenir Lt BT" w:cs="Traditional Arabic"/>
          <w:i/>
          <w:iCs/>
          <w:szCs w:val="32"/>
        </w:rPr>
        <w:t>mentalbid</w:t>
      </w:r>
      <w:proofErr w:type="spellEnd"/>
      <w:r w:rsidR="00AA67A9">
        <w:rPr>
          <w:rStyle w:val="ReferensiCatatanKaki"/>
          <w:rFonts w:ascii="Souvenir Lt BT" w:hAnsi="Souvenir Lt BT" w:cs="Traditional Arabic"/>
          <w:i/>
          <w:iCs/>
          <w:szCs w:val="32"/>
        </w:rPr>
        <w:footnoteReference w:id="47"/>
      </w:r>
      <w:r w:rsidR="001F6FBA" w:rsidRPr="00AA67A9">
        <w:rPr>
          <w:rFonts w:ascii="Souvenir Lt BT" w:hAnsi="Souvenir Lt BT" w:cs="Traditional Arabic"/>
          <w:i/>
          <w:iCs/>
          <w:szCs w:val="32"/>
        </w:rPr>
        <w:t xml:space="preserve"> rambutku</w:t>
      </w:r>
      <w:r w:rsidR="00AA67A9" w:rsidRPr="00AA67A9">
        <w:rPr>
          <w:rFonts w:ascii="Souvenir Lt BT" w:hAnsi="Souvenir Lt BT" w:cs="Traditional Arabic"/>
          <w:i/>
          <w:iCs/>
          <w:szCs w:val="32"/>
        </w:rPr>
        <w:t>,</w:t>
      </w:r>
      <w:r w:rsidR="001F6FBA" w:rsidRPr="00AA67A9">
        <w:rPr>
          <w:rFonts w:ascii="Souvenir Lt BT" w:hAnsi="Souvenir Lt BT" w:cs="Traditional Arabic"/>
          <w:i/>
          <w:iCs/>
          <w:szCs w:val="32"/>
        </w:rPr>
        <w:t xml:space="preserve"> dan aku telah membawa hewan </w:t>
      </w:r>
      <w:proofErr w:type="spellStart"/>
      <w:r w:rsidR="001F6FBA" w:rsidRPr="00AA67A9">
        <w:rPr>
          <w:rFonts w:ascii="Souvenir Lt BT" w:hAnsi="Souvenir Lt BT" w:cs="Traditional Arabic"/>
          <w:i/>
          <w:iCs/>
          <w:szCs w:val="32"/>
        </w:rPr>
        <w:t>dam</w:t>
      </w:r>
      <w:r w:rsidR="00AA67A9" w:rsidRPr="00AA67A9">
        <w:rPr>
          <w:rFonts w:ascii="Souvenir Lt BT" w:hAnsi="Souvenir Lt BT" w:cs="Traditional Arabic"/>
          <w:i/>
          <w:iCs/>
          <w:szCs w:val="32"/>
        </w:rPr>
        <w:t>-</w:t>
      </w:r>
      <w:r w:rsidR="001F6FBA" w:rsidRPr="00AA67A9">
        <w:rPr>
          <w:rFonts w:ascii="Souvenir Lt BT" w:hAnsi="Souvenir Lt BT" w:cs="Traditional Arabic"/>
          <w:i/>
          <w:iCs/>
          <w:szCs w:val="32"/>
        </w:rPr>
        <w:t>ku</w:t>
      </w:r>
      <w:proofErr w:type="spellEnd"/>
      <w:r w:rsidR="001F6FBA" w:rsidRPr="00AA67A9">
        <w:rPr>
          <w:rFonts w:ascii="Souvenir Lt BT" w:hAnsi="Souvenir Lt BT" w:cs="Traditional Arabic"/>
          <w:i/>
          <w:iCs/>
          <w:szCs w:val="32"/>
        </w:rPr>
        <w:t>, maka aku tidak akan bertahalul hingga aku menyembelihnya</w:t>
      </w:r>
      <w:r w:rsidR="00AA67A9" w:rsidRPr="00AA67A9">
        <w:rPr>
          <w:rFonts w:ascii="Souvenir Lt BT" w:hAnsi="Souvenir Lt BT" w:cs="Traditional Arabic"/>
          <w:i/>
          <w:iCs/>
          <w:szCs w:val="32"/>
        </w:rPr>
        <w:t>.</w:t>
      </w:r>
      <w:r w:rsidRPr="00AA67A9">
        <w:rPr>
          <w:rFonts w:ascii="Souvenir Lt BT" w:hAnsi="Souvenir Lt BT" w:cs="Traditional Arabic"/>
          <w:i/>
          <w:iCs/>
          <w:szCs w:val="32"/>
        </w:rPr>
        <w:t>”</w:t>
      </w:r>
      <w:r w:rsidR="00AA67A9">
        <w:rPr>
          <w:rStyle w:val="ReferensiCatatanKaki"/>
          <w:rFonts w:ascii="Souvenir Lt BT" w:hAnsi="Souvenir Lt BT" w:cs="Traditional Arabic"/>
          <w:i/>
          <w:iCs/>
          <w:szCs w:val="32"/>
        </w:rPr>
        <w:footnoteReference w:id="48"/>
      </w:r>
      <w:r w:rsidR="001F6FBA" w:rsidRPr="00AB77D5">
        <w:rPr>
          <w:rFonts w:ascii="Souvenir Lt BT" w:hAnsi="Souvenir Lt BT" w:cs="Traditional Arabic"/>
          <w:szCs w:val="32"/>
        </w:rPr>
        <w:t xml:space="preserve"> </w:t>
      </w:r>
    </w:p>
    <w:p w14:paraId="4580DC0D" w14:textId="49B0751A" w:rsidR="001F6FBA" w:rsidRPr="00AB77D5" w:rsidRDefault="009F4C03" w:rsidP="00681EE7">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Pr>
          <w:rFonts w:ascii="Souvenir Lt BT" w:hAnsi="Souvenir Lt BT" w:cs="Traditional Arabic"/>
          <w:szCs w:val="32"/>
        </w:rPr>
        <w:t>Hadis</w:t>
      </w:r>
      <w:r w:rsidR="001F6FBA" w:rsidRPr="00AB77D5">
        <w:rPr>
          <w:rFonts w:ascii="Souvenir Lt BT" w:hAnsi="Souvenir Lt BT" w:cs="Traditional Arabic"/>
          <w:szCs w:val="32"/>
        </w:rPr>
        <w:t xml:space="preserve"> ini menunjukkan bahwa Nabi </w:t>
      </w:r>
      <w:r w:rsidR="00681EE7" w:rsidRPr="00AC7756">
        <w:rPr>
          <w:rFonts w:ascii="Traditional Arabic" w:hAnsi="Traditional Arabic" w:cs="Traditional Arabic"/>
          <w:rtl/>
        </w:rPr>
        <w:t>ﷺ</w:t>
      </w:r>
      <w:r w:rsidR="00681EE7">
        <w:rPr>
          <w:rFonts w:ascii="Souvenir Lt BT" w:hAnsi="Souvenir Lt BT" w:cs="Traditional Arabic"/>
          <w:szCs w:val="32"/>
        </w:rPr>
        <w:t xml:space="preserve"> </w:t>
      </w:r>
      <w:r w:rsidR="001F6FBA" w:rsidRPr="00AB77D5">
        <w:rPr>
          <w:rFonts w:ascii="Souvenir Lt BT" w:hAnsi="Souvenir Lt BT" w:cs="Traditional Arabic"/>
          <w:szCs w:val="32"/>
        </w:rPr>
        <w:t xml:space="preserve">mengaitkan </w:t>
      </w:r>
      <w:r w:rsidR="00974230">
        <w:rPr>
          <w:rFonts w:ascii="Souvenir Lt BT" w:hAnsi="Souvenir Lt BT" w:cs="Traditional Arabic"/>
          <w:szCs w:val="32"/>
        </w:rPr>
        <w:t>tahalul</w:t>
      </w:r>
      <w:r w:rsidR="001F6FBA" w:rsidRPr="00AB77D5">
        <w:rPr>
          <w:rFonts w:ascii="Souvenir Lt BT" w:hAnsi="Souvenir Lt BT" w:cs="Traditional Arabic"/>
          <w:szCs w:val="32"/>
        </w:rPr>
        <w:t xml:space="preserve"> dengan penyembelihan dam. </w:t>
      </w:r>
      <w:r w:rsidR="00AC7756" w:rsidRPr="00AC7756">
        <w:rPr>
          <w:rFonts w:ascii="Souvenir Lt BT" w:hAnsi="Souvenir Lt BT" w:cs="Traditional Arabic"/>
        </w:rPr>
        <w:t>Jika</w:t>
      </w:r>
      <w:r w:rsidR="001F6FBA" w:rsidRPr="00AB77D5">
        <w:rPr>
          <w:rFonts w:ascii="Souvenir Lt BT" w:hAnsi="Souvenir Lt BT" w:cs="Traditional Arabic"/>
          <w:szCs w:val="32"/>
        </w:rPr>
        <w:t xml:space="preserve"> seandainya penyembelihan dam boleh dilakukan sebelum hari </w:t>
      </w:r>
      <w:proofErr w:type="spellStart"/>
      <w:r w:rsidR="005C04F5">
        <w:rPr>
          <w:rFonts w:ascii="Souvenir Lt BT" w:hAnsi="Souvenir Lt BT" w:cs="Traditional Arabic"/>
          <w:szCs w:val="32"/>
        </w:rPr>
        <w:t>a</w:t>
      </w:r>
      <w:r w:rsidR="00A47547">
        <w:rPr>
          <w:rFonts w:ascii="Souvenir Lt BT" w:hAnsi="Souvenir Lt BT" w:cs="Traditional Arabic"/>
          <w:szCs w:val="32"/>
        </w:rPr>
        <w:t>n-Nahr</w:t>
      </w:r>
      <w:proofErr w:type="spellEnd"/>
      <w:r w:rsidR="00AC7756" w:rsidRPr="00AC7756">
        <w:rPr>
          <w:rFonts w:ascii="Souvenir Lt BT" w:hAnsi="Souvenir Lt BT" w:cs="Traditional Arabic"/>
        </w:rPr>
        <w:t>,</w:t>
      </w:r>
      <w:r w:rsidR="001F6FBA" w:rsidRPr="00AB77D5">
        <w:rPr>
          <w:rFonts w:ascii="Souvenir Lt BT" w:hAnsi="Souvenir Lt BT" w:cs="Traditional Arabic"/>
          <w:szCs w:val="32"/>
        </w:rPr>
        <w:t xml:space="preserve"> maka </w:t>
      </w:r>
      <w:r w:rsidR="00511C42">
        <w:rPr>
          <w:rFonts w:ascii="Souvenir Lt BT" w:hAnsi="Souvenir Lt BT" w:cs="Traditional Arabic"/>
          <w:szCs w:val="32"/>
        </w:rPr>
        <w:t xml:space="preserve">Nabi </w:t>
      </w:r>
      <w:r w:rsidR="00511C42" w:rsidRPr="00AC7756">
        <w:rPr>
          <w:rFonts w:ascii="Souvenir Lt BT" w:hAnsi="Souvenir Lt BT" w:cs="Traditional Arabic"/>
          <w:rtl/>
        </w:rPr>
        <w:t>ﷺ</w:t>
      </w:r>
      <w:r w:rsidR="00511C42">
        <w:rPr>
          <w:rFonts w:ascii="Souvenir Lt BT" w:hAnsi="Souvenir Lt BT" w:cs="Traditional Arabic"/>
          <w:szCs w:val="32"/>
        </w:rPr>
        <w:t xml:space="preserve"> </w:t>
      </w:r>
      <w:r w:rsidR="001F6FBA" w:rsidRPr="00AB77D5">
        <w:rPr>
          <w:rFonts w:ascii="Souvenir Lt BT" w:hAnsi="Souvenir Lt BT" w:cs="Traditional Arabic"/>
          <w:szCs w:val="32"/>
        </w:rPr>
        <w:t>akan menyembelih dam</w:t>
      </w:r>
      <w:r w:rsidR="00AC7756" w:rsidRPr="00AC7756">
        <w:rPr>
          <w:rFonts w:ascii="Souvenir Lt BT" w:hAnsi="Souvenir Lt BT" w:cs="Traditional Arabic"/>
        </w:rPr>
        <w:t>,</w:t>
      </w:r>
      <w:r w:rsidR="001F6FBA" w:rsidRPr="00AB77D5">
        <w:rPr>
          <w:rFonts w:ascii="Souvenir Lt BT" w:hAnsi="Souvenir Lt BT" w:cs="Traditional Arabic"/>
          <w:szCs w:val="32"/>
        </w:rPr>
        <w:t xml:space="preserve"> ber</w:t>
      </w:r>
      <w:r w:rsidR="00974230">
        <w:rPr>
          <w:rFonts w:ascii="Souvenir Lt BT" w:hAnsi="Souvenir Lt BT" w:cs="Traditional Arabic"/>
          <w:szCs w:val="32"/>
        </w:rPr>
        <w:t>tahalul</w:t>
      </w:r>
      <w:r w:rsidR="001F6FBA" w:rsidRPr="00AB77D5">
        <w:rPr>
          <w:rFonts w:ascii="Souvenir Lt BT" w:hAnsi="Souvenir Lt BT" w:cs="Traditional Arabic"/>
          <w:szCs w:val="32"/>
        </w:rPr>
        <w:t xml:space="preserve"> dan </w:t>
      </w:r>
      <w:r w:rsidR="00AC7756" w:rsidRPr="00AC7756">
        <w:rPr>
          <w:rFonts w:ascii="Souvenir Lt BT" w:hAnsi="Souvenir Lt BT" w:cs="Traditional Arabic"/>
        </w:rPr>
        <w:t>mengubah</w:t>
      </w:r>
      <w:r w:rsidR="001F6FBA" w:rsidRPr="00AB77D5">
        <w:rPr>
          <w:rFonts w:ascii="Souvenir Lt BT" w:hAnsi="Souvenir Lt BT" w:cs="Traditional Arabic"/>
          <w:szCs w:val="32"/>
        </w:rPr>
        <w:t xml:space="preserve"> haji </w:t>
      </w:r>
      <w:r w:rsidR="002822DB">
        <w:rPr>
          <w:rFonts w:ascii="Souvenir Lt BT" w:hAnsi="Souvenir Lt BT" w:cs="Traditional Arabic"/>
          <w:szCs w:val="32"/>
        </w:rPr>
        <w:t>Kiran</w:t>
      </w:r>
      <w:r w:rsidR="001F6FBA" w:rsidRPr="00AB77D5">
        <w:rPr>
          <w:rFonts w:ascii="Souvenir Lt BT" w:hAnsi="Souvenir Lt BT" w:cs="Traditional Arabic"/>
          <w:szCs w:val="32"/>
        </w:rPr>
        <w:t xml:space="preserve"> beliau menjadi haji </w:t>
      </w:r>
      <w:proofErr w:type="spellStart"/>
      <w:r w:rsidR="00692FBB">
        <w:rPr>
          <w:rFonts w:ascii="Souvenir Lt BT" w:hAnsi="Souvenir Lt BT" w:cs="Traditional Arabic"/>
          <w:szCs w:val="32"/>
        </w:rPr>
        <w:t>Tamattu</w:t>
      </w:r>
      <w:proofErr w:type="spellEnd"/>
      <w:r w:rsidR="00692FBB">
        <w:rPr>
          <w:rFonts w:ascii="Souvenir Lt BT" w:hAnsi="Souvenir Lt BT" w:cs="Traditional Arabic"/>
          <w:szCs w:val="32"/>
        </w:rPr>
        <w:t>’</w:t>
      </w:r>
      <w:r w:rsidR="001F6FBA" w:rsidRPr="00AB77D5">
        <w:rPr>
          <w:rFonts w:ascii="Souvenir Lt BT" w:hAnsi="Souvenir Lt BT" w:cs="Traditional Arabic"/>
          <w:szCs w:val="32"/>
        </w:rPr>
        <w:t>.</w:t>
      </w:r>
    </w:p>
    <w:p w14:paraId="7B86B004" w14:textId="29E01E3B" w:rsidR="001F6FBA" w:rsidRPr="00AB77D5" w:rsidRDefault="00AC7756" w:rsidP="00AC7756">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Pr>
          <w:rFonts w:ascii="Souvenir Lt BT" w:hAnsi="Souvenir Lt BT" w:cs="Traditional Arabic"/>
          <w:szCs w:val="32"/>
        </w:rPr>
        <w:t>Terlebih lagi</w:t>
      </w:r>
      <w:r w:rsidR="001F6FBA" w:rsidRPr="00AB77D5">
        <w:rPr>
          <w:rFonts w:ascii="Souvenir Lt BT" w:hAnsi="Souvenir Lt BT" w:cs="Traditional Arabic"/>
          <w:szCs w:val="32"/>
        </w:rPr>
        <w:t xml:space="preserve"> dalam riwayat </w:t>
      </w:r>
      <w:r w:rsidR="0017128C">
        <w:rPr>
          <w:rFonts w:ascii="Souvenir Lt BT" w:hAnsi="Souvenir Lt BT" w:cs="Traditional Arabic"/>
          <w:szCs w:val="32"/>
        </w:rPr>
        <w:t>disebutkan</w:t>
      </w:r>
      <w:r w:rsidR="00635B13">
        <w:rPr>
          <w:rFonts w:ascii="Souvenir Lt BT" w:hAnsi="Souvenir Lt BT" w:cs="Traditional Arabic"/>
          <w:szCs w:val="32"/>
        </w:rPr>
        <w:t xml:space="preserve"> bahwa</w:t>
      </w:r>
      <w:r w:rsidR="0017128C">
        <w:rPr>
          <w:rFonts w:ascii="Souvenir Lt BT" w:hAnsi="Souvenir Lt BT" w:cs="Traditional Arabic"/>
          <w:szCs w:val="32"/>
        </w:rPr>
        <w:t>,</w:t>
      </w:r>
    </w:p>
    <w:p w14:paraId="791B8CB9" w14:textId="2D23218B" w:rsidR="001F6FBA" w:rsidRPr="00AB77D5" w:rsidRDefault="00635B13" w:rsidP="009C63B5">
      <w:pPr>
        <w:pStyle w:val="NormalWeb"/>
        <w:shd w:val="clear" w:color="auto" w:fill="FFFFFF"/>
        <w:bidi/>
        <w:spacing w:before="0" w:beforeAutospacing="0" w:after="0" w:afterAutospacing="0" w:line="276" w:lineRule="auto"/>
        <w:jc w:val="both"/>
        <w:rPr>
          <w:rFonts w:ascii="Souvenir Lt BT" w:hAnsi="Souvenir Lt BT" w:cs="Traditional Arabic"/>
          <w:szCs w:val="32"/>
          <w:u w:val="single"/>
        </w:rPr>
      </w:pPr>
      <w:r w:rsidRPr="00635B13">
        <w:rPr>
          <w:rFonts w:ascii="Souvenir Lt BT" w:hAnsi="Souvenir Lt BT" w:cs="Traditional Arabic"/>
          <w:szCs w:val="32"/>
          <w:rtl/>
        </w:rPr>
        <w:t>فَأَمَرَ النَّبِيُّ صَلَّى اللَّهُ عَلَيْهِ وَسَلَّمَ أَصْحَابَهُ أَنْ يَجْعَلُوهَا عُمْرَةً، وَيَطُوفُوا، ثُمَّ يُقَصِّرُوا وَيَحِلُّوا، إِلَّا مَنْ كَانَ مَعَهُ الْهَدْيُ</w:t>
      </w:r>
    </w:p>
    <w:p w14:paraId="30F29E67" w14:textId="5F137EBA" w:rsidR="001F6FBA" w:rsidRPr="00AB77D5" w:rsidRDefault="00A257FA" w:rsidP="009C63B5">
      <w:pPr>
        <w:pStyle w:val="NormalWeb"/>
        <w:shd w:val="clear" w:color="auto" w:fill="FFFFFF"/>
        <w:spacing w:before="0" w:beforeAutospacing="0" w:after="0" w:afterAutospacing="0" w:line="276" w:lineRule="auto"/>
        <w:jc w:val="both"/>
        <w:rPr>
          <w:rFonts w:ascii="Souvenir Lt BT" w:hAnsi="Souvenir Lt BT" w:cs="Traditional Arabic"/>
          <w:szCs w:val="32"/>
        </w:rPr>
      </w:pPr>
      <w:r w:rsidRPr="00635B13">
        <w:rPr>
          <w:rFonts w:ascii="Souvenir Lt BT" w:hAnsi="Souvenir Lt BT" w:cs="Traditional Arabic"/>
          <w:i/>
          <w:iCs/>
          <w:szCs w:val="32"/>
        </w:rPr>
        <w:t>“</w:t>
      </w:r>
      <w:r w:rsidR="001F6FBA" w:rsidRPr="00635B13">
        <w:rPr>
          <w:rFonts w:ascii="Souvenir Lt BT" w:hAnsi="Souvenir Lt BT" w:cs="Traditional Arabic"/>
          <w:i/>
          <w:iCs/>
          <w:szCs w:val="32"/>
        </w:rPr>
        <w:t xml:space="preserve">Nabi memerintahkan para sahabatnya untuk menjadikan haji mereka sebagai </w:t>
      </w:r>
      <w:r w:rsidR="00C5041D" w:rsidRPr="00635B13">
        <w:rPr>
          <w:rFonts w:ascii="Souvenir Lt BT" w:hAnsi="Souvenir Lt BT" w:cs="Traditional Arabic"/>
          <w:i/>
          <w:iCs/>
          <w:szCs w:val="32"/>
        </w:rPr>
        <w:t>umrah</w:t>
      </w:r>
      <w:r w:rsidR="001F6FBA" w:rsidRPr="00635B13">
        <w:rPr>
          <w:rFonts w:ascii="Souvenir Lt BT" w:hAnsi="Souvenir Lt BT" w:cs="Traditional Arabic"/>
          <w:i/>
          <w:iCs/>
          <w:szCs w:val="32"/>
        </w:rPr>
        <w:t xml:space="preserve"> dan agar mereka melakukan </w:t>
      </w:r>
      <w:r w:rsidR="00635B13" w:rsidRPr="00635B13">
        <w:rPr>
          <w:rFonts w:ascii="Souvenir Lt BT" w:hAnsi="Souvenir Lt BT" w:cs="Traditional Arabic"/>
          <w:i/>
          <w:iCs/>
          <w:szCs w:val="32"/>
        </w:rPr>
        <w:t>tawaf</w:t>
      </w:r>
      <w:r w:rsidR="001F6FBA" w:rsidRPr="00635B13">
        <w:rPr>
          <w:rFonts w:ascii="Souvenir Lt BT" w:hAnsi="Souvenir Lt BT" w:cs="Traditional Arabic"/>
          <w:i/>
          <w:iCs/>
          <w:szCs w:val="32"/>
        </w:rPr>
        <w:t xml:space="preserve"> lalu mencukur pendek rambut mereka dan bertahalul, kecuali </w:t>
      </w:r>
      <w:r w:rsidR="001F6FBA" w:rsidRPr="00AC7756">
        <w:rPr>
          <w:rStyle w:val="Kuat"/>
          <w:rFonts w:ascii="Souvenir Lt BT" w:hAnsi="Souvenir Lt BT" w:cs="Traditional Arabic"/>
          <w:i/>
          <w:iCs/>
          <w:szCs w:val="32"/>
        </w:rPr>
        <w:t>yang membawa hadyu/dam</w:t>
      </w:r>
      <w:r w:rsidR="00635B13" w:rsidRPr="00AC7756">
        <w:rPr>
          <w:rStyle w:val="Kuat"/>
          <w:rFonts w:ascii="Souvenir Lt BT" w:hAnsi="Souvenir Lt BT" w:cs="Traditional Arabic"/>
          <w:i/>
          <w:iCs/>
          <w:szCs w:val="32"/>
        </w:rPr>
        <w:t>.</w:t>
      </w:r>
      <w:r w:rsidRPr="00635B13">
        <w:rPr>
          <w:rFonts w:ascii="Souvenir Lt BT" w:hAnsi="Souvenir Lt BT" w:cs="Traditional Arabic"/>
          <w:i/>
          <w:iCs/>
          <w:szCs w:val="32"/>
        </w:rPr>
        <w:t>”</w:t>
      </w:r>
      <w:r w:rsidR="00635B13">
        <w:rPr>
          <w:rStyle w:val="ReferensiCatatanKaki"/>
          <w:rFonts w:ascii="Souvenir Lt BT" w:hAnsi="Souvenir Lt BT" w:cs="Traditional Arabic"/>
          <w:i/>
          <w:iCs/>
          <w:szCs w:val="32"/>
        </w:rPr>
        <w:footnoteReference w:id="49"/>
      </w:r>
    </w:p>
    <w:p w14:paraId="66B39F5F" w14:textId="4148CA62" w:rsidR="001F6FBA" w:rsidRPr="00AB77D5" w:rsidRDefault="001F6FBA" w:rsidP="00AC7756">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Fonts w:ascii="Souvenir Lt BT" w:hAnsi="Souvenir Lt BT" w:cs="Traditional Arabic"/>
          <w:szCs w:val="32"/>
        </w:rPr>
        <w:t xml:space="preserve">Jika ada yang berkata, </w:t>
      </w:r>
      <w:r w:rsidR="00A257FA" w:rsidRPr="00AC7756">
        <w:rPr>
          <w:rFonts w:ascii="Souvenir Lt BT" w:hAnsi="Souvenir Lt BT" w:cs="Traditional Arabic"/>
          <w:i/>
          <w:iCs/>
          <w:szCs w:val="32"/>
        </w:rPr>
        <w:t>“</w:t>
      </w:r>
      <w:r w:rsidRPr="00AC7756">
        <w:rPr>
          <w:rFonts w:ascii="Souvenir Lt BT" w:hAnsi="Souvenir Lt BT" w:cs="Traditional Arabic"/>
          <w:i/>
          <w:iCs/>
          <w:szCs w:val="32"/>
        </w:rPr>
        <w:t xml:space="preserve">Bisa jadi Nabi mengakhirkan penyembelihan hadyu karena beliau ingin melakukan yang </w:t>
      </w:r>
      <w:r w:rsidR="00A07467" w:rsidRPr="00AC7756">
        <w:rPr>
          <w:rFonts w:ascii="Souvenir Lt BT" w:hAnsi="Souvenir Lt BT" w:cs="Traditional Arabic"/>
          <w:i/>
          <w:iCs/>
          <w:szCs w:val="32"/>
        </w:rPr>
        <w:t>afdal</w:t>
      </w:r>
      <w:r w:rsidRPr="00AC7756">
        <w:rPr>
          <w:rFonts w:ascii="Souvenir Lt BT" w:hAnsi="Souvenir Lt BT" w:cs="Traditional Arabic"/>
          <w:i/>
          <w:iCs/>
          <w:szCs w:val="32"/>
        </w:rPr>
        <w:t xml:space="preserve"> dan terbaik. Akan tetapi hal ini tidak menunjukkan larangan menyembelih sebelum hari </w:t>
      </w:r>
      <w:proofErr w:type="spellStart"/>
      <w:r w:rsidR="00BB4E47" w:rsidRPr="00AC7756">
        <w:rPr>
          <w:rFonts w:ascii="Souvenir Lt BT" w:hAnsi="Souvenir Lt BT" w:cs="Traditional Arabic"/>
          <w:i/>
          <w:iCs/>
          <w:szCs w:val="32"/>
        </w:rPr>
        <w:t>a</w:t>
      </w:r>
      <w:r w:rsidR="00A47547" w:rsidRPr="00AC7756">
        <w:rPr>
          <w:rFonts w:ascii="Souvenir Lt BT" w:hAnsi="Souvenir Lt BT" w:cs="Traditional Arabic"/>
          <w:i/>
          <w:iCs/>
          <w:szCs w:val="32"/>
        </w:rPr>
        <w:t>n-Nahr</w:t>
      </w:r>
      <w:proofErr w:type="spellEnd"/>
      <w:r w:rsidR="00AC7756" w:rsidRPr="00AC7756">
        <w:rPr>
          <w:rFonts w:ascii="Souvenir Lt BT" w:hAnsi="Souvenir Lt BT" w:cs="Traditional Arabic"/>
          <w:i/>
          <w:iCs/>
          <w:szCs w:val="32"/>
        </w:rPr>
        <w:t>.</w:t>
      </w:r>
      <w:r w:rsidR="00A257FA" w:rsidRPr="00AC7756">
        <w:rPr>
          <w:rFonts w:ascii="Souvenir Lt BT" w:hAnsi="Souvenir Lt BT" w:cs="Traditional Arabic"/>
          <w:i/>
          <w:iCs/>
          <w:szCs w:val="32"/>
        </w:rPr>
        <w:t>”</w:t>
      </w:r>
    </w:p>
    <w:p w14:paraId="13F5E412" w14:textId="5FB7DBC4" w:rsidR="001F6FBA" w:rsidRPr="005809EE" w:rsidRDefault="00AC7756" w:rsidP="00AC7756">
      <w:pPr>
        <w:pStyle w:val="NormalWeb"/>
        <w:shd w:val="clear" w:color="auto" w:fill="FFFFFF"/>
        <w:spacing w:before="0" w:beforeAutospacing="0" w:after="0" w:afterAutospacing="0" w:line="276" w:lineRule="auto"/>
        <w:ind w:firstLine="720"/>
        <w:jc w:val="both"/>
        <w:rPr>
          <w:rFonts w:ascii="Souvenir Lt BT" w:hAnsi="Souvenir Lt BT" w:cs="Traditional Arabic"/>
          <w:i/>
          <w:iCs/>
          <w:szCs w:val="32"/>
        </w:rPr>
      </w:pPr>
      <w:r>
        <w:rPr>
          <w:rFonts w:ascii="Souvenir Lt BT" w:hAnsi="Souvenir Lt BT" w:cs="Traditional Arabic"/>
          <w:szCs w:val="32"/>
        </w:rPr>
        <w:t>Maka k</w:t>
      </w:r>
      <w:r w:rsidR="001F6FBA" w:rsidRPr="0029455D">
        <w:rPr>
          <w:rFonts w:ascii="Souvenir Lt BT" w:hAnsi="Souvenir Lt BT" w:cs="Traditional Arabic"/>
          <w:szCs w:val="32"/>
        </w:rPr>
        <w:t>ita</w:t>
      </w:r>
      <w:r w:rsidR="001F6FBA" w:rsidRPr="00AB77D5">
        <w:rPr>
          <w:rFonts w:ascii="Souvenir Lt BT" w:hAnsi="Souvenir Lt BT" w:cs="Traditional Arabic"/>
          <w:szCs w:val="32"/>
        </w:rPr>
        <w:t xml:space="preserve"> katakan, </w:t>
      </w:r>
      <w:r w:rsidR="00A257FA" w:rsidRPr="005809EE">
        <w:rPr>
          <w:rFonts w:ascii="Souvenir Lt BT" w:hAnsi="Souvenir Lt BT" w:cs="Traditional Arabic"/>
          <w:i/>
          <w:iCs/>
          <w:szCs w:val="32"/>
        </w:rPr>
        <w:t>“</w:t>
      </w:r>
      <w:r w:rsidR="001F6FBA" w:rsidRPr="005809EE">
        <w:rPr>
          <w:rFonts w:ascii="Souvenir Lt BT" w:hAnsi="Souvenir Lt BT" w:cs="Traditional Arabic"/>
          <w:i/>
          <w:iCs/>
          <w:szCs w:val="32"/>
        </w:rPr>
        <w:t>Justru ada perkara terbaik yang dicita-citakan oleh Nabi, yaitu ber</w:t>
      </w:r>
      <w:r w:rsidR="00974230" w:rsidRPr="005809EE">
        <w:rPr>
          <w:rFonts w:ascii="Souvenir Lt BT" w:hAnsi="Souvenir Lt BT" w:cs="Traditional Arabic"/>
          <w:i/>
          <w:iCs/>
          <w:szCs w:val="32"/>
        </w:rPr>
        <w:t>tahalul</w:t>
      </w:r>
      <w:r w:rsidR="001F6FBA" w:rsidRPr="005809EE">
        <w:rPr>
          <w:rFonts w:ascii="Souvenir Lt BT" w:hAnsi="Souvenir Lt BT" w:cs="Traditional Arabic"/>
          <w:i/>
          <w:iCs/>
          <w:szCs w:val="32"/>
        </w:rPr>
        <w:t xml:space="preserve"> dan berhaji </w:t>
      </w:r>
      <w:proofErr w:type="spellStart"/>
      <w:r w:rsidR="00692FBB" w:rsidRPr="005809EE">
        <w:rPr>
          <w:rFonts w:ascii="Souvenir Lt BT" w:hAnsi="Souvenir Lt BT" w:cs="Traditional Arabic"/>
          <w:i/>
          <w:iCs/>
          <w:szCs w:val="32"/>
        </w:rPr>
        <w:t>Tamattu</w:t>
      </w:r>
      <w:proofErr w:type="spellEnd"/>
      <w:r w:rsidR="00692FBB" w:rsidRPr="005809EE">
        <w:rPr>
          <w:rFonts w:ascii="Souvenir Lt BT" w:hAnsi="Souvenir Lt BT" w:cs="Traditional Arabic"/>
          <w:i/>
          <w:iCs/>
          <w:szCs w:val="32"/>
        </w:rPr>
        <w:t>’</w:t>
      </w:r>
      <w:r w:rsidR="001F6FBA" w:rsidRPr="005809EE">
        <w:rPr>
          <w:rFonts w:ascii="Souvenir Lt BT" w:hAnsi="Souvenir Lt BT" w:cs="Traditional Arabic"/>
          <w:i/>
          <w:iCs/>
          <w:szCs w:val="32"/>
        </w:rPr>
        <w:t xml:space="preserve">. Sampai-sampai Nabi </w:t>
      </w:r>
      <w:r w:rsidR="00833DAA" w:rsidRPr="005809EE">
        <w:rPr>
          <w:rFonts w:ascii="Souvenir Lt BT" w:hAnsi="Souvenir Lt BT" w:cs="Traditional Arabic"/>
          <w:i/>
          <w:iCs/>
          <w:szCs w:val="32"/>
        </w:rPr>
        <w:t>berkata,</w:t>
      </w:r>
    </w:p>
    <w:p w14:paraId="5B3B30DF" w14:textId="58CC0ACA" w:rsidR="001F6FBA" w:rsidRPr="00AB77D5" w:rsidRDefault="004C5FB3" w:rsidP="009C63B5">
      <w:pPr>
        <w:pStyle w:val="NormalWeb"/>
        <w:shd w:val="clear" w:color="auto" w:fill="FFFFFF"/>
        <w:bidi/>
        <w:spacing w:before="0" w:beforeAutospacing="0" w:after="0" w:afterAutospacing="0" w:line="276" w:lineRule="auto"/>
        <w:jc w:val="both"/>
        <w:rPr>
          <w:rFonts w:ascii="Souvenir Lt BT" w:hAnsi="Souvenir Lt BT" w:cs="Traditional Arabic"/>
          <w:szCs w:val="32"/>
        </w:rPr>
      </w:pPr>
      <w:r w:rsidRPr="00B01083">
        <w:rPr>
          <w:rFonts w:ascii="Souvenir Lt BT" w:hAnsi="Souvenir Lt BT" w:cs="Traditional Arabic" w:hint="cs"/>
          <w:szCs w:val="32"/>
          <w:rtl/>
        </w:rPr>
        <w:t>((</w:t>
      </w:r>
      <w:r w:rsidR="001F6FBA" w:rsidRPr="00AB77D5">
        <w:rPr>
          <w:rFonts w:ascii="Souvenir Lt BT" w:hAnsi="Souvenir Lt BT" w:cs="Traditional Arabic"/>
          <w:szCs w:val="32"/>
          <w:rtl/>
        </w:rPr>
        <w:t>لَوِ اسْتَقْبَلْتُ مِنْ أَمْرِي مَا اسْتَدْبَرْتُ مَا أَهْدَيْتُ وَلَوْ</w:t>
      </w:r>
      <w:r w:rsidR="00A233C5">
        <w:rPr>
          <w:rFonts w:ascii="Souvenir Lt BT" w:hAnsi="Souvenir Lt BT" w:cs="Traditional Arabic"/>
          <w:szCs w:val="32"/>
          <w:rtl/>
        </w:rPr>
        <w:t>لَا</w:t>
      </w:r>
      <w:r w:rsidR="001F6FBA" w:rsidRPr="00AB77D5">
        <w:rPr>
          <w:rFonts w:ascii="Souvenir Lt BT" w:hAnsi="Souvenir Lt BT" w:cs="Traditional Arabic"/>
          <w:szCs w:val="32"/>
          <w:rtl/>
        </w:rPr>
        <w:t xml:space="preserve"> أَنَّ مَعِيَ الْهَدْيَ </w:t>
      </w:r>
      <w:r w:rsidR="00A233C5">
        <w:rPr>
          <w:rFonts w:ascii="Souvenir Lt BT" w:hAnsi="Souvenir Lt BT" w:cs="Traditional Arabic"/>
          <w:szCs w:val="32"/>
          <w:rtl/>
        </w:rPr>
        <w:t>لَ</w:t>
      </w:r>
      <w:r w:rsidR="00AF6305">
        <w:rPr>
          <w:rFonts w:ascii="Souvenir Lt BT" w:hAnsi="Souvenir Lt BT" w:cs="Traditional Arabic" w:hint="cs"/>
          <w:szCs w:val="32"/>
          <w:rtl/>
        </w:rPr>
        <w:t>أَ</w:t>
      </w:r>
      <w:r w:rsidR="001F6FBA" w:rsidRPr="00AB77D5">
        <w:rPr>
          <w:rFonts w:ascii="Souvenir Lt BT" w:hAnsi="Souvenir Lt BT" w:cs="Traditional Arabic"/>
          <w:szCs w:val="32"/>
          <w:rtl/>
        </w:rPr>
        <w:t>حْلَلْتُ</w:t>
      </w:r>
      <w:r w:rsidR="00AF6305">
        <w:rPr>
          <w:rFonts w:ascii="Souvenir Lt BT" w:hAnsi="Souvenir Lt BT" w:cs="Traditional Arabic" w:hint="cs"/>
          <w:szCs w:val="32"/>
          <w:rtl/>
        </w:rPr>
        <w:t>))</w:t>
      </w:r>
    </w:p>
    <w:p w14:paraId="08CECCE8" w14:textId="59AECD8C" w:rsidR="001F6FBA" w:rsidRPr="00AB77D5" w:rsidRDefault="00A257FA" w:rsidP="009C63B5">
      <w:pPr>
        <w:pStyle w:val="NormalWeb"/>
        <w:shd w:val="clear" w:color="auto" w:fill="FFFFFF"/>
        <w:spacing w:before="0" w:beforeAutospacing="0" w:after="0" w:afterAutospacing="0" w:line="276" w:lineRule="auto"/>
        <w:jc w:val="both"/>
        <w:rPr>
          <w:rFonts w:ascii="Souvenir Lt BT" w:hAnsi="Souvenir Lt BT" w:cs="Traditional Arabic"/>
          <w:szCs w:val="32"/>
        </w:rPr>
      </w:pPr>
      <w:r w:rsidRPr="00647E3A">
        <w:rPr>
          <w:rFonts w:ascii="Souvenir Lt BT" w:hAnsi="Souvenir Lt BT" w:cs="Traditional Arabic"/>
          <w:i/>
          <w:iCs/>
          <w:szCs w:val="32"/>
        </w:rPr>
        <w:t>“</w:t>
      </w:r>
      <w:r w:rsidR="001F6FBA" w:rsidRPr="00647E3A">
        <w:rPr>
          <w:rFonts w:ascii="Souvenir Lt BT" w:hAnsi="Souvenir Lt BT" w:cs="Traditional Arabic"/>
          <w:i/>
          <w:iCs/>
          <w:szCs w:val="32"/>
        </w:rPr>
        <w:t>Kalau seandainya aku sebelumnya mengetahui apa yang akhirnya terjadi aku tidak akan membawa hadyu, kalau bukan karena aku membawa hadyu maka aku akan ber</w:t>
      </w:r>
      <w:r w:rsidR="00974230">
        <w:rPr>
          <w:rFonts w:ascii="Souvenir Lt BT" w:hAnsi="Souvenir Lt BT" w:cs="Traditional Arabic"/>
          <w:i/>
          <w:iCs/>
          <w:szCs w:val="32"/>
        </w:rPr>
        <w:t>tahalul</w:t>
      </w:r>
      <w:r w:rsidR="00647E3A" w:rsidRPr="00647E3A">
        <w:rPr>
          <w:rFonts w:ascii="Souvenir Lt BT" w:hAnsi="Souvenir Lt BT" w:cs="Traditional Arabic"/>
          <w:i/>
          <w:iCs/>
          <w:szCs w:val="32"/>
        </w:rPr>
        <w:t>.</w:t>
      </w:r>
      <w:r w:rsidRPr="00647E3A">
        <w:rPr>
          <w:rFonts w:ascii="Souvenir Lt BT" w:hAnsi="Souvenir Lt BT" w:cs="Traditional Arabic"/>
          <w:i/>
          <w:iCs/>
          <w:szCs w:val="32"/>
        </w:rPr>
        <w:t>”</w:t>
      </w:r>
      <w:r w:rsidR="00594061">
        <w:rPr>
          <w:rStyle w:val="ReferensiCatatanKaki"/>
          <w:rFonts w:ascii="Souvenir Lt BT" w:hAnsi="Souvenir Lt BT" w:cs="Traditional Arabic"/>
          <w:i/>
          <w:iCs/>
          <w:szCs w:val="32"/>
        </w:rPr>
        <w:footnoteReference w:id="50"/>
      </w:r>
      <w:r w:rsidR="001F6FBA" w:rsidRPr="00AB77D5">
        <w:rPr>
          <w:rFonts w:ascii="Souvenir Lt BT" w:hAnsi="Souvenir Lt BT" w:cs="Traditional Arabic"/>
          <w:szCs w:val="32"/>
          <w:rtl/>
        </w:rPr>
        <w:t xml:space="preserve"> </w:t>
      </w:r>
    </w:p>
    <w:p w14:paraId="529644F1" w14:textId="627B3B35" w:rsidR="001F6FBA" w:rsidRPr="00AB77D5" w:rsidRDefault="001F6FBA" w:rsidP="005809EE">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5809EE">
        <w:rPr>
          <w:rFonts w:ascii="Souvenir Lt BT" w:hAnsi="Souvenir Lt BT" w:cs="Traditional Arabic"/>
          <w:b/>
          <w:bCs/>
          <w:szCs w:val="32"/>
        </w:rPr>
        <w:t>Keempat:</w:t>
      </w:r>
      <w:r w:rsidRPr="00AB77D5">
        <w:rPr>
          <w:rFonts w:ascii="Souvenir Lt BT" w:hAnsi="Souvenir Lt BT" w:cs="Traditional Arabic"/>
          <w:szCs w:val="32"/>
        </w:rPr>
        <w:t xml:space="preserve"> Nabi </w:t>
      </w:r>
      <w:r w:rsidR="00D473B0" w:rsidRPr="006E7F75">
        <w:rPr>
          <w:rFonts w:ascii="Souvenir Lt BT" w:hAnsi="Souvenir Lt BT" w:cs="Traditional Arabic"/>
          <w:rtl/>
        </w:rPr>
        <w:t>ﷺ</w:t>
      </w:r>
      <w:r w:rsidRPr="00AB77D5">
        <w:rPr>
          <w:rFonts w:ascii="Souvenir Lt BT" w:hAnsi="Souvenir Lt BT" w:cs="Traditional Arabic"/>
          <w:szCs w:val="32"/>
        </w:rPr>
        <w:t xml:space="preserve"> dan puluhan ribu para sahabat tiba di </w:t>
      </w:r>
      <w:r w:rsidR="00FB4A79">
        <w:rPr>
          <w:rFonts w:ascii="Souvenir Lt BT" w:hAnsi="Souvenir Lt BT" w:cs="Traditional Arabic"/>
          <w:szCs w:val="32"/>
        </w:rPr>
        <w:t>Makkah</w:t>
      </w:r>
      <w:r w:rsidRPr="00AB77D5">
        <w:rPr>
          <w:rFonts w:ascii="Souvenir Lt BT" w:hAnsi="Souvenir Lt BT" w:cs="Traditional Arabic"/>
          <w:szCs w:val="32"/>
        </w:rPr>
        <w:t xml:space="preserve"> tanggal 4 </w:t>
      </w:r>
      <w:r w:rsidR="00775F34">
        <w:rPr>
          <w:rFonts w:ascii="Souvenir Lt BT" w:hAnsi="Souvenir Lt BT" w:cs="Traditional Arabic"/>
          <w:szCs w:val="32"/>
        </w:rPr>
        <w:t>Zulhijah</w:t>
      </w:r>
      <w:r w:rsidR="005809EE">
        <w:rPr>
          <w:rFonts w:ascii="Souvenir Lt BT" w:hAnsi="Souvenir Lt BT" w:cs="Traditional Arabic"/>
          <w:szCs w:val="32"/>
        </w:rPr>
        <w:t>.</w:t>
      </w:r>
      <w:r w:rsidRPr="0029455D">
        <w:rPr>
          <w:rFonts w:ascii="Souvenir Lt BT" w:hAnsi="Souvenir Lt BT" w:cs="Traditional Arabic"/>
          <w:szCs w:val="32"/>
        </w:rPr>
        <w:t xml:space="preserve"> </w:t>
      </w:r>
      <w:r w:rsidR="00B54D6A">
        <w:rPr>
          <w:rFonts w:ascii="Souvenir Lt BT" w:hAnsi="Souvenir Lt BT" w:cs="Traditional Arabic"/>
          <w:szCs w:val="32"/>
        </w:rPr>
        <w:t>L</w:t>
      </w:r>
      <w:r w:rsidRPr="0029455D">
        <w:rPr>
          <w:rFonts w:ascii="Souvenir Lt BT" w:hAnsi="Souvenir Lt BT" w:cs="Traditional Arabic"/>
          <w:szCs w:val="32"/>
        </w:rPr>
        <w:t>alu</w:t>
      </w:r>
      <w:r w:rsidRPr="00AB77D5">
        <w:rPr>
          <w:rFonts w:ascii="Souvenir Lt BT" w:hAnsi="Souvenir Lt BT" w:cs="Traditional Arabic"/>
          <w:szCs w:val="32"/>
        </w:rPr>
        <w:t xml:space="preserve"> seluruh hewan</w:t>
      </w:r>
      <w:r w:rsidR="00B54D6A">
        <w:rPr>
          <w:rFonts w:ascii="Souvenir Lt BT" w:hAnsi="Souvenir Lt BT" w:cs="Traditional Arabic"/>
          <w:szCs w:val="32"/>
        </w:rPr>
        <w:t>—</w:t>
      </w:r>
      <w:r w:rsidRPr="00AB77D5">
        <w:rPr>
          <w:rFonts w:ascii="Souvenir Lt BT" w:hAnsi="Souvenir Lt BT" w:cs="Traditional Arabic"/>
          <w:szCs w:val="32"/>
        </w:rPr>
        <w:t xml:space="preserve">baik </w:t>
      </w:r>
      <w:r w:rsidR="006F20A7">
        <w:rPr>
          <w:rFonts w:ascii="Souvenir Lt BT" w:hAnsi="Souvenir Lt BT" w:cs="Traditional Arabic"/>
          <w:szCs w:val="32"/>
        </w:rPr>
        <w:t>unta</w:t>
      </w:r>
      <w:r w:rsidRPr="00AB77D5">
        <w:rPr>
          <w:rFonts w:ascii="Souvenir Lt BT" w:hAnsi="Souvenir Lt BT" w:cs="Traditional Arabic"/>
          <w:szCs w:val="32"/>
        </w:rPr>
        <w:t xml:space="preserve"> maupun kambing</w:t>
      </w:r>
      <w:r w:rsidR="00B54D6A">
        <w:rPr>
          <w:rFonts w:ascii="Souvenir Lt BT" w:hAnsi="Souvenir Lt BT" w:cs="Traditional Arabic"/>
          <w:szCs w:val="32"/>
        </w:rPr>
        <w:t>—</w:t>
      </w:r>
      <w:r w:rsidRPr="00AB77D5">
        <w:rPr>
          <w:rFonts w:ascii="Souvenir Lt BT" w:hAnsi="Souvenir Lt BT" w:cs="Traditional Arabic"/>
          <w:szCs w:val="32"/>
        </w:rPr>
        <w:t xml:space="preserve">diikat hingga </w:t>
      </w:r>
      <w:r w:rsidRPr="0029455D">
        <w:rPr>
          <w:rFonts w:ascii="Souvenir Lt BT" w:hAnsi="Souvenir Lt BT" w:cs="Traditional Arabic"/>
          <w:szCs w:val="32"/>
        </w:rPr>
        <w:t>tiba</w:t>
      </w:r>
      <w:r w:rsidRPr="00AB77D5">
        <w:rPr>
          <w:rFonts w:ascii="Souvenir Lt BT" w:hAnsi="Souvenir Lt BT" w:cs="Traditional Arabic"/>
          <w:szCs w:val="32"/>
        </w:rPr>
        <w:t xml:space="preserve"> hari </w:t>
      </w:r>
      <w:proofErr w:type="spellStart"/>
      <w:r w:rsidR="009A142A">
        <w:rPr>
          <w:rFonts w:ascii="Souvenir Lt BT" w:hAnsi="Souvenir Lt BT" w:cs="Traditional Arabic"/>
          <w:szCs w:val="32"/>
        </w:rPr>
        <w:t>Tarwiyah</w:t>
      </w:r>
      <w:proofErr w:type="spellEnd"/>
      <w:r w:rsidR="00B54D6A">
        <w:rPr>
          <w:rFonts w:ascii="Souvenir Lt BT" w:hAnsi="Souvenir Lt BT" w:cs="Traditional Arabic"/>
          <w:szCs w:val="32"/>
        </w:rPr>
        <w:t>, yaitu</w:t>
      </w:r>
      <w:r w:rsidRPr="00AB77D5">
        <w:rPr>
          <w:rFonts w:ascii="Souvenir Lt BT" w:hAnsi="Souvenir Lt BT" w:cs="Traditional Arabic"/>
          <w:szCs w:val="32"/>
        </w:rPr>
        <w:t xml:space="preserve"> tanggal 8 </w:t>
      </w:r>
      <w:r w:rsidR="00775F34">
        <w:rPr>
          <w:rFonts w:ascii="Souvenir Lt BT" w:hAnsi="Souvenir Lt BT" w:cs="Traditional Arabic"/>
          <w:szCs w:val="32"/>
        </w:rPr>
        <w:t>Zulhijah</w:t>
      </w:r>
      <w:r w:rsidRPr="00AB77D5">
        <w:rPr>
          <w:rFonts w:ascii="Souvenir Lt BT" w:hAnsi="Souvenir Lt BT" w:cs="Traditional Arabic"/>
          <w:szCs w:val="32"/>
        </w:rPr>
        <w:t xml:space="preserve">. Tentunya puluhan ribu </w:t>
      </w:r>
      <w:r w:rsidRPr="0029455D">
        <w:rPr>
          <w:rFonts w:ascii="Souvenir Lt BT" w:hAnsi="Souvenir Lt BT" w:cs="Traditional Arabic"/>
          <w:szCs w:val="32"/>
        </w:rPr>
        <w:t>sahabat</w:t>
      </w:r>
      <w:r w:rsidRPr="00AB77D5">
        <w:rPr>
          <w:rFonts w:ascii="Souvenir Lt BT" w:hAnsi="Souvenir Lt BT" w:cs="Traditional Arabic"/>
          <w:szCs w:val="32"/>
        </w:rPr>
        <w:t xml:space="preserve"> membutuhkan makanan, dan penyediaan makanan </w:t>
      </w:r>
      <w:r w:rsidR="006E7F75" w:rsidRPr="006E7F75">
        <w:rPr>
          <w:rFonts w:ascii="Souvenir Lt BT" w:hAnsi="Souvenir Lt BT" w:cs="Traditional Arabic"/>
        </w:rPr>
        <w:t>dengan jumlah</w:t>
      </w:r>
      <w:r w:rsidRPr="00AB77D5">
        <w:rPr>
          <w:rFonts w:ascii="Souvenir Lt BT" w:hAnsi="Souvenir Lt BT" w:cs="Traditional Arabic"/>
          <w:szCs w:val="32"/>
        </w:rPr>
        <w:t xml:space="preserve"> tersebut selama </w:t>
      </w:r>
      <w:r w:rsidR="006E7F75" w:rsidRPr="006E7F75">
        <w:rPr>
          <w:rFonts w:ascii="Souvenir Lt BT" w:hAnsi="Souvenir Lt BT" w:cs="Traditional Arabic"/>
        </w:rPr>
        <w:t>empat</w:t>
      </w:r>
      <w:r w:rsidRPr="00AB77D5">
        <w:rPr>
          <w:rFonts w:ascii="Souvenir Lt BT" w:hAnsi="Souvenir Lt BT" w:cs="Traditional Arabic"/>
          <w:szCs w:val="32"/>
        </w:rPr>
        <w:t xml:space="preserve"> hari bukanlah perkara yang mudah. </w:t>
      </w:r>
      <w:r w:rsidR="006E7F75" w:rsidRPr="006E7F75">
        <w:rPr>
          <w:rFonts w:ascii="Souvenir Lt BT" w:hAnsi="Souvenir Lt BT" w:cs="Traditional Arabic"/>
        </w:rPr>
        <w:t>Jika</w:t>
      </w:r>
      <w:r w:rsidRPr="00AB77D5">
        <w:rPr>
          <w:rFonts w:ascii="Souvenir Lt BT" w:hAnsi="Souvenir Lt BT" w:cs="Traditional Arabic"/>
          <w:szCs w:val="32"/>
        </w:rPr>
        <w:t xml:space="preserve"> seandainya memotong hewan dam diperbolehkan sebelum tanggal 10 </w:t>
      </w:r>
      <w:r w:rsidR="00775F34">
        <w:rPr>
          <w:rFonts w:ascii="Souvenir Lt BT" w:hAnsi="Souvenir Lt BT" w:cs="Traditional Arabic"/>
          <w:szCs w:val="32"/>
        </w:rPr>
        <w:t>Zulhijah</w:t>
      </w:r>
      <w:r w:rsidR="006E7F75" w:rsidRPr="006E7F75">
        <w:rPr>
          <w:rFonts w:ascii="Souvenir Lt BT" w:hAnsi="Souvenir Lt BT" w:cs="Traditional Arabic"/>
        </w:rPr>
        <w:t>,</w:t>
      </w:r>
      <w:r w:rsidRPr="00AB77D5">
        <w:rPr>
          <w:rFonts w:ascii="Souvenir Lt BT" w:hAnsi="Souvenir Lt BT" w:cs="Traditional Arabic"/>
          <w:szCs w:val="32"/>
        </w:rPr>
        <w:t xml:space="preserve"> tentu Nabi </w:t>
      </w:r>
      <w:r w:rsidR="006E7F75" w:rsidRPr="006E7F75">
        <w:rPr>
          <w:rFonts w:ascii="Traditional Arabic" w:hAnsi="Traditional Arabic" w:cs="Traditional Arabic"/>
          <w:rtl/>
        </w:rPr>
        <w:t>ﷺ</w:t>
      </w:r>
      <w:r w:rsidR="006E7F75" w:rsidRPr="006E7F75">
        <w:rPr>
          <w:rFonts w:ascii="Souvenir Lt BT" w:hAnsi="Souvenir Lt BT" w:cs="Traditional Arabic"/>
        </w:rPr>
        <w:t xml:space="preserve"> </w:t>
      </w:r>
      <w:r w:rsidRPr="00AB77D5">
        <w:rPr>
          <w:rFonts w:ascii="Souvenir Lt BT" w:hAnsi="Souvenir Lt BT" w:cs="Traditional Arabic"/>
          <w:szCs w:val="32"/>
        </w:rPr>
        <w:t xml:space="preserve">akan membolehkan menyembelih hewan-hewan tersebut dengan dicicil mengingat </w:t>
      </w:r>
      <w:r w:rsidR="006E7F75" w:rsidRPr="006E7F75">
        <w:rPr>
          <w:rFonts w:ascii="Souvenir Lt BT" w:hAnsi="Souvenir Lt BT" w:cs="Traditional Arabic"/>
        </w:rPr>
        <w:t xml:space="preserve">adanya </w:t>
      </w:r>
      <w:r w:rsidRPr="00AB77D5">
        <w:rPr>
          <w:rFonts w:ascii="Souvenir Lt BT" w:hAnsi="Souvenir Lt BT" w:cs="Traditional Arabic"/>
          <w:szCs w:val="32"/>
        </w:rPr>
        <w:t>kebutuhan penyediaan makanan. Akan tetapi</w:t>
      </w:r>
      <w:r w:rsidR="006E7F75" w:rsidRPr="006E7F75">
        <w:rPr>
          <w:rFonts w:ascii="Souvenir Lt BT" w:hAnsi="Souvenir Lt BT" w:cs="Traditional Arabic"/>
        </w:rPr>
        <w:t>,</w:t>
      </w:r>
      <w:r w:rsidRPr="00AB77D5">
        <w:rPr>
          <w:rFonts w:ascii="Souvenir Lt BT" w:hAnsi="Souvenir Lt BT" w:cs="Traditional Arabic"/>
          <w:szCs w:val="32"/>
        </w:rPr>
        <w:t xml:space="preserve"> tidak </w:t>
      </w:r>
      <w:r w:rsidR="006E7F75" w:rsidRPr="006E7F75">
        <w:rPr>
          <w:rFonts w:ascii="Souvenir Lt BT" w:hAnsi="Souvenir Lt BT" w:cs="Traditional Arabic"/>
        </w:rPr>
        <w:t>ada</w:t>
      </w:r>
      <w:r w:rsidRPr="006E7F75">
        <w:rPr>
          <w:rFonts w:ascii="Souvenir Lt BT" w:hAnsi="Souvenir Lt BT" w:cs="Traditional Arabic"/>
        </w:rPr>
        <w:t xml:space="preserve"> </w:t>
      </w:r>
      <w:r w:rsidRPr="00AB77D5">
        <w:rPr>
          <w:rFonts w:ascii="Souvenir Lt BT" w:hAnsi="Souvenir Lt BT" w:cs="Traditional Arabic"/>
          <w:szCs w:val="32"/>
        </w:rPr>
        <w:t xml:space="preserve">seekor </w:t>
      </w:r>
      <w:r w:rsidRPr="006E7F75">
        <w:rPr>
          <w:rFonts w:ascii="Souvenir Lt BT" w:hAnsi="Souvenir Lt BT" w:cs="Traditional Arabic"/>
        </w:rPr>
        <w:t>hewan</w:t>
      </w:r>
      <w:r w:rsidR="006E7F75" w:rsidRPr="006E7F75">
        <w:rPr>
          <w:rFonts w:ascii="Souvenir Lt BT" w:hAnsi="Souvenir Lt BT" w:cs="Traditional Arabic"/>
        </w:rPr>
        <w:t xml:space="preserve"> </w:t>
      </w:r>
      <w:r w:rsidRPr="006E7F75">
        <w:rPr>
          <w:rFonts w:ascii="Souvenir Lt BT" w:hAnsi="Souvenir Lt BT" w:cs="Traditional Arabic"/>
        </w:rPr>
        <w:t>pun</w:t>
      </w:r>
      <w:r w:rsidRPr="00AB77D5">
        <w:rPr>
          <w:rFonts w:ascii="Souvenir Lt BT" w:hAnsi="Souvenir Lt BT" w:cs="Traditional Arabic"/>
          <w:szCs w:val="32"/>
        </w:rPr>
        <w:t xml:space="preserve"> yang disembelih sebelum hari </w:t>
      </w:r>
      <w:proofErr w:type="spellStart"/>
      <w:r w:rsidR="0088419C">
        <w:rPr>
          <w:rFonts w:ascii="Souvenir Lt BT" w:hAnsi="Souvenir Lt BT" w:cs="Traditional Arabic"/>
          <w:szCs w:val="32"/>
        </w:rPr>
        <w:t>a</w:t>
      </w:r>
      <w:r w:rsidR="00A47547">
        <w:rPr>
          <w:rFonts w:ascii="Souvenir Lt BT" w:hAnsi="Souvenir Lt BT" w:cs="Traditional Arabic"/>
          <w:szCs w:val="32"/>
        </w:rPr>
        <w:t>n-Nahr</w:t>
      </w:r>
      <w:proofErr w:type="spellEnd"/>
    </w:p>
    <w:p w14:paraId="61A72C01" w14:textId="1590063A" w:rsidR="001F6FBA" w:rsidRPr="007842B2" w:rsidRDefault="001F6FBA" w:rsidP="007842B2">
      <w:pPr>
        <w:pStyle w:val="NormalWeb"/>
        <w:shd w:val="clear" w:color="auto" w:fill="FFFFFF"/>
        <w:spacing w:before="0" w:beforeAutospacing="0" w:after="0" w:afterAutospacing="0" w:line="276" w:lineRule="auto"/>
        <w:ind w:firstLine="720"/>
        <w:jc w:val="both"/>
        <w:rPr>
          <w:rFonts w:ascii="Souvenir Lt BT" w:hAnsi="Souvenir Lt BT" w:cs="Traditional Arabic"/>
        </w:rPr>
      </w:pPr>
      <w:r w:rsidRPr="007842B2">
        <w:rPr>
          <w:rFonts w:ascii="Souvenir Lt BT" w:hAnsi="Souvenir Lt BT" w:cs="Traditional Arabic"/>
          <w:b/>
          <w:bCs/>
        </w:rPr>
        <w:t>Kelima:</w:t>
      </w:r>
      <w:r w:rsidRPr="00AB77D5">
        <w:rPr>
          <w:rFonts w:ascii="Souvenir Lt BT" w:hAnsi="Souvenir Lt BT" w:cs="Traditional Arabic"/>
          <w:szCs w:val="32"/>
        </w:rPr>
        <w:t xml:space="preserve"> Yang benar </w:t>
      </w:r>
      <w:r w:rsidR="006E7F75" w:rsidRPr="007842B2">
        <w:rPr>
          <w:rFonts w:ascii="Souvenir Lt BT" w:hAnsi="Souvenir Lt BT" w:cs="Traditional Arabic"/>
        </w:rPr>
        <w:t>adalah</w:t>
      </w:r>
      <w:r w:rsidRPr="00AB77D5">
        <w:rPr>
          <w:rFonts w:ascii="Souvenir Lt BT" w:hAnsi="Souvenir Lt BT" w:cs="Traditional Arabic"/>
          <w:szCs w:val="32"/>
        </w:rPr>
        <w:t xml:space="preserve"> hewan dam </w:t>
      </w:r>
      <w:proofErr w:type="spellStart"/>
      <w:r w:rsidR="00692FBB">
        <w:rPr>
          <w:rFonts w:ascii="Souvenir Lt BT" w:hAnsi="Souvenir Lt BT" w:cs="Traditional Arabic"/>
          <w:szCs w:val="32"/>
        </w:rPr>
        <w:t>Tamattu</w:t>
      </w:r>
      <w:proofErr w:type="spellEnd"/>
      <w:r w:rsidR="00692FBB">
        <w:rPr>
          <w:rFonts w:ascii="Souvenir Lt BT" w:hAnsi="Souvenir Lt BT" w:cs="Traditional Arabic"/>
          <w:szCs w:val="32"/>
        </w:rPr>
        <w:t>’</w:t>
      </w:r>
      <w:r w:rsidRPr="00AB77D5">
        <w:rPr>
          <w:rFonts w:ascii="Souvenir Lt BT" w:hAnsi="Souvenir Lt BT" w:cs="Traditional Arabic"/>
          <w:szCs w:val="32"/>
        </w:rPr>
        <w:t>/</w:t>
      </w:r>
      <w:r w:rsidR="002822DB">
        <w:rPr>
          <w:rFonts w:ascii="Souvenir Lt BT" w:hAnsi="Souvenir Lt BT" w:cs="Traditional Arabic"/>
          <w:szCs w:val="32"/>
        </w:rPr>
        <w:t>Kiran</w:t>
      </w:r>
      <w:r w:rsidRPr="00AB77D5">
        <w:rPr>
          <w:rFonts w:ascii="Souvenir Lt BT" w:hAnsi="Souvenir Lt BT" w:cs="Traditional Arabic"/>
          <w:szCs w:val="32"/>
        </w:rPr>
        <w:t xml:space="preserve"> bukanlah dam</w:t>
      </w:r>
      <w:r w:rsidRPr="00F437F9">
        <w:rPr>
          <w:rFonts w:ascii="Souvenir Lt BT" w:hAnsi="Souvenir Lt BT" w:cs="Traditional Arabic"/>
          <w:i/>
          <w:iCs/>
          <w:szCs w:val="32"/>
        </w:rPr>
        <w:t xml:space="preserve"> </w:t>
      </w:r>
      <w:proofErr w:type="spellStart"/>
      <w:r w:rsidRPr="00F437F9">
        <w:rPr>
          <w:rFonts w:ascii="Souvenir Lt BT" w:hAnsi="Souvenir Lt BT" w:cs="Traditional Arabic"/>
          <w:i/>
          <w:iCs/>
          <w:szCs w:val="32"/>
        </w:rPr>
        <w:t>jubr</w:t>
      </w:r>
      <w:r w:rsidR="00F437F9" w:rsidRPr="00F437F9">
        <w:rPr>
          <w:rFonts w:ascii="Souvenir Lt BT" w:hAnsi="Souvenir Lt BT" w:cs="Traditional Arabic"/>
          <w:i/>
          <w:iCs/>
          <w:szCs w:val="32"/>
        </w:rPr>
        <w:t>a</w:t>
      </w:r>
      <w:r w:rsidRPr="00F437F9">
        <w:rPr>
          <w:rFonts w:ascii="Souvenir Lt BT" w:hAnsi="Souvenir Lt BT" w:cs="Traditional Arabic"/>
          <w:i/>
          <w:iCs/>
          <w:szCs w:val="32"/>
        </w:rPr>
        <w:t>n</w:t>
      </w:r>
      <w:proofErr w:type="spellEnd"/>
      <w:r w:rsidRPr="00AB77D5">
        <w:rPr>
          <w:rFonts w:ascii="Souvenir Lt BT" w:hAnsi="Souvenir Lt BT" w:cs="Traditional Arabic"/>
          <w:szCs w:val="32"/>
        </w:rPr>
        <w:t xml:space="preserve">, akan tetapi adalah dam </w:t>
      </w:r>
      <w:proofErr w:type="spellStart"/>
      <w:r w:rsidRPr="00AB77D5">
        <w:rPr>
          <w:rFonts w:ascii="Souvenir Lt BT" w:hAnsi="Souvenir Lt BT" w:cs="Traditional Arabic"/>
          <w:szCs w:val="32"/>
        </w:rPr>
        <w:t>nusuk</w:t>
      </w:r>
      <w:proofErr w:type="spellEnd"/>
      <w:r w:rsidRPr="00AB77D5">
        <w:rPr>
          <w:rFonts w:ascii="Souvenir Lt BT" w:hAnsi="Souvenir Lt BT" w:cs="Traditional Arabic"/>
          <w:szCs w:val="32"/>
        </w:rPr>
        <w:t xml:space="preserve"> sebagai bentuk bersyukur kepada Allah</w:t>
      </w:r>
      <w:r w:rsidR="006E7F75" w:rsidRPr="007842B2">
        <w:rPr>
          <w:rFonts w:ascii="Traditional Arabic" w:hAnsi="Traditional Arabic" w:cs="Traditional Arabic"/>
        </w:rPr>
        <w:t xml:space="preserve"> </w:t>
      </w:r>
      <w:r w:rsidR="006E7F75" w:rsidRPr="007842B2">
        <w:rPr>
          <w:rFonts w:ascii="Traditional Arabic" w:hAnsi="Traditional Arabic" w:cs="Traditional Arabic"/>
          <w:rtl/>
        </w:rPr>
        <w:t>ﷻ</w:t>
      </w:r>
      <w:r w:rsidR="006E7F75" w:rsidRPr="007842B2">
        <w:rPr>
          <w:rFonts w:ascii="Souvenir Lt BT" w:hAnsi="Souvenir Lt BT" w:cs="Traditional Arabic"/>
        </w:rPr>
        <w:t>.</w:t>
      </w:r>
      <w:r w:rsidRPr="007842B2">
        <w:rPr>
          <w:rFonts w:ascii="Souvenir Lt BT" w:hAnsi="Souvenir Lt BT" w:cs="Traditional Arabic"/>
        </w:rPr>
        <w:t xml:space="preserve"> </w:t>
      </w:r>
      <w:r w:rsidR="006E7F75" w:rsidRPr="007842B2">
        <w:rPr>
          <w:rFonts w:ascii="Souvenir Lt BT" w:hAnsi="Souvenir Lt BT" w:cs="Traditional Arabic"/>
        </w:rPr>
        <w:t>K</w:t>
      </w:r>
      <w:r w:rsidRPr="007842B2">
        <w:rPr>
          <w:rFonts w:ascii="Souvenir Lt BT" w:hAnsi="Souvenir Lt BT" w:cs="Traditional Arabic"/>
        </w:rPr>
        <w:t xml:space="preserve">arena </w:t>
      </w:r>
      <w:r w:rsidRPr="00AB77D5">
        <w:rPr>
          <w:rFonts w:ascii="Souvenir Lt BT" w:hAnsi="Souvenir Lt BT" w:cs="Traditional Arabic"/>
          <w:szCs w:val="32"/>
        </w:rPr>
        <w:t xml:space="preserve">orang yang </w:t>
      </w:r>
      <w:r w:rsidR="006E7F75" w:rsidRPr="007842B2">
        <w:rPr>
          <w:rFonts w:ascii="Souvenir Lt BT" w:hAnsi="Souvenir Lt BT" w:cs="Traditional Arabic"/>
        </w:rPr>
        <w:t xml:space="preserve">melakukan </w:t>
      </w:r>
      <w:r w:rsidRPr="007842B2">
        <w:rPr>
          <w:rFonts w:ascii="Souvenir Lt BT" w:hAnsi="Souvenir Lt BT" w:cs="Traditional Arabic"/>
        </w:rPr>
        <w:t>haji</w:t>
      </w:r>
      <w:r w:rsidRPr="00AB77D5">
        <w:rPr>
          <w:rFonts w:ascii="Souvenir Lt BT" w:hAnsi="Souvenir Lt BT" w:cs="Traditional Arabic"/>
          <w:szCs w:val="32"/>
        </w:rPr>
        <w:t xml:space="preserve"> </w:t>
      </w:r>
      <w:proofErr w:type="spellStart"/>
      <w:r w:rsidR="00692FBB">
        <w:rPr>
          <w:rFonts w:ascii="Souvenir Lt BT" w:hAnsi="Souvenir Lt BT" w:cs="Traditional Arabic"/>
          <w:szCs w:val="32"/>
        </w:rPr>
        <w:t>Tamattu</w:t>
      </w:r>
      <w:proofErr w:type="spellEnd"/>
      <w:r w:rsidR="00692FBB">
        <w:rPr>
          <w:rFonts w:ascii="Souvenir Lt BT" w:hAnsi="Souvenir Lt BT" w:cs="Traditional Arabic"/>
          <w:szCs w:val="32"/>
        </w:rPr>
        <w:t>’</w:t>
      </w:r>
      <w:r w:rsidRPr="00AB77D5">
        <w:rPr>
          <w:rFonts w:ascii="Souvenir Lt BT" w:hAnsi="Souvenir Lt BT" w:cs="Traditional Arabic"/>
          <w:szCs w:val="32"/>
        </w:rPr>
        <w:t xml:space="preserve"> dan </w:t>
      </w:r>
      <w:r w:rsidR="002822DB">
        <w:rPr>
          <w:rFonts w:ascii="Souvenir Lt BT" w:hAnsi="Souvenir Lt BT" w:cs="Traditional Arabic"/>
          <w:szCs w:val="32"/>
        </w:rPr>
        <w:t>Kiran</w:t>
      </w:r>
      <w:r w:rsidRPr="00AB77D5">
        <w:rPr>
          <w:rFonts w:ascii="Souvenir Lt BT" w:hAnsi="Souvenir Lt BT" w:cs="Traditional Arabic"/>
          <w:szCs w:val="32"/>
        </w:rPr>
        <w:t xml:space="preserve"> bisa menggabungkan </w:t>
      </w:r>
      <w:r w:rsidRPr="00AB77D5">
        <w:rPr>
          <w:rFonts w:ascii="Souvenir Lt BT" w:hAnsi="Souvenir Lt BT" w:cs="Traditional Arabic"/>
          <w:szCs w:val="32"/>
        </w:rPr>
        <w:lastRenderedPageBreak/>
        <w:t xml:space="preserve">antara haji dan </w:t>
      </w:r>
      <w:r w:rsidR="00C5041D">
        <w:rPr>
          <w:rFonts w:ascii="Souvenir Lt BT" w:hAnsi="Souvenir Lt BT" w:cs="Traditional Arabic"/>
          <w:szCs w:val="32"/>
        </w:rPr>
        <w:t>umrah</w:t>
      </w:r>
      <w:r w:rsidRPr="00AB77D5">
        <w:rPr>
          <w:rFonts w:ascii="Souvenir Lt BT" w:hAnsi="Souvenir Lt BT" w:cs="Traditional Arabic"/>
          <w:szCs w:val="32"/>
        </w:rPr>
        <w:t xml:space="preserve"> dalam sekali safar. </w:t>
      </w:r>
      <w:r w:rsidR="006E7F75" w:rsidRPr="007842B2">
        <w:rPr>
          <w:rFonts w:ascii="Souvenir Lt BT" w:hAnsi="Souvenir Lt BT" w:cs="Traditional Arabic"/>
        </w:rPr>
        <w:t>Oleh karena itulah Nabi membawa dan menggiring</w:t>
      </w:r>
      <w:r w:rsidRPr="00AB77D5">
        <w:rPr>
          <w:rFonts w:ascii="Souvenir Lt BT" w:hAnsi="Souvenir Lt BT" w:cs="Traditional Arabic"/>
          <w:szCs w:val="32"/>
        </w:rPr>
        <w:t xml:space="preserve"> hewan-hewan beliau dari kota Madinah menuju </w:t>
      </w:r>
      <w:r w:rsidR="00FB4A79">
        <w:rPr>
          <w:rFonts w:ascii="Souvenir Lt BT" w:hAnsi="Souvenir Lt BT" w:cs="Traditional Arabic"/>
          <w:szCs w:val="32"/>
        </w:rPr>
        <w:t>Makkah</w:t>
      </w:r>
      <w:r w:rsidRPr="00AB77D5">
        <w:rPr>
          <w:rFonts w:ascii="Souvenir Lt BT" w:hAnsi="Souvenir Lt BT" w:cs="Traditional Arabic"/>
          <w:szCs w:val="32"/>
        </w:rPr>
        <w:t xml:space="preserve"> sebagai bentuk syukur. Jika demikian</w:t>
      </w:r>
      <w:r w:rsidR="007842B2" w:rsidRPr="007842B2">
        <w:rPr>
          <w:rFonts w:ascii="Souvenir Lt BT" w:hAnsi="Souvenir Lt BT" w:cs="Traditional Arabic"/>
        </w:rPr>
        <w:t>,</w:t>
      </w:r>
      <w:r w:rsidRPr="00AB77D5">
        <w:rPr>
          <w:rFonts w:ascii="Souvenir Lt BT" w:hAnsi="Souvenir Lt BT" w:cs="Traditional Arabic"/>
          <w:szCs w:val="32"/>
        </w:rPr>
        <w:t xml:space="preserve"> maka dam </w:t>
      </w:r>
      <w:proofErr w:type="spellStart"/>
      <w:r w:rsidR="00692FBB">
        <w:rPr>
          <w:rFonts w:ascii="Souvenir Lt BT" w:hAnsi="Souvenir Lt BT" w:cs="Traditional Arabic"/>
          <w:szCs w:val="32"/>
        </w:rPr>
        <w:t>Tamattu</w:t>
      </w:r>
      <w:proofErr w:type="spellEnd"/>
      <w:r w:rsidR="00692FBB">
        <w:rPr>
          <w:rFonts w:ascii="Souvenir Lt BT" w:hAnsi="Souvenir Lt BT" w:cs="Traditional Arabic"/>
          <w:szCs w:val="32"/>
        </w:rPr>
        <w:t>’</w:t>
      </w:r>
      <w:r w:rsidR="007842B2" w:rsidRPr="007842B2">
        <w:rPr>
          <w:rFonts w:ascii="Souvenir Lt BT" w:hAnsi="Souvenir Lt BT" w:cs="Traditional Arabic"/>
        </w:rPr>
        <w:t xml:space="preserve"> atau </w:t>
      </w:r>
      <w:r w:rsidR="002822DB">
        <w:rPr>
          <w:rFonts w:ascii="Souvenir Lt BT" w:hAnsi="Souvenir Lt BT" w:cs="Traditional Arabic"/>
          <w:szCs w:val="32"/>
        </w:rPr>
        <w:t>Kiran</w:t>
      </w:r>
      <w:r w:rsidRPr="00AB77D5">
        <w:rPr>
          <w:rFonts w:ascii="Souvenir Lt BT" w:hAnsi="Souvenir Lt BT" w:cs="Traditional Arabic"/>
          <w:szCs w:val="32"/>
        </w:rPr>
        <w:t xml:space="preserve"> lebih kuat untuk di</w:t>
      </w:r>
      <w:r w:rsidR="001C14AF">
        <w:rPr>
          <w:rFonts w:ascii="Souvenir Lt BT" w:hAnsi="Souvenir Lt BT" w:cs="Traditional Arabic"/>
          <w:szCs w:val="32"/>
        </w:rPr>
        <w:t>kias</w:t>
      </w:r>
      <w:r w:rsidRPr="00AB77D5">
        <w:rPr>
          <w:rFonts w:ascii="Souvenir Lt BT" w:hAnsi="Souvenir Lt BT" w:cs="Traditional Arabic"/>
          <w:szCs w:val="32"/>
        </w:rPr>
        <w:t xml:space="preserve">kan kepada </w:t>
      </w:r>
      <w:proofErr w:type="spellStart"/>
      <w:r w:rsidR="003114BC" w:rsidRPr="003114BC">
        <w:rPr>
          <w:rFonts w:ascii="Souvenir Lt BT" w:hAnsi="Souvenir Lt BT" w:cs="Traditional Arabic"/>
          <w:i/>
          <w:iCs/>
          <w:szCs w:val="32"/>
        </w:rPr>
        <w:t>udhiyah</w:t>
      </w:r>
      <w:proofErr w:type="spellEnd"/>
      <w:r w:rsidRPr="00AB77D5">
        <w:rPr>
          <w:rFonts w:ascii="Souvenir Lt BT" w:hAnsi="Souvenir Lt BT" w:cs="Traditional Arabic"/>
          <w:szCs w:val="32"/>
        </w:rPr>
        <w:t xml:space="preserve"> (hewan kurban) yang tidak boleh disembelih kecuali </w:t>
      </w:r>
      <w:r w:rsidR="007842B2" w:rsidRPr="007842B2">
        <w:rPr>
          <w:rFonts w:ascii="Souvenir Lt BT" w:hAnsi="Souvenir Lt BT" w:cs="Traditional Arabic"/>
        </w:rPr>
        <w:t xml:space="preserve">pada </w:t>
      </w:r>
      <w:r w:rsidRPr="00AB77D5">
        <w:rPr>
          <w:rFonts w:ascii="Souvenir Lt BT" w:hAnsi="Souvenir Lt BT" w:cs="Traditional Arabic"/>
          <w:szCs w:val="32"/>
        </w:rPr>
        <w:t xml:space="preserve">hari </w:t>
      </w:r>
      <w:proofErr w:type="spellStart"/>
      <w:r w:rsidR="00014E75">
        <w:rPr>
          <w:rFonts w:ascii="Souvenir Lt BT" w:hAnsi="Souvenir Lt BT" w:cs="Traditional Arabic"/>
          <w:szCs w:val="32"/>
        </w:rPr>
        <w:t>a</w:t>
      </w:r>
      <w:r w:rsidR="00A47547">
        <w:rPr>
          <w:rFonts w:ascii="Souvenir Lt BT" w:hAnsi="Souvenir Lt BT" w:cs="Traditional Arabic"/>
          <w:szCs w:val="32"/>
        </w:rPr>
        <w:t>n-Nahr</w:t>
      </w:r>
      <w:proofErr w:type="spellEnd"/>
      <w:r w:rsidRPr="00AB77D5">
        <w:rPr>
          <w:rFonts w:ascii="Souvenir Lt BT" w:hAnsi="Souvenir Lt BT" w:cs="Traditional Arabic"/>
          <w:szCs w:val="32"/>
        </w:rPr>
        <w:t>, daripada di</w:t>
      </w:r>
      <w:r w:rsidR="001C14AF">
        <w:rPr>
          <w:rFonts w:ascii="Souvenir Lt BT" w:hAnsi="Souvenir Lt BT" w:cs="Traditional Arabic"/>
          <w:szCs w:val="32"/>
        </w:rPr>
        <w:t>kias</w:t>
      </w:r>
      <w:r w:rsidRPr="00AB77D5">
        <w:rPr>
          <w:rFonts w:ascii="Souvenir Lt BT" w:hAnsi="Souvenir Lt BT" w:cs="Traditional Arabic"/>
          <w:szCs w:val="32"/>
        </w:rPr>
        <w:t xml:space="preserve">kan dengan fidyah pelanggaran yang boleh disembelih sebelum hari </w:t>
      </w:r>
      <w:proofErr w:type="spellStart"/>
      <w:r w:rsidR="00CB1BCF">
        <w:rPr>
          <w:rFonts w:ascii="Souvenir Lt BT" w:hAnsi="Souvenir Lt BT" w:cs="Traditional Arabic"/>
          <w:szCs w:val="32"/>
        </w:rPr>
        <w:t>a</w:t>
      </w:r>
      <w:r w:rsidR="00A47547">
        <w:rPr>
          <w:rFonts w:ascii="Souvenir Lt BT" w:hAnsi="Souvenir Lt BT" w:cs="Traditional Arabic"/>
          <w:szCs w:val="32"/>
        </w:rPr>
        <w:t>n-Nahr</w:t>
      </w:r>
      <w:proofErr w:type="spellEnd"/>
      <w:r w:rsidRPr="00AB77D5">
        <w:rPr>
          <w:rFonts w:ascii="Souvenir Lt BT" w:hAnsi="Souvenir Lt BT" w:cs="Traditional Arabic"/>
          <w:szCs w:val="32"/>
        </w:rPr>
        <w:t>.</w:t>
      </w:r>
      <w:r w:rsidR="00757E81">
        <w:rPr>
          <w:rStyle w:val="ReferensiCatatanKaki"/>
          <w:rFonts w:ascii="Souvenir Lt BT" w:hAnsi="Souvenir Lt BT" w:cs="Traditional Arabic"/>
          <w:szCs w:val="32"/>
        </w:rPr>
        <w:footnoteReference w:id="51"/>
      </w:r>
    </w:p>
    <w:p w14:paraId="65500C63" w14:textId="29DC205B" w:rsidR="001F6FBA" w:rsidRPr="00AB77D5" w:rsidRDefault="007842B2" w:rsidP="009C63B5">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40" w:lineRule="auto"/>
        <w:ind w:firstLine="720"/>
        <w:jc w:val="both"/>
        <w:rPr>
          <w:rFonts w:ascii="Souvenir Lt BT" w:hAnsi="Souvenir Lt BT" w:cs="Traditional Arabic"/>
          <w:color w:val="auto"/>
          <w:sz w:val="24"/>
          <w:szCs w:val="32"/>
        </w:rPr>
      </w:pPr>
      <w:r>
        <w:rPr>
          <w:rFonts w:ascii="Souvenir Lt BT" w:hAnsi="Souvenir Lt BT" w:cs="Traditional Arabic"/>
          <w:color w:val="auto"/>
          <w:sz w:val="24"/>
          <w:szCs w:val="32"/>
        </w:rPr>
        <w:t>Sementara itu, pendapat kedua, yaitu</w:t>
      </w:r>
      <w:r w:rsidR="001F6FBA" w:rsidRPr="00AB77D5">
        <w:rPr>
          <w:rFonts w:ascii="Souvenir Lt BT" w:hAnsi="Souvenir Lt BT" w:cs="Traditional Arabic"/>
          <w:color w:val="auto"/>
          <w:sz w:val="24"/>
          <w:szCs w:val="32"/>
        </w:rPr>
        <w:t xml:space="preserve"> ulama </w:t>
      </w:r>
      <w:r w:rsidR="00790AEF">
        <w:rPr>
          <w:rFonts w:ascii="Souvenir Lt BT" w:hAnsi="Souvenir Lt BT" w:cs="Traditional Arabic"/>
          <w:color w:val="auto"/>
          <w:sz w:val="24"/>
          <w:szCs w:val="32"/>
        </w:rPr>
        <w:t>mazhab</w:t>
      </w:r>
      <w:r w:rsidR="001F6FBA" w:rsidRPr="00AB77D5">
        <w:rPr>
          <w:rFonts w:ascii="Souvenir Lt BT" w:hAnsi="Souvenir Lt BT" w:cs="Traditional Arabic"/>
          <w:color w:val="auto"/>
          <w:sz w:val="24"/>
          <w:szCs w:val="32"/>
        </w:rPr>
        <w:t xml:space="preserve"> </w:t>
      </w:r>
      <w:proofErr w:type="spellStart"/>
      <w:r w:rsidR="00132BB0">
        <w:rPr>
          <w:rFonts w:ascii="Souvenir Lt BT" w:hAnsi="Souvenir Lt BT" w:cs="Traditional Arabic"/>
          <w:color w:val="auto"/>
          <w:sz w:val="24"/>
          <w:szCs w:val="32"/>
        </w:rPr>
        <w:t>Syafi’iyah</w:t>
      </w:r>
      <w:proofErr w:type="spellEnd"/>
      <w:r>
        <w:rPr>
          <w:rFonts w:ascii="Souvenir Lt BT" w:hAnsi="Souvenir Lt BT" w:cs="Traditional Arabic"/>
          <w:color w:val="auto"/>
          <w:sz w:val="24"/>
          <w:szCs w:val="32"/>
        </w:rPr>
        <w:t>,</w:t>
      </w:r>
      <w:r w:rsidR="001F6FBA" w:rsidRPr="00AB77D5">
        <w:rPr>
          <w:rFonts w:ascii="Souvenir Lt BT" w:hAnsi="Souvenir Lt BT" w:cs="Traditional Arabic"/>
          <w:color w:val="auto"/>
          <w:sz w:val="24"/>
          <w:szCs w:val="32"/>
        </w:rPr>
        <w:t xml:space="preserve"> mereka memandang bolehnya memotong kambing</w:t>
      </w:r>
      <w:r>
        <w:rPr>
          <w:rFonts w:ascii="Souvenir Lt BT" w:hAnsi="Souvenir Lt BT" w:cs="Traditional Arabic"/>
          <w:color w:val="auto"/>
          <w:sz w:val="24"/>
          <w:szCs w:val="32"/>
        </w:rPr>
        <w:t xml:space="preserve"> atau </w:t>
      </w:r>
      <w:r w:rsidR="001F6FBA" w:rsidRPr="00AB77D5">
        <w:rPr>
          <w:rFonts w:ascii="Souvenir Lt BT" w:hAnsi="Souvenir Lt BT" w:cs="Traditional Arabic"/>
          <w:color w:val="auto"/>
          <w:sz w:val="24"/>
          <w:szCs w:val="32"/>
        </w:rPr>
        <w:t xml:space="preserve">unta sebelum </w:t>
      </w:r>
      <w:r w:rsidRPr="0029455D">
        <w:rPr>
          <w:rFonts w:ascii="Souvenir Lt BT" w:hAnsi="Souvenir Lt BT" w:cs="Traditional Arabic"/>
          <w:color w:val="auto"/>
          <w:sz w:val="24"/>
          <w:szCs w:val="32"/>
        </w:rPr>
        <w:t>tanggal</w:t>
      </w:r>
      <w:r w:rsidR="001F6FBA" w:rsidRPr="00AB77D5">
        <w:rPr>
          <w:rFonts w:ascii="Souvenir Lt BT" w:hAnsi="Souvenir Lt BT" w:cs="Traditional Arabic"/>
          <w:color w:val="auto"/>
          <w:sz w:val="24"/>
          <w:szCs w:val="32"/>
        </w:rPr>
        <w:t xml:space="preserve"> 10 </w:t>
      </w:r>
      <w:r w:rsidR="00775F34">
        <w:rPr>
          <w:rFonts w:ascii="Souvenir Lt BT" w:hAnsi="Souvenir Lt BT" w:cs="Traditional Arabic"/>
          <w:color w:val="auto"/>
          <w:sz w:val="24"/>
          <w:szCs w:val="32"/>
        </w:rPr>
        <w:t>Zulhijah</w:t>
      </w:r>
      <w:r w:rsidR="001F6FBA" w:rsidRPr="00AB77D5">
        <w:rPr>
          <w:rFonts w:ascii="Souvenir Lt BT" w:hAnsi="Souvenir Lt BT" w:cs="Traditional Arabic"/>
          <w:color w:val="auto"/>
          <w:sz w:val="24"/>
          <w:szCs w:val="32"/>
        </w:rPr>
        <w:t xml:space="preserve"> jika </w:t>
      </w:r>
      <w:r>
        <w:rPr>
          <w:rFonts w:ascii="Souvenir Lt BT" w:hAnsi="Souvenir Lt BT" w:cs="Traditional Arabic"/>
          <w:color w:val="auto"/>
          <w:sz w:val="24"/>
          <w:szCs w:val="32"/>
        </w:rPr>
        <w:t>si</w:t>
      </w:r>
      <w:r w:rsidR="001F6FBA" w:rsidRPr="00AB77D5">
        <w:rPr>
          <w:rFonts w:ascii="Souvenir Lt BT" w:hAnsi="Souvenir Lt BT" w:cs="Traditional Arabic"/>
          <w:color w:val="auto"/>
          <w:sz w:val="24"/>
          <w:szCs w:val="32"/>
        </w:rPr>
        <w:t xml:space="preserve"> haji telah melakukan </w:t>
      </w:r>
      <w:r w:rsidR="00C5041D">
        <w:rPr>
          <w:rFonts w:ascii="Souvenir Lt BT" w:hAnsi="Souvenir Lt BT" w:cs="Traditional Arabic"/>
          <w:color w:val="auto"/>
          <w:sz w:val="24"/>
          <w:szCs w:val="32"/>
        </w:rPr>
        <w:t>umrah</w:t>
      </w:r>
      <w:r w:rsidR="001F6FBA" w:rsidRPr="00AB77D5">
        <w:rPr>
          <w:rFonts w:ascii="Souvenir Lt BT" w:hAnsi="Souvenir Lt BT" w:cs="Traditional Arabic"/>
          <w:color w:val="auto"/>
          <w:sz w:val="24"/>
          <w:szCs w:val="32"/>
        </w:rPr>
        <w:t xml:space="preserve"> </w:t>
      </w:r>
      <w:proofErr w:type="spellStart"/>
      <w:r w:rsidR="00692FBB">
        <w:rPr>
          <w:rFonts w:ascii="Souvenir Lt BT" w:hAnsi="Souvenir Lt BT" w:cs="Traditional Arabic"/>
          <w:color w:val="auto"/>
          <w:sz w:val="24"/>
          <w:szCs w:val="32"/>
        </w:rPr>
        <w:t>Tamattu</w:t>
      </w:r>
      <w:proofErr w:type="spellEnd"/>
      <w:r w:rsidR="00692FBB">
        <w:rPr>
          <w:rFonts w:ascii="Souvenir Lt BT" w:hAnsi="Souvenir Lt BT" w:cs="Traditional Arabic"/>
          <w:color w:val="auto"/>
          <w:sz w:val="24"/>
          <w:szCs w:val="32"/>
        </w:rPr>
        <w:t>’</w:t>
      </w:r>
      <w:r w:rsidR="001F6FBA" w:rsidRPr="00503446">
        <w:rPr>
          <w:rFonts w:ascii="Souvenir Lt BT" w:hAnsi="Souvenir Lt BT" w:cs="Traditional Arabic"/>
          <w:color w:val="auto"/>
          <w:sz w:val="24"/>
          <w:szCs w:val="32"/>
        </w:rPr>
        <w:t>.</w:t>
      </w:r>
      <w:r w:rsidR="001F6FBA" w:rsidRPr="00503446">
        <w:rPr>
          <w:rFonts w:ascii="Souvenir Lt BT" w:hAnsi="Souvenir Lt BT" w:cs="Traditional Arabic"/>
          <w:color w:val="auto"/>
          <w:sz w:val="24"/>
          <w:szCs w:val="32"/>
          <w:vertAlign w:val="superscript"/>
        </w:rPr>
        <w:t>(</w:t>
      </w:r>
      <w:bookmarkStart w:id="79" w:name="_Hlk492209925"/>
      <w:r w:rsidR="001F6FBA" w:rsidRPr="00AB77D5">
        <w:rPr>
          <w:rStyle w:val="ReferensiCatatanKaki"/>
          <w:rFonts w:ascii="Souvenir Lt BT" w:hAnsi="Souvenir Lt BT" w:cs="Traditional Arabic"/>
          <w:color w:val="auto"/>
          <w:sz w:val="24"/>
          <w:szCs w:val="32"/>
        </w:rPr>
        <w:footnoteReference w:id="52"/>
      </w:r>
      <w:r w:rsidR="001F6FBA" w:rsidRPr="00AB77D5">
        <w:rPr>
          <w:rFonts w:ascii="Souvenir Lt BT" w:hAnsi="Souvenir Lt BT" w:cs="Traditional Arabic"/>
          <w:color w:val="auto"/>
          <w:sz w:val="24"/>
          <w:szCs w:val="32"/>
          <w:vertAlign w:val="superscript"/>
        </w:rPr>
        <w:t>)</w:t>
      </w:r>
      <w:bookmarkEnd w:id="79"/>
    </w:p>
    <w:p w14:paraId="4AF80CA1" w14:textId="029537CF" w:rsidR="001F6FBA" w:rsidRPr="00AB77D5" w:rsidRDefault="001F6FBA" w:rsidP="007842B2">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Fonts w:ascii="Souvenir Lt BT" w:hAnsi="Souvenir Lt BT" w:cs="Traditional Arabic"/>
          <w:szCs w:val="32"/>
        </w:rPr>
        <w:t xml:space="preserve">Dalil mereka adalah: </w:t>
      </w:r>
    </w:p>
    <w:p w14:paraId="29094E16" w14:textId="44B9B045" w:rsidR="001F6FBA" w:rsidRPr="00AB77D5" w:rsidRDefault="001F6FBA" w:rsidP="00792758">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792758">
        <w:rPr>
          <w:rFonts w:ascii="Souvenir Lt BT" w:hAnsi="Souvenir Lt BT" w:cs="Traditional Arabic"/>
          <w:b/>
          <w:bCs/>
        </w:rPr>
        <w:t>Pertama:</w:t>
      </w:r>
      <w:r w:rsidRPr="00AB77D5">
        <w:rPr>
          <w:rFonts w:ascii="Souvenir Lt BT" w:hAnsi="Souvenir Lt BT" w:cs="Traditional Arabic"/>
          <w:szCs w:val="32"/>
        </w:rPr>
        <w:t xml:space="preserve"> Firman Allah </w:t>
      </w:r>
      <w:r w:rsidR="00792758" w:rsidRPr="00792758">
        <w:rPr>
          <w:rFonts w:ascii="Traditional Arabic" w:hAnsi="Traditional Arabic" w:cs="Traditional Arabic"/>
          <w:rtl/>
        </w:rPr>
        <w:t>ﷻ</w:t>
      </w:r>
      <w:r w:rsidR="00792758" w:rsidRPr="00792758">
        <w:rPr>
          <w:rFonts w:ascii="Souvenir Lt BT" w:hAnsi="Souvenir Lt BT" w:cs="Traditional Arabic"/>
        </w:rPr>
        <w:t>,</w:t>
      </w:r>
    </w:p>
    <w:p w14:paraId="65057469" w14:textId="44D4DF73" w:rsidR="001F6FBA" w:rsidRPr="003C3AAC" w:rsidRDefault="003C3AAC" w:rsidP="009C63B5">
      <w:pPr>
        <w:pStyle w:val="NormalWeb"/>
        <w:shd w:val="clear" w:color="auto" w:fill="FFFFFF"/>
        <w:bidi/>
        <w:spacing w:before="0" w:beforeAutospacing="0" w:after="0" w:afterAutospacing="0" w:line="276" w:lineRule="auto"/>
        <w:jc w:val="both"/>
        <w:rPr>
          <w:rStyle w:val="special"/>
          <w:rFonts w:ascii="Souvenir Lt BT" w:hAnsi="Souvenir Lt BT" w:cs="KFGQPC HAFS Uthmanic Script"/>
          <w:szCs w:val="32"/>
        </w:rPr>
      </w:pPr>
      <w:proofErr w:type="spellStart"/>
      <w:r w:rsidRPr="003C3AAC">
        <w:rPr>
          <w:rFonts w:ascii="Traditional Arabic" w:hAnsi="Traditional Arabic" w:cs="KFGQPC HAFS Uthmanic Script" w:hint="cs"/>
          <w:szCs w:val="32"/>
          <w:rtl/>
        </w:rPr>
        <w:t>ﵟفَمَن</w:t>
      </w:r>
      <w:proofErr w:type="spellEnd"/>
      <w:r w:rsidRPr="003C3AAC">
        <w:rPr>
          <w:rFonts w:ascii="Souvenir Lt BT" w:hAnsi="Souvenir Lt BT" w:cs="KFGQPC HAFS Uthmanic Script" w:hint="cs"/>
          <w:szCs w:val="32"/>
          <w:rtl/>
        </w:rPr>
        <w:t xml:space="preserve"> </w:t>
      </w:r>
      <w:r w:rsidRPr="003C3AAC">
        <w:rPr>
          <w:rFonts w:ascii="Traditional Arabic" w:hAnsi="Traditional Arabic" w:cs="KFGQPC HAFS Uthmanic Script" w:hint="cs"/>
          <w:szCs w:val="32"/>
          <w:rtl/>
        </w:rPr>
        <w:t>تَمَتَّعَ</w:t>
      </w:r>
      <w:r w:rsidRPr="003C3AAC">
        <w:rPr>
          <w:rFonts w:ascii="Souvenir Lt BT" w:hAnsi="Souvenir Lt BT" w:cs="KFGQPC HAFS Uthmanic Script" w:hint="cs"/>
          <w:szCs w:val="32"/>
          <w:rtl/>
        </w:rPr>
        <w:t xml:space="preserve"> </w:t>
      </w:r>
      <w:proofErr w:type="spellStart"/>
      <w:r w:rsidRPr="003C3AAC">
        <w:rPr>
          <w:rFonts w:ascii="Traditional Arabic" w:hAnsi="Traditional Arabic" w:cs="KFGQPC HAFS Uthmanic Script" w:hint="cs"/>
          <w:szCs w:val="32"/>
          <w:rtl/>
        </w:rPr>
        <w:t>بِٱلۡعُمۡرَةِ</w:t>
      </w:r>
      <w:proofErr w:type="spellEnd"/>
      <w:r w:rsidRPr="003C3AAC">
        <w:rPr>
          <w:rFonts w:ascii="Souvenir Lt BT" w:hAnsi="Souvenir Lt BT" w:cs="KFGQPC HAFS Uthmanic Script" w:hint="cs"/>
          <w:szCs w:val="32"/>
          <w:rtl/>
        </w:rPr>
        <w:t xml:space="preserve"> </w:t>
      </w:r>
      <w:r w:rsidRPr="003C3AAC">
        <w:rPr>
          <w:rFonts w:ascii="Traditional Arabic" w:hAnsi="Traditional Arabic" w:cs="KFGQPC HAFS Uthmanic Script" w:hint="cs"/>
          <w:szCs w:val="32"/>
          <w:rtl/>
        </w:rPr>
        <w:t>إِلَى</w:t>
      </w:r>
      <w:r w:rsidRPr="003C3AAC">
        <w:rPr>
          <w:rFonts w:ascii="Souvenir Lt BT" w:hAnsi="Souvenir Lt BT" w:cs="KFGQPC HAFS Uthmanic Script" w:hint="cs"/>
          <w:szCs w:val="32"/>
          <w:rtl/>
        </w:rPr>
        <w:t xml:space="preserve"> </w:t>
      </w:r>
      <w:proofErr w:type="spellStart"/>
      <w:r w:rsidRPr="003C3AAC">
        <w:rPr>
          <w:rFonts w:ascii="Traditional Arabic" w:hAnsi="Traditional Arabic" w:cs="KFGQPC HAFS Uthmanic Script" w:hint="cs"/>
          <w:szCs w:val="32"/>
          <w:rtl/>
        </w:rPr>
        <w:t>ٱلۡحَجِّ</w:t>
      </w:r>
      <w:proofErr w:type="spellEnd"/>
      <w:r w:rsidRPr="003C3AAC">
        <w:rPr>
          <w:rFonts w:ascii="Souvenir Lt BT" w:hAnsi="Souvenir Lt BT" w:cs="KFGQPC HAFS Uthmanic Script" w:hint="cs"/>
          <w:szCs w:val="32"/>
          <w:rtl/>
        </w:rPr>
        <w:t xml:space="preserve"> </w:t>
      </w:r>
      <w:r w:rsidRPr="003C3AAC">
        <w:rPr>
          <w:rFonts w:ascii="Traditional Arabic" w:hAnsi="Traditional Arabic" w:cs="KFGQPC HAFS Uthmanic Script" w:hint="cs"/>
          <w:szCs w:val="32"/>
          <w:rtl/>
        </w:rPr>
        <w:t>فَمَا</w:t>
      </w:r>
      <w:r w:rsidRPr="003C3AAC">
        <w:rPr>
          <w:rFonts w:ascii="Souvenir Lt BT" w:hAnsi="Souvenir Lt BT" w:cs="KFGQPC HAFS Uthmanic Script" w:hint="cs"/>
          <w:szCs w:val="32"/>
          <w:rtl/>
        </w:rPr>
        <w:t xml:space="preserve"> </w:t>
      </w:r>
      <w:proofErr w:type="spellStart"/>
      <w:r w:rsidRPr="003C3AAC">
        <w:rPr>
          <w:rFonts w:ascii="Traditional Arabic" w:hAnsi="Traditional Arabic" w:cs="KFGQPC HAFS Uthmanic Script" w:hint="cs"/>
          <w:szCs w:val="32"/>
          <w:rtl/>
        </w:rPr>
        <w:t>ٱسۡتَيۡسَرَ</w:t>
      </w:r>
      <w:proofErr w:type="spellEnd"/>
      <w:r w:rsidRPr="003C3AAC">
        <w:rPr>
          <w:rFonts w:ascii="Souvenir Lt BT" w:hAnsi="Souvenir Lt BT" w:cs="KFGQPC HAFS Uthmanic Script" w:hint="cs"/>
          <w:szCs w:val="32"/>
          <w:rtl/>
        </w:rPr>
        <w:t xml:space="preserve"> </w:t>
      </w:r>
      <w:r w:rsidRPr="003C3AAC">
        <w:rPr>
          <w:rFonts w:ascii="Traditional Arabic" w:hAnsi="Traditional Arabic" w:cs="KFGQPC HAFS Uthmanic Script" w:hint="cs"/>
          <w:szCs w:val="32"/>
          <w:rtl/>
        </w:rPr>
        <w:t>مِنَ</w:t>
      </w:r>
      <w:r w:rsidRPr="003C3AAC">
        <w:rPr>
          <w:rFonts w:ascii="Souvenir Lt BT" w:hAnsi="Souvenir Lt BT" w:cs="KFGQPC HAFS Uthmanic Script" w:hint="cs"/>
          <w:szCs w:val="32"/>
          <w:rtl/>
        </w:rPr>
        <w:t xml:space="preserve"> </w:t>
      </w:r>
      <w:proofErr w:type="spellStart"/>
      <w:r w:rsidRPr="003C3AAC">
        <w:rPr>
          <w:rFonts w:ascii="Traditional Arabic" w:hAnsi="Traditional Arabic" w:cs="KFGQPC HAFS Uthmanic Script" w:hint="cs"/>
          <w:szCs w:val="32"/>
          <w:rtl/>
        </w:rPr>
        <w:t>ٱلۡهَدۡيِۚﵞ</w:t>
      </w:r>
      <w:proofErr w:type="spellEnd"/>
      <w:r w:rsidRPr="003C3AAC">
        <w:rPr>
          <w:rFonts w:ascii="Souvenir Lt BT" w:hAnsi="Souvenir Lt BT" w:cs="KFGQPC HAFS Uthmanic Script" w:hint="cs"/>
          <w:szCs w:val="32"/>
          <w:rtl/>
        </w:rPr>
        <w:t> </w:t>
      </w:r>
    </w:p>
    <w:p w14:paraId="1D4FD8DB" w14:textId="3896DC8F" w:rsidR="001F6FBA" w:rsidRPr="00AB77D5" w:rsidRDefault="00A257FA" w:rsidP="009C63B5">
      <w:pPr>
        <w:pStyle w:val="NormalWeb"/>
        <w:shd w:val="clear" w:color="auto" w:fill="FFFFFF"/>
        <w:spacing w:before="0" w:beforeAutospacing="0" w:after="0" w:afterAutospacing="0" w:line="276" w:lineRule="auto"/>
        <w:jc w:val="both"/>
        <w:rPr>
          <w:rFonts w:ascii="Souvenir Lt BT" w:hAnsi="Souvenir Lt BT" w:cs="Traditional Arabic"/>
          <w:szCs w:val="32"/>
        </w:rPr>
      </w:pPr>
      <w:r>
        <w:rPr>
          <w:rStyle w:val="Penekanan"/>
          <w:rFonts w:ascii="Souvenir Lt BT" w:hAnsi="Souvenir Lt BT" w:cs="Traditional Arabic"/>
          <w:szCs w:val="32"/>
        </w:rPr>
        <w:t>“</w:t>
      </w:r>
      <w:r w:rsidR="001F6FBA" w:rsidRPr="00AB77D5">
        <w:rPr>
          <w:rStyle w:val="Penekanan"/>
          <w:rFonts w:ascii="Souvenir Lt BT" w:hAnsi="Souvenir Lt BT" w:cs="Traditional Arabic"/>
          <w:szCs w:val="32"/>
        </w:rPr>
        <w:t>Maka bagi siapa yang ingin mengerjakan umrah sebelum haji (di dalam bulan haji), (wajiblah ia menyembelih) k</w:t>
      </w:r>
      <w:r w:rsidR="00A350CC">
        <w:rPr>
          <w:rStyle w:val="Penekanan"/>
          <w:rFonts w:ascii="Souvenir Lt BT" w:hAnsi="Souvenir Lt BT" w:cs="Traditional Arabic"/>
          <w:szCs w:val="32"/>
        </w:rPr>
        <w:t>u</w:t>
      </w:r>
      <w:r w:rsidR="001F6FBA" w:rsidRPr="00AB77D5">
        <w:rPr>
          <w:rStyle w:val="Penekanan"/>
          <w:rFonts w:ascii="Souvenir Lt BT" w:hAnsi="Souvenir Lt BT" w:cs="Traditional Arabic"/>
          <w:szCs w:val="32"/>
        </w:rPr>
        <w:t>rban yang mudah didapat</w:t>
      </w:r>
      <w:r w:rsidR="003C3AAC">
        <w:rPr>
          <w:rStyle w:val="Penekanan"/>
          <w:rFonts w:ascii="Souvenir Lt BT" w:hAnsi="Souvenir Lt BT" w:cs="Traditional Arabic"/>
          <w:szCs w:val="32"/>
        </w:rPr>
        <w:t>.</w:t>
      </w:r>
      <w:r>
        <w:rPr>
          <w:rStyle w:val="Penekanan"/>
          <w:rFonts w:ascii="Souvenir Lt BT" w:hAnsi="Souvenir Lt BT" w:cs="Traditional Arabic"/>
          <w:szCs w:val="32"/>
        </w:rPr>
        <w:t>”</w:t>
      </w:r>
      <w:r w:rsidR="00A350CC">
        <w:rPr>
          <w:rStyle w:val="Penekanan"/>
          <w:rFonts w:ascii="Souvenir Lt BT" w:hAnsi="Souvenir Lt BT" w:cs="Traditional Arabic"/>
          <w:szCs w:val="32"/>
        </w:rPr>
        <w:t xml:space="preserve"> </w:t>
      </w:r>
      <w:r w:rsidR="001F6FBA" w:rsidRPr="00AB77D5">
        <w:rPr>
          <w:rFonts w:ascii="Souvenir Lt BT" w:hAnsi="Souvenir Lt BT" w:cs="Traditional Arabic"/>
          <w:szCs w:val="32"/>
        </w:rPr>
        <w:t>(QS</w:t>
      </w:r>
      <w:r w:rsidR="00A350CC">
        <w:rPr>
          <w:rFonts w:ascii="Souvenir Lt BT" w:hAnsi="Souvenir Lt BT" w:cs="Traditional Arabic"/>
          <w:szCs w:val="32"/>
        </w:rPr>
        <w:t>.</w:t>
      </w:r>
      <w:r w:rsidR="001F6FBA" w:rsidRPr="00AB77D5">
        <w:rPr>
          <w:rFonts w:ascii="Souvenir Lt BT" w:hAnsi="Souvenir Lt BT" w:cs="Traditional Arabic"/>
          <w:szCs w:val="32"/>
        </w:rPr>
        <w:t xml:space="preserve"> Al-</w:t>
      </w:r>
      <w:r w:rsidR="00D53798">
        <w:rPr>
          <w:rFonts w:ascii="Souvenir Lt BT" w:hAnsi="Souvenir Lt BT" w:cs="Traditional Arabic"/>
          <w:szCs w:val="32"/>
        </w:rPr>
        <w:t>Baqarah:</w:t>
      </w:r>
      <w:r w:rsidR="001F6FBA" w:rsidRPr="00AB77D5">
        <w:rPr>
          <w:rFonts w:ascii="Souvenir Lt BT" w:hAnsi="Souvenir Lt BT" w:cs="Traditional Arabic"/>
          <w:szCs w:val="32"/>
        </w:rPr>
        <w:t xml:space="preserve"> 196)</w:t>
      </w:r>
    </w:p>
    <w:p w14:paraId="1B3F14F0" w14:textId="3A0762B2" w:rsidR="001F6FBA" w:rsidRPr="00AB77D5" w:rsidRDefault="00792758" w:rsidP="00792758">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Pr>
          <w:rFonts w:ascii="Souvenir Lt BT" w:hAnsi="Souvenir Lt BT" w:cs="Traditional Arabic"/>
          <w:szCs w:val="32"/>
        </w:rPr>
        <w:t>Istidlal</w:t>
      </w:r>
      <w:r w:rsidR="001F6FBA" w:rsidRPr="00AB77D5">
        <w:rPr>
          <w:rFonts w:ascii="Souvenir Lt BT" w:hAnsi="Souvenir Lt BT" w:cs="Traditional Arabic"/>
          <w:szCs w:val="32"/>
        </w:rPr>
        <w:t xml:space="preserve"> dengan ayat ini dari dua sisi:</w:t>
      </w:r>
    </w:p>
    <w:p w14:paraId="2A2830C7" w14:textId="74C7697A" w:rsidR="00773BCA" w:rsidRDefault="001F6FBA" w:rsidP="00773BCA">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792758">
        <w:rPr>
          <w:rFonts w:ascii="Souvenir Lt BT" w:hAnsi="Souvenir Lt BT" w:cs="KFGQPC HAFS Uthmanic Script"/>
          <w:i/>
          <w:iCs/>
          <w:szCs w:val="32"/>
        </w:rPr>
        <w:t>Pertama</w:t>
      </w:r>
      <w:r w:rsidR="00792758" w:rsidRPr="00792758">
        <w:rPr>
          <w:rFonts w:ascii="Souvenir Lt BT" w:hAnsi="Souvenir Lt BT" w:cs="KFGQPC HAFS Uthmanic Script"/>
          <w:i/>
          <w:iCs/>
          <w:szCs w:val="32"/>
        </w:rPr>
        <w:t>,</w:t>
      </w:r>
      <w:r w:rsidRPr="0029455D">
        <w:rPr>
          <w:rFonts w:ascii="Souvenir Lt BT" w:hAnsi="Souvenir Lt BT" w:cs="KFGQPC HAFS Uthmanic Script"/>
          <w:szCs w:val="32"/>
        </w:rPr>
        <w:t xml:space="preserve"> </w:t>
      </w:r>
      <w:r w:rsidR="00792758">
        <w:rPr>
          <w:rFonts w:ascii="Souvenir Lt BT" w:hAnsi="Souvenir Lt BT" w:cs="KFGQPC HAFS Uthmanic Script"/>
          <w:szCs w:val="32"/>
        </w:rPr>
        <w:t>h</w:t>
      </w:r>
      <w:r w:rsidRPr="0029455D">
        <w:rPr>
          <w:rFonts w:ascii="Souvenir Lt BT" w:hAnsi="Souvenir Lt BT" w:cs="KFGQPC HAFS Uthmanic Script"/>
          <w:szCs w:val="32"/>
        </w:rPr>
        <w:t xml:space="preserve">uruf </w:t>
      </w:r>
      <w:proofErr w:type="spellStart"/>
      <w:r w:rsidRPr="00E878F9">
        <w:rPr>
          <w:rFonts w:ascii="Souvenir Lt BT" w:hAnsi="Souvenir Lt BT" w:cs="KFGQPC HAFS Uthmanic Script"/>
          <w:i/>
          <w:iCs/>
          <w:szCs w:val="32"/>
        </w:rPr>
        <w:t>F</w:t>
      </w:r>
      <w:r w:rsidR="00CC6F73" w:rsidRPr="00CC6F73">
        <w:rPr>
          <w:rFonts w:ascii="Souvenir Lt BT" w:hAnsi="Souvenir Lt BT" w:cs="Traditional Arabic"/>
          <w:i/>
          <w:iCs/>
          <w:szCs w:val="32"/>
        </w:rPr>
        <w:t>â</w:t>
      </w:r>
      <w:proofErr w:type="spellEnd"/>
      <w:r w:rsidRPr="0029455D">
        <w:rPr>
          <w:rFonts w:ascii="Souvenir Lt BT" w:hAnsi="Souvenir Lt BT" w:cs="KFGQPC HAFS Uthmanic Script"/>
          <w:szCs w:val="32"/>
        </w:rPr>
        <w:t xml:space="preserve"> pada firman Allah</w:t>
      </w:r>
      <w:r w:rsidR="00792758">
        <w:rPr>
          <w:rFonts w:ascii="Souvenir Lt BT" w:hAnsi="Souvenir Lt BT" w:cs="KFGQPC HAFS Uthmanic Script"/>
          <w:szCs w:val="32"/>
        </w:rPr>
        <w:t xml:space="preserve"> </w:t>
      </w:r>
      <w:r w:rsidR="00792758" w:rsidRPr="00792758">
        <w:rPr>
          <w:rFonts w:ascii="Traditional Arabic" w:hAnsi="Traditional Arabic" w:cs="Traditional Arabic"/>
          <w:sz w:val="20"/>
          <w:rtl/>
        </w:rPr>
        <w:t>ﷻ</w:t>
      </w:r>
      <w:r w:rsidR="004A128D" w:rsidRPr="0029455D">
        <w:rPr>
          <w:rFonts w:ascii="Souvenir Lt BT" w:hAnsi="Souvenir Lt BT" w:cs="KFGQPC HAFS Uthmanic Script"/>
          <w:szCs w:val="32"/>
        </w:rPr>
        <w:t xml:space="preserve">, </w:t>
      </w:r>
      <w:proofErr w:type="spellStart"/>
      <w:r w:rsidR="004A128D" w:rsidRPr="0029455D">
        <w:rPr>
          <w:rFonts w:ascii="Traditional Arabic" w:hAnsi="Traditional Arabic" w:cs="KFGQPC HAFS Uthmanic Script" w:hint="cs"/>
          <w:szCs w:val="32"/>
          <w:rtl/>
        </w:rPr>
        <w:t>ﵟفَمَا</w:t>
      </w:r>
      <w:proofErr w:type="spellEnd"/>
      <w:r w:rsidR="004A128D" w:rsidRPr="0029455D">
        <w:rPr>
          <w:rFonts w:ascii="Souvenir Lt BT" w:hAnsi="Souvenir Lt BT" w:cs="KFGQPC HAFS Uthmanic Script" w:hint="cs"/>
          <w:szCs w:val="32"/>
          <w:rtl/>
        </w:rPr>
        <w:t xml:space="preserve"> </w:t>
      </w:r>
      <w:proofErr w:type="spellStart"/>
      <w:r w:rsidR="004A128D" w:rsidRPr="0029455D">
        <w:rPr>
          <w:rFonts w:ascii="Traditional Arabic" w:hAnsi="Traditional Arabic" w:cs="KFGQPC HAFS Uthmanic Script" w:hint="cs"/>
          <w:szCs w:val="32"/>
          <w:rtl/>
        </w:rPr>
        <w:t>ٱسۡتَيۡسَرَ</w:t>
      </w:r>
      <w:proofErr w:type="spellEnd"/>
      <w:r w:rsidRPr="0029455D">
        <w:rPr>
          <w:rFonts w:ascii="Souvenir Lt BT" w:hAnsi="Souvenir Lt BT" w:cs="KFGQPC HAFS Uthmanic Script"/>
          <w:szCs w:val="32"/>
          <w:rtl/>
        </w:rPr>
        <w:t xml:space="preserve"> </w:t>
      </w:r>
      <w:r w:rsidRPr="0029455D">
        <w:rPr>
          <w:rFonts w:ascii="Traditional Arabic" w:hAnsi="Traditional Arabic" w:cs="KFGQPC HAFS Uthmanic Script"/>
          <w:szCs w:val="32"/>
          <w:rtl/>
        </w:rPr>
        <w:t>مِنَ</w:t>
      </w:r>
      <w:r w:rsidRPr="0029455D">
        <w:rPr>
          <w:rFonts w:ascii="Souvenir Lt BT" w:hAnsi="Souvenir Lt BT" w:cs="KFGQPC HAFS Uthmanic Script"/>
          <w:szCs w:val="32"/>
          <w:rtl/>
        </w:rPr>
        <w:t xml:space="preserve"> </w:t>
      </w:r>
      <w:proofErr w:type="spellStart"/>
      <w:r w:rsidR="004A128D" w:rsidRPr="0029455D">
        <w:rPr>
          <w:rFonts w:ascii="Traditional Arabic" w:hAnsi="Traditional Arabic" w:cs="KFGQPC HAFS Uthmanic Script" w:hint="cs"/>
          <w:szCs w:val="32"/>
          <w:rtl/>
        </w:rPr>
        <w:t>ٱلۡهَدۡيِۚﵞ</w:t>
      </w:r>
      <w:proofErr w:type="spellEnd"/>
      <w:r w:rsidR="004A128D" w:rsidRPr="0029455D">
        <w:rPr>
          <w:rFonts w:ascii="Traditional Arabic" w:hAnsi="Traditional Arabic" w:cs="KFGQPC HAFS Uthmanic Script"/>
          <w:szCs w:val="32"/>
        </w:rPr>
        <w:t xml:space="preserve"> </w:t>
      </w:r>
      <w:r w:rsidR="00792758" w:rsidRPr="0029455D">
        <w:rPr>
          <w:rFonts w:ascii="Souvenir Lt BT" w:hAnsi="Souvenir Lt BT" w:cs="Traditional Arabic"/>
          <w:szCs w:val="32"/>
        </w:rPr>
        <w:t>menunjukkan</w:t>
      </w:r>
      <w:r w:rsidRPr="0029455D">
        <w:rPr>
          <w:rFonts w:ascii="Souvenir Lt BT" w:hAnsi="Souvenir Lt BT" w:cs="Traditional Arabic"/>
          <w:szCs w:val="32"/>
        </w:rPr>
        <w:t xml:space="preserve"> </w:t>
      </w:r>
      <w:proofErr w:type="spellStart"/>
      <w:r w:rsidR="00792758">
        <w:rPr>
          <w:rFonts w:ascii="Souvenir Lt BT" w:hAnsi="Souvenir Lt BT" w:cs="Traditional Arabic"/>
          <w:i/>
          <w:iCs/>
          <w:szCs w:val="32"/>
        </w:rPr>
        <w:t>tartîb</w:t>
      </w:r>
      <w:proofErr w:type="spellEnd"/>
      <w:r w:rsidRPr="0029455D">
        <w:rPr>
          <w:rFonts w:ascii="Souvenir Lt BT" w:hAnsi="Souvenir Lt BT" w:cs="Traditional Arabic"/>
          <w:szCs w:val="32"/>
        </w:rPr>
        <w:t xml:space="preserve"> (urutan) dan </w:t>
      </w:r>
      <w:proofErr w:type="spellStart"/>
      <w:r w:rsidRPr="00FE6353">
        <w:rPr>
          <w:rFonts w:ascii="Souvenir Lt BT" w:hAnsi="Souvenir Lt BT" w:cs="Traditional Arabic"/>
          <w:i/>
          <w:iCs/>
          <w:szCs w:val="32"/>
        </w:rPr>
        <w:t>ta</w:t>
      </w:r>
      <w:r w:rsidR="00A257FA" w:rsidRPr="00FE6353">
        <w:rPr>
          <w:rFonts w:ascii="Souvenir Lt BT" w:hAnsi="Souvenir Lt BT" w:cs="Traditional Arabic"/>
          <w:i/>
          <w:iCs/>
          <w:szCs w:val="32"/>
        </w:rPr>
        <w:t>’</w:t>
      </w:r>
      <w:r w:rsidRPr="00FE6353">
        <w:rPr>
          <w:rFonts w:ascii="Souvenir Lt BT" w:hAnsi="Souvenir Lt BT" w:cs="Traditional Arabic"/>
          <w:i/>
          <w:iCs/>
          <w:szCs w:val="32"/>
        </w:rPr>
        <w:t>qib</w:t>
      </w:r>
      <w:proofErr w:type="spellEnd"/>
      <w:r w:rsidRPr="0029455D">
        <w:rPr>
          <w:rFonts w:ascii="Souvenir Lt BT" w:hAnsi="Souvenir Lt BT" w:cs="Traditional Arabic"/>
          <w:szCs w:val="32"/>
        </w:rPr>
        <w:t xml:space="preserve"> (langsung)</w:t>
      </w:r>
      <w:r w:rsidR="00792758">
        <w:rPr>
          <w:rFonts w:ascii="Souvenir Lt BT" w:hAnsi="Souvenir Lt BT" w:cs="Traditional Arabic"/>
          <w:szCs w:val="32"/>
        </w:rPr>
        <w:t>. Oleh karena itu,</w:t>
      </w:r>
      <w:r w:rsidRPr="0029455D">
        <w:rPr>
          <w:rFonts w:ascii="Souvenir Lt BT" w:hAnsi="Souvenir Lt BT" w:cs="Traditional Arabic"/>
          <w:szCs w:val="32"/>
        </w:rPr>
        <w:t xml:space="preserve"> setelah seseorang selesai </w:t>
      </w:r>
      <w:r w:rsidR="00C5041D" w:rsidRPr="0029455D">
        <w:rPr>
          <w:rFonts w:ascii="Souvenir Lt BT" w:hAnsi="Souvenir Lt BT" w:cs="Traditional Arabic"/>
          <w:szCs w:val="32"/>
        </w:rPr>
        <w:t>umrah</w:t>
      </w:r>
      <w:r w:rsidR="00792758">
        <w:rPr>
          <w:rFonts w:ascii="Souvenir Lt BT" w:hAnsi="Souvenir Lt BT" w:cs="Traditional Arabic"/>
          <w:szCs w:val="32"/>
        </w:rPr>
        <w:t>,</w:t>
      </w:r>
      <w:r w:rsidRPr="0029455D">
        <w:rPr>
          <w:rFonts w:ascii="Souvenir Lt BT" w:hAnsi="Souvenir Lt BT" w:cs="Traditional Arabic"/>
          <w:szCs w:val="32"/>
        </w:rPr>
        <w:t xml:space="preserve"> </w:t>
      </w:r>
      <w:r w:rsidR="00792758">
        <w:rPr>
          <w:rFonts w:ascii="Souvenir Lt BT" w:hAnsi="Souvenir Lt BT" w:cs="Traditional Arabic"/>
          <w:szCs w:val="32"/>
        </w:rPr>
        <w:t>d</w:t>
      </w:r>
      <w:r w:rsidRPr="0029455D">
        <w:rPr>
          <w:rFonts w:ascii="Souvenir Lt BT" w:hAnsi="Souvenir Lt BT" w:cs="Traditional Arabic"/>
          <w:szCs w:val="32"/>
        </w:rPr>
        <w:t>ia</w:t>
      </w:r>
      <w:r w:rsidR="00B523C1">
        <w:rPr>
          <w:rFonts w:ascii="Souvenir Lt BT" w:hAnsi="Souvenir Lt BT" w:cs="Traditional Arabic"/>
          <w:szCs w:val="32"/>
        </w:rPr>
        <w:t xml:space="preserve"> boleh menyembelih </w:t>
      </w:r>
      <w:r w:rsidR="00773BCA">
        <w:rPr>
          <w:rFonts w:ascii="Souvenir Lt BT" w:hAnsi="Souvenir Lt BT" w:cs="Traditional Arabic"/>
          <w:szCs w:val="32"/>
        </w:rPr>
        <w:t>hewannya, karena dia sudah</w:t>
      </w:r>
      <w:r w:rsidRPr="0029455D">
        <w:rPr>
          <w:rFonts w:ascii="Souvenir Lt BT" w:hAnsi="Souvenir Lt BT" w:cs="Traditional Arabic"/>
          <w:szCs w:val="32"/>
        </w:rPr>
        <w:t xml:space="preserve"> terkena kewajiban </w:t>
      </w:r>
      <w:r w:rsidR="00773BCA">
        <w:rPr>
          <w:rFonts w:ascii="Souvenir Lt BT" w:hAnsi="Souvenir Lt BT" w:cs="Traditional Arabic"/>
          <w:szCs w:val="32"/>
        </w:rPr>
        <w:t xml:space="preserve">untuk </w:t>
      </w:r>
      <w:r w:rsidRPr="0029455D">
        <w:rPr>
          <w:rFonts w:ascii="Souvenir Lt BT" w:hAnsi="Souvenir Lt BT" w:cs="Traditional Arabic"/>
          <w:szCs w:val="32"/>
        </w:rPr>
        <w:t xml:space="preserve">menyembelih dam </w:t>
      </w:r>
      <w:proofErr w:type="spellStart"/>
      <w:r w:rsidR="00692FBB">
        <w:rPr>
          <w:rFonts w:ascii="Souvenir Lt BT" w:hAnsi="Souvenir Lt BT" w:cs="Traditional Arabic"/>
          <w:szCs w:val="32"/>
        </w:rPr>
        <w:t>Tamattu</w:t>
      </w:r>
      <w:proofErr w:type="spellEnd"/>
      <w:r w:rsidR="00692FBB">
        <w:rPr>
          <w:rFonts w:ascii="Souvenir Lt BT" w:hAnsi="Souvenir Lt BT" w:cs="Traditional Arabic"/>
          <w:szCs w:val="32"/>
        </w:rPr>
        <w:t>’</w:t>
      </w:r>
      <w:r w:rsidR="00773BCA">
        <w:rPr>
          <w:rFonts w:ascii="Souvenir Lt BT" w:hAnsi="Souvenir Lt BT" w:cs="Traditional Arabic"/>
          <w:szCs w:val="32"/>
        </w:rPr>
        <w:t>.</w:t>
      </w:r>
    </w:p>
    <w:p w14:paraId="1CA2A116" w14:textId="260A7E6B" w:rsidR="00503446" w:rsidRDefault="001F6FBA" w:rsidP="00503446">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503446">
        <w:rPr>
          <w:rFonts w:ascii="Souvenir Lt BT" w:hAnsi="Souvenir Lt BT" w:cs="Traditional Arabic"/>
          <w:i/>
          <w:iCs/>
          <w:szCs w:val="32"/>
        </w:rPr>
        <w:lastRenderedPageBreak/>
        <w:t>Kedua</w:t>
      </w:r>
      <w:r w:rsidR="00351B9B" w:rsidRPr="00503446">
        <w:rPr>
          <w:rFonts w:ascii="Souvenir Lt BT" w:hAnsi="Souvenir Lt BT" w:cs="Traditional Arabic"/>
          <w:i/>
          <w:iCs/>
          <w:szCs w:val="32"/>
        </w:rPr>
        <w:t>,</w:t>
      </w:r>
      <w:r w:rsidRPr="00503446">
        <w:rPr>
          <w:rFonts w:ascii="Souvenir Lt BT" w:hAnsi="Souvenir Lt BT" w:cs="Traditional Arabic"/>
          <w:szCs w:val="32"/>
        </w:rPr>
        <w:t xml:space="preserve"> </w:t>
      </w:r>
      <w:r w:rsidR="009C05D5" w:rsidRPr="00503446">
        <w:rPr>
          <w:rFonts w:ascii="Souvenir Lt BT" w:hAnsi="Souvenir Lt BT" w:cs="Traditional Arabic"/>
          <w:szCs w:val="32"/>
        </w:rPr>
        <w:t xml:space="preserve">ayat ini menunjukkan bahwa hadyu bagi haji </w:t>
      </w:r>
      <w:proofErr w:type="spellStart"/>
      <w:r w:rsidR="009C05D5" w:rsidRPr="00503446">
        <w:rPr>
          <w:rFonts w:ascii="Souvenir Lt BT" w:hAnsi="Souvenir Lt BT" w:cs="Traditional Arabic"/>
          <w:szCs w:val="32"/>
        </w:rPr>
        <w:t>Tamattu</w:t>
      </w:r>
      <w:proofErr w:type="spellEnd"/>
      <w:r w:rsidR="009C05D5" w:rsidRPr="00503446">
        <w:rPr>
          <w:rFonts w:ascii="Souvenir Lt BT" w:hAnsi="Souvenir Lt BT" w:cs="Traditional Arabic"/>
          <w:szCs w:val="32"/>
        </w:rPr>
        <w:t xml:space="preserve">’ </w:t>
      </w:r>
      <w:r w:rsidR="00503446" w:rsidRPr="00503446">
        <w:rPr>
          <w:rFonts w:ascii="Souvenir Lt BT" w:hAnsi="Souvenir Lt BT" w:cs="Traditional Arabic"/>
          <w:szCs w:val="32"/>
        </w:rPr>
        <w:t>adalah</w:t>
      </w:r>
      <w:r w:rsidR="009C05D5" w:rsidRPr="00503446">
        <w:rPr>
          <w:rFonts w:ascii="Souvenir Lt BT" w:hAnsi="Souvenir Lt BT" w:cs="Traditional Arabic"/>
          <w:szCs w:val="32"/>
        </w:rPr>
        <w:t xml:space="preserve"> dam pelanggaran. Oleh karena itu, ia dapat dikiaskan dengan dam </w:t>
      </w:r>
      <w:proofErr w:type="spellStart"/>
      <w:r w:rsidR="009C05D5" w:rsidRPr="00503446">
        <w:rPr>
          <w:rFonts w:ascii="Souvenir Lt BT" w:hAnsi="Souvenir Lt BT" w:cs="Traditional Arabic"/>
          <w:i/>
          <w:iCs/>
          <w:szCs w:val="32"/>
        </w:rPr>
        <w:t>jab</w:t>
      </w:r>
      <w:r w:rsidR="00503446" w:rsidRPr="00503446">
        <w:rPr>
          <w:rFonts w:ascii="Souvenir Lt BT" w:hAnsi="Souvenir Lt BT" w:cs="Traditional Arabic"/>
          <w:i/>
          <w:iCs/>
          <w:szCs w:val="32"/>
        </w:rPr>
        <w:t>râ</w:t>
      </w:r>
      <w:r w:rsidR="009C05D5" w:rsidRPr="00503446">
        <w:rPr>
          <w:rFonts w:ascii="Souvenir Lt BT" w:hAnsi="Souvenir Lt BT" w:cs="Traditional Arabic"/>
          <w:i/>
          <w:iCs/>
          <w:szCs w:val="32"/>
        </w:rPr>
        <w:t>n</w:t>
      </w:r>
      <w:proofErr w:type="spellEnd"/>
      <w:r w:rsidR="009C05D5" w:rsidRPr="00503446">
        <w:rPr>
          <w:rFonts w:ascii="Souvenir Lt BT" w:hAnsi="Souvenir Lt BT" w:cs="Traditional Arabic"/>
          <w:szCs w:val="32"/>
        </w:rPr>
        <w:t>, yaitu dam yang berfungsi untuk menutupi pelanggaran.</w:t>
      </w:r>
      <w:r w:rsidR="00503446" w:rsidRPr="00503446">
        <w:rPr>
          <w:rFonts w:ascii="Souvenir Lt BT" w:hAnsi="Souvenir Lt BT" w:cs="Traditional Arabic"/>
          <w:szCs w:val="32"/>
        </w:rPr>
        <w:t xml:space="preserve"> </w:t>
      </w:r>
      <w:r w:rsidR="009C05D5" w:rsidRPr="009C05D5">
        <w:rPr>
          <w:rFonts w:ascii="Souvenir Lt BT" w:hAnsi="Souvenir Lt BT" w:cs="Traditional Arabic"/>
          <w:szCs w:val="32"/>
        </w:rPr>
        <w:t xml:space="preserve">Sebagaimana dam </w:t>
      </w:r>
      <w:proofErr w:type="spellStart"/>
      <w:r w:rsidR="00503446" w:rsidRPr="00503446">
        <w:rPr>
          <w:rFonts w:ascii="Souvenir Lt BT" w:hAnsi="Souvenir Lt BT" w:cs="Traditional Arabic"/>
          <w:i/>
          <w:iCs/>
          <w:szCs w:val="32"/>
        </w:rPr>
        <w:t>jabrân</w:t>
      </w:r>
      <w:proofErr w:type="spellEnd"/>
      <w:r w:rsidR="009C05D5" w:rsidRPr="009C05D5">
        <w:rPr>
          <w:rFonts w:ascii="Souvenir Lt BT" w:hAnsi="Souvenir Lt BT" w:cs="Traditional Arabic"/>
          <w:szCs w:val="32"/>
        </w:rPr>
        <w:t xml:space="preserve"> boleh disembelih sebelum tanggal 10 Zulhijah, yaitu ketika pelanggaran terjadi, maka demikian pula hadyu </w:t>
      </w:r>
      <w:proofErr w:type="spellStart"/>
      <w:r w:rsidR="00503446" w:rsidRPr="00503446">
        <w:rPr>
          <w:rFonts w:ascii="Souvenir Lt BT" w:hAnsi="Souvenir Lt BT" w:cs="Traditional Arabic"/>
          <w:szCs w:val="32"/>
        </w:rPr>
        <w:t>T</w:t>
      </w:r>
      <w:r w:rsidR="009C05D5" w:rsidRPr="009C05D5">
        <w:rPr>
          <w:rFonts w:ascii="Souvenir Lt BT" w:hAnsi="Souvenir Lt BT" w:cs="Traditional Arabic"/>
          <w:szCs w:val="32"/>
        </w:rPr>
        <w:t>amattu</w:t>
      </w:r>
      <w:proofErr w:type="spellEnd"/>
      <w:r w:rsidR="00503446" w:rsidRPr="00503446">
        <w:rPr>
          <w:rFonts w:ascii="Souvenir Lt BT" w:hAnsi="Souvenir Lt BT" w:cs="Souvenir Lt BT"/>
          <w:szCs w:val="32"/>
        </w:rPr>
        <w:t>’</w:t>
      </w:r>
      <w:r w:rsidR="009C05D5" w:rsidRPr="009C05D5">
        <w:rPr>
          <w:rFonts w:ascii="Souvenir Lt BT" w:hAnsi="Souvenir Lt BT" w:cs="Traditional Arabic"/>
          <w:szCs w:val="32"/>
        </w:rPr>
        <w:t xml:space="preserve"> dapat disembelih sebelum hari </w:t>
      </w:r>
      <w:proofErr w:type="spellStart"/>
      <w:r w:rsidR="009C05D5" w:rsidRPr="009C05D5">
        <w:rPr>
          <w:rFonts w:ascii="Souvenir Lt BT" w:hAnsi="Souvenir Lt BT" w:cs="Traditional Arabic"/>
          <w:szCs w:val="32"/>
        </w:rPr>
        <w:t>an-Nahr</w:t>
      </w:r>
      <w:proofErr w:type="spellEnd"/>
      <w:r w:rsidR="00503446" w:rsidRPr="00503446">
        <w:rPr>
          <w:rFonts w:ascii="Souvenir Lt BT" w:hAnsi="Souvenir Lt BT" w:cs="Traditional Arabic"/>
          <w:szCs w:val="32"/>
        </w:rPr>
        <w:t>.</w:t>
      </w:r>
      <w:r w:rsidR="00503446" w:rsidRPr="00503446">
        <w:rPr>
          <w:rStyle w:val="ReferensiCatatanKaki"/>
          <w:rFonts w:ascii="Souvenir Lt BT" w:hAnsi="Souvenir Lt BT" w:cs="Traditional Arabic"/>
          <w:szCs w:val="32"/>
        </w:rPr>
        <w:footnoteReference w:id="53"/>
      </w:r>
    </w:p>
    <w:p w14:paraId="03197F7A" w14:textId="70CA516C" w:rsidR="001F6FBA" w:rsidRPr="00AB77D5" w:rsidRDefault="001F6FBA" w:rsidP="00503446">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Fonts w:ascii="Souvenir Lt BT" w:hAnsi="Souvenir Lt BT" w:cs="Traditional Arabic"/>
          <w:szCs w:val="32"/>
        </w:rPr>
        <w:t xml:space="preserve">Dalam ayat ini juga tidak disebutkan batasan waktu awal bolehnya memotong sembelihan dam </w:t>
      </w:r>
      <w:proofErr w:type="spellStart"/>
      <w:r w:rsidR="00692FBB">
        <w:rPr>
          <w:rFonts w:ascii="Souvenir Lt BT" w:hAnsi="Souvenir Lt BT" w:cs="Traditional Arabic"/>
          <w:szCs w:val="32"/>
        </w:rPr>
        <w:t>Tamattu</w:t>
      </w:r>
      <w:proofErr w:type="spellEnd"/>
      <w:r w:rsidR="00692FBB">
        <w:rPr>
          <w:rFonts w:ascii="Souvenir Lt BT" w:hAnsi="Souvenir Lt BT" w:cs="Traditional Arabic"/>
          <w:szCs w:val="32"/>
        </w:rPr>
        <w:t>’</w:t>
      </w:r>
      <w:r w:rsidRPr="00AB77D5">
        <w:rPr>
          <w:rFonts w:ascii="Souvenir Lt BT" w:hAnsi="Souvenir Lt BT" w:cs="Traditional Arabic"/>
          <w:szCs w:val="32"/>
        </w:rPr>
        <w:t>, akan tetapi Allah menjadikan waktunya umum tanpa penentuan waktu tertentu.</w:t>
      </w:r>
    </w:p>
    <w:p w14:paraId="463CC162" w14:textId="77777777" w:rsidR="002D0B69" w:rsidRDefault="001F6FBA" w:rsidP="00503446">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503446">
        <w:rPr>
          <w:rFonts w:ascii="Souvenir Lt BT" w:hAnsi="Souvenir Lt BT" w:cs="Traditional Arabic"/>
          <w:b/>
          <w:bCs/>
          <w:szCs w:val="32"/>
        </w:rPr>
        <w:t>Kedua:</w:t>
      </w:r>
      <w:r w:rsidRPr="00AB77D5">
        <w:rPr>
          <w:rFonts w:ascii="Souvenir Lt BT" w:hAnsi="Souvenir Lt BT" w:cs="Traditional Arabic"/>
          <w:szCs w:val="32"/>
        </w:rPr>
        <w:t xml:space="preserve"> Orang yang </w:t>
      </w:r>
      <w:r w:rsidR="00503446">
        <w:rPr>
          <w:rFonts w:ascii="Souvenir Lt BT" w:hAnsi="Souvenir Lt BT" w:cs="Traditional Arabic"/>
          <w:szCs w:val="32"/>
        </w:rPr>
        <w:t>melakukan</w:t>
      </w:r>
      <w:r w:rsidRPr="00503446">
        <w:rPr>
          <w:rFonts w:ascii="Souvenir Lt BT" w:hAnsi="Souvenir Lt BT" w:cs="Traditional Arabic"/>
          <w:szCs w:val="32"/>
        </w:rPr>
        <w:t xml:space="preserve"> </w:t>
      </w:r>
      <w:r w:rsidRPr="00AB77D5">
        <w:rPr>
          <w:rFonts w:ascii="Souvenir Lt BT" w:hAnsi="Souvenir Lt BT" w:cs="Traditional Arabic"/>
          <w:szCs w:val="32"/>
        </w:rPr>
        <w:t xml:space="preserve">haji </w:t>
      </w:r>
      <w:proofErr w:type="spellStart"/>
      <w:r w:rsidR="00692FBB">
        <w:rPr>
          <w:rFonts w:ascii="Souvenir Lt BT" w:hAnsi="Souvenir Lt BT" w:cs="Traditional Arabic"/>
          <w:szCs w:val="32"/>
        </w:rPr>
        <w:t>Tamattu</w:t>
      </w:r>
      <w:proofErr w:type="spellEnd"/>
      <w:r w:rsidR="00692FBB">
        <w:rPr>
          <w:rFonts w:ascii="Souvenir Lt BT" w:hAnsi="Souvenir Lt BT" w:cs="Traditional Arabic"/>
          <w:szCs w:val="32"/>
        </w:rPr>
        <w:t>’</w:t>
      </w:r>
      <w:r w:rsidRPr="00AB77D5">
        <w:rPr>
          <w:rFonts w:ascii="Souvenir Lt BT" w:hAnsi="Souvenir Lt BT" w:cs="Traditional Arabic"/>
          <w:szCs w:val="32"/>
        </w:rPr>
        <w:t xml:space="preserve"> dan </w:t>
      </w:r>
      <w:r w:rsidR="002822DB">
        <w:rPr>
          <w:rFonts w:ascii="Souvenir Lt BT" w:hAnsi="Souvenir Lt BT" w:cs="Traditional Arabic"/>
          <w:szCs w:val="32"/>
        </w:rPr>
        <w:t>Kiran</w:t>
      </w:r>
      <w:r w:rsidR="00503446">
        <w:rPr>
          <w:rFonts w:ascii="Souvenir Lt BT" w:hAnsi="Souvenir Lt BT" w:cs="Traditional Arabic"/>
          <w:szCs w:val="32"/>
        </w:rPr>
        <w:t>,</w:t>
      </w:r>
      <w:r w:rsidRPr="00AB77D5">
        <w:rPr>
          <w:rFonts w:ascii="Souvenir Lt BT" w:hAnsi="Souvenir Lt BT" w:cs="Traditional Arabic"/>
          <w:szCs w:val="32"/>
        </w:rPr>
        <w:t xml:space="preserve"> jika tidak mampu untuk mendapatkan sembelihan</w:t>
      </w:r>
      <w:r w:rsidR="00503446">
        <w:rPr>
          <w:rFonts w:ascii="Souvenir Lt BT" w:hAnsi="Souvenir Lt BT" w:cs="Traditional Arabic"/>
          <w:szCs w:val="32"/>
        </w:rPr>
        <w:t>,</w:t>
      </w:r>
      <w:r w:rsidRPr="00AB77D5">
        <w:rPr>
          <w:rFonts w:ascii="Souvenir Lt BT" w:hAnsi="Souvenir Lt BT" w:cs="Traditional Arabic"/>
          <w:szCs w:val="32"/>
        </w:rPr>
        <w:t xml:space="preserve"> maka dia menggantinya dengan puasa </w:t>
      </w:r>
      <w:r w:rsidR="00503446">
        <w:rPr>
          <w:rFonts w:ascii="Souvenir Lt BT" w:hAnsi="Souvenir Lt BT" w:cs="Traditional Arabic"/>
          <w:szCs w:val="32"/>
        </w:rPr>
        <w:t>tiga</w:t>
      </w:r>
      <w:r w:rsidRPr="00AB77D5">
        <w:rPr>
          <w:rFonts w:ascii="Souvenir Lt BT" w:hAnsi="Souvenir Lt BT" w:cs="Traditional Arabic"/>
          <w:szCs w:val="32"/>
        </w:rPr>
        <w:t xml:space="preserve"> hari di musim haji dan </w:t>
      </w:r>
      <w:r w:rsidR="00503446">
        <w:rPr>
          <w:rFonts w:ascii="Souvenir Lt BT" w:hAnsi="Souvenir Lt BT" w:cs="Traditional Arabic"/>
          <w:szCs w:val="32"/>
        </w:rPr>
        <w:t>sepuluh</w:t>
      </w:r>
      <w:r w:rsidRPr="00AB77D5">
        <w:rPr>
          <w:rFonts w:ascii="Souvenir Lt BT" w:hAnsi="Souvenir Lt BT" w:cs="Traditional Arabic"/>
          <w:szCs w:val="32"/>
        </w:rPr>
        <w:t xml:space="preserve"> hari </w:t>
      </w:r>
      <w:r w:rsidR="00503446">
        <w:rPr>
          <w:rFonts w:ascii="Souvenir Lt BT" w:hAnsi="Souvenir Lt BT" w:cs="Traditional Arabic"/>
          <w:szCs w:val="32"/>
        </w:rPr>
        <w:t>ketika pulang ke</w:t>
      </w:r>
      <w:r w:rsidRPr="00AB77D5">
        <w:rPr>
          <w:rFonts w:ascii="Souvenir Lt BT" w:hAnsi="Souvenir Lt BT" w:cs="Traditional Arabic"/>
          <w:szCs w:val="32"/>
        </w:rPr>
        <w:t xml:space="preserve"> tanah air. </w:t>
      </w:r>
      <w:r w:rsidR="00503446">
        <w:rPr>
          <w:rFonts w:ascii="Souvenir Lt BT" w:hAnsi="Souvenir Lt BT" w:cs="Traditional Arabic"/>
          <w:szCs w:val="32"/>
        </w:rPr>
        <w:t>Karena</w:t>
      </w:r>
      <w:r w:rsidRPr="00AB77D5">
        <w:rPr>
          <w:rFonts w:ascii="Souvenir Lt BT" w:hAnsi="Souvenir Lt BT" w:cs="Traditional Arabic"/>
          <w:szCs w:val="32"/>
        </w:rPr>
        <w:t xml:space="preserve"> firman Allah </w:t>
      </w:r>
      <w:r w:rsidR="00503446" w:rsidRPr="00503446">
        <w:rPr>
          <w:rFonts w:ascii="Traditional Arabic" w:hAnsi="Traditional Arabic" w:cs="Traditional Arabic"/>
          <w:sz w:val="20"/>
          <w:rtl/>
        </w:rPr>
        <w:t>ﷻ</w:t>
      </w:r>
      <w:r w:rsidR="00503446">
        <w:rPr>
          <w:rFonts w:ascii="Souvenir Lt BT" w:hAnsi="Souvenir Lt BT" w:cs="Traditional Arabic"/>
          <w:szCs w:val="32"/>
        </w:rPr>
        <w:t>,</w:t>
      </w:r>
      <w:r w:rsidRPr="00AB77D5">
        <w:rPr>
          <w:rFonts w:ascii="Souvenir Lt BT" w:hAnsi="Souvenir Lt BT" w:cs="Traditional Arabic"/>
          <w:szCs w:val="32"/>
        </w:rPr>
        <w:t xml:space="preserve"> </w:t>
      </w:r>
      <w:r w:rsidR="00A257FA">
        <w:rPr>
          <w:rStyle w:val="Penekanan"/>
          <w:rFonts w:ascii="Souvenir Lt BT" w:hAnsi="Souvenir Lt BT" w:cs="Traditional Arabic"/>
          <w:szCs w:val="32"/>
        </w:rPr>
        <w:t>“</w:t>
      </w:r>
      <w:r w:rsidRPr="00AB77D5">
        <w:rPr>
          <w:rStyle w:val="Penekanan"/>
          <w:rFonts w:ascii="Souvenir Lt BT" w:hAnsi="Souvenir Lt BT" w:cs="Traditional Arabic"/>
          <w:szCs w:val="32"/>
        </w:rPr>
        <w:t>Maka puasa tiga hari di haji</w:t>
      </w:r>
      <w:r w:rsidR="00A257FA">
        <w:rPr>
          <w:rStyle w:val="Penekanan"/>
          <w:rFonts w:ascii="Souvenir Lt BT" w:hAnsi="Souvenir Lt BT" w:cs="Traditional Arabic"/>
          <w:szCs w:val="32"/>
        </w:rPr>
        <w:t>”</w:t>
      </w:r>
      <w:r w:rsidRPr="00AB77D5">
        <w:rPr>
          <w:rFonts w:ascii="Souvenir Lt BT" w:hAnsi="Souvenir Lt BT" w:cs="Traditional Arabic"/>
          <w:szCs w:val="32"/>
        </w:rPr>
        <w:t> (QS</w:t>
      </w:r>
      <w:r w:rsidR="00826696">
        <w:rPr>
          <w:rFonts w:ascii="Souvenir Lt BT" w:hAnsi="Souvenir Lt BT" w:cs="Traditional Arabic"/>
          <w:szCs w:val="32"/>
        </w:rPr>
        <w:t>.</w:t>
      </w:r>
      <w:r w:rsidRPr="00AB77D5">
        <w:rPr>
          <w:rFonts w:ascii="Souvenir Lt BT" w:hAnsi="Souvenir Lt BT" w:cs="Traditional Arabic"/>
          <w:szCs w:val="32"/>
        </w:rPr>
        <w:t xml:space="preserve"> Al-</w:t>
      </w:r>
      <w:r w:rsidR="00D53798">
        <w:rPr>
          <w:rFonts w:ascii="Souvenir Lt BT" w:hAnsi="Souvenir Lt BT" w:cs="Traditional Arabic"/>
          <w:szCs w:val="32"/>
        </w:rPr>
        <w:t>Baqarah:</w:t>
      </w:r>
      <w:r w:rsidRPr="00AB77D5">
        <w:rPr>
          <w:rFonts w:ascii="Souvenir Lt BT" w:hAnsi="Souvenir Lt BT" w:cs="Traditional Arabic"/>
          <w:szCs w:val="32"/>
        </w:rPr>
        <w:t xml:space="preserve"> 196). </w:t>
      </w:r>
    </w:p>
    <w:p w14:paraId="043C107D" w14:textId="2F319047" w:rsidR="001F6FBA" w:rsidRPr="00AB77D5" w:rsidRDefault="001F6FBA" w:rsidP="00503446">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Fonts w:ascii="Souvenir Lt BT" w:hAnsi="Souvenir Lt BT" w:cs="Traditional Arabic"/>
          <w:szCs w:val="32"/>
        </w:rPr>
        <w:t>Jika penggantinya</w:t>
      </w:r>
      <w:r w:rsidR="002D0B69">
        <w:rPr>
          <w:rFonts w:ascii="Souvenir Lt BT" w:hAnsi="Souvenir Lt BT" w:cs="Traditional Arabic"/>
          <w:szCs w:val="32"/>
        </w:rPr>
        <w:t>—</w:t>
      </w:r>
      <w:r w:rsidRPr="00AB77D5">
        <w:rPr>
          <w:rFonts w:ascii="Souvenir Lt BT" w:hAnsi="Souvenir Lt BT" w:cs="Traditional Arabic"/>
          <w:szCs w:val="32"/>
        </w:rPr>
        <w:t>yaitu puasa 3 hari</w:t>
      </w:r>
      <w:r w:rsidR="002D0B69">
        <w:rPr>
          <w:rFonts w:ascii="Souvenir Lt BT" w:hAnsi="Souvenir Lt BT" w:cs="Traditional Arabic"/>
          <w:szCs w:val="32"/>
        </w:rPr>
        <w:t>—</w:t>
      </w:r>
      <w:r w:rsidRPr="00AB77D5">
        <w:rPr>
          <w:rFonts w:ascii="Souvenir Lt BT" w:hAnsi="Souvenir Lt BT" w:cs="Traditional Arabic"/>
          <w:szCs w:val="32"/>
        </w:rPr>
        <w:t xml:space="preserve">boleh dikerjakan sebelum hari </w:t>
      </w:r>
      <w:proofErr w:type="spellStart"/>
      <w:r w:rsidRPr="00AB77D5">
        <w:rPr>
          <w:rFonts w:ascii="Souvenir Lt BT" w:hAnsi="Souvenir Lt BT" w:cs="Traditional Arabic"/>
          <w:i/>
          <w:iCs/>
          <w:szCs w:val="32"/>
        </w:rPr>
        <w:t>an-</w:t>
      </w:r>
      <w:r w:rsidR="00A47547">
        <w:rPr>
          <w:rFonts w:ascii="Souvenir Lt BT" w:hAnsi="Souvenir Lt BT" w:cs="Traditional Arabic"/>
          <w:i/>
          <w:iCs/>
          <w:szCs w:val="32"/>
        </w:rPr>
        <w:t>Nahr</w:t>
      </w:r>
      <w:proofErr w:type="spellEnd"/>
      <w:r w:rsidR="002D0B69">
        <w:rPr>
          <w:rFonts w:ascii="Souvenir Lt BT" w:hAnsi="Souvenir Lt BT" w:cs="Traditional Arabic"/>
          <w:i/>
          <w:iCs/>
          <w:szCs w:val="32"/>
        </w:rPr>
        <w:t>,</w:t>
      </w:r>
      <w:r w:rsidRPr="00AB77D5">
        <w:rPr>
          <w:rFonts w:ascii="Souvenir Lt BT" w:hAnsi="Souvenir Lt BT" w:cs="Traditional Arabic"/>
          <w:szCs w:val="32"/>
        </w:rPr>
        <w:t xml:space="preserve"> maka demikian juga yang digantikan</w:t>
      </w:r>
      <w:r w:rsidR="002D0B69">
        <w:rPr>
          <w:rFonts w:ascii="Souvenir Lt BT" w:hAnsi="Souvenir Lt BT" w:cs="Traditional Arabic"/>
          <w:szCs w:val="32"/>
        </w:rPr>
        <w:t>—</w:t>
      </w:r>
      <w:r w:rsidRPr="00AB77D5">
        <w:rPr>
          <w:rFonts w:ascii="Souvenir Lt BT" w:hAnsi="Souvenir Lt BT" w:cs="Traditional Arabic"/>
          <w:szCs w:val="32"/>
        </w:rPr>
        <w:t>yaitu menyembelih hadyu</w:t>
      </w:r>
      <w:r w:rsidR="002D0B69">
        <w:rPr>
          <w:rFonts w:ascii="Souvenir Lt BT" w:hAnsi="Souvenir Lt BT" w:cs="Traditional Arabic"/>
          <w:szCs w:val="32"/>
        </w:rPr>
        <w:t>—</w:t>
      </w:r>
      <w:r w:rsidRPr="00AB77D5">
        <w:rPr>
          <w:rFonts w:ascii="Souvenir Lt BT" w:hAnsi="Souvenir Lt BT" w:cs="Traditional Arabic"/>
          <w:szCs w:val="32"/>
        </w:rPr>
        <w:t xml:space="preserve">boleh dikerjakan sebelum hari </w:t>
      </w:r>
      <w:proofErr w:type="spellStart"/>
      <w:r w:rsidR="00BE1DBC">
        <w:rPr>
          <w:rFonts w:ascii="Souvenir Lt BT" w:hAnsi="Souvenir Lt BT" w:cs="Traditional Arabic"/>
          <w:i/>
          <w:iCs/>
          <w:szCs w:val="32"/>
        </w:rPr>
        <w:t>an-Nahr</w:t>
      </w:r>
      <w:proofErr w:type="spellEnd"/>
      <w:r w:rsidR="002D0B69">
        <w:rPr>
          <w:rFonts w:ascii="Souvenir Lt BT" w:hAnsi="Souvenir Lt BT" w:cs="Traditional Arabic"/>
          <w:i/>
          <w:iCs/>
          <w:szCs w:val="32"/>
        </w:rPr>
        <w:t>.</w:t>
      </w:r>
      <w:r w:rsidRPr="00503446">
        <w:rPr>
          <w:rFonts w:ascii="Souvenir Lt BT" w:hAnsi="Souvenir Lt BT" w:cs="Traditional Arabic"/>
          <w:szCs w:val="32"/>
          <w:vertAlign w:val="superscript"/>
        </w:rPr>
        <w:t>(</w:t>
      </w:r>
      <w:r w:rsidRPr="00AB77D5">
        <w:rPr>
          <w:rStyle w:val="ReferensiCatatanKaki"/>
          <w:rFonts w:ascii="Souvenir Lt BT" w:hAnsi="Souvenir Lt BT" w:cs="Traditional Arabic"/>
          <w:szCs w:val="32"/>
        </w:rPr>
        <w:footnoteReference w:id="54"/>
      </w:r>
      <w:r w:rsidRPr="00AB77D5">
        <w:rPr>
          <w:rFonts w:ascii="Souvenir Lt BT" w:hAnsi="Souvenir Lt BT" w:cs="Traditional Arabic"/>
          <w:szCs w:val="32"/>
          <w:vertAlign w:val="superscript"/>
        </w:rPr>
        <w:t>)</w:t>
      </w:r>
    </w:p>
    <w:p w14:paraId="0F51427D" w14:textId="1BF7CBA8" w:rsidR="001F6FBA" w:rsidRPr="00AB77D5" w:rsidRDefault="001F6FBA" w:rsidP="002D0B69">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2D0B69">
        <w:rPr>
          <w:rFonts w:ascii="Souvenir Lt BT" w:hAnsi="Souvenir Lt BT" w:cs="Traditional Arabic"/>
          <w:b/>
          <w:bCs/>
          <w:szCs w:val="32"/>
        </w:rPr>
        <w:lastRenderedPageBreak/>
        <w:t>Ketiga:</w:t>
      </w:r>
      <w:r w:rsidRPr="00AB77D5">
        <w:rPr>
          <w:rFonts w:ascii="Souvenir Lt BT" w:hAnsi="Souvenir Lt BT" w:cs="Traditional Arabic"/>
          <w:szCs w:val="32"/>
        </w:rPr>
        <w:t xml:space="preserve"> Kemaslahatan-kemaslahatan yang bisa diraih jika disembelih sebelum hari </w:t>
      </w:r>
      <w:proofErr w:type="spellStart"/>
      <w:r w:rsidR="00101F46">
        <w:rPr>
          <w:rFonts w:ascii="Souvenir Lt BT" w:hAnsi="Souvenir Lt BT" w:cs="Traditional Arabic"/>
          <w:szCs w:val="32"/>
        </w:rPr>
        <w:t>a</w:t>
      </w:r>
      <w:r w:rsidR="00A47547">
        <w:rPr>
          <w:rFonts w:ascii="Souvenir Lt BT" w:hAnsi="Souvenir Lt BT" w:cs="Traditional Arabic"/>
          <w:szCs w:val="32"/>
        </w:rPr>
        <w:t>n-Nahr</w:t>
      </w:r>
      <w:proofErr w:type="spellEnd"/>
      <w:r w:rsidRPr="00AB77D5">
        <w:rPr>
          <w:rFonts w:ascii="Souvenir Lt BT" w:hAnsi="Souvenir Lt BT" w:cs="Traditional Arabic"/>
          <w:szCs w:val="32"/>
        </w:rPr>
        <w:t xml:space="preserve">. </w:t>
      </w:r>
      <w:r w:rsidR="002E345F">
        <w:rPr>
          <w:rFonts w:ascii="Souvenir Lt BT" w:hAnsi="Souvenir Lt BT" w:cs="Traditional Arabic"/>
          <w:szCs w:val="32"/>
        </w:rPr>
        <w:t>Di antara</w:t>
      </w:r>
      <w:r w:rsidRPr="00AB77D5">
        <w:rPr>
          <w:rFonts w:ascii="Souvenir Lt BT" w:hAnsi="Souvenir Lt BT" w:cs="Traditional Arabic"/>
          <w:szCs w:val="32"/>
        </w:rPr>
        <w:t>nya</w:t>
      </w:r>
      <w:r w:rsidR="00741924">
        <w:rPr>
          <w:rFonts w:ascii="Souvenir Lt BT" w:hAnsi="Souvenir Lt BT" w:cs="Traditional Arabic"/>
          <w:szCs w:val="32"/>
        </w:rPr>
        <w:t>:</w:t>
      </w:r>
      <w:r w:rsidRPr="00AB77D5">
        <w:rPr>
          <w:rFonts w:ascii="Souvenir Lt BT" w:hAnsi="Souvenir Lt BT" w:cs="Traditional Arabic"/>
          <w:szCs w:val="32"/>
        </w:rPr>
        <w:t xml:space="preserve"> harga hewan sembelihan lebih murah</w:t>
      </w:r>
      <w:r w:rsidR="00741924">
        <w:rPr>
          <w:rFonts w:ascii="Souvenir Lt BT" w:hAnsi="Souvenir Lt BT" w:cs="Traditional Arabic"/>
          <w:szCs w:val="32"/>
        </w:rPr>
        <w:t>;</w:t>
      </w:r>
      <w:r w:rsidRPr="00AB77D5">
        <w:rPr>
          <w:rFonts w:ascii="Souvenir Lt BT" w:hAnsi="Souvenir Lt BT" w:cs="Traditional Arabic"/>
          <w:szCs w:val="32"/>
        </w:rPr>
        <w:t xml:space="preserve"> dan juga lebih bermanfaat bagi </w:t>
      </w:r>
      <w:r w:rsidR="000B06D6">
        <w:rPr>
          <w:rFonts w:ascii="Souvenir Lt BT" w:hAnsi="Souvenir Lt BT" w:cs="Traditional Arabic"/>
          <w:szCs w:val="32"/>
        </w:rPr>
        <w:t>fukara</w:t>
      </w:r>
      <w:r w:rsidRPr="00AB77D5">
        <w:rPr>
          <w:rFonts w:ascii="Souvenir Lt BT" w:hAnsi="Souvenir Lt BT" w:cs="Traditional Arabic"/>
          <w:szCs w:val="32"/>
        </w:rPr>
        <w:t xml:space="preserve"> karena daging tersebut bisa didistribusi dengan lebih mudah dibandingkan jika seluruh daging sembelihan bertumpuk pada hari </w:t>
      </w:r>
      <w:proofErr w:type="spellStart"/>
      <w:r w:rsidR="009B7AB5">
        <w:rPr>
          <w:rFonts w:ascii="Souvenir Lt BT" w:hAnsi="Souvenir Lt BT" w:cs="Traditional Arabic"/>
          <w:szCs w:val="32"/>
        </w:rPr>
        <w:t>a</w:t>
      </w:r>
      <w:r w:rsidR="00A47547">
        <w:rPr>
          <w:rFonts w:ascii="Souvenir Lt BT" w:hAnsi="Souvenir Lt BT" w:cs="Traditional Arabic"/>
          <w:szCs w:val="32"/>
        </w:rPr>
        <w:t>n-Nahr</w:t>
      </w:r>
      <w:proofErr w:type="spellEnd"/>
      <w:r w:rsidRPr="00AB77D5">
        <w:rPr>
          <w:rFonts w:ascii="Souvenir Lt BT" w:hAnsi="Souvenir Lt BT" w:cs="Traditional Arabic"/>
          <w:szCs w:val="32"/>
        </w:rPr>
        <w:t xml:space="preserve">, sehingga bisa </w:t>
      </w:r>
      <w:r w:rsidR="0019342C">
        <w:rPr>
          <w:rFonts w:ascii="Souvenir Lt BT" w:hAnsi="Souvenir Lt BT" w:cs="Traditional Arabic"/>
          <w:szCs w:val="32"/>
        </w:rPr>
        <w:t>jadi terdapat</w:t>
      </w:r>
      <w:r w:rsidRPr="00AB77D5">
        <w:rPr>
          <w:rFonts w:ascii="Souvenir Lt BT" w:hAnsi="Souvenir Lt BT" w:cs="Traditional Arabic"/>
          <w:szCs w:val="32"/>
        </w:rPr>
        <w:t xml:space="preserve"> daging-daging yang terbuang sia-sia. </w:t>
      </w:r>
    </w:p>
    <w:p w14:paraId="630F7B2D" w14:textId="18FB8A7C" w:rsidR="001F6FBA" w:rsidRPr="00AB77D5" w:rsidRDefault="001F6FBA" w:rsidP="009C63B5">
      <w:pPr>
        <w:pStyle w:val="NormalWeb"/>
        <w:shd w:val="clear" w:color="auto" w:fill="FFFFFF"/>
        <w:spacing w:before="0" w:beforeAutospacing="0" w:after="0" w:afterAutospacing="0" w:line="276" w:lineRule="auto"/>
        <w:jc w:val="both"/>
        <w:rPr>
          <w:rFonts w:ascii="Souvenir Lt BT" w:hAnsi="Souvenir Lt BT" w:cs="Traditional Arabic"/>
          <w:b/>
          <w:bCs/>
          <w:szCs w:val="32"/>
        </w:rPr>
      </w:pPr>
      <w:r w:rsidRPr="00AB77D5">
        <w:rPr>
          <w:rFonts w:ascii="Souvenir Lt BT" w:hAnsi="Souvenir Lt BT" w:cs="Traditional Arabic"/>
          <w:b/>
          <w:bCs/>
          <w:szCs w:val="32"/>
        </w:rPr>
        <w:t>Pendapat yang lebih kuat</w:t>
      </w:r>
      <w:r w:rsidR="00C23EBA">
        <w:rPr>
          <w:rFonts w:ascii="Souvenir Lt BT" w:hAnsi="Souvenir Lt BT" w:cs="Traditional Arabic"/>
          <w:b/>
          <w:bCs/>
          <w:szCs w:val="32"/>
        </w:rPr>
        <w:t>:</w:t>
      </w:r>
    </w:p>
    <w:p w14:paraId="1B0E0B1F" w14:textId="77777777" w:rsidR="006C73B0" w:rsidRDefault="001F6FBA" w:rsidP="006C73B0">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503446">
        <w:rPr>
          <w:rFonts w:ascii="Souvenir Lt BT" w:hAnsi="Souvenir Lt BT" w:cs="Traditional Arabic"/>
          <w:szCs w:val="32"/>
        </w:rPr>
        <w:t>Dari penjelasan di atas</w:t>
      </w:r>
      <w:r w:rsidR="006C73B0">
        <w:rPr>
          <w:rFonts w:ascii="Souvenir Lt BT" w:hAnsi="Souvenir Lt BT" w:cs="Traditional Arabic"/>
          <w:szCs w:val="32"/>
        </w:rPr>
        <w:t>,</w:t>
      </w:r>
      <w:r w:rsidRPr="00503446">
        <w:rPr>
          <w:rFonts w:ascii="Souvenir Lt BT" w:hAnsi="Souvenir Lt BT" w:cs="Traditional Arabic"/>
          <w:szCs w:val="32"/>
        </w:rPr>
        <w:t xml:space="preserve"> maka sangat </w:t>
      </w:r>
      <w:r w:rsidR="006C73B0" w:rsidRPr="00503446">
        <w:rPr>
          <w:rFonts w:ascii="Souvenir Lt BT" w:hAnsi="Souvenir Lt BT" w:cs="Traditional Arabic"/>
          <w:szCs w:val="32"/>
        </w:rPr>
        <w:t>tampak</w:t>
      </w:r>
      <w:r w:rsidRPr="00503446">
        <w:rPr>
          <w:rFonts w:ascii="Souvenir Lt BT" w:hAnsi="Souvenir Lt BT" w:cs="Traditional Arabic"/>
          <w:szCs w:val="32"/>
        </w:rPr>
        <w:t xml:space="preserve"> bahwa permasalahan ini adalah permasalahan khilaf</w:t>
      </w:r>
      <w:r w:rsidR="006C73B0">
        <w:rPr>
          <w:rFonts w:ascii="Souvenir Lt BT" w:hAnsi="Souvenir Lt BT" w:cs="Traditional Arabic"/>
          <w:szCs w:val="32"/>
        </w:rPr>
        <w:t>iah</w:t>
      </w:r>
      <w:r w:rsidRPr="00503446">
        <w:rPr>
          <w:rFonts w:ascii="Souvenir Lt BT" w:hAnsi="Souvenir Lt BT" w:cs="Traditional Arabic"/>
          <w:szCs w:val="32"/>
        </w:rPr>
        <w:t xml:space="preserve"> yang sangat kuat </w:t>
      </w:r>
      <w:r w:rsidR="002E345F" w:rsidRPr="00503446">
        <w:rPr>
          <w:rFonts w:ascii="Souvenir Lt BT" w:hAnsi="Souvenir Lt BT" w:cs="Traditional Arabic"/>
          <w:szCs w:val="32"/>
        </w:rPr>
        <w:t>di antara</w:t>
      </w:r>
      <w:r w:rsidRPr="00503446">
        <w:rPr>
          <w:rFonts w:ascii="Souvenir Lt BT" w:hAnsi="Souvenir Lt BT" w:cs="Traditional Arabic"/>
          <w:szCs w:val="32"/>
        </w:rPr>
        <w:t xml:space="preserve"> para ulama. Hal ini tidaklah terjadi melainkan karena memang tidak ada </w:t>
      </w:r>
      <w:r w:rsidR="006C73B0" w:rsidRPr="00503446">
        <w:rPr>
          <w:rFonts w:ascii="Souvenir Lt BT" w:hAnsi="Souvenir Lt BT" w:cs="Traditional Arabic"/>
          <w:szCs w:val="32"/>
        </w:rPr>
        <w:t>nas</w:t>
      </w:r>
      <w:r w:rsidRPr="00503446">
        <w:rPr>
          <w:rFonts w:ascii="Souvenir Lt BT" w:hAnsi="Souvenir Lt BT" w:cs="Traditional Arabic"/>
          <w:szCs w:val="32"/>
        </w:rPr>
        <w:t xml:space="preserve"> yang tegas dalam permasalahan ini</w:t>
      </w:r>
      <w:r w:rsidR="006C73B0">
        <w:rPr>
          <w:rFonts w:ascii="Souvenir Lt BT" w:hAnsi="Souvenir Lt BT" w:cs="Traditional Arabic"/>
          <w:szCs w:val="32"/>
        </w:rPr>
        <w:t>:</w:t>
      </w:r>
    </w:p>
    <w:p w14:paraId="3B44CEBC" w14:textId="77777777" w:rsidR="006C73B0" w:rsidRPr="001D11CC" w:rsidRDefault="001F6FBA" w:rsidP="006C73B0">
      <w:pPr>
        <w:pStyle w:val="NormalWeb"/>
        <w:numPr>
          <w:ilvl w:val="0"/>
          <w:numId w:val="9"/>
        </w:numPr>
        <w:shd w:val="clear" w:color="auto" w:fill="FFFFFF"/>
        <w:spacing w:before="0" w:beforeAutospacing="0" w:after="0" w:afterAutospacing="0" w:line="276" w:lineRule="auto"/>
        <w:jc w:val="both"/>
        <w:rPr>
          <w:rFonts w:ascii="Souvenir Lt BT" w:hAnsi="Souvenir Lt BT" w:cs="Traditional Arabic"/>
        </w:rPr>
      </w:pPr>
      <w:r w:rsidRPr="001D11CC">
        <w:rPr>
          <w:rFonts w:ascii="Souvenir Lt BT" w:hAnsi="Souvenir Lt BT" w:cs="Traditional Arabic"/>
        </w:rPr>
        <w:t xml:space="preserve">Tidak ada </w:t>
      </w:r>
      <w:r w:rsidR="006C73B0" w:rsidRPr="001D11CC">
        <w:rPr>
          <w:rFonts w:ascii="Souvenir Lt BT" w:hAnsi="Souvenir Lt BT" w:cs="Traditional Arabic"/>
        </w:rPr>
        <w:t>nas</w:t>
      </w:r>
      <w:r w:rsidRPr="001D11CC">
        <w:rPr>
          <w:rFonts w:ascii="Souvenir Lt BT" w:hAnsi="Souvenir Lt BT" w:cs="Traditional Arabic"/>
        </w:rPr>
        <w:t xml:space="preserve"> tegas dari perkataan Nabi </w:t>
      </w:r>
      <w:r w:rsidR="00D473B0" w:rsidRPr="001D11CC">
        <w:rPr>
          <w:rFonts w:ascii="Souvenir Lt BT" w:hAnsi="Souvenir Lt BT" w:cs="Traditional Arabic"/>
          <w:rtl/>
        </w:rPr>
        <w:t>ﷺ</w:t>
      </w:r>
      <w:r w:rsidRPr="001D11CC">
        <w:rPr>
          <w:rFonts w:ascii="Souvenir Lt BT" w:hAnsi="Souvenir Lt BT" w:cs="Traditional Arabic"/>
        </w:rPr>
        <w:t xml:space="preserve"> yang menyatakan bahwa waktu bolehnya </w:t>
      </w:r>
      <w:r w:rsidR="006C73B0" w:rsidRPr="001D11CC">
        <w:rPr>
          <w:rFonts w:ascii="Souvenir Lt BT" w:hAnsi="Souvenir Lt BT" w:cs="Traditional Arabic"/>
        </w:rPr>
        <w:t>menyembelih</w:t>
      </w:r>
      <w:r w:rsidRPr="001D11CC">
        <w:rPr>
          <w:rFonts w:ascii="Souvenir Lt BT" w:hAnsi="Souvenir Lt BT" w:cs="Traditional Arabic"/>
        </w:rPr>
        <w:t xml:space="preserve"> dam </w:t>
      </w:r>
      <w:proofErr w:type="spellStart"/>
      <w:r w:rsidR="00692FBB" w:rsidRPr="001D11CC">
        <w:rPr>
          <w:rFonts w:ascii="Souvenir Lt BT" w:hAnsi="Souvenir Lt BT" w:cs="Traditional Arabic"/>
        </w:rPr>
        <w:t>Tamattu</w:t>
      </w:r>
      <w:proofErr w:type="spellEnd"/>
      <w:r w:rsidR="00692FBB" w:rsidRPr="001D11CC">
        <w:rPr>
          <w:rFonts w:ascii="Souvenir Lt BT" w:hAnsi="Souvenir Lt BT" w:cs="Traditional Arabic"/>
        </w:rPr>
        <w:t>’</w:t>
      </w:r>
      <w:r w:rsidR="006C73B0" w:rsidRPr="001D11CC">
        <w:rPr>
          <w:rFonts w:ascii="Souvenir Lt BT" w:hAnsi="Souvenir Lt BT" w:cs="Traditional Arabic"/>
        </w:rPr>
        <w:t xml:space="preserve"> atau </w:t>
      </w:r>
      <w:r w:rsidR="002822DB" w:rsidRPr="001D11CC">
        <w:rPr>
          <w:rFonts w:ascii="Souvenir Lt BT" w:hAnsi="Souvenir Lt BT" w:cs="Traditional Arabic"/>
        </w:rPr>
        <w:t>Kiran</w:t>
      </w:r>
      <w:r w:rsidRPr="001D11CC">
        <w:rPr>
          <w:rFonts w:ascii="Souvenir Lt BT" w:hAnsi="Souvenir Lt BT" w:cs="Traditional Arabic"/>
        </w:rPr>
        <w:t xml:space="preserve"> adalah hari </w:t>
      </w:r>
      <w:proofErr w:type="spellStart"/>
      <w:r w:rsidR="006C73B0" w:rsidRPr="001D11CC">
        <w:rPr>
          <w:rFonts w:ascii="Souvenir Lt BT" w:hAnsi="Souvenir Lt BT" w:cs="Traditional Arabic"/>
        </w:rPr>
        <w:t>a</w:t>
      </w:r>
      <w:r w:rsidR="00A47547" w:rsidRPr="001D11CC">
        <w:rPr>
          <w:rFonts w:ascii="Souvenir Lt BT" w:hAnsi="Souvenir Lt BT" w:cs="Traditional Arabic"/>
        </w:rPr>
        <w:t>n-</w:t>
      </w:r>
      <w:r w:rsidRPr="001D11CC">
        <w:rPr>
          <w:rFonts w:ascii="Souvenir Lt BT" w:hAnsi="Souvenir Lt BT" w:cs="Traditional Arabic"/>
        </w:rPr>
        <w:t>Nahr</w:t>
      </w:r>
      <w:proofErr w:type="spellEnd"/>
      <w:r w:rsidR="006C73B0" w:rsidRPr="001D11CC">
        <w:rPr>
          <w:rFonts w:ascii="Souvenir Lt BT" w:hAnsi="Souvenir Lt BT" w:cs="Traditional Arabic"/>
        </w:rPr>
        <w:t>.</w:t>
      </w:r>
    </w:p>
    <w:p w14:paraId="52F9A05F" w14:textId="77777777" w:rsidR="001D11CC" w:rsidRPr="001D11CC" w:rsidRDefault="001F6FBA" w:rsidP="001D11CC">
      <w:pPr>
        <w:pStyle w:val="NormalWeb"/>
        <w:numPr>
          <w:ilvl w:val="0"/>
          <w:numId w:val="9"/>
        </w:numPr>
        <w:shd w:val="clear" w:color="auto" w:fill="FFFFFF"/>
        <w:spacing w:before="0" w:beforeAutospacing="0" w:after="0" w:afterAutospacing="0" w:line="276" w:lineRule="auto"/>
        <w:jc w:val="both"/>
        <w:rPr>
          <w:rFonts w:ascii="Souvenir Lt BT" w:hAnsi="Souvenir Lt BT" w:cs="Traditional Arabic"/>
        </w:rPr>
      </w:pPr>
      <w:r w:rsidRPr="001D11CC">
        <w:rPr>
          <w:rFonts w:ascii="Souvenir Lt BT" w:hAnsi="Souvenir Lt BT" w:cs="Traditional Arabic"/>
        </w:rPr>
        <w:t xml:space="preserve">Demikian juga tidak ada </w:t>
      </w:r>
      <w:r w:rsidR="001D11CC" w:rsidRPr="001D11CC">
        <w:rPr>
          <w:rFonts w:ascii="Souvenir Lt BT" w:hAnsi="Souvenir Lt BT" w:cs="Traditional Arabic"/>
        </w:rPr>
        <w:t>nas</w:t>
      </w:r>
      <w:r w:rsidRPr="001D11CC">
        <w:rPr>
          <w:rFonts w:ascii="Souvenir Lt BT" w:hAnsi="Souvenir Lt BT" w:cs="Traditional Arabic"/>
        </w:rPr>
        <w:t xml:space="preserve"> tegas dari perkataan Nabi </w:t>
      </w:r>
      <w:r w:rsidR="00D473B0" w:rsidRPr="001D11CC">
        <w:rPr>
          <w:rFonts w:ascii="Souvenir Lt BT" w:hAnsi="Souvenir Lt BT" w:cs="Traditional Arabic"/>
          <w:rtl/>
        </w:rPr>
        <w:t>ﷺ</w:t>
      </w:r>
      <w:r w:rsidRPr="001D11CC">
        <w:rPr>
          <w:rFonts w:ascii="Souvenir Lt BT" w:hAnsi="Souvenir Lt BT" w:cs="Traditional Arabic"/>
        </w:rPr>
        <w:t xml:space="preserve"> bahwa beliau melarang menyembelih dam </w:t>
      </w:r>
      <w:proofErr w:type="spellStart"/>
      <w:r w:rsidR="00692FBB" w:rsidRPr="001D11CC">
        <w:rPr>
          <w:rFonts w:ascii="Souvenir Lt BT" w:hAnsi="Souvenir Lt BT" w:cs="Traditional Arabic"/>
        </w:rPr>
        <w:t>Tamattu</w:t>
      </w:r>
      <w:proofErr w:type="spellEnd"/>
      <w:r w:rsidR="00692FBB" w:rsidRPr="001D11CC">
        <w:rPr>
          <w:rFonts w:ascii="Souvenir Lt BT" w:hAnsi="Souvenir Lt BT" w:cs="Traditional Arabic"/>
        </w:rPr>
        <w:t>’</w:t>
      </w:r>
      <w:r w:rsidRPr="001D11CC">
        <w:rPr>
          <w:rFonts w:ascii="Souvenir Lt BT" w:hAnsi="Souvenir Lt BT" w:cs="Traditional Arabic"/>
        </w:rPr>
        <w:t xml:space="preserve"> sebelum hari </w:t>
      </w:r>
      <w:proofErr w:type="spellStart"/>
      <w:r w:rsidR="00D701C5" w:rsidRPr="001D11CC">
        <w:rPr>
          <w:rFonts w:ascii="Souvenir Lt BT" w:hAnsi="Souvenir Lt BT" w:cs="Traditional Arabic"/>
        </w:rPr>
        <w:t>a</w:t>
      </w:r>
      <w:r w:rsidR="00A47547" w:rsidRPr="001D11CC">
        <w:rPr>
          <w:rFonts w:ascii="Souvenir Lt BT" w:hAnsi="Souvenir Lt BT" w:cs="Traditional Arabic"/>
        </w:rPr>
        <w:t>n-</w:t>
      </w:r>
      <w:r w:rsidRPr="001D11CC">
        <w:rPr>
          <w:rFonts w:ascii="Souvenir Lt BT" w:hAnsi="Souvenir Lt BT" w:cs="Traditional Arabic"/>
        </w:rPr>
        <w:t>Nahr</w:t>
      </w:r>
      <w:proofErr w:type="spellEnd"/>
      <w:r w:rsidR="001D11CC" w:rsidRPr="001D11CC">
        <w:rPr>
          <w:rFonts w:ascii="Souvenir Lt BT" w:hAnsi="Souvenir Lt BT" w:cs="Traditional Arabic"/>
        </w:rPr>
        <w:t>.</w:t>
      </w:r>
    </w:p>
    <w:p w14:paraId="59D9D75E" w14:textId="77777777" w:rsidR="001D11CC" w:rsidRPr="001D11CC" w:rsidRDefault="001F6FBA" w:rsidP="001D11CC">
      <w:pPr>
        <w:pStyle w:val="NormalWeb"/>
        <w:numPr>
          <w:ilvl w:val="0"/>
          <w:numId w:val="9"/>
        </w:numPr>
        <w:shd w:val="clear" w:color="auto" w:fill="FFFFFF"/>
        <w:spacing w:before="0" w:beforeAutospacing="0" w:after="0" w:afterAutospacing="0" w:line="276" w:lineRule="auto"/>
        <w:jc w:val="both"/>
        <w:rPr>
          <w:rFonts w:ascii="Souvenir Lt BT" w:hAnsi="Souvenir Lt BT" w:cs="Traditional Arabic"/>
        </w:rPr>
      </w:pPr>
      <w:r w:rsidRPr="001D11CC">
        <w:rPr>
          <w:rFonts w:ascii="Souvenir Lt BT" w:hAnsi="Souvenir Lt BT" w:cs="Traditional Arabic"/>
        </w:rPr>
        <w:t xml:space="preserve">Adanya kemungkinan bahwa Nabi </w:t>
      </w:r>
      <w:r w:rsidR="001D11CC" w:rsidRPr="001D11CC">
        <w:rPr>
          <w:rFonts w:ascii="Traditional Arabic" w:hAnsi="Traditional Arabic" w:cs="Traditional Arabic"/>
          <w:rtl/>
        </w:rPr>
        <w:t>ﷺ</w:t>
      </w:r>
      <w:r w:rsidR="001D11CC" w:rsidRPr="001D11CC">
        <w:rPr>
          <w:rFonts w:ascii="Souvenir Lt BT" w:hAnsi="Souvenir Lt BT" w:cs="Traditional Arabic"/>
        </w:rPr>
        <w:t xml:space="preserve"> </w:t>
      </w:r>
      <w:r w:rsidRPr="001D11CC">
        <w:rPr>
          <w:rFonts w:ascii="Souvenir Lt BT" w:hAnsi="Souvenir Lt BT" w:cs="Traditional Arabic"/>
        </w:rPr>
        <w:t xml:space="preserve">menyembelih pada hari </w:t>
      </w:r>
      <w:proofErr w:type="spellStart"/>
      <w:r w:rsidR="00D701C5" w:rsidRPr="001D11CC">
        <w:rPr>
          <w:rFonts w:ascii="Souvenir Lt BT" w:hAnsi="Souvenir Lt BT" w:cs="Traditional Arabic"/>
        </w:rPr>
        <w:t>a</w:t>
      </w:r>
      <w:r w:rsidR="00A47547" w:rsidRPr="001D11CC">
        <w:rPr>
          <w:rFonts w:ascii="Souvenir Lt BT" w:hAnsi="Souvenir Lt BT" w:cs="Traditional Arabic"/>
        </w:rPr>
        <w:t>n-</w:t>
      </w:r>
      <w:r w:rsidRPr="001D11CC">
        <w:rPr>
          <w:rFonts w:ascii="Souvenir Lt BT" w:hAnsi="Souvenir Lt BT" w:cs="Traditional Arabic"/>
        </w:rPr>
        <w:t>Nahr</w:t>
      </w:r>
      <w:proofErr w:type="spellEnd"/>
      <w:r w:rsidRPr="001D11CC">
        <w:rPr>
          <w:rFonts w:ascii="Souvenir Lt BT" w:hAnsi="Souvenir Lt BT" w:cs="Traditional Arabic"/>
        </w:rPr>
        <w:t xml:space="preserve"> karena beliau melakukan yang terbaik</w:t>
      </w:r>
      <w:r w:rsidR="001D11CC" w:rsidRPr="001D11CC">
        <w:rPr>
          <w:rFonts w:ascii="Souvenir Lt BT" w:hAnsi="Souvenir Lt BT" w:cs="Traditional Arabic"/>
        </w:rPr>
        <w:t>.</w:t>
      </w:r>
      <w:r w:rsidRPr="001D11CC">
        <w:rPr>
          <w:rFonts w:ascii="Souvenir Lt BT" w:hAnsi="Souvenir Lt BT" w:cs="Traditional Arabic"/>
        </w:rPr>
        <w:t xml:space="preserve"> </w:t>
      </w:r>
      <w:r w:rsidR="001D11CC" w:rsidRPr="001D11CC">
        <w:rPr>
          <w:rFonts w:ascii="Souvenir Lt BT" w:hAnsi="Souvenir Lt BT" w:cs="Traditional Arabic"/>
        </w:rPr>
        <w:t>A</w:t>
      </w:r>
      <w:r w:rsidRPr="001D11CC">
        <w:rPr>
          <w:rFonts w:ascii="Souvenir Lt BT" w:hAnsi="Souvenir Lt BT" w:cs="Traditional Arabic"/>
        </w:rPr>
        <w:t>kan tetapi</w:t>
      </w:r>
      <w:r w:rsidR="001D11CC" w:rsidRPr="001D11CC">
        <w:rPr>
          <w:rFonts w:ascii="Souvenir Lt BT" w:hAnsi="Souvenir Lt BT" w:cs="Traditional Arabic"/>
        </w:rPr>
        <w:t>, hal itu</w:t>
      </w:r>
      <w:r w:rsidRPr="001D11CC">
        <w:rPr>
          <w:rFonts w:ascii="Souvenir Lt BT" w:hAnsi="Souvenir Lt BT" w:cs="Traditional Arabic"/>
        </w:rPr>
        <w:t xml:space="preserve"> bukan berarti </w:t>
      </w:r>
      <w:r w:rsidR="001D11CC" w:rsidRPr="001D11CC">
        <w:rPr>
          <w:rFonts w:ascii="Souvenir Lt BT" w:hAnsi="Souvenir Lt BT" w:cs="Traditional Arabic"/>
        </w:rPr>
        <w:t xml:space="preserve">tidak boleh menyembelihnya </w:t>
      </w:r>
      <w:r w:rsidRPr="001D11CC">
        <w:rPr>
          <w:rFonts w:ascii="Souvenir Lt BT" w:hAnsi="Souvenir Lt BT" w:cs="Traditional Arabic"/>
        </w:rPr>
        <w:t xml:space="preserve">sebelum hari </w:t>
      </w:r>
      <w:proofErr w:type="spellStart"/>
      <w:r w:rsidR="001D11CC" w:rsidRPr="001D11CC">
        <w:rPr>
          <w:rFonts w:ascii="Souvenir Lt BT" w:hAnsi="Souvenir Lt BT" w:cs="Traditional Arabic"/>
        </w:rPr>
        <w:t>a</w:t>
      </w:r>
      <w:r w:rsidR="00A47547" w:rsidRPr="001D11CC">
        <w:rPr>
          <w:rFonts w:ascii="Souvenir Lt BT" w:hAnsi="Souvenir Lt BT" w:cs="Traditional Arabic"/>
        </w:rPr>
        <w:t>n-</w:t>
      </w:r>
      <w:r w:rsidRPr="001D11CC">
        <w:rPr>
          <w:rFonts w:ascii="Souvenir Lt BT" w:hAnsi="Souvenir Lt BT" w:cs="Traditional Arabic"/>
        </w:rPr>
        <w:t>Nahr</w:t>
      </w:r>
      <w:proofErr w:type="spellEnd"/>
      <w:r w:rsidRPr="001D11CC">
        <w:rPr>
          <w:rFonts w:ascii="Souvenir Lt BT" w:hAnsi="Souvenir Lt BT" w:cs="Traditional Arabic"/>
        </w:rPr>
        <w:t xml:space="preserve">. Tentu Nabi </w:t>
      </w:r>
      <w:r w:rsidR="001D11CC" w:rsidRPr="001D11CC">
        <w:rPr>
          <w:rFonts w:ascii="Traditional Arabic" w:hAnsi="Traditional Arabic" w:cs="Traditional Arabic"/>
          <w:rtl/>
        </w:rPr>
        <w:t>ﷺ</w:t>
      </w:r>
      <w:r w:rsidR="001D11CC" w:rsidRPr="001D11CC">
        <w:rPr>
          <w:rFonts w:ascii="Souvenir Lt BT" w:hAnsi="Souvenir Lt BT" w:cs="Traditional Arabic"/>
        </w:rPr>
        <w:t xml:space="preserve"> </w:t>
      </w:r>
      <w:r w:rsidRPr="001D11CC">
        <w:rPr>
          <w:rFonts w:ascii="Souvenir Lt BT" w:hAnsi="Souvenir Lt BT" w:cs="Traditional Arabic"/>
        </w:rPr>
        <w:t>selalu melakukan yang terbaik dalam beribadah.</w:t>
      </w:r>
    </w:p>
    <w:p w14:paraId="044FDAC9" w14:textId="4C970CFB" w:rsidR="001F6FBA" w:rsidRPr="00AB77D5" w:rsidRDefault="001F6FBA" w:rsidP="001D11CC">
      <w:pPr>
        <w:pStyle w:val="NormalWeb"/>
        <w:numPr>
          <w:ilvl w:val="0"/>
          <w:numId w:val="9"/>
        </w:numPr>
        <w:shd w:val="clear" w:color="auto" w:fill="FFFFFF"/>
        <w:spacing w:before="0" w:beforeAutospacing="0" w:after="0" w:afterAutospacing="0" w:line="276" w:lineRule="auto"/>
        <w:jc w:val="both"/>
        <w:rPr>
          <w:rFonts w:ascii="Souvenir Lt BT" w:hAnsi="Souvenir Lt BT" w:cs="Traditional Arabic"/>
          <w:szCs w:val="32"/>
        </w:rPr>
      </w:pPr>
      <w:r w:rsidRPr="00AB77D5">
        <w:rPr>
          <w:rFonts w:ascii="Souvenir Lt BT" w:hAnsi="Souvenir Lt BT" w:cs="Traditional Arabic"/>
          <w:szCs w:val="32"/>
        </w:rPr>
        <w:t xml:space="preserve">Demikian juga bahwa </w:t>
      </w:r>
      <w:proofErr w:type="spellStart"/>
      <w:r w:rsidRPr="006075AE">
        <w:rPr>
          <w:rFonts w:ascii="Souvenir Lt BT" w:hAnsi="Souvenir Lt BT" w:cs="Traditional Arabic"/>
          <w:i/>
          <w:iCs/>
          <w:szCs w:val="32"/>
        </w:rPr>
        <w:t>fi</w:t>
      </w:r>
      <w:r w:rsidR="00A257FA" w:rsidRPr="006075AE">
        <w:rPr>
          <w:rFonts w:ascii="Souvenir Lt BT" w:hAnsi="Souvenir Lt BT" w:cs="Traditional Arabic"/>
          <w:i/>
          <w:iCs/>
          <w:szCs w:val="32"/>
        </w:rPr>
        <w:t>’</w:t>
      </w:r>
      <w:r w:rsidRPr="006075AE">
        <w:rPr>
          <w:rFonts w:ascii="Souvenir Lt BT" w:hAnsi="Souvenir Lt BT" w:cs="Traditional Arabic"/>
          <w:i/>
          <w:iCs/>
          <w:szCs w:val="32"/>
        </w:rPr>
        <w:t>il</w:t>
      </w:r>
      <w:proofErr w:type="spellEnd"/>
      <w:r w:rsidRPr="00AB77D5">
        <w:rPr>
          <w:rFonts w:ascii="Souvenir Lt BT" w:hAnsi="Souvenir Lt BT" w:cs="Traditional Arabic"/>
          <w:szCs w:val="32"/>
        </w:rPr>
        <w:t xml:space="preserve"> (perbuatan) Nabi </w:t>
      </w:r>
      <w:r w:rsidR="00D473B0" w:rsidRPr="001D11CC">
        <w:rPr>
          <w:rFonts w:ascii="Souvenir Lt BT" w:hAnsi="Souvenir Lt BT" w:cs="Traditional Arabic"/>
          <w:rtl/>
        </w:rPr>
        <w:t>ﷺ</w:t>
      </w:r>
      <w:r w:rsidRPr="00AB77D5">
        <w:rPr>
          <w:rFonts w:ascii="Souvenir Lt BT" w:hAnsi="Souvenir Lt BT" w:cs="Traditional Arabic"/>
          <w:szCs w:val="32"/>
        </w:rPr>
        <w:t xml:space="preserve"> tidak menunjukkan perintah atau larangan.</w:t>
      </w:r>
    </w:p>
    <w:p w14:paraId="068912BC" w14:textId="7E429EEC" w:rsidR="001F6FBA" w:rsidRPr="00AB77D5" w:rsidRDefault="001F6FBA" w:rsidP="009C63B5">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Fonts w:ascii="Souvenir Lt BT" w:hAnsi="Souvenir Lt BT" w:cs="Traditional Arabic"/>
          <w:szCs w:val="32"/>
        </w:rPr>
        <w:t xml:space="preserve">Meskipun memang tidak ada </w:t>
      </w:r>
      <w:r w:rsidR="001D11CC" w:rsidRPr="00503446">
        <w:rPr>
          <w:rFonts w:ascii="Souvenir Lt BT" w:hAnsi="Souvenir Lt BT" w:cs="Traditional Arabic"/>
          <w:szCs w:val="32"/>
        </w:rPr>
        <w:t>nas</w:t>
      </w:r>
      <w:r w:rsidRPr="00AB77D5">
        <w:rPr>
          <w:rFonts w:ascii="Souvenir Lt BT" w:hAnsi="Souvenir Lt BT" w:cs="Traditional Arabic"/>
          <w:szCs w:val="32"/>
        </w:rPr>
        <w:t xml:space="preserve"> yang tegas dalam hal ini</w:t>
      </w:r>
      <w:r w:rsidR="001D0739">
        <w:rPr>
          <w:rFonts w:ascii="Souvenir Lt BT" w:hAnsi="Souvenir Lt BT" w:cs="Traditional Arabic"/>
          <w:szCs w:val="32"/>
        </w:rPr>
        <w:t>,</w:t>
      </w:r>
      <w:r w:rsidRPr="00AB77D5">
        <w:rPr>
          <w:rFonts w:ascii="Souvenir Lt BT" w:hAnsi="Souvenir Lt BT" w:cs="Traditional Arabic"/>
          <w:szCs w:val="32"/>
        </w:rPr>
        <w:t xml:space="preserve"> akan tetapi </w:t>
      </w:r>
      <w:r w:rsidR="001D0739">
        <w:rPr>
          <w:rFonts w:ascii="Souvenir Lt BT" w:hAnsi="Souvenir Lt BT" w:cs="Traditional Arabic"/>
          <w:szCs w:val="32"/>
        </w:rPr>
        <w:t>terdapat indikator-indikator</w:t>
      </w:r>
      <w:r w:rsidRPr="00AB77D5">
        <w:rPr>
          <w:rFonts w:ascii="Souvenir Lt BT" w:hAnsi="Souvenir Lt BT" w:cs="Traditional Arabic"/>
          <w:szCs w:val="32"/>
        </w:rPr>
        <w:t xml:space="preserve"> yang menguatkan pendapat jumhur akan pelarangan menyembelih dam </w:t>
      </w:r>
      <w:proofErr w:type="spellStart"/>
      <w:r w:rsidR="00692FBB">
        <w:rPr>
          <w:rFonts w:ascii="Souvenir Lt BT" w:hAnsi="Souvenir Lt BT" w:cs="Traditional Arabic"/>
          <w:szCs w:val="32"/>
        </w:rPr>
        <w:t>Tamattu</w:t>
      </w:r>
      <w:proofErr w:type="spellEnd"/>
      <w:r w:rsidR="00692FBB">
        <w:rPr>
          <w:rFonts w:ascii="Souvenir Lt BT" w:hAnsi="Souvenir Lt BT" w:cs="Traditional Arabic"/>
          <w:szCs w:val="32"/>
        </w:rPr>
        <w:t>’</w:t>
      </w:r>
      <w:r w:rsidRPr="00AB77D5">
        <w:rPr>
          <w:rFonts w:ascii="Souvenir Lt BT" w:hAnsi="Souvenir Lt BT" w:cs="Traditional Arabic"/>
          <w:szCs w:val="32"/>
        </w:rPr>
        <w:t xml:space="preserve"> sebelum hari </w:t>
      </w:r>
      <w:proofErr w:type="spellStart"/>
      <w:r w:rsidR="004B0D8C">
        <w:rPr>
          <w:rFonts w:ascii="Souvenir Lt BT" w:hAnsi="Souvenir Lt BT" w:cs="Traditional Arabic"/>
          <w:szCs w:val="32"/>
        </w:rPr>
        <w:t>a</w:t>
      </w:r>
      <w:r w:rsidR="00A47547">
        <w:rPr>
          <w:rFonts w:ascii="Souvenir Lt BT" w:hAnsi="Souvenir Lt BT" w:cs="Traditional Arabic"/>
          <w:szCs w:val="32"/>
        </w:rPr>
        <w:t>n-Nahr</w:t>
      </w:r>
      <w:proofErr w:type="spellEnd"/>
      <w:r w:rsidR="001D0739">
        <w:rPr>
          <w:rFonts w:ascii="Souvenir Lt BT" w:hAnsi="Souvenir Lt BT" w:cs="Traditional Arabic"/>
          <w:szCs w:val="32"/>
        </w:rPr>
        <w:t>. Selain itu,</w:t>
      </w:r>
      <w:r w:rsidRPr="00AB77D5">
        <w:rPr>
          <w:rFonts w:ascii="Souvenir Lt BT" w:hAnsi="Souvenir Lt BT" w:cs="Traditional Arabic"/>
          <w:szCs w:val="32"/>
        </w:rPr>
        <w:t xml:space="preserve"> ini </w:t>
      </w:r>
      <w:r w:rsidR="001D0739">
        <w:rPr>
          <w:rFonts w:ascii="Souvenir Lt BT" w:hAnsi="Souvenir Lt BT" w:cs="Traditional Arabic"/>
          <w:szCs w:val="32"/>
        </w:rPr>
        <w:t>adalah</w:t>
      </w:r>
      <w:r w:rsidRPr="00AB77D5">
        <w:rPr>
          <w:rFonts w:ascii="Souvenir Lt BT" w:hAnsi="Souvenir Lt BT" w:cs="Traditional Arabic"/>
          <w:szCs w:val="32"/>
        </w:rPr>
        <w:t xml:space="preserve"> pendapat yang lebih hati-hati. </w:t>
      </w:r>
      <w:proofErr w:type="spellStart"/>
      <w:r w:rsidR="00B04E00" w:rsidRPr="001D0739">
        <w:rPr>
          <w:rFonts w:ascii="Souvenir Lt BT" w:hAnsi="Souvenir Lt BT" w:cs="Traditional Arabic"/>
          <w:i/>
          <w:iCs/>
          <w:szCs w:val="32"/>
        </w:rPr>
        <w:t>Wallâhu</w:t>
      </w:r>
      <w:proofErr w:type="spellEnd"/>
      <w:r w:rsidRPr="001D0739">
        <w:rPr>
          <w:rFonts w:ascii="Souvenir Lt BT" w:hAnsi="Souvenir Lt BT" w:cs="Traditional Arabic"/>
          <w:i/>
          <w:iCs/>
          <w:szCs w:val="32"/>
        </w:rPr>
        <w:t xml:space="preserve"> </w:t>
      </w:r>
      <w:proofErr w:type="spellStart"/>
      <w:r w:rsidRPr="001D0739">
        <w:rPr>
          <w:rFonts w:ascii="Souvenir Lt BT" w:hAnsi="Souvenir Lt BT" w:cs="Traditional Arabic"/>
          <w:i/>
          <w:iCs/>
          <w:szCs w:val="32"/>
        </w:rPr>
        <w:t>a</w:t>
      </w:r>
      <w:r w:rsidR="00A257FA" w:rsidRPr="001D0739">
        <w:rPr>
          <w:rFonts w:ascii="Souvenir Lt BT" w:hAnsi="Souvenir Lt BT" w:cs="Traditional Arabic"/>
          <w:i/>
          <w:iCs/>
          <w:szCs w:val="32"/>
        </w:rPr>
        <w:t>’</w:t>
      </w:r>
      <w:r w:rsidRPr="001D0739">
        <w:rPr>
          <w:rFonts w:ascii="Souvenir Lt BT" w:hAnsi="Souvenir Lt BT" w:cs="Traditional Arabic"/>
          <w:i/>
          <w:iCs/>
          <w:szCs w:val="32"/>
        </w:rPr>
        <w:t>lam</w:t>
      </w:r>
      <w:proofErr w:type="spellEnd"/>
      <w:r w:rsidRPr="001D0739">
        <w:rPr>
          <w:rFonts w:ascii="Souvenir Lt BT" w:hAnsi="Souvenir Lt BT" w:cs="Traditional Arabic"/>
          <w:i/>
          <w:iCs/>
          <w:szCs w:val="32"/>
        </w:rPr>
        <w:t xml:space="preserve"> </w:t>
      </w:r>
      <w:proofErr w:type="spellStart"/>
      <w:r w:rsidRPr="001D0739">
        <w:rPr>
          <w:rFonts w:ascii="Souvenir Lt BT" w:hAnsi="Souvenir Lt BT" w:cs="Traditional Arabic"/>
          <w:i/>
          <w:iCs/>
          <w:szCs w:val="32"/>
        </w:rPr>
        <w:t>bi</w:t>
      </w:r>
      <w:r w:rsidR="001D0739" w:rsidRPr="001D0739">
        <w:rPr>
          <w:rFonts w:ascii="Souvenir Lt BT" w:hAnsi="Souvenir Lt BT" w:cs="Traditional Arabic"/>
          <w:i/>
          <w:iCs/>
          <w:szCs w:val="32"/>
        </w:rPr>
        <w:t>-a</w:t>
      </w:r>
      <w:r w:rsidRPr="001D0739">
        <w:rPr>
          <w:rFonts w:ascii="Souvenir Lt BT" w:hAnsi="Souvenir Lt BT" w:cs="Traditional Arabic"/>
          <w:i/>
          <w:iCs/>
          <w:szCs w:val="32"/>
        </w:rPr>
        <w:t>s</w:t>
      </w:r>
      <w:r w:rsidR="001D0739" w:rsidRPr="001D0739">
        <w:rPr>
          <w:rFonts w:ascii="Souvenir Lt BT" w:hAnsi="Souvenir Lt BT" w:cs="Traditional Arabic"/>
          <w:i/>
          <w:iCs/>
          <w:szCs w:val="32"/>
        </w:rPr>
        <w:t>h-</w:t>
      </w:r>
      <w:r w:rsidRPr="001D0739">
        <w:rPr>
          <w:rFonts w:ascii="Souvenir Lt BT" w:hAnsi="Souvenir Lt BT" w:cs="Traditional Arabic"/>
          <w:i/>
          <w:iCs/>
          <w:szCs w:val="32"/>
        </w:rPr>
        <w:t>sh</w:t>
      </w:r>
      <w:r w:rsidR="001D0739" w:rsidRPr="001D0739">
        <w:rPr>
          <w:rFonts w:ascii="Souvenir Lt BT" w:hAnsi="Souvenir Lt BT" w:cs="Traditional Arabic"/>
          <w:i/>
          <w:iCs/>
          <w:szCs w:val="32"/>
        </w:rPr>
        <w:t>a</w:t>
      </w:r>
      <w:r w:rsidRPr="001D0739">
        <w:rPr>
          <w:rFonts w:ascii="Souvenir Lt BT" w:hAnsi="Souvenir Lt BT" w:cs="Traditional Arabic"/>
          <w:i/>
          <w:iCs/>
          <w:szCs w:val="32"/>
        </w:rPr>
        <w:t>w</w:t>
      </w:r>
      <w:r w:rsidR="001D0739" w:rsidRPr="001D0739">
        <w:rPr>
          <w:rFonts w:ascii="Souvenir Lt BT" w:hAnsi="Souvenir Lt BT" w:cs="Traditional Arabic"/>
          <w:i/>
          <w:iCs/>
          <w:szCs w:val="32"/>
        </w:rPr>
        <w:t>â</w:t>
      </w:r>
      <w:r w:rsidRPr="001D0739">
        <w:rPr>
          <w:rFonts w:ascii="Souvenir Lt BT" w:hAnsi="Souvenir Lt BT" w:cs="Traditional Arabic"/>
          <w:i/>
          <w:iCs/>
          <w:szCs w:val="32"/>
        </w:rPr>
        <w:t>b</w:t>
      </w:r>
      <w:proofErr w:type="spellEnd"/>
      <w:r w:rsidRPr="00AB77D5">
        <w:rPr>
          <w:rFonts w:ascii="Souvenir Lt BT" w:hAnsi="Souvenir Lt BT" w:cs="Traditional Arabic"/>
          <w:szCs w:val="32"/>
        </w:rPr>
        <w:t>.</w:t>
      </w:r>
    </w:p>
    <w:p w14:paraId="5F8265AA" w14:textId="77777777" w:rsidR="00341EDC" w:rsidRDefault="00341EDC" w:rsidP="00341EDC">
      <w:pPr>
        <w:pStyle w:val="NormalWeb"/>
        <w:shd w:val="clear" w:color="auto" w:fill="FFFFFF"/>
        <w:spacing w:before="0" w:beforeAutospacing="0" w:after="0" w:afterAutospacing="0" w:line="276" w:lineRule="auto"/>
        <w:jc w:val="both"/>
        <w:rPr>
          <w:rFonts w:ascii="Souvenir Lt BT" w:hAnsi="Souvenir Lt BT" w:cs="Traditional Arabic"/>
          <w:szCs w:val="32"/>
        </w:rPr>
      </w:pPr>
    </w:p>
    <w:p w14:paraId="4A089D11" w14:textId="4A9E7128" w:rsidR="00341EDC" w:rsidRPr="00AB77D5" w:rsidRDefault="009E663C" w:rsidP="00341EDC">
      <w:pPr>
        <w:pStyle w:val="NormalWeb"/>
        <w:shd w:val="clear" w:color="auto" w:fill="FFFFFF"/>
        <w:spacing w:before="0" w:beforeAutospacing="0" w:after="0" w:afterAutospacing="0" w:line="276" w:lineRule="auto"/>
        <w:jc w:val="both"/>
        <w:rPr>
          <w:rFonts w:ascii="Souvenir Lt BT" w:hAnsi="Souvenir Lt BT" w:cs="Traditional Arabic"/>
          <w:szCs w:val="32"/>
        </w:rPr>
      </w:pPr>
      <w:r>
        <w:rPr>
          <w:rFonts w:ascii="Souvenir Lt BT" w:hAnsi="Souvenir Lt BT" w:cs="Traditional Arabic"/>
          <w:noProof/>
          <w:szCs w:val="32"/>
        </w:rPr>
        <w:lastRenderedPageBreak/>
        <w:drawing>
          <wp:inline distT="0" distB="0" distL="0" distR="0" wp14:anchorId="2B9C18CC" wp14:editId="48FCB561">
            <wp:extent cx="5812556" cy="288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12556" cy="2880000"/>
                    </a:xfrm>
                    <a:prstGeom prst="rect">
                      <a:avLst/>
                    </a:prstGeom>
                    <a:noFill/>
                  </pic:spPr>
                </pic:pic>
              </a:graphicData>
            </a:graphic>
          </wp:inline>
        </w:drawing>
      </w:r>
    </w:p>
    <w:p w14:paraId="53A0753C" w14:textId="77777777" w:rsidR="001F6FBA" w:rsidRPr="00AB77D5" w:rsidRDefault="001F6FBA" w:rsidP="009C63B5">
      <w:pPr>
        <w:pStyle w:val="NormalWeb"/>
        <w:shd w:val="clear" w:color="auto" w:fill="FFFFFF"/>
        <w:spacing w:before="0" w:beforeAutospacing="0" w:after="0" w:afterAutospacing="0" w:line="276" w:lineRule="auto"/>
        <w:jc w:val="both"/>
        <w:rPr>
          <w:rFonts w:ascii="Souvenir Lt BT" w:hAnsi="Souvenir Lt BT" w:cs="Traditional Arabic"/>
          <w:szCs w:val="32"/>
        </w:rPr>
      </w:pPr>
    </w:p>
    <w:p w14:paraId="4DBE6ED0" w14:textId="77777777" w:rsidR="001F6FBA" w:rsidRPr="00AB77D5" w:rsidRDefault="001F6FBA" w:rsidP="00C25D17">
      <w:pPr>
        <w:pStyle w:val="NormalWeb"/>
        <w:shd w:val="clear" w:color="auto" w:fill="FFFFFF"/>
        <w:spacing w:before="0" w:beforeAutospacing="0" w:after="0" w:afterAutospacing="0" w:line="276" w:lineRule="auto"/>
        <w:ind w:firstLine="720"/>
        <w:jc w:val="both"/>
        <w:rPr>
          <w:rStyle w:val="Kuat"/>
          <w:rFonts w:ascii="Souvenir Lt BT" w:hAnsi="Souvenir Lt BT" w:cs="Traditional Arabic"/>
          <w:szCs w:val="32"/>
        </w:rPr>
      </w:pPr>
      <w:r w:rsidRPr="00AB77D5">
        <w:rPr>
          <w:rStyle w:val="Kuat"/>
          <w:rFonts w:ascii="Souvenir Lt BT" w:hAnsi="Souvenir Lt BT" w:cs="Traditional Arabic"/>
          <w:szCs w:val="32"/>
        </w:rPr>
        <w:t>Catatan penutup:</w:t>
      </w:r>
    </w:p>
    <w:p w14:paraId="4F5E29AB" w14:textId="77777777" w:rsidR="006A6526" w:rsidRDefault="001F6FBA" w:rsidP="003D167D">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3D167D">
        <w:rPr>
          <w:rStyle w:val="Kuat"/>
          <w:rFonts w:ascii="Souvenir Lt BT" w:hAnsi="Souvenir Lt BT" w:cs="Traditional Arabic"/>
          <w:szCs w:val="32"/>
        </w:rPr>
        <w:t>Pertama</w:t>
      </w:r>
      <w:r w:rsidRPr="00AB77D5">
        <w:rPr>
          <w:rFonts w:ascii="Souvenir Lt BT" w:hAnsi="Souvenir Lt BT" w:cs="Traditional Arabic"/>
          <w:szCs w:val="32"/>
        </w:rPr>
        <w:t xml:space="preserve">: Bagi </w:t>
      </w:r>
      <w:r w:rsidR="0071381F" w:rsidRPr="00503446">
        <w:rPr>
          <w:rFonts w:ascii="Souvenir Lt BT" w:hAnsi="Souvenir Lt BT" w:cs="Traditional Arabic"/>
          <w:szCs w:val="32"/>
        </w:rPr>
        <w:t>j</w:t>
      </w:r>
      <w:r w:rsidR="003D167D">
        <w:rPr>
          <w:rFonts w:ascii="Souvenir Lt BT" w:hAnsi="Souvenir Lt BT" w:cs="Traditional Arabic"/>
          <w:szCs w:val="32"/>
        </w:rPr>
        <w:t>a</w:t>
      </w:r>
      <w:r w:rsidR="0071381F" w:rsidRPr="00503446">
        <w:rPr>
          <w:rFonts w:ascii="Souvenir Lt BT" w:hAnsi="Souvenir Lt BT" w:cs="Traditional Arabic"/>
          <w:szCs w:val="32"/>
        </w:rPr>
        <w:t>maah</w:t>
      </w:r>
      <w:r w:rsidRPr="00AB77D5">
        <w:rPr>
          <w:rFonts w:ascii="Souvenir Lt BT" w:hAnsi="Souvenir Lt BT" w:cs="Traditional Arabic"/>
          <w:szCs w:val="32"/>
        </w:rPr>
        <w:t xml:space="preserve"> haji Indonesia yang memilih pendapat </w:t>
      </w:r>
      <w:proofErr w:type="spellStart"/>
      <w:r w:rsidR="009C573E">
        <w:rPr>
          <w:rFonts w:ascii="Souvenir Lt BT" w:hAnsi="Souvenir Lt BT" w:cs="Traditional Arabic"/>
          <w:szCs w:val="32"/>
        </w:rPr>
        <w:t>a</w:t>
      </w:r>
      <w:r w:rsidRPr="00AB77D5">
        <w:rPr>
          <w:rFonts w:ascii="Souvenir Lt BT" w:hAnsi="Souvenir Lt BT" w:cs="Traditional Arabic"/>
          <w:szCs w:val="32"/>
        </w:rPr>
        <w:t>l</w:t>
      </w:r>
      <w:proofErr w:type="spellEnd"/>
      <w:r w:rsidRPr="00AB77D5">
        <w:rPr>
          <w:rFonts w:ascii="Souvenir Lt BT" w:hAnsi="Souvenir Lt BT" w:cs="Traditional Arabic"/>
          <w:szCs w:val="32"/>
        </w:rPr>
        <w:t xml:space="preserve">-Imam </w:t>
      </w:r>
      <w:proofErr w:type="spellStart"/>
      <w:r w:rsidR="00AB6FA0">
        <w:rPr>
          <w:rFonts w:ascii="Souvenir Lt BT" w:hAnsi="Souvenir Lt BT" w:cs="Traditional Arabic"/>
          <w:szCs w:val="32"/>
        </w:rPr>
        <w:t>a</w:t>
      </w:r>
      <w:r w:rsidRPr="00AB77D5">
        <w:rPr>
          <w:rFonts w:ascii="Souvenir Lt BT" w:hAnsi="Souvenir Lt BT" w:cs="Traditional Arabic"/>
          <w:szCs w:val="32"/>
        </w:rPr>
        <w:t>sy-Syafi</w:t>
      </w:r>
      <w:r w:rsidR="00A257FA">
        <w:rPr>
          <w:rFonts w:ascii="Souvenir Lt BT" w:hAnsi="Souvenir Lt BT" w:cs="Traditional Arabic"/>
          <w:szCs w:val="32"/>
        </w:rPr>
        <w:t>’</w:t>
      </w:r>
      <w:r w:rsidRPr="00AB77D5">
        <w:rPr>
          <w:rFonts w:ascii="Souvenir Lt BT" w:hAnsi="Souvenir Lt BT" w:cs="Traditional Arabic"/>
          <w:szCs w:val="32"/>
        </w:rPr>
        <w:t>i</w:t>
      </w:r>
      <w:proofErr w:type="spellEnd"/>
      <w:r w:rsidR="003D167D">
        <w:rPr>
          <w:rFonts w:ascii="Souvenir Lt BT" w:hAnsi="Souvenir Lt BT" w:cs="Traditional Arabic"/>
          <w:szCs w:val="32"/>
        </w:rPr>
        <w:t>,</w:t>
      </w:r>
      <w:r w:rsidRPr="00AB77D5">
        <w:rPr>
          <w:rFonts w:ascii="Souvenir Lt BT" w:hAnsi="Souvenir Lt BT" w:cs="Traditional Arabic"/>
          <w:szCs w:val="32"/>
        </w:rPr>
        <w:t xml:space="preserve"> meskipun boleh menyembelih dam sebelum hari </w:t>
      </w:r>
      <w:proofErr w:type="spellStart"/>
      <w:r w:rsidR="004D0EDC">
        <w:rPr>
          <w:rFonts w:ascii="Souvenir Lt BT" w:hAnsi="Souvenir Lt BT" w:cs="Traditional Arabic"/>
          <w:szCs w:val="32"/>
        </w:rPr>
        <w:t>a</w:t>
      </w:r>
      <w:r w:rsidR="00A47547">
        <w:rPr>
          <w:rFonts w:ascii="Souvenir Lt BT" w:hAnsi="Souvenir Lt BT" w:cs="Traditional Arabic"/>
          <w:szCs w:val="32"/>
        </w:rPr>
        <w:t>n-Nahr</w:t>
      </w:r>
      <w:proofErr w:type="spellEnd"/>
      <w:r w:rsidR="003D167D">
        <w:rPr>
          <w:rFonts w:ascii="Souvenir Lt BT" w:hAnsi="Souvenir Lt BT" w:cs="Traditional Arabic"/>
          <w:szCs w:val="32"/>
        </w:rPr>
        <w:t>,</w:t>
      </w:r>
      <w:r w:rsidRPr="00AB77D5">
        <w:rPr>
          <w:rFonts w:ascii="Souvenir Lt BT" w:hAnsi="Souvenir Lt BT" w:cs="Traditional Arabic"/>
          <w:szCs w:val="32"/>
        </w:rPr>
        <w:t xml:space="preserve"> akan tetapi hendaknya mereka mewakilkan penyembelihan tersebut kepada orang yang mereka ketahui </w:t>
      </w:r>
      <w:r w:rsidR="003D167D">
        <w:rPr>
          <w:rFonts w:ascii="Souvenir Lt BT" w:hAnsi="Souvenir Lt BT" w:cs="Traditional Arabic"/>
          <w:szCs w:val="32"/>
        </w:rPr>
        <w:t>keamanahannya</w:t>
      </w:r>
      <w:r w:rsidRPr="00AB77D5">
        <w:rPr>
          <w:rFonts w:ascii="Souvenir Lt BT" w:hAnsi="Souvenir Lt BT" w:cs="Traditional Arabic"/>
          <w:szCs w:val="32"/>
        </w:rPr>
        <w:t xml:space="preserve">, mengingat sering terjadinya penipuan dari para penjual kambing. </w:t>
      </w:r>
    </w:p>
    <w:p w14:paraId="1DAE109C" w14:textId="154FC4E9" w:rsidR="001F6FBA" w:rsidRPr="00AB77D5" w:rsidRDefault="002E345F" w:rsidP="003D167D">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Pr>
          <w:rFonts w:ascii="Souvenir Lt BT" w:hAnsi="Souvenir Lt BT" w:cs="Traditional Arabic"/>
          <w:szCs w:val="32"/>
        </w:rPr>
        <w:t>Di antara</w:t>
      </w:r>
      <w:r w:rsidR="001F6FBA" w:rsidRPr="00AB77D5">
        <w:rPr>
          <w:rFonts w:ascii="Souvenir Lt BT" w:hAnsi="Souvenir Lt BT" w:cs="Traditional Arabic"/>
          <w:szCs w:val="32"/>
        </w:rPr>
        <w:t xml:space="preserve"> kasus-kasus penipuan kambing yang pernah </w:t>
      </w:r>
      <w:r w:rsidR="00265F16">
        <w:rPr>
          <w:rFonts w:ascii="Souvenir Lt BT" w:hAnsi="Souvenir Lt BT" w:cs="Traditional Arabic"/>
          <w:szCs w:val="32"/>
        </w:rPr>
        <w:t>sampai</w:t>
      </w:r>
      <w:r w:rsidR="001F6FBA" w:rsidRPr="00AB77D5">
        <w:rPr>
          <w:rFonts w:ascii="Souvenir Lt BT" w:hAnsi="Souvenir Lt BT" w:cs="Traditional Arabic"/>
          <w:szCs w:val="32"/>
        </w:rPr>
        <w:t xml:space="preserve"> kepada penulis</w:t>
      </w:r>
      <w:r w:rsidR="00265F16">
        <w:rPr>
          <w:rFonts w:ascii="Souvenir Lt BT" w:hAnsi="Souvenir Lt BT" w:cs="Traditional Arabic"/>
          <w:szCs w:val="32"/>
        </w:rPr>
        <w:t>—</w:t>
      </w:r>
      <w:r w:rsidR="001F6FBA" w:rsidRPr="00AB77D5">
        <w:rPr>
          <w:rFonts w:ascii="Souvenir Lt BT" w:hAnsi="Souvenir Lt BT" w:cs="Traditional Arabic"/>
          <w:szCs w:val="32"/>
        </w:rPr>
        <w:t xml:space="preserve">baik yang melaporkan adalah para </w:t>
      </w:r>
      <w:r w:rsidR="00037DD9">
        <w:rPr>
          <w:rFonts w:ascii="Souvenir Lt BT" w:hAnsi="Souvenir Lt BT" w:cs="Traditional Arabic"/>
          <w:szCs w:val="32"/>
        </w:rPr>
        <w:t>jamaah</w:t>
      </w:r>
      <w:r w:rsidR="001F6FBA" w:rsidRPr="00AB77D5">
        <w:rPr>
          <w:rFonts w:ascii="Souvenir Lt BT" w:hAnsi="Souvenir Lt BT" w:cs="Traditional Arabic"/>
          <w:szCs w:val="32"/>
        </w:rPr>
        <w:t xml:space="preserve"> haji atau dari para bekas penjual kambing yang telah ber</w:t>
      </w:r>
      <w:r w:rsidR="003543DA">
        <w:rPr>
          <w:rFonts w:ascii="Souvenir Lt BT" w:hAnsi="Souvenir Lt BT" w:cs="Traditional Arabic"/>
          <w:szCs w:val="32"/>
        </w:rPr>
        <w:t>tobat</w:t>
      </w:r>
      <w:r w:rsidR="00265F16">
        <w:rPr>
          <w:rFonts w:ascii="Souvenir Lt BT" w:hAnsi="Souvenir Lt BT" w:cs="Traditional Arabic"/>
          <w:szCs w:val="32"/>
        </w:rPr>
        <w:t>—</w:t>
      </w:r>
      <w:r w:rsidR="001F6FBA" w:rsidRPr="00AB77D5">
        <w:rPr>
          <w:rFonts w:ascii="Souvenir Lt BT" w:hAnsi="Souvenir Lt BT" w:cs="Traditional Arabic"/>
          <w:szCs w:val="32"/>
        </w:rPr>
        <w:t>adalah sebagai berikut:</w:t>
      </w:r>
    </w:p>
    <w:p w14:paraId="39BFEB7E" w14:textId="35EC0118" w:rsidR="001F6FBA" w:rsidRPr="00AB77D5" w:rsidRDefault="001F6FBA" w:rsidP="009C63B5">
      <w:pPr>
        <w:pStyle w:val="NormalWeb"/>
        <w:numPr>
          <w:ilvl w:val="0"/>
          <w:numId w:val="4"/>
        </w:numPr>
        <w:shd w:val="clear" w:color="auto" w:fill="FFFFFF"/>
        <w:spacing w:before="0" w:beforeAutospacing="0" w:after="0" w:afterAutospacing="0" w:line="276" w:lineRule="auto"/>
        <w:jc w:val="both"/>
        <w:rPr>
          <w:rFonts w:ascii="Souvenir Lt BT" w:hAnsi="Souvenir Lt BT" w:cs="Traditional Arabic"/>
          <w:szCs w:val="32"/>
        </w:rPr>
      </w:pPr>
      <w:r w:rsidRPr="00AB77D5">
        <w:rPr>
          <w:rFonts w:ascii="Souvenir Lt BT" w:hAnsi="Souvenir Lt BT" w:cs="Traditional Arabic"/>
          <w:szCs w:val="32"/>
        </w:rPr>
        <w:t xml:space="preserve">Ternyata tidak ada kambing yang disembelih. </w:t>
      </w:r>
      <w:r w:rsidR="0071381F" w:rsidRPr="00503446">
        <w:rPr>
          <w:rFonts w:ascii="Souvenir Lt BT" w:hAnsi="Souvenir Lt BT" w:cs="Traditional Arabic"/>
          <w:szCs w:val="32"/>
        </w:rPr>
        <w:t>J</w:t>
      </w:r>
      <w:r w:rsidR="00265F16">
        <w:rPr>
          <w:rFonts w:ascii="Souvenir Lt BT" w:hAnsi="Souvenir Lt BT" w:cs="Traditional Arabic"/>
          <w:szCs w:val="32"/>
        </w:rPr>
        <w:t>a</w:t>
      </w:r>
      <w:r w:rsidR="0071381F" w:rsidRPr="00503446">
        <w:rPr>
          <w:rFonts w:ascii="Souvenir Lt BT" w:hAnsi="Souvenir Lt BT" w:cs="Traditional Arabic"/>
          <w:szCs w:val="32"/>
        </w:rPr>
        <w:t>maah</w:t>
      </w:r>
      <w:r w:rsidRPr="00AB77D5">
        <w:rPr>
          <w:rFonts w:ascii="Souvenir Lt BT" w:hAnsi="Souvenir Lt BT" w:cs="Traditional Arabic"/>
          <w:szCs w:val="32"/>
        </w:rPr>
        <w:t xml:space="preserve"> haji hanya disuruh menonton kambing-kambing yang dipotong, ternyata itu adalah kambing milik </w:t>
      </w:r>
      <w:r w:rsidR="0071381F" w:rsidRPr="00503446">
        <w:rPr>
          <w:rFonts w:ascii="Souvenir Lt BT" w:hAnsi="Souvenir Lt BT" w:cs="Traditional Arabic"/>
          <w:szCs w:val="32"/>
        </w:rPr>
        <w:t>j</w:t>
      </w:r>
      <w:r w:rsidR="00265F16">
        <w:rPr>
          <w:rFonts w:ascii="Souvenir Lt BT" w:hAnsi="Souvenir Lt BT" w:cs="Traditional Arabic"/>
          <w:szCs w:val="32"/>
        </w:rPr>
        <w:t>a</w:t>
      </w:r>
      <w:r w:rsidR="0071381F" w:rsidRPr="00503446">
        <w:rPr>
          <w:rFonts w:ascii="Souvenir Lt BT" w:hAnsi="Souvenir Lt BT" w:cs="Traditional Arabic"/>
          <w:szCs w:val="32"/>
        </w:rPr>
        <w:t>maah</w:t>
      </w:r>
      <w:r w:rsidRPr="00AB77D5">
        <w:rPr>
          <w:rFonts w:ascii="Souvenir Lt BT" w:hAnsi="Souvenir Lt BT" w:cs="Traditional Arabic"/>
          <w:szCs w:val="32"/>
        </w:rPr>
        <w:t xml:space="preserve"> lain. Penulis pernah bertemu dengan seorang kepala kloter yang tertipu oleh penjual kambing Indonesia. Tatkala mereka menyaksikan penyembelihan kambing, mereka menyangka kambing-kambing </w:t>
      </w:r>
      <w:r w:rsidR="007F2B78">
        <w:rPr>
          <w:rFonts w:ascii="Souvenir Lt BT" w:hAnsi="Souvenir Lt BT" w:cs="Traditional Arabic"/>
          <w:szCs w:val="32"/>
        </w:rPr>
        <w:t xml:space="preserve">tersebut milik </w:t>
      </w:r>
      <w:r w:rsidRPr="00AB77D5">
        <w:rPr>
          <w:rFonts w:ascii="Souvenir Lt BT" w:hAnsi="Souvenir Lt BT" w:cs="Traditional Arabic"/>
          <w:szCs w:val="32"/>
        </w:rPr>
        <w:t xml:space="preserve">mereka, ternyata milik </w:t>
      </w:r>
      <w:r w:rsidR="0071381F" w:rsidRPr="00503446">
        <w:rPr>
          <w:rFonts w:ascii="Souvenir Lt BT" w:hAnsi="Souvenir Lt BT" w:cs="Traditional Arabic"/>
          <w:szCs w:val="32"/>
        </w:rPr>
        <w:t>j</w:t>
      </w:r>
      <w:r w:rsidR="007F2B78">
        <w:rPr>
          <w:rFonts w:ascii="Souvenir Lt BT" w:hAnsi="Souvenir Lt BT" w:cs="Traditional Arabic"/>
          <w:szCs w:val="32"/>
        </w:rPr>
        <w:t>a</w:t>
      </w:r>
      <w:r w:rsidR="0071381F" w:rsidRPr="00503446">
        <w:rPr>
          <w:rFonts w:ascii="Souvenir Lt BT" w:hAnsi="Souvenir Lt BT" w:cs="Traditional Arabic"/>
          <w:szCs w:val="32"/>
        </w:rPr>
        <w:t>maah</w:t>
      </w:r>
      <w:r w:rsidRPr="00AB77D5">
        <w:rPr>
          <w:rFonts w:ascii="Souvenir Lt BT" w:hAnsi="Souvenir Lt BT" w:cs="Traditional Arabic"/>
          <w:szCs w:val="32"/>
        </w:rPr>
        <w:t xml:space="preserve"> dari negara lain??!!</w:t>
      </w:r>
    </w:p>
    <w:p w14:paraId="12BA0ACE" w14:textId="15F7E1F4" w:rsidR="001F6FBA" w:rsidRPr="00AB77D5" w:rsidRDefault="001F6FBA" w:rsidP="009C63B5">
      <w:pPr>
        <w:pStyle w:val="NormalWeb"/>
        <w:numPr>
          <w:ilvl w:val="0"/>
          <w:numId w:val="4"/>
        </w:numPr>
        <w:shd w:val="clear" w:color="auto" w:fill="FFFFFF"/>
        <w:spacing w:before="0" w:beforeAutospacing="0" w:after="0" w:afterAutospacing="0" w:line="276" w:lineRule="auto"/>
        <w:jc w:val="both"/>
        <w:rPr>
          <w:rFonts w:ascii="Souvenir Lt BT" w:hAnsi="Souvenir Lt BT" w:cs="Traditional Arabic"/>
          <w:szCs w:val="32"/>
        </w:rPr>
      </w:pPr>
      <w:r w:rsidRPr="00AB77D5">
        <w:rPr>
          <w:rFonts w:ascii="Souvenir Lt BT" w:hAnsi="Souvenir Lt BT" w:cs="Traditional Arabic"/>
          <w:szCs w:val="32"/>
        </w:rPr>
        <w:t>Atau kambing yang disembelih hanya sebagian</w:t>
      </w:r>
      <w:r w:rsidR="007F2B78">
        <w:rPr>
          <w:rFonts w:ascii="Souvenir Lt BT" w:hAnsi="Souvenir Lt BT" w:cs="Traditional Arabic"/>
          <w:szCs w:val="32"/>
        </w:rPr>
        <w:t>,</w:t>
      </w:r>
      <w:r w:rsidRPr="00AB77D5">
        <w:rPr>
          <w:rFonts w:ascii="Souvenir Lt BT" w:hAnsi="Souvenir Lt BT" w:cs="Traditional Arabic"/>
          <w:szCs w:val="32"/>
        </w:rPr>
        <w:t xml:space="preserve"> tidak </w:t>
      </w:r>
      <w:r w:rsidRPr="00503446">
        <w:rPr>
          <w:rFonts w:ascii="Souvenir Lt BT" w:hAnsi="Souvenir Lt BT" w:cs="Traditional Arabic"/>
          <w:szCs w:val="32"/>
        </w:rPr>
        <w:t>semua.</w:t>
      </w:r>
      <w:r w:rsidRPr="00AB77D5">
        <w:rPr>
          <w:rFonts w:ascii="Souvenir Lt BT" w:hAnsi="Souvenir Lt BT" w:cs="Traditional Arabic"/>
          <w:szCs w:val="32"/>
        </w:rPr>
        <w:t xml:space="preserve"> Biasanya </w:t>
      </w:r>
      <w:r w:rsidR="0071381F" w:rsidRPr="00503446">
        <w:rPr>
          <w:rFonts w:ascii="Souvenir Lt BT" w:hAnsi="Souvenir Lt BT" w:cs="Traditional Arabic"/>
          <w:szCs w:val="32"/>
        </w:rPr>
        <w:t>j</w:t>
      </w:r>
      <w:r w:rsidR="007F2B78">
        <w:rPr>
          <w:rFonts w:ascii="Souvenir Lt BT" w:hAnsi="Souvenir Lt BT" w:cs="Traditional Arabic"/>
          <w:szCs w:val="32"/>
        </w:rPr>
        <w:t>a</w:t>
      </w:r>
      <w:r w:rsidR="0071381F" w:rsidRPr="00503446">
        <w:rPr>
          <w:rFonts w:ascii="Souvenir Lt BT" w:hAnsi="Souvenir Lt BT" w:cs="Traditional Arabic"/>
          <w:szCs w:val="32"/>
        </w:rPr>
        <w:t>maah</w:t>
      </w:r>
      <w:r w:rsidRPr="00AB77D5">
        <w:rPr>
          <w:rFonts w:ascii="Souvenir Lt BT" w:hAnsi="Souvenir Lt BT" w:cs="Traditional Arabic"/>
          <w:szCs w:val="32"/>
        </w:rPr>
        <w:t xml:space="preserve"> diajak untuk menyaksikan pemotongan kambing-kambing mereka, dan pemotongannya menjelang </w:t>
      </w:r>
      <w:r w:rsidR="00B742CC">
        <w:rPr>
          <w:rFonts w:ascii="Souvenir Lt BT" w:hAnsi="Souvenir Lt BT" w:cs="Traditional Arabic"/>
          <w:szCs w:val="32"/>
        </w:rPr>
        <w:t>salat</w:t>
      </w:r>
      <w:r w:rsidRPr="00AB77D5">
        <w:rPr>
          <w:rFonts w:ascii="Souvenir Lt BT" w:hAnsi="Souvenir Lt BT" w:cs="Traditional Arabic"/>
          <w:szCs w:val="32"/>
        </w:rPr>
        <w:t xml:space="preserve"> </w:t>
      </w:r>
      <w:r w:rsidR="0038142E">
        <w:rPr>
          <w:rFonts w:ascii="Souvenir Lt BT" w:hAnsi="Souvenir Lt BT" w:cs="Traditional Arabic"/>
          <w:szCs w:val="32"/>
        </w:rPr>
        <w:t>Zuhur</w:t>
      </w:r>
      <w:r w:rsidRPr="00AB77D5">
        <w:rPr>
          <w:rFonts w:ascii="Souvenir Lt BT" w:hAnsi="Souvenir Lt BT" w:cs="Traditional Arabic"/>
          <w:szCs w:val="32"/>
        </w:rPr>
        <w:t>. Tatkala dipotong sebagian</w:t>
      </w:r>
      <w:r w:rsidR="002F4257">
        <w:rPr>
          <w:rFonts w:ascii="Souvenir Lt BT" w:hAnsi="Souvenir Lt BT" w:cs="Traditional Arabic"/>
          <w:szCs w:val="32"/>
        </w:rPr>
        <w:t xml:space="preserve"> dari kambing-kambing tersebut</w:t>
      </w:r>
      <w:r w:rsidRPr="00AB77D5">
        <w:rPr>
          <w:rFonts w:ascii="Souvenir Lt BT" w:hAnsi="Souvenir Lt BT" w:cs="Traditional Arabic"/>
          <w:szCs w:val="32"/>
        </w:rPr>
        <w:t xml:space="preserve">, maka para </w:t>
      </w:r>
      <w:r w:rsidR="0071381F" w:rsidRPr="00503446">
        <w:rPr>
          <w:rFonts w:ascii="Souvenir Lt BT" w:hAnsi="Souvenir Lt BT" w:cs="Traditional Arabic"/>
          <w:szCs w:val="32"/>
        </w:rPr>
        <w:t>j</w:t>
      </w:r>
      <w:r w:rsidR="002F4257">
        <w:rPr>
          <w:rFonts w:ascii="Souvenir Lt BT" w:hAnsi="Souvenir Lt BT" w:cs="Traditional Arabic"/>
          <w:szCs w:val="32"/>
        </w:rPr>
        <w:t>a</w:t>
      </w:r>
      <w:r w:rsidR="0071381F" w:rsidRPr="00503446">
        <w:rPr>
          <w:rFonts w:ascii="Souvenir Lt BT" w:hAnsi="Souvenir Lt BT" w:cs="Traditional Arabic"/>
          <w:szCs w:val="32"/>
        </w:rPr>
        <w:t>maah</w:t>
      </w:r>
      <w:r w:rsidRPr="00AB77D5">
        <w:rPr>
          <w:rFonts w:ascii="Souvenir Lt BT" w:hAnsi="Souvenir Lt BT" w:cs="Traditional Arabic"/>
          <w:szCs w:val="32"/>
        </w:rPr>
        <w:t xml:space="preserve"> dianjurkan untuk pulang agar tidak ketinggalan </w:t>
      </w:r>
      <w:r w:rsidR="00B742CC">
        <w:rPr>
          <w:rFonts w:ascii="Souvenir Lt BT" w:hAnsi="Souvenir Lt BT" w:cs="Traditional Arabic"/>
          <w:szCs w:val="32"/>
        </w:rPr>
        <w:t>salat</w:t>
      </w:r>
      <w:r w:rsidRPr="00AB77D5">
        <w:rPr>
          <w:rFonts w:ascii="Souvenir Lt BT" w:hAnsi="Souvenir Lt BT" w:cs="Traditional Arabic"/>
          <w:szCs w:val="32"/>
        </w:rPr>
        <w:t xml:space="preserve"> </w:t>
      </w:r>
      <w:r w:rsidR="0038142E">
        <w:rPr>
          <w:rFonts w:ascii="Souvenir Lt BT" w:hAnsi="Souvenir Lt BT" w:cs="Traditional Arabic"/>
          <w:szCs w:val="32"/>
        </w:rPr>
        <w:t>Zuhur</w:t>
      </w:r>
      <w:r w:rsidRPr="00AB77D5">
        <w:rPr>
          <w:rFonts w:ascii="Souvenir Lt BT" w:hAnsi="Souvenir Lt BT" w:cs="Traditional Arabic"/>
          <w:szCs w:val="32"/>
        </w:rPr>
        <w:t xml:space="preserve"> di </w:t>
      </w:r>
      <w:r w:rsidR="0057099E">
        <w:rPr>
          <w:rFonts w:ascii="Souvenir Lt BT" w:hAnsi="Souvenir Lt BT" w:cs="Traditional Arabic"/>
          <w:szCs w:val="32"/>
        </w:rPr>
        <w:t>Masjidilharam</w:t>
      </w:r>
      <w:r w:rsidR="002F4257">
        <w:rPr>
          <w:rFonts w:ascii="Souvenir Lt BT" w:hAnsi="Souvenir Lt BT" w:cs="Traditional Arabic"/>
          <w:szCs w:val="32"/>
        </w:rPr>
        <w:t>.</w:t>
      </w:r>
    </w:p>
    <w:p w14:paraId="063D4600" w14:textId="688E3C47" w:rsidR="001F6FBA" w:rsidRPr="00AB77D5" w:rsidRDefault="001F6FBA" w:rsidP="009C63B5">
      <w:pPr>
        <w:pStyle w:val="NormalWeb"/>
        <w:numPr>
          <w:ilvl w:val="0"/>
          <w:numId w:val="4"/>
        </w:numPr>
        <w:shd w:val="clear" w:color="auto" w:fill="FFFFFF"/>
        <w:spacing w:before="0" w:beforeAutospacing="0" w:after="0" w:afterAutospacing="0" w:line="276" w:lineRule="auto"/>
        <w:jc w:val="both"/>
        <w:rPr>
          <w:rFonts w:ascii="Souvenir Lt BT" w:hAnsi="Souvenir Lt BT" w:cs="Traditional Arabic"/>
          <w:szCs w:val="32"/>
        </w:rPr>
      </w:pPr>
      <w:r w:rsidRPr="00AB77D5">
        <w:rPr>
          <w:rFonts w:ascii="Souvenir Lt BT" w:hAnsi="Souvenir Lt BT" w:cs="Traditional Arabic"/>
          <w:szCs w:val="32"/>
        </w:rPr>
        <w:t xml:space="preserve">Para </w:t>
      </w:r>
      <w:r w:rsidR="00037DD9">
        <w:rPr>
          <w:rFonts w:ascii="Souvenir Lt BT" w:hAnsi="Souvenir Lt BT" w:cs="Traditional Arabic"/>
          <w:szCs w:val="32"/>
        </w:rPr>
        <w:t>jamaah</w:t>
      </w:r>
      <w:r w:rsidRPr="00AB77D5">
        <w:rPr>
          <w:rFonts w:ascii="Souvenir Lt BT" w:hAnsi="Souvenir Lt BT" w:cs="Traditional Arabic"/>
          <w:szCs w:val="32"/>
        </w:rPr>
        <w:t xml:space="preserve"> tidak bisa menyaksikan langsung pemotongan kambing mereka dengan alasan kesehatan</w:t>
      </w:r>
      <w:r w:rsidR="002F4257">
        <w:rPr>
          <w:rFonts w:ascii="Souvenir Lt BT" w:hAnsi="Souvenir Lt BT" w:cs="Traditional Arabic"/>
          <w:szCs w:val="32"/>
        </w:rPr>
        <w:t>.</w:t>
      </w:r>
    </w:p>
    <w:p w14:paraId="77B31436" w14:textId="7BD75BE6" w:rsidR="001F6FBA" w:rsidRPr="00AB77D5" w:rsidRDefault="002F4257" w:rsidP="009C63B5">
      <w:pPr>
        <w:pStyle w:val="NormalWeb"/>
        <w:numPr>
          <w:ilvl w:val="0"/>
          <w:numId w:val="4"/>
        </w:numPr>
        <w:shd w:val="clear" w:color="auto" w:fill="FFFFFF"/>
        <w:spacing w:before="0" w:beforeAutospacing="0" w:after="0" w:afterAutospacing="0" w:line="276" w:lineRule="auto"/>
        <w:jc w:val="both"/>
        <w:rPr>
          <w:rFonts w:ascii="Souvenir Lt BT" w:hAnsi="Souvenir Lt BT" w:cs="Traditional Arabic"/>
          <w:szCs w:val="32"/>
        </w:rPr>
      </w:pPr>
      <w:r>
        <w:rPr>
          <w:rFonts w:ascii="Souvenir Lt BT" w:hAnsi="Souvenir Lt BT" w:cs="Traditional Arabic"/>
          <w:szCs w:val="32"/>
        </w:rPr>
        <w:t>D</w:t>
      </w:r>
      <w:r w:rsidR="001F6FBA" w:rsidRPr="00503446">
        <w:rPr>
          <w:rFonts w:ascii="Souvenir Lt BT" w:hAnsi="Souvenir Lt BT" w:cs="Traditional Arabic"/>
          <w:szCs w:val="32"/>
        </w:rPr>
        <w:t>aging</w:t>
      </w:r>
      <w:r w:rsidR="001F6FBA" w:rsidRPr="00AB77D5">
        <w:rPr>
          <w:rFonts w:ascii="Souvenir Lt BT" w:hAnsi="Souvenir Lt BT" w:cs="Traditional Arabic"/>
          <w:szCs w:val="32"/>
        </w:rPr>
        <w:t xml:space="preserve"> kambing yang telah disembelih ternyata dijual kembali ke restoran-restoran</w:t>
      </w:r>
      <w:r>
        <w:rPr>
          <w:rFonts w:ascii="Souvenir Lt BT" w:hAnsi="Souvenir Lt BT" w:cs="Traditional Arabic"/>
          <w:szCs w:val="32"/>
        </w:rPr>
        <w:t>.</w:t>
      </w:r>
    </w:p>
    <w:p w14:paraId="41EFBA82" w14:textId="77777777" w:rsidR="00900D56" w:rsidRDefault="002F4257" w:rsidP="009C63B5">
      <w:pPr>
        <w:pStyle w:val="NormalWeb"/>
        <w:numPr>
          <w:ilvl w:val="0"/>
          <w:numId w:val="4"/>
        </w:numPr>
        <w:shd w:val="clear" w:color="auto" w:fill="FFFFFF"/>
        <w:spacing w:before="0" w:beforeAutospacing="0" w:after="0" w:afterAutospacing="0" w:line="276" w:lineRule="auto"/>
        <w:jc w:val="both"/>
        <w:rPr>
          <w:rFonts w:ascii="Souvenir Lt BT" w:hAnsi="Souvenir Lt BT" w:cs="Traditional Arabic"/>
          <w:szCs w:val="32"/>
        </w:rPr>
      </w:pPr>
      <w:r>
        <w:rPr>
          <w:rFonts w:ascii="Souvenir Lt BT" w:hAnsi="Souvenir Lt BT" w:cs="Traditional Arabic"/>
          <w:szCs w:val="32"/>
        </w:rPr>
        <w:t>K</w:t>
      </w:r>
      <w:r w:rsidR="001F6FBA" w:rsidRPr="00503446">
        <w:rPr>
          <w:rFonts w:ascii="Souvenir Lt BT" w:hAnsi="Souvenir Lt BT" w:cs="Traditional Arabic"/>
          <w:szCs w:val="32"/>
        </w:rPr>
        <w:t>ambing</w:t>
      </w:r>
      <w:r w:rsidR="001F6FBA" w:rsidRPr="00AB77D5">
        <w:rPr>
          <w:rFonts w:ascii="Souvenir Lt BT" w:hAnsi="Souvenir Lt BT" w:cs="Traditional Arabic"/>
          <w:szCs w:val="32"/>
        </w:rPr>
        <w:t xml:space="preserve"> yang disembelih terlalu kecil, belum cukup umur.</w:t>
      </w:r>
    </w:p>
    <w:p w14:paraId="0B851775" w14:textId="13EAF113" w:rsidR="00900D56" w:rsidRPr="00503446" w:rsidRDefault="00900D56" w:rsidP="00900D56">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Pr>
          <w:rFonts w:ascii="Souvenir Lt BT" w:hAnsi="Souvenir Lt BT" w:cs="Traditional Arabic"/>
          <w:szCs w:val="32"/>
        </w:rPr>
        <w:t>S</w:t>
      </w:r>
      <w:r w:rsidR="001F6FBA" w:rsidRPr="00503446">
        <w:rPr>
          <w:rFonts w:ascii="Souvenir Lt BT" w:hAnsi="Souvenir Lt BT" w:cs="Traditional Arabic"/>
          <w:szCs w:val="32"/>
        </w:rPr>
        <w:t>emua</w:t>
      </w:r>
      <w:r w:rsidR="001F6FBA" w:rsidRPr="00AB77D5">
        <w:rPr>
          <w:rFonts w:ascii="Souvenir Lt BT" w:hAnsi="Souvenir Lt BT" w:cs="Traditional Arabic"/>
          <w:szCs w:val="32"/>
        </w:rPr>
        <w:t xml:space="preserve"> ini semakin menekankan agar para </w:t>
      </w:r>
      <w:r w:rsidR="0071381F" w:rsidRPr="00503446">
        <w:rPr>
          <w:rFonts w:ascii="Souvenir Lt BT" w:hAnsi="Souvenir Lt BT" w:cs="Traditional Arabic"/>
          <w:szCs w:val="32"/>
        </w:rPr>
        <w:t>j</w:t>
      </w:r>
      <w:r>
        <w:rPr>
          <w:rFonts w:ascii="Souvenir Lt BT" w:hAnsi="Souvenir Lt BT" w:cs="Traditional Arabic"/>
          <w:szCs w:val="32"/>
        </w:rPr>
        <w:t>a</w:t>
      </w:r>
      <w:r w:rsidR="0071381F" w:rsidRPr="00503446">
        <w:rPr>
          <w:rFonts w:ascii="Souvenir Lt BT" w:hAnsi="Souvenir Lt BT" w:cs="Traditional Arabic"/>
          <w:szCs w:val="32"/>
        </w:rPr>
        <w:t>maah</w:t>
      </w:r>
      <w:r w:rsidR="001F6FBA" w:rsidRPr="00AB77D5">
        <w:rPr>
          <w:rFonts w:ascii="Souvenir Lt BT" w:hAnsi="Souvenir Lt BT" w:cs="Traditional Arabic"/>
          <w:szCs w:val="32"/>
        </w:rPr>
        <w:t xml:space="preserve"> haji lebih hati-hati dalam menyerahkan uang dam</w:t>
      </w:r>
      <w:r>
        <w:rPr>
          <w:rFonts w:ascii="Souvenir Lt BT" w:hAnsi="Souvenir Lt BT" w:cs="Traditional Arabic"/>
          <w:szCs w:val="32"/>
        </w:rPr>
        <w:t>.</w:t>
      </w:r>
      <w:r w:rsidR="001F6FBA" w:rsidRPr="00503446">
        <w:rPr>
          <w:rFonts w:ascii="Souvenir Lt BT" w:hAnsi="Souvenir Lt BT" w:cs="Traditional Arabic"/>
          <w:szCs w:val="32"/>
        </w:rPr>
        <w:t xml:space="preserve"> </w:t>
      </w:r>
      <w:r>
        <w:rPr>
          <w:rFonts w:ascii="Souvenir Lt BT" w:hAnsi="Souvenir Lt BT" w:cs="Traditional Arabic"/>
          <w:szCs w:val="32"/>
        </w:rPr>
        <w:t>S</w:t>
      </w:r>
      <w:r w:rsidR="001F6FBA" w:rsidRPr="00503446">
        <w:rPr>
          <w:rFonts w:ascii="Souvenir Lt BT" w:hAnsi="Souvenir Lt BT" w:cs="Traditional Arabic"/>
          <w:szCs w:val="32"/>
        </w:rPr>
        <w:t>erahkanlah</w:t>
      </w:r>
      <w:r w:rsidR="001F6FBA" w:rsidRPr="00AB77D5">
        <w:rPr>
          <w:rFonts w:ascii="Souvenir Lt BT" w:hAnsi="Souvenir Lt BT" w:cs="Traditional Arabic"/>
          <w:szCs w:val="32"/>
        </w:rPr>
        <w:t xml:space="preserve"> hanya kepada orang yang amanah. </w:t>
      </w:r>
      <w:r>
        <w:rPr>
          <w:rFonts w:ascii="Souvenir Lt BT" w:hAnsi="Souvenir Lt BT" w:cs="Traditional Arabic"/>
          <w:szCs w:val="32"/>
        </w:rPr>
        <w:lastRenderedPageBreak/>
        <w:t>T</w:t>
      </w:r>
      <w:r w:rsidR="001F6FBA" w:rsidRPr="00503446">
        <w:rPr>
          <w:rFonts w:ascii="Souvenir Lt BT" w:hAnsi="Souvenir Lt BT" w:cs="Traditional Arabic"/>
          <w:szCs w:val="32"/>
        </w:rPr>
        <w:t>erkadang</w:t>
      </w:r>
      <w:r w:rsidR="001F6FBA" w:rsidRPr="00AB77D5">
        <w:rPr>
          <w:rFonts w:ascii="Souvenir Lt BT" w:hAnsi="Souvenir Lt BT" w:cs="Traditional Arabic"/>
          <w:szCs w:val="32"/>
        </w:rPr>
        <w:t xml:space="preserve"> uang mereka diserahkan kepada kepala rombongan atau ketua kloter yang amanah, akan tetapi apakah ketua rombongan dan ketua kloter tersebut membelinya dari orang yang amanah juga</w:t>
      </w:r>
      <w:r w:rsidR="001F6FBA" w:rsidRPr="00503446">
        <w:rPr>
          <w:rFonts w:ascii="Souvenir Lt BT" w:hAnsi="Souvenir Lt BT" w:cs="Traditional Arabic"/>
          <w:szCs w:val="32"/>
        </w:rPr>
        <w:t>?</w:t>
      </w:r>
    </w:p>
    <w:p w14:paraId="2E87B118" w14:textId="0BEAF41F" w:rsidR="001F6FBA" w:rsidRPr="00AB77D5" w:rsidRDefault="001F6FBA" w:rsidP="00900D56">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900D56">
        <w:rPr>
          <w:rStyle w:val="Kuat"/>
          <w:rFonts w:ascii="Souvenir Lt BT" w:hAnsi="Souvenir Lt BT" w:cs="Traditional Arabic"/>
          <w:szCs w:val="32"/>
        </w:rPr>
        <w:t>Kedua</w:t>
      </w:r>
      <w:r w:rsidRPr="00AB77D5">
        <w:rPr>
          <w:rFonts w:ascii="Souvenir Lt BT" w:hAnsi="Souvenir Lt BT" w:cs="Traditional Arabic"/>
          <w:szCs w:val="32"/>
        </w:rPr>
        <w:t xml:space="preserve">: Solusi dari ini semua adalah hendaknya mereka membeli dam ke bank </w:t>
      </w:r>
      <w:proofErr w:type="spellStart"/>
      <w:r w:rsidR="001075D2">
        <w:rPr>
          <w:rFonts w:ascii="Souvenir Lt BT" w:hAnsi="Souvenir Lt BT" w:cs="Traditional Arabic"/>
          <w:szCs w:val="32"/>
        </w:rPr>
        <w:t>a</w:t>
      </w:r>
      <w:r w:rsidRPr="00AB77D5">
        <w:rPr>
          <w:rFonts w:ascii="Souvenir Lt BT" w:hAnsi="Souvenir Lt BT" w:cs="Traditional Arabic"/>
          <w:szCs w:val="32"/>
        </w:rPr>
        <w:t>l-</w:t>
      </w:r>
      <w:r w:rsidR="001075D2">
        <w:rPr>
          <w:rFonts w:ascii="Souvenir Lt BT" w:hAnsi="Souvenir Lt BT" w:cs="Traditional Arabic"/>
          <w:szCs w:val="32"/>
        </w:rPr>
        <w:t>B</w:t>
      </w:r>
      <w:r w:rsidRPr="00AB77D5">
        <w:rPr>
          <w:rFonts w:ascii="Souvenir Lt BT" w:hAnsi="Souvenir Lt BT" w:cs="Traditional Arabic"/>
          <w:szCs w:val="32"/>
        </w:rPr>
        <w:t>ilad</w:t>
      </w:r>
      <w:proofErr w:type="spellEnd"/>
      <w:r w:rsidR="00F74D5B">
        <w:rPr>
          <w:rFonts w:ascii="Souvenir Lt BT" w:hAnsi="Souvenir Lt BT" w:cs="Traditional Arabic"/>
          <w:szCs w:val="32"/>
        </w:rPr>
        <w:t>,</w:t>
      </w:r>
      <w:r w:rsidRPr="00AB77D5">
        <w:rPr>
          <w:rFonts w:ascii="Souvenir Lt BT" w:hAnsi="Souvenir Lt BT" w:cs="Traditional Arabic"/>
          <w:szCs w:val="32"/>
        </w:rPr>
        <w:t xml:space="preserve"> atau bank </w:t>
      </w:r>
      <w:proofErr w:type="spellStart"/>
      <w:r w:rsidR="001075D2">
        <w:rPr>
          <w:rFonts w:ascii="Souvenir Lt BT" w:hAnsi="Souvenir Lt BT" w:cs="Traditional Arabic"/>
          <w:szCs w:val="32"/>
        </w:rPr>
        <w:t>a</w:t>
      </w:r>
      <w:r w:rsidRPr="00AB77D5">
        <w:rPr>
          <w:rFonts w:ascii="Souvenir Lt BT" w:hAnsi="Souvenir Lt BT" w:cs="Traditional Arabic"/>
          <w:szCs w:val="32"/>
        </w:rPr>
        <w:t>r-R</w:t>
      </w:r>
      <w:r w:rsidR="001075D2">
        <w:rPr>
          <w:rFonts w:ascii="Souvenir Lt BT" w:hAnsi="Souvenir Lt BT" w:cs="Traditional Arabic"/>
          <w:szCs w:val="32"/>
        </w:rPr>
        <w:t>a</w:t>
      </w:r>
      <w:r w:rsidRPr="00AB77D5">
        <w:rPr>
          <w:rFonts w:ascii="Souvenir Lt BT" w:hAnsi="Souvenir Lt BT" w:cs="Traditional Arabic"/>
          <w:szCs w:val="32"/>
        </w:rPr>
        <w:t>jhi</w:t>
      </w:r>
      <w:proofErr w:type="spellEnd"/>
      <w:r w:rsidR="00F74D5B">
        <w:rPr>
          <w:rFonts w:ascii="Souvenir Lt BT" w:hAnsi="Souvenir Lt BT" w:cs="Traditional Arabic"/>
          <w:szCs w:val="32"/>
        </w:rPr>
        <w:t>,</w:t>
      </w:r>
      <w:r w:rsidRPr="00AB77D5">
        <w:rPr>
          <w:rFonts w:ascii="Souvenir Lt BT" w:hAnsi="Souvenir Lt BT" w:cs="Traditional Arabic"/>
          <w:szCs w:val="32"/>
        </w:rPr>
        <w:t xml:space="preserve"> atau kantor pos Saudi yang cabang penjualannya berada di bagian belakang masjid Nabawi atau di </w:t>
      </w:r>
      <w:r w:rsidR="00846F49">
        <w:rPr>
          <w:rFonts w:ascii="Souvenir Lt BT" w:hAnsi="Souvenir Lt BT" w:cs="Traditional Arabic"/>
          <w:szCs w:val="32"/>
        </w:rPr>
        <w:t>Masjidilharam</w:t>
      </w:r>
      <w:r w:rsidRPr="00AB77D5">
        <w:rPr>
          <w:rFonts w:ascii="Souvenir Lt BT" w:hAnsi="Souvenir Lt BT" w:cs="Traditional Arabic"/>
          <w:szCs w:val="32"/>
        </w:rPr>
        <w:t xml:space="preserve"> dekat hotel Hilton.</w:t>
      </w:r>
    </w:p>
    <w:p w14:paraId="26A19EF7" w14:textId="7478376D" w:rsidR="001F6FBA" w:rsidRPr="00AB77D5" w:rsidRDefault="001F6FBA" w:rsidP="00663189">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Fonts w:ascii="Souvenir Lt BT" w:hAnsi="Souvenir Lt BT" w:cs="Traditional Arabic"/>
          <w:szCs w:val="32"/>
        </w:rPr>
        <w:t>Meskipun harga seekor kambing tahun ini agak mahal</w:t>
      </w:r>
      <w:r w:rsidR="00A93803">
        <w:rPr>
          <w:rFonts w:ascii="Souvenir Lt BT" w:hAnsi="Souvenir Lt BT" w:cs="Traditional Arabic"/>
          <w:szCs w:val="32"/>
        </w:rPr>
        <w:t>—</w:t>
      </w:r>
      <w:r w:rsidRPr="00AB77D5">
        <w:rPr>
          <w:rFonts w:ascii="Souvenir Lt BT" w:hAnsi="Souvenir Lt BT" w:cs="Traditional Arabic"/>
          <w:szCs w:val="32"/>
        </w:rPr>
        <w:t xml:space="preserve">450 hingga 490 </w:t>
      </w:r>
      <w:r w:rsidR="00A93803" w:rsidRPr="00503446">
        <w:rPr>
          <w:rFonts w:ascii="Souvenir Lt BT" w:hAnsi="Souvenir Lt BT" w:cs="Traditional Arabic"/>
          <w:szCs w:val="32"/>
        </w:rPr>
        <w:t>reyal</w:t>
      </w:r>
      <w:r w:rsidR="00A93803">
        <w:rPr>
          <w:rFonts w:ascii="Souvenir Lt BT" w:hAnsi="Souvenir Lt BT" w:cs="Traditional Arabic"/>
          <w:szCs w:val="32"/>
        </w:rPr>
        <w:t>,</w:t>
      </w:r>
      <w:r w:rsidRPr="00AB77D5">
        <w:rPr>
          <w:rFonts w:ascii="Souvenir Lt BT" w:hAnsi="Souvenir Lt BT" w:cs="Traditional Arabic"/>
          <w:szCs w:val="32"/>
        </w:rPr>
        <w:t xml:space="preserve"> akan tetapi </w:t>
      </w:r>
      <w:r w:rsidR="002E345F">
        <w:rPr>
          <w:rFonts w:ascii="Souvenir Lt BT" w:hAnsi="Souvenir Lt BT" w:cs="Traditional Arabic"/>
          <w:szCs w:val="32"/>
        </w:rPr>
        <w:t>di antara</w:t>
      </w:r>
      <w:r w:rsidRPr="00AB77D5">
        <w:rPr>
          <w:rFonts w:ascii="Souvenir Lt BT" w:hAnsi="Souvenir Lt BT" w:cs="Traditional Arabic"/>
          <w:szCs w:val="32"/>
        </w:rPr>
        <w:t xml:space="preserve"> keuntungan dari membeli lewat bank ini adalah:</w:t>
      </w:r>
    </w:p>
    <w:p w14:paraId="215C3AE1" w14:textId="49D203B4" w:rsidR="001F6FBA" w:rsidRPr="00AB77D5" w:rsidRDefault="001F6FBA" w:rsidP="009C63B5">
      <w:pPr>
        <w:pStyle w:val="NormalWeb"/>
        <w:numPr>
          <w:ilvl w:val="0"/>
          <w:numId w:val="13"/>
        </w:numPr>
        <w:shd w:val="clear" w:color="auto" w:fill="FFFFFF"/>
        <w:spacing w:before="0" w:beforeAutospacing="0" w:after="0" w:afterAutospacing="0" w:line="276" w:lineRule="auto"/>
        <w:jc w:val="both"/>
        <w:rPr>
          <w:rFonts w:ascii="Souvenir Lt BT" w:hAnsi="Souvenir Lt BT" w:cs="Traditional Arabic"/>
          <w:szCs w:val="32"/>
        </w:rPr>
      </w:pPr>
      <w:r w:rsidRPr="00AB77D5">
        <w:rPr>
          <w:rFonts w:ascii="Souvenir Lt BT" w:hAnsi="Souvenir Lt BT" w:cs="Traditional Arabic"/>
          <w:szCs w:val="32"/>
        </w:rPr>
        <w:t xml:space="preserve">Bank-bank ini telah direkomendasi oleh pemerintah Arab Saudi </w:t>
      </w:r>
      <w:r w:rsidR="00A93803">
        <w:rPr>
          <w:rFonts w:ascii="Souvenir Lt BT" w:hAnsi="Souvenir Lt BT" w:cs="Traditional Arabic"/>
          <w:szCs w:val="32"/>
        </w:rPr>
        <w:t>karena</w:t>
      </w:r>
      <w:r w:rsidRPr="00AB77D5">
        <w:rPr>
          <w:rFonts w:ascii="Souvenir Lt BT" w:hAnsi="Souvenir Lt BT" w:cs="Traditional Arabic"/>
          <w:szCs w:val="32"/>
        </w:rPr>
        <w:t xml:space="preserve"> ke</w:t>
      </w:r>
      <w:r w:rsidR="007B0F59">
        <w:rPr>
          <w:rFonts w:ascii="Souvenir Lt BT" w:hAnsi="Souvenir Lt BT" w:cs="Traditional Arabic"/>
          <w:szCs w:val="32"/>
        </w:rPr>
        <w:t>a</w:t>
      </w:r>
      <w:r w:rsidRPr="00AB77D5">
        <w:rPr>
          <w:rFonts w:ascii="Souvenir Lt BT" w:hAnsi="Souvenir Lt BT" w:cs="Traditional Arabic"/>
          <w:szCs w:val="32"/>
        </w:rPr>
        <w:t>manahannya</w:t>
      </w:r>
      <w:r w:rsidR="005F4021">
        <w:rPr>
          <w:rFonts w:ascii="Souvenir Lt BT" w:hAnsi="Souvenir Lt BT" w:cs="Traditional Arabic"/>
          <w:szCs w:val="32"/>
        </w:rPr>
        <w:t>.</w:t>
      </w:r>
    </w:p>
    <w:p w14:paraId="6A4B98B6" w14:textId="2AD8B0DF" w:rsidR="001F6FBA" w:rsidRPr="00AB77D5" w:rsidRDefault="001F6FBA" w:rsidP="009C63B5">
      <w:pPr>
        <w:pStyle w:val="NormalWeb"/>
        <w:numPr>
          <w:ilvl w:val="0"/>
          <w:numId w:val="13"/>
        </w:numPr>
        <w:shd w:val="clear" w:color="auto" w:fill="FFFFFF"/>
        <w:spacing w:before="0" w:beforeAutospacing="0" w:after="0" w:afterAutospacing="0" w:line="276" w:lineRule="auto"/>
        <w:jc w:val="both"/>
        <w:rPr>
          <w:rFonts w:ascii="Souvenir Lt BT" w:hAnsi="Souvenir Lt BT" w:cs="Traditional Arabic"/>
          <w:szCs w:val="32"/>
        </w:rPr>
      </w:pPr>
      <w:r w:rsidRPr="00AB77D5">
        <w:rPr>
          <w:rFonts w:ascii="Souvenir Lt BT" w:hAnsi="Souvenir Lt BT" w:cs="Traditional Arabic"/>
          <w:szCs w:val="32"/>
        </w:rPr>
        <w:t xml:space="preserve">Penyembelihan hanya dilakukan setelah masuk hari </w:t>
      </w:r>
      <w:proofErr w:type="spellStart"/>
      <w:r w:rsidR="00176557">
        <w:rPr>
          <w:rFonts w:ascii="Souvenir Lt BT" w:hAnsi="Souvenir Lt BT" w:cs="Traditional Arabic"/>
          <w:szCs w:val="32"/>
        </w:rPr>
        <w:t>a</w:t>
      </w:r>
      <w:r w:rsidR="00A47547">
        <w:rPr>
          <w:rFonts w:ascii="Souvenir Lt BT" w:hAnsi="Souvenir Lt BT" w:cs="Traditional Arabic"/>
          <w:szCs w:val="32"/>
        </w:rPr>
        <w:t>n-Nahr</w:t>
      </w:r>
      <w:proofErr w:type="spellEnd"/>
    </w:p>
    <w:p w14:paraId="712E6930" w14:textId="230B9350" w:rsidR="001F6FBA" w:rsidRPr="00AB77D5" w:rsidRDefault="001F6FBA" w:rsidP="009C63B5">
      <w:pPr>
        <w:pStyle w:val="NormalWeb"/>
        <w:numPr>
          <w:ilvl w:val="0"/>
          <w:numId w:val="13"/>
        </w:numPr>
        <w:shd w:val="clear" w:color="auto" w:fill="FFFFFF"/>
        <w:spacing w:before="0" w:beforeAutospacing="0" w:after="0" w:afterAutospacing="0" w:line="276" w:lineRule="auto"/>
        <w:jc w:val="both"/>
        <w:rPr>
          <w:rFonts w:ascii="Souvenir Lt BT" w:hAnsi="Souvenir Lt BT" w:cs="Traditional Arabic"/>
          <w:szCs w:val="32"/>
        </w:rPr>
      </w:pPr>
      <w:r w:rsidRPr="00AB77D5">
        <w:rPr>
          <w:rFonts w:ascii="Souvenir Lt BT" w:hAnsi="Souvenir Lt BT" w:cs="Traditional Arabic"/>
          <w:szCs w:val="32"/>
        </w:rPr>
        <w:t>Sebagian mahasiswa Universitas Islam Madinah bertugas untuk mengawasi kambing-kambing atau unta-unta yang hendak disembelih agar memenuhi persyaratan penyembelihan</w:t>
      </w:r>
      <w:r w:rsidR="005F4021">
        <w:rPr>
          <w:rFonts w:ascii="Souvenir Lt BT" w:hAnsi="Souvenir Lt BT" w:cs="Traditional Arabic"/>
          <w:szCs w:val="32"/>
        </w:rPr>
        <w:t>.</w:t>
      </w:r>
    </w:p>
    <w:p w14:paraId="5726B82A" w14:textId="7F462C51" w:rsidR="005F4021" w:rsidRPr="005F4021" w:rsidRDefault="001F6FBA" w:rsidP="005F4021">
      <w:pPr>
        <w:pStyle w:val="NormalWeb"/>
        <w:numPr>
          <w:ilvl w:val="0"/>
          <w:numId w:val="13"/>
        </w:numPr>
        <w:shd w:val="clear" w:color="auto" w:fill="FFFFFF"/>
        <w:spacing w:before="0" w:beforeAutospacing="0" w:after="0" w:afterAutospacing="0" w:line="276" w:lineRule="auto"/>
        <w:jc w:val="both"/>
        <w:rPr>
          <w:rStyle w:val="Kuat"/>
          <w:rFonts w:ascii="Souvenir Lt BT" w:hAnsi="Souvenir Lt BT" w:cs="Traditional Arabic"/>
          <w:b w:val="0"/>
          <w:bCs w:val="0"/>
          <w:szCs w:val="32"/>
        </w:rPr>
      </w:pPr>
      <w:r w:rsidRPr="00503446">
        <w:rPr>
          <w:rFonts w:ascii="Souvenir Lt BT" w:hAnsi="Souvenir Lt BT" w:cs="Traditional Arabic"/>
          <w:szCs w:val="32"/>
        </w:rPr>
        <w:t xml:space="preserve">Daging hewan-hewan tersebut tidak diperjualbelikan dan tidak juga terbuang </w:t>
      </w:r>
      <w:r w:rsidR="005F4021">
        <w:rPr>
          <w:rFonts w:ascii="Souvenir Lt BT" w:hAnsi="Souvenir Lt BT" w:cs="Traditional Arabic"/>
          <w:szCs w:val="32"/>
        </w:rPr>
        <w:t>secara cuma-cuma</w:t>
      </w:r>
      <w:r w:rsidRPr="00503446">
        <w:rPr>
          <w:rFonts w:ascii="Souvenir Lt BT" w:hAnsi="Souvenir Lt BT" w:cs="Traditional Arabic"/>
          <w:szCs w:val="32"/>
        </w:rPr>
        <w:t>, akan tetapi dikirim ke negara-negara miskin yang membutuhkan daging-daging tersebut.</w:t>
      </w:r>
    </w:p>
    <w:p w14:paraId="6635A016" w14:textId="4DE6D581" w:rsidR="001F6FBA" w:rsidRPr="00E26FB5" w:rsidRDefault="001F6FBA" w:rsidP="005F4021">
      <w:pPr>
        <w:pStyle w:val="NormalWeb"/>
        <w:shd w:val="clear" w:color="auto" w:fill="FFFFFF"/>
        <w:spacing w:before="0" w:beforeAutospacing="0" w:after="0" w:afterAutospacing="0" w:line="276" w:lineRule="auto"/>
        <w:ind w:firstLine="720"/>
        <w:jc w:val="both"/>
        <w:rPr>
          <w:rFonts w:ascii="Souvenir Lt BT" w:hAnsi="Souvenir Lt BT" w:cs="Traditional Arabic"/>
          <w:i/>
          <w:iCs/>
          <w:szCs w:val="32"/>
        </w:rPr>
      </w:pPr>
      <w:r w:rsidRPr="005F4021">
        <w:rPr>
          <w:rStyle w:val="Kuat"/>
          <w:rFonts w:ascii="Souvenir Lt BT" w:hAnsi="Souvenir Lt BT" w:cs="Traditional Arabic"/>
          <w:szCs w:val="32"/>
        </w:rPr>
        <w:t>Ketiga</w:t>
      </w:r>
      <w:r w:rsidRPr="00AB77D5">
        <w:rPr>
          <w:rFonts w:ascii="Souvenir Lt BT" w:hAnsi="Souvenir Lt BT" w:cs="Traditional Arabic"/>
          <w:szCs w:val="32"/>
        </w:rPr>
        <w:t xml:space="preserve">: Yang wajib bagi para </w:t>
      </w:r>
      <w:r w:rsidR="0071381F" w:rsidRPr="00503446">
        <w:rPr>
          <w:rFonts w:ascii="Souvenir Lt BT" w:hAnsi="Souvenir Lt BT" w:cs="Traditional Arabic"/>
          <w:szCs w:val="32"/>
        </w:rPr>
        <w:t>j</w:t>
      </w:r>
      <w:r w:rsidR="005F4021">
        <w:rPr>
          <w:rFonts w:ascii="Souvenir Lt BT" w:hAnsi="Souvenir Lt BT" w:cs="Traditional Arabic"/>
          <w:szCs w:val="32"/>
        </w:rPr>
        <w:t>a</w:t>
      </w:r>
      <w:r w:rsidR="0071381F" w:rsidRPr="00503446">
        <w:rPr>
          <w:rFonts w:ascii="Souvenir Lt BT" w:hAnsi="Souvenir Lt BT" w:cs="Traditional Arabic"/>
          <w:szCs w:val="32"/>
        </w:rPr>
        <w:t>maah</w:t>
      </w:r>
      <w:r w:rsidRPr="00AB77D5">
        <w:rPr>
          <w:rFonts w:ascii="Souvenir Lt BT" w:hAnsi="Souvenir Lt BT" w:cs="Traditional Arabic"/>
          <w:szCs w:val="32"/>
        </w:rPr>
        <w:t xml:space="preserve"> haji </w:t>
      </w:r>
      <w:proofErr w:type="spellStart"/>
      <w:r w:rsidR="00692FBB">
        <w:rPr>
          <w:rFonts w:ascii="Souvenir Lt BT" w:hAnsi="Souvenir Lt BT" w:cs="Traditional Arabic"/>
          <w:szCs w:val="32"/>
        </w:rPr>
        <w:t>Tamattu</w:t>
      </w:r>
      <w:proofErr w:type="spellEnd"/>
      <w:r w:rsidR="00692FBB">
        <w:rPr>
          <w:rFonts w:ascii="Souvenir Lt BT" w:hAnsi="Souvenir Lt BT" w:cs="Traditional Arabic"/>
          <w:szCs w:val="32"/>
        </w:rPr>
        <w:t>’</w:t>
      </w:r>
      <w:r w:rsidRPr="00AB77D5">
        <w:rPr>
          <w:rFonts w:ascii="Souvenir Lt BT" w:hAnsi="Souvenir Lt BT" w:cs="Traditional Arabic"/>
          <w:szCs w:val="32"/>
        </w:rPr>
        <w:t xml:space="preserve"> hanyalah menyembelih seekor dam saja. Tidak wajib bagi mereka untuk menyembelih kurban, apalagi membayar juga dam pelanggaran. Karena sebagian para penjual kambing telah menipu para </w:t>
      </w:r>
      <w:r w:rsidR="0071381F" w:rsidRPr="00503446">
        <w:rPr>
          <w:rFonts w:ascii="Souvenir Lt BT" w:hAnsi="Souvenir Lt BT" w:cs="Traditional Arabic"/>
          <w:szCs w:val="32"/>
        </w:rPr>
        <w:t>j</w:t>
      </w:r>
      <w:r w:rsidR="00E26FB5">
        <w:rPr>
          <w:rFonts w:ascii="Souvenir Lt BT" w:hAnsi="Souvenir Lt BT" w:cs="Traditional Arabic"/>
          <w:szCs w:val="32"/>
        </w:rPr>
        <w:t>a</w:t>
      </w:r>
      <w:r w:rsidR="0071381F" w:rsidRPr="00503446">
        <w:rPr>
          <w:rFonts w:ascii="Souvenir Lt BT" w:hAnsi="Souvenir Lt BT" w:cs="Traditional Arabic"/>
          <w:szCs w:val="32"/>
        </w:rPr>
        <w:t>maah</w:t>
      </w:r>
      <w:r w:rsidRPr="00AB77D5">
        <w:rPr>
          <w:rFonts w:ascii="Souvenir Lt BT" w:hAnsi="Souvenir Lt BT" w:cs="Traditional Arabic"/>
          <w:szCs w:val="32"/>
        </w:rPr>
        <w:t xml:space="preserve"> haji dengan perkataan mereka, </w:t>
      </w:r>
      <w:r w:rsidR="00A257FA" w:rsidRPr="00E26FB5">
        <w:rPr>
          <w:rFonts w:ascii="Souvenir Lt BT" w:hAnsi="Souvenir Lt BT" w:cs="Traditional Arabic"/>
          <w:i/>
          <w:iCs/>
          <w:szCs w:val="32"/>
        </w:rPr>
        <w:t>“</w:t>
      </w:r>
      <w:r w:rsidRPr="00E26FB5">
        <w:rPr>
          <w:rFonts w:ascii="Souvenir Lt BT" w:hAnsi="Souvenir Lt BT" w:cs="Traditional Arabic"/>
          <w:i/>
          <w:iCs/>
          <w:szCs w:val="32"/>
        </w:rPr>
        <w:t xml:space="preserve">Harus beli dam pelanggaran, karena bagaimanapun juga </w:t>
      </w:r>
      <w:r w:rsidR="00037DD9">
        <w:rPr>
          <w:rFonts w:ascii="Souvenir Lt BT" w:hAnsi="Souvenir Lt BT" w:cs="Traditional Arabic"/>
          <w:i/>
          <w:iCs/>
          <w:szCs w:val="32"/>
        </w:rPr>
        <w:t>jamaah</w:t>
      </w:r>
      <w:r w:rsidRPr="00E26FB5">
        <w:rPr>
          <w:rFonts w:ascii="Souvenir Lt BT" w:hAnsi="Souvenir Lt BT" w:cs="Traditional Arabic"/>
          <w:i/>
          <w:iCs/>
          <w:szCs w:val="32"/>
        </w:rPr>
        <w:t xml:space="preserve"> haji pasti melakukan pelanggaran</w:t>
      </w:r>
      <w:r w:rsidR="00E26FB5">
        <w:rPr>
          <w:rFonts w:ascii="Souvenir Lt BT" w:hAnsi="Souvenir Lt BT" w:cs="Traditional Arabic"/>
          <w:i/>
          <w:iCs/>
          <w:szCs w:val="32"/>
        </w:rPr>
        <w:t>.</w:t>
      </w:r>
      <w:r w:rsidR="00A257FA" w:rsidRPr="00E26FB5">
        <w:rPr>
          <w:rFonts w:ascii="Souvenir Lt BT" w:hAnsi="Souvenir Lt BT" w:cs="Traditional Arabic"/>
          <w:i/>
          <w:iCs/>
          <w:szCs w:val="32"/>
        </w:rPr>
        <w:t>”</w:t>
      </w:r>
    </w:p>
    <w:p w14:paraId="324B6A06" w14:textId="1D5D7846" w:rsidR="001F6FBA" w:rsidRPr="00AB77D5" w:rsidRDefault="001F6FBA" w:rsidP="00E26FB5">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Fonts w:ascii="Souvenir Lt BT" w:hAnsi="Souvenir Lt BT" w:cs="Traditional Arabic"/>
          <w:szCs w:val="32"/>
        </w:rPr>
        <w:t>Adapun hewan kurban, maka hukumnya</w:t>
      </w:r>
      <w:r w:rsidR="00E26FB5">
        <w:rPr>
          <w:rFonts w:ascii="Souvenir Lt BT" w:hAnsi="Souvenir Lt BT" w:cs="Traditional Arabic"/>
          <w:szCs w:val="32"/>
        </w:rPr>
        <w:t>—</w:t>
      </w:r>
      <w:r w:rsidRPr="00AB77D5">
        <w:rPr>
          <w:rFonts w:ascii="Souvenir Lt BT" w:hAnsi="Souvenir Lt BT" w:cs="Traditional Arabic"/>
          <w:szCs w:val="32"/>
        </w:rPr>
        <w:t>menurut pendapat yang lebih kuat sebagaimana telah lalu penjelasannya</w:t>
      </w:r>
      <w:r w:rsidR="00E26FB5">
        <w:rPr>
          <w:rFonts w:ascii="Souvenir Lt BT" w:hAnsi="Souvenir Lt BT" w:cs="Traditional Arabic"/>
          <w:szCs w:val="32"/>
        </w:rPr>
        <w:t>—</w:t>
      </w:r>
      <w:r w:rsidRPr="00AB77D5">
        <w:rPr>
          <w:rFonts w:ascii="Souvenir Lt BT" w:hAnsi="Souvenir Lt BT" w:cs="Traditional Arabic"/>
          <w:szCs w:val="32"/>
        </w:rPr>
        <w:t xml:space="preserve">adalah tidak </w:t>
      </w:r>
      <w:r w:rsidR="00E26FB5" w:rsidRPr="00AB77D5">
        <w:rPr>
          <w:rFonts w:ascii="Souvenir Lt BT" w:hAnsi="Souvenir Lt BT" w:cs="Traditional Arabic"/>
          <w:szCs w:val="32"/>
        </w:rPr>
        <w:t>d</w:t>
      </w:r>
      <w:r w:rsidR="00E26FB5">
        <w:rPr>
          <w:rFonts w:ascii="Souvenir Lt BT" w:hAnsi="Souvenir Lt BT" w:cs="Traditional Arabic"/>
          <w:szCs w:val="32"/>
        </w:rPr>
        <w:t>isya</w:t>
      </w:r>
      <w:r w:rsidR="00E26FB5" w:rsidRPr="00AB77D5">
        <w:rPr>
          <w:rFonts w:ascii="Souvenir Lt BT" w:hAnsi="Souvenir Lt BT" w:cs="Traditional Arabic"/>
          <w:szCs w:val="32"/>
        </w:rPr>
        <w:t>riatkan</w:t>
      </w:r>
      <w:r w:rsidRPr="00AB77D5">
        <w:rPr>
          <w:rFonts w:ascii="Souvenir Lt BT" w:hAnsi="Souvenir Lt BT" w:cs="Traditional Arabic"/>
          <w:szCs w:val="32"/>
        </w:rPr>
        <w:t xml:space="preserve"> bagi </w:t>
      </w:r>
      <w:r w:rsidR="00E26FB5">
        <w:rPr>
          <w:rFonts w:ascii="Souvenir Lt BT" w:hAnsi="Souvenir Lt BT" w:cs="Traditional Arabic"/>
          <w:szCs w:val="32"/>
        </w:rPr>
        <w:t>ja</w:t>
      </w:r>
      <w:r w:rsidR="0071381F" w:rsidRPr="00503446">
        <w:rPr>
          <w:rFonts w:ascii="Souvenir Lt BT" w:hAnsi="Souvenir Lt BT" w:cs="Traditional Arabic"/>
          <w:szCs w:val="32"/>
        </w:rPr>
        <w:t>maah</w:t>
      </w:r>
      <w:r w:rsidRPr="00AB77D5">
        <w:rPr>
          <w:rFonts w:ascii="Souvenir Lt BT" w:hAnsi="Souvenir Lt BT" w:cs="Traditional Arabic"/>
          <w:szCs w:val="32"/>
        </w:rPr>
        <w:t xml:space="preserve"> haji.</w:t>
      </w:r>
    </w:p>
    <w:p w14:paraId="4C35B41A" w14:textId="77777777" w:rsidR="00C25D17" w:rsidRDefault="00C25D17" w:rsidP="009C63B5">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rPr>
          <w:rFonts w:ascii="Souvenir Lt BT" w:hAnsi="Souvenir Lt BT" w:cs="Traditional Arabic"/>
          <w:b/>
          <w:bCs/>
          <w:color w:val="auto"/>
          <w:sz w:val="24"/>
          <w:szCs w:val="32"/>
        </w:rPr>
      </w:pPr>
    </w:p>
    <w:p w14:paraId="122F2F97" w14:textId="2B701917" w:rsidR="001F6FBA" w:rsidRPr="00AB77D5" w:rsidRDefault="0042429E" w:rsidP="00C25D17">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center"/>
        <w:rPr>
          <w:rFonts w:ascii="Souvenir Lt BT" w:eastAsia="Times New Roman" w:hAnsi="Souvenir Lt BT" w:cs="Traditional Arabic"/>
          <w:b/>
          <w:bCs/>
          <w:color w:val="auto"/>
          <w:sz w:val="24"/>
          <w:szCs w:val="32"/>
          <w:bdr w:val="none" w:sz="0" w:space="0" w:color="auto"/>
        </w:rPr>
      </w:pPr>
      <w:r>
        <w:rPr>
          <w:rFonts w:ascii="Souvenir Lt BT" w:hAnsi="Souvenir Lt BT" w:cs="Traditional Arabic"/>
          <w:b/>
          <w:bCs/>
          <w:color w:val="auto"/>
          <w:sz w:val="24"/>
          <w:szCs w:val="32"/>
        </w:rPr>
        <w:t>***</w:t>
      </w:r>
      <w:r w:rsidR="001F6FBA" w:rsidRPr="00AB77D5">
        <w:rPr>
          <w:rFonts w:ascii="Souvenir Lt BT" w:hAnsi="Souvenir Lt BT" w:cs="Traditional Arabic"/>
          <w:b/>
          <w:bCs/>
          <w:color w:val="auto"/>
          <w:sz w:val="24"/>
          <w:szCs w:val="32"/>
        </w:rPr>
        <w:br w:type="page"/>
      </w:r>
    </w:p>
    <w:p w14:paraId="37416B4E" w14:textId="77777777" w:rsidR="001F6FBA" w:rsidRPr="00AB77D5" w:rsidRDefault="001F6FBA" w:rsidP="009C63B5">
      <w:pPr>
        <w:pStyle w:val="NormalWeb"/>
        <w:shd w:val="clear" w:color="auto" w:fill="FFFFFF"/>
        <w:spacing w:before="0" w:beforeAutospacing="0" w:after="0" w:afterAutospacing="0" w:line="276" w:lineRule="auto"/>
        <w:rPr>
          <w:rFonts w:ascii="Souvenir Lt BT" w:hAnsi="Souvenir Lt BT" w:cs="Traditional Arabic"/>
          <w:b/>
          <w:bCs/>
          <w:color w:val="000000" w:themeColor="text1"/>
          <w:szCs w:val="32"/>
        </w:rPr>
      </w:pPr>
    </w:p>
    <w:p w14:paraId="63BE52B2" w14:textId="0AC89458" w:rsidR="00335288" w:rsidRPr="00AB77D5" w:rsidRDefault="00335288" w:rsidP="009C63B5">
      <w:pPr>
        <w:pStyle w:val="NormalWeb"/>
        <w:shd w:val="clear" w:color="auto" w:fill="FFFFFF"/>
        <w:spacing w:before="0" w:beforeAutospacing="0" w:after="0" w:afterAutospacing="0" w:line="276" w:lineRule="auto"/>
        <w:rPr>
          <w:rFonts w:ascii="Souvenir Lt BT" w:hAnsi="Souvenir Lt BT" w:cs="Traditional Arabic"/>
          <w:b/>
          <w:bCs/>
          <w:color w:val="FF0000"/>
          <w:szCs w:val="32"/>
        </w:rPr>
      </w:pPr>
      <w:r w:rsidRPr="00AB77D5">
        <w:rPr>
          <w:rFonts w:ascii="Souvenir Lt BT" w:hAnsi="Souvenir Lt BT" w:cs="Traditional Arabic"/>
          <w:b/>
          <w:bCs/>
          <w:color w:val="FF0000"/>
          <w:szCs w:val="32"/>
        </w:rPr>
        <w:t xml:space="preserve">Nomor </w:t>
      </w:r>
      <w:r w:rsidR="0042429E">
        <w:rPr>
          <w:rFonts w:ascii="Souvenir Lt BT" w:hAnsi="Souvenir Lt BT" w:cs="Traditional Arabic"/>
          <w:b/>
          <w:bCs/>
          <w:color w:val="FF0000"/>
          <w:szCs w:val="32"/>
        </w:rPr>
        <w:t>4</w:t>
      </w:r>
      <w:r w:rsidRPr="00AB77D5">
        <w:rPr>
          <w:rFonts w:ascii="Souvenir Lt BT" w:hAnsi="Souvenir Lt BT" w:cs="Traditional Arabic"/>
          <w:b/>
          <w:bCs/>
          <w:color w:val="FF0000"/>
          <w:szCs w:val="32"/>
        </w:rPr>
        <w:t>.10</w:t>
      </w:r>
    </w:p>
    <w:p w14:paraId="17775BD2" w14:textId="5C5C73E4" w:rsidR="00335288" w:rsidRPr="00AB77D5" w:rsidRDefault="0042429E" w:rsidP="009C63B5">
      <w:pPr>
        <w:pStyle w:val="NormalWeb"/>
        <w:shd w:val="clear" w:color="auto" w:fill="FFFFFF"/>
        <w:spacing w:before="0" w:beforeAutospacing="0" w:after="0" w:afterAutospacing="0" w:line="276" w:lineRule="auto"/>
        <w:jc w:val="center"/>
        <w:rPr>
          <w:rFonts w:ascii="Souvenir Lt BT" w:hAnsi="Souvenir Lt BT" w:cs="Traditional Arabic"/>
          <w:b/>
          <w:bCs/>
          <w:color w:val="000000" w:themeColor="text1"/>
          <w:szCs w:val="32"/>
        </w:rPr>
      </w:pPr>
      <w:r w:rsidRPr="00AB77D5">
        <w:rPr>
          <w:rFonts w:ascii="Souvenir Lt BT" w:hAnsi="Souvenir Lt BT" w:cs="Traditional Arabic"/>
          <w:b/>
          <w:bCs/>
          <w:color w:val="000000" w:themeColor="text1"/>
          <w:szCs w:val="32"/>
        </w:rPr>
        <w:t>KEWANITAAN</w:t>
      </w:r>
    </w:p>
    <w:p w14:paraId="295D71C8" w14:textId="77777777" w:rsidR="00E26FB5" w:rsidRDefault="00E26FB5" w:rsidP="00E26FB5">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b/>
          <w:bCs/>
          <w:color w:val="auto"/>
          <w:sz w:val="24"/>
          <w:szCs w:val="32"/>
          <w:bdr w:val="none" w:sz="0" w:space="0" w:color="auto"/>
          <w:lang w:eastAsia="en-US"/>
        </w:rPr>
      </w:pPr>
    </w:p>
    <w:p w14:paraId="590A4301" w14:textId="1CDA2EBD" w:rsidR="007D1E87" w:rsidRPr="00AB77D5" w:rsidRDefault="007D1E87" w:rsidP="00E26FB5">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AB77D5">
        <w:rPr>
          <w:rFonts w:ascii="Souvenir Lt BT" w:eastAsiaTheme="minorHAnsi" w:hAnsi="Souvenir Lt BT" w:cs="Traditional Arabic"/>
          <w:b/>
          <w:bCs/>
          <w:color w:val="auto"/>
          <w:sz w:val="24"/>
          <w:szCs w:val="32"/>
          <w:bdr w:val="none" w:sz="0" w:space="0" w:color="auto"/>
          <w:lang w:eastAsia="en-US"/>
        </w:rPr>
        <w:t xml:space="preserve">Pertanyaan </w:t>
      </w:r>
      <w:r w:rsidR="00366671" w:rsidRPr="00AB77D5">
        <w:rPr>
          <w:rFonts w:ascii="Souvenir Lt BT" w:eastAsiaTheme="minorHAnsi" w:hAnsi="Souvenir Lt BT" w:cs="Traditional Arabic"/>
          <w:b/>
          <w:bCs/>
          <w:color w:val="auto"/>
          <w:sz w:val="24"/>
          <w:szCs w:val="32"/>
          <w:bdr w:val="none" w:sz="0" w:space="0" w:color="auto"/>
          <w:lang w:eastAsia="en-US"/>
        </w:rPr>
        <w:t>1</w:t>
      </w:r>
      <w:r w:rsidRPr="00503446">
        <w:rPr>
          <w:rFonts w:ascii="Souvenir Lt BT" w:eastAsiaTheme="minorHAnsi" w:hAnsi="Souvenir Lt BT" w:cs="Traditional Arabic"/>
          <w:color w:val="auto"/>
          <w:sz w:val="24"/>
          <w:szCs w:val="32"/>
          <w:bdr w:val="none" w:sz="0" w:space="0" w:color="auto"/>
          <w:lang w:eastAsia="en-US"/>
        </w:rPr>
        <w:t>: Bolehka</w:t>
      </w:r>
      <w:r w:rsidR="00E26FB5">
        <w:rPr>
          <w:rFonts w:ascii="Souvenir Lt BT" w:eastAsiaTheme="minorHAnsi" w:hAnsi="Souvenir Lt BT" w:cs="Traditional Arabic"/>
          <w:color w:val="auto"/>
          <w:sz w:val="24"/>
          <w:szCs w:val="32"/>
          <w:bdr w:val="none" w:sz="0" w:space="0" w:color="auto"/>
          <w:lang w:eastAsia="en-US"/>
        </w:rPr>
        <w:t>h</w:t>
      </w:r>
      <w:r w:rsidRPr="00AB77D5">
        <w:rPr>
          <w:rFonts w:ascii="Souvenir Lt BT" w:eastAsiaTheme="minorHAnsi" w:hAnsi="Souvenir Lt BT" w:cs="Traditional Arabic"/>
          <w:color w:val="auto"/>
          <w:sz w:val="24"/>
          <w:szCs w:val="32"/>
          <w:bdr w:val="none" w:sz="0" w:space="0" w:color="auto"/>
          <w:lang w:eastAsia="en-US"/>
        </w:rPr>
        <w:t xml:space="preserve"> seorang wanita selama haji dan </w:t>
      </w:r>
      <w:r w:rsidR="00C5041D">
        <w:rPr>
          <w:rFonts w:ascii="Souvenir Lt BT" w:eastAsiaTheme="minorHAnsi" w:hAnsi="Souvenir Lt BT" w:cs="Traditional Arabic"/>
          <w:color w:val="auto"/>
          <w:sz w:val="24"/>
          <w:szCs w:val="32"/>
          <w:bdr w:val="none" w:sz="0" w:space="0" w:color="auto"/>
          <w:lang w:eastAsia="en-US"/>
        </w:rPr>
        <w:t>umrah</w:t>
      </w:r>
      <w:r w:rsidRPr="00AB77D5">
        <w:rPr>
          <w:rFonts w:ascii="Souvenir Lt BT" w:eastAsiaTheme="minorHAnsi" w:hAnsi="Souvenir Lt BT" w:cs="Traditional Arabic"/>
          <w:color w:val="auto"/>
          <w:sz w:val="24"/>
          <w:szCs w:val="32"/>
          <w:bdr w:val="none" w:sz="0" w:space="0" w:color="auto"/>
          <w:lang w:eastAsia="en-US"/>
        </w:rPr>
        <w:t xml:space="preserve"> menggunakan obat penunda haid</w:t>
      </w:r>
      <w:r w:rsidR="00E26FB5">
        <w:rPr>
          <w:rFonts w:ascii="Souvenir Lt BT" w:eastAsiaTheme="minorHAnsi" w:hAnsi="Souvenir Lt BT" w:cs="Traditional Arabic"/>
          <w:color w:val="auto"/>
          <w:sz w:val="24"/>
          <w:szCs w:val="32"/>
          <w:bdr w:val="none" w:sz="0" w:space="0" w:color="auto"/>
          <w:lang w:eastAsia="en-US"/>
        </w:rPr>
        <w:t>?</w:t>
      </w:r>
    </w:p>
    <w:p w14:paraId="79B974A5" w14:textId="2C2AFD18" w:rsidR="007D1E87" w:rsidRPr="00E26FB5" w:rsidRDefault="00E26FB5" w:rsidP="009C63B5">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b/>
          <w:bCs/>
          <w:color w:val="auto"/>
          <w:sz w:val="24"/>
          <w:szCs w:val="32"/>
          <w:bdr w:val="none" w:sz="0" w:space="0" w:color="auto"/>
          <w:lang w:eastAsia="en-US"/>
        </w:rPr>
      </w:pPr>
      <w:r>
        <w:rPr>
          <w:rFonts w:ascii="Souvenir Lt BT" w:eastAsiaTheme="minorHAnsi" w:hAnsi="Souvenir Lt BT" w:cs="Traditional Arabic"/>
          <w:color w:val="auto"/>
          <w:sz w:val="24"/>
          <w:szCs w:val="32"/>
          <w:bdr w:val="none" w:sz="0" w:space="0" w:color="auto"/>
          <w:lang w:eastAsia="en-US"/>
        </w:rPr>
        <w:tab/>
      </w:r>
      <w:r>
        <w:rPr>
          <w:rFonts w:ascii="Souvenir Lt BT" w:eastAsiaTheme="minorHAnsi" w:hAnsi="Souvenir Lt BT" w:cs="Traditional Arabic"/>
          <w:b/>
          <w:bCs/>
          <w:color w:val="auto"/>
          <w:sz w:val="24"/>
          <w:szCs w:val="32"/>
          <w:bdr w:val="none" w:sz="0" w:space="0" w:color="auto"/>
          <w:lang w:eastAsia="en-US"/>
        </w:rPr>
        <w:t>Jawab:</w:t>
      </w:r>
    </w:p>
    <w:p w14:paraId="5ABCE4BC" w14:textId="3A9D4BD5" w:rsidR="007D1E87" w:rsidRPr="00AB77D5" w:rsidRDefault="007D1E87" w:rsidP="00E26FB5">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AB77D5">
        <w:rPr>
          <w:rFonts w:ascii="Souvenir Lt BT" w:eastAsiaTheme="minorHAnsi" w:hAnsi="Souvenir Lt BT" w:cs="Traditional Arabic"/>
          <w:color w:val="auto"/>
          <w:sz w:val="24"/>
          <w:szCs w:val="32"/>
          <w:bdr w:val="none" w:sz="0" w:space="0" w:color="auto"/>
          <w:lang w:eastAsia="en-US"/>
        </w:rPr>
        <w:t>Boleh menggunakan obat penunda haid selama tidak menimbulkan ke</w:t>
      </w:r>
      <w:r w:rsidR="00BB449B">
        <w:rPr>
          <w:rFonts w:ascii="Souvenir Lt BT" w:eastAsiaTheme="minorHAnsi" w:hAnsi="Souvenir Lt BT" w:cs="Traditional Arabic"/>
          <w:color w:val="auto"/>
          <w:sz w:val="24"/>
          <w:szCs w:val="32"/>
          <w:bdr w:val="none" w:sz="0" w:space="0" w:color="auto"/>
          <w:lang w:eastAsia="en-US"/>
        </w:rPr>
        <w:t>mudarat</w:t>
      </w:r>
      <w:r w:rsidRPr="00AB77D5">
        <w:rPr>
          <w:rFonts w:ascii="Souvenir Lt BT" w:eastAsiaTheme="minorHAnsi" w:hAnsi="Souvenir Lt BT" w:cs="Traditional Arabic"/>
          <w:color w:val="auto"/>
          <w:sz w:val="24"/>
          <w:szCs w:val="32"/>
          <w:bdr w:val="none" w:sz="0" w:space="0" w:color="auto"/>
          <w:lang w:eastAsia="en-US"/>
        </w:rPr>
        <w:t xml:space="preserve">an bagi wanita. </w:t>
      </w:r>
      <w:r w:rsidR="006703A3">
        <w:rPr>
          <w:rFonts w:ascii="Souvenir Lt BT" w:eastAsiaTheme="minorHAnsi" w:hAnsi="Souvenir Lt BT" w:cs="Traditional Arabic"/>
          <w:color w:val="auto"/>
          <w:sz w:val="24"/>
          <w:szCs w:val="32"/>
          <w:bdr w:val="none" w:sz="0" w:space="0" w:color="auto"/>
          <w:lang w:eastAsia="en-US"/>
        </w:rPr>
        <w:t xml:space="preserve">Syekh Bin </w:t>
      </w:r>
      <w:proofErr w:type="spellStart"/>
      <w:r w:rsidR="006703A3">
        <w:rPr>
          <w:rFonts w:ascii="Souvenir Lt BT" w:eastAsiaTheme="minorHAnsi" w:hAnsi="Souvenir Lt BT" w:cs="Traditional Arabic"/>
          <w:color w:val="auto"/>
          <w:sz w:val="24"/>
          <w:szCs w:val="32"/>
          <w:bdr w:val="none" w:sz="0" w:space="0" w:color="auto"/>
          <w:lang w:eastAsia="en-US"/>
        </w:rPr>
        <w:t>Baz</w:t>
      </w:r>
      <w:proofErr w:type="spellEnd"/>
      <w:r w:rsidRPr="00AB77D5">
        <w:rPr>
          <w:rFonts w:ascii="Souvenir Lt BT" w:eastAsiaTheme="minorHAnsi" w:hAnsi="Souvenir Lt BT" w:cs="Traditional Arabic"/>
          <w:color w:val="auto"/>
          <w:sz w:val="24"/>
          <w:szCs w:val="32"/>
          <w:bdr w:val="none" w:sz="0" w:space="0" w:color="auto"/>
          <w:lang w:eastAsia="en-US"/>
        </w:rPr>
        <w:t xml:space="preserve"> </w:t>
      </w:r>
      <w:r w:rsidR="00833DAA">
        <w:rPr>
          <w:rFonts w:ascii="Souvenir Lt BT" w:eastAsiaTheme="minorHAnsi" w:hAnsi="Souvenir Lt BT" w:cs="Traditional Arabic"/>
          <w:color w:val="auto"/>
          <w:sz w:val="24"/>
          <w:szCs w:val="32"/>
          <w:bdr w:val="none" w:sz="0" w:space="0" w:color="auto"/>
          <w:lang w:eastAsia="en-US"/>
        </w:rPr>
        <w:t>berkata,</w:t>
      </w:r>
    </w:p>
    <w:p w14:paraId="1B9FF7CF" w14:textId="0611F45E" w:rsidR="007D1E87" w:rsidRPr="00AB77D5" w:rsidRDefault="00A233C5" w:rsidP="009C63B5">
      <w:pPr>
        <w:pBdr>
          <w:top w:val="none" w:sz="0" w:space="0" w:color="auto"/>
          <w:left w:val="none" w:sz="0" w:space="0" w:color="auto"/>
          <w:bottom w:val="none" w:sz="0" w:space="0" w:color="auto"/>
          <w:right w:val="none" w:sz="0" w:space="0" w:color="auto"/>
          <w:between w:val="none" w:sz="0" w:space="0" w:color="auto"/>
          <w:bar w:val="none" w:sz="0" w:color="auto"/>
        </w:pBdr>
        <w:spacing w:after="0" w:line="259" w:lineRule="auto"/>
        <w:jc w:val="both"/>
        <w:rPr>
          <w:rFonts w:ascii="Souvenir Lt BT" w:eastAsiaTheme="minorHAnsi" w:hAnsi="Souvenir Lt BT" w:cs="Traditional Arabic"/>
          <w:color w:val="auto"/>
          <w:sz w:val="24"/>
          <w:szCs w:val="32"/>
          <w:bdr w:val="none" w:sz="0" w:space="0" w:color="auto"/>
          <w:lang w:eastAsia="en-US"/>
        </w:rPr>
      </w:pPr>
      <w:r>
        <w:rPr>
          <w:rFonts w:ascii="Souvenir Lt BT" w:eastAsiaTheme="minorHAnsi" w:hAnsi="Souvenir Lt BT" w:cs="Traditional Arabic"/>
          <w:color w:val="auto"/>
          <w:sz w:val="24"/>
          <w:szCs w:val="32"/>
          <w:bdr w:val="none" w:sz="0" w:space="0" w:color="auto"/>
          <w:rtl/>
          <w:lang w:eastAsia="en-US"/>
        </w:rPr>
        <w:t>لَا</w:t>
      </w:r>
      <w:r w:rsidR="007D1E87" w:rsidRPr="00AB77D5">
        <w:rPr>
          <w:rFonts w:ascii="Souvenir Lt BT" w:eastAsiaTheme="minorHAnsi" w:hAnsi="Souvenir Lt BT" w:cs="Traditional Arabic"/>
          <w:color w:val="auto"/>
          <w:sz w:val="24"/>
          <w:szCs w:val="32"/>
          <w:bdr w:val="none" w:sz="0" w:space="0" w:color="auto"/>
          <w:rtl/>
          <w:lang w:eastAsia="en-US"/>
        </w:rPr>
        <w:t xml:space="preserve"> حَرَجَ أَنْ تَأْخُذَ الْمَرْأَةُ حُبُوْبَ مَنْعِ الْحَمْلِ لِتَمْنَعَ الدَّوْرَةَ الشَّهْرِيَّةَ أَيَّامَ رَمَضَانَ حَتَّى تَصُوْمَ مَعَ النَّاسِ، وَفِي أَيَّامِ الْحَجِّ حَتَّى تَطُوْفَ مَعَ النَّاسِ، وَ</w:t>
      </w:r>
      <w:r>
        <w:rPr>
          <w:rFonts w:ascii="Souvenir Lt BT" w:eastAsiaTheme="minorHAnsi" w:hAnsi="Souvenir Lt BT" w:cs="Traditional Arabic"/>
          <w:color w:val="auto"/>
          <w:sz w:val="24"/>
          <w:szCs w:val="32"/>
          <w:bdr w:val="none" w:sz="0" w:space="0" w:color="auto"/>
          <w:rtl/>
          <w:lang w:eastAsia="en-US"/>
        </w:rPr>
        <w:t>لَا</w:t>
      </w:r>
      <w:r w:rsidR="007D1E87" w:rsidRPr="00AB77D5">
        <w:rPr>
          <w:rFonts w:ascii="Souvenir Lt BT" w:eastAsiaTheme="minorHAnsi" w:hAnsi="Souvenir Lt BT" w:cs="Traditional Arabic"/>
          <w:color w:val="auto"/>
          <w:sz w:val="24"/>
          <w:szCs w:val="32"/>
          <w:bdr w:val="none" w:sz="0" w:space="0" w:color="auto"/>
          <w:rtl/>
          <w:lang w:eastAsia="en-US"/>
        </w:rPr>
        <w:t xml:space="preserve"> تَتَعَطَّلُ عَنْ أَعْمَالِ الْحَجِّ وَإِنْ وُجِدَ غَيْرُ الْحُبُوْبِ شَيْءٌ يَمْنَعُ مِنَ الدَّوْرَةِ فَ</w:t>
      </w:r>
      <w:r>
        <w:rPr>
          <w:rFonts w:ascii="Souvenir Lt BT" w:eastAsiaTheme="minorHAnsi" w:hAnsi="Souvenir Lt BT" w:cs="Traditional Arabic"/>
          <w:color w:val="auto"/>
          <w:sz w:val="24"/>
          <w:szCs w:val="32"/>
          <w:bdr w:val="none" w:sz="0" w:space="0" w:color="auto"/>
          <w:rtl/>
          <w:lang w:eastAsia="en-US"/>
        </w:rPr>
        <w:t>لَا</w:t>
      </w:r>
      <w:r w:rsidR="007D1E87" w:rsidRPr="00AB77D5">
        <w:rPr>
          <w:rFonts w:ascii="Souvenir Lt BT" w:eastAsiaTheme="minorHAnsi" w:hAnsi="Souvenir Lt BT" w:cs="Traditional Arabic"/>
          <w:color w:val="auto"/>
          <w:sz w:val="24"/>
          <w:szCs w:val="32"/>
          <w:bdr w:val="none" w:sz="0" w:space="0" w:color="auto"/>
          <w:rtl/>
          <w:lang w:eastAsia="en-US"/>
        </w:rPr>
        <w:t xml:space="preserve"> بَأْسَ إِذَا لَمْ يَكُنْ فِيْهِ مَحْذُوْرٌ شَرْعًا أَوْ مَضَرَّةٌ</w:t>
      </w:r>
    </w:p>
    <w:p w14:paraId="62F28F2C" w14:textId="3F0DA856" w:rsidR="007D1E87" w:rsidRPr="00AB77D5" w:rsidRDefault="00A257FA" w:rsidP="009C63B5">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rtl/>
          <w:lang w:eastAsia="en-US"/>
        </w:rPr>
      </w:pPr>
      <w:r w:rsidRPr="0005132B">
        <w:rPr>
          <w:rFonts w:ascii="Souvenir Lt BT" w:eastAsiaTheme="minorHAnsi" w:hAnsi="Souvenir Lt BT" w:cs="Traditional Arabic"/>
          <w:i/>
          <w:iCs/>
          <w:color w:val="auto"/>
          <w:sz w:val="24"/>
          <w:szCs w:val="32"/>
          <w:bdr w:val="none" w:sz="0" w:space="0" w:color="auto"/>
          <w:lang w:eastAsia="en-US"/>
        </w:rPr>
        <w:t>“</w:t>
      </w:r>
      <w:r w:rsidR="007D1E87" w:rsidRPr="0005132B">
        <w:rPr>
          <w:rFonts w:ascii="Souvenir Lt BT" w:eastAsiaTheme="minorHAnsi" w:hAnsi="Souvenir Lt BT" w:cs="Traditional Arabic"/>
          <w:i/>
          <w:iCs/>
          <w:color w:val="auto"/>
          <w:sz w:val="24"/>
          <w:szCs w:val="32"/>
          <w:bdr w:val="none" w:sz="0" w:space="0" w:color="auto"/>
          <w:lang w:eastAsia="en-US"/>
        </w:rPr>
        <w:t>Tidak mengapa bagi seorang wanita untuk menggunakan obat tablet penunda haid selama bulan Ramadhan hingga ia bisa berpuasa bersama orang-orang lain</w:t>
      </w:r>
      <w:r w:rsidR="00D21D1C">
        <w:rPr>
          <w:rFonts w:ascii="Souvenir Lt BT" w:eastAsiaTheme="minorHAnsi" w:hAnsi="Souvenir Lt BT" w:cs="Traditional Arabic"/>
          <w:i/>
          <w:iCs/>
          <w:color w:val="auto"/>
          <w:sz w:val="24"/>
          <w:szCs w:val="32"/>
          <w:bdr w:val="none" w:sz="0" w:space="0" w:color="auto"/>
          <w:lang w:eastAsia="en-US"/>
        </w:rPr>
        <w:t>.</w:t>
      </w:r>
      <w:r w:rsidR="007D1E87" w:rsidRPr="0005132B">
        <w:rPr>
          <w:rFonts w:ascii="Souvenir Lt BT" w:eastAsiaTheme="minorHAnsi" w:hAnsi="Souvenir Lt BT" w:cs="Traditional Arabic"/>
          <w:i/>
          <w:iCs/>
          <w:color w:val="auto"/>
          <w:sz w:val="24"/>
          <w:szCs w:val="32"/>
          <w:bdr w:val="none" w:sz="0" w:space="0" w:color="auto"/>
          <w:lang w:eastAsia="en-US"/>
        </w:rPr>
        <w:t xml:space="preserve"> </w:t>
      </w:r>
      <w:r w:rsidR="00D21D1C" w:rsidRPr="0005132B">
        <w:rPr>
          <w:rFonts w:ascii="Souvenir Lt BT" w:eastAsiaTheme="minorHAnsi" w:hAnsi="Souvenir Lt BT" w:cs="Traditional Arabic"/>
          <w:i/>
          <w:iCs/>
          <w:color w:val="auto"/>
          <w:sz w:val="24"/>
          <w:szCs w:val="32"/>
          <w:bdr w:val="none" w:sz="0" w:space="0" w:color="auto"/>
          <w:lang w:eastAsia="en-US"/>
        </w:rPr>
        <w:t>Demikian</w:t>
      </w:r>
      <w:r w:rsidR="007D1E87" w:rsidRPr="0005132B">
        <w:rPr>
          <w:rFonts w:ascii="Souvenir Lt BT" w:eastAsiaTheme="minorHAnsi" w:hAnsi="Souvenir Lt BT" w:cs="Traditional Arabic"/>
          <w:i/>
          <w:iCs/>
          <w:color w:val="auto"/>
          <w:sz w:val="24"/>
          <w:szCs w:val="32"/>
          <w:bdr w:val="none" w:sz="0" w:space="0" w:color="auto"/>
          <w:lang w:eastAsia="en-US"/>
        </w:rPr>
        <w:t xml:space="preserve"> juga tatkala hari-hari haji agar ia bisa </w:t>
      </w:r>
      <w:r w:rsidR="00635B13" w:rsidRPr="0005132B">
        <w:rPr>
          <w:rFonts w:ascii="Souvenir Lt BT" w:eastAsiaTheme="minorHAnsi" w:hAnsi="Souvenir Lt BT" w:cs="Traditional Arabic"/>
          <w:i/>
          <w:iCs/>
          <w:color w:val="auto"/>
          <w:sz w:val="24"/>
          <w:szCs w:val="32"/>
          <w:bdr w:val="none" w:sz="0" w:space="0" w:color="auto"/>
          <w:lang w:eastAsia="en-US"/>
        </w:rPr>
        <w:t>tawaf</w:t>
      </w:r>
      <w:r w:rsidR="007D1E87" w:rsidRPr="0005132B">
        <w:rPr>
          <w:rFonts w:ascii="Souvenir Lt BT" w:eastAsiaTheme="minorHAnsi" w:hAnsi="Souvenir Lt BT" w:cs="Traditional Arabic"/>
          <w:i/>
          <w:iCs/>
          <w:color w:val="auto"/>
          <w:sz w:val="24"/>
          <w:szCs w:val="32"/>
          <w:bdr w:val="none" w:sz="0" w:space="0" w:color="auto"/>
          <w:lang w:eastAsia="en-US"/>
        </w:rPr>
        <w:t xml:space="preserve"> bersama </w:t>
      </w:r>
      <w:r w:rsidR="00037DD9">
        <w:rPr>
          <w:rFonts w:ascii="Souvenir Lt BT" w:eastAsiaTheme="minorHAnsi" w:hAnsi="Souvenir Lt BT" w:cs="Traditional Arabic"/>
          <w:i/>
          <w:iCs/>
          <w:color w:val="auto"/>
          <w:sz w:val="24"/>
          <w:szCs w:val="32"/>
          <w:bdr w:val="none" w:sz="0" w:space="0" w:color="auto"/>
          <w:lang w:eastAsia="en-US"/>
        </w:rPr>
        <w:t>jamaah</w:t>
      </w:r>
      <w:r w:rsidR="007D1E87" w:rsidRPr="0005132B">
        <w:rPr>
          <w:rFonts w:ascii="Souvenir Lt BT" w:eastAsiaTheme="minorHAnsi" w:hAnsi="Souvenir Lt BT" w:cs="Traditional Arabic"/>
          <w:i/>
          <w:iCs/>
          <w:color w:val="auto"/>
          <w:sz w:val="24"/>
          <w:szCs w:val="32"/>
          <w:bdr w:val="none" w:sz="0" w:space="0" w:color="auto"/>
          <w:lang w:eastAsia="en-US"/>
        </w:rPr>
        <w:t xml:space="preserve"> yang lain dan tidak terhalangi dari menjalankan kegiatan haji. Dan jika selain obat tablet ada sesuatu yang lain yang bisa menunda haid maka tidak mengapa dikonsumsi, </w:t>
      </w:r>
      <w:r w:rsidR="007D1E87" w:rsidRPr="0005132B">
        <w:rPr>
          <w:rFonts w:ascii="Souvenir Lt BT" w:eastAsiaTheme="minorHAnsi" w:hAnsi="Souvenir Lt BT" w:cs="Traditional Arabic"/>
          <w:b/>
          <w:bCs/>
          <w:i/>
          <w:iCs/>
          <w:color w:val="auto"/>
          <w:sz w:val="24"/>
          <w:szCs w:val="32"/>
          <w:bdr w:val="none" w:sz="0" w:space="0" w:color="auto"/>
          <w:lang w:eastAsia="en-US"/>
        </w:rPr>
        <w:t xml:space="preserve">selama tidak ada perkara yang haram secara </w:t>
      </w:r>
      <w:proofErr w:type="spellStart"/>
      <w:r w:rsidR="007D1E87" w:rsidRPr="0005132B">
        <w:rPr>
          <w:rFonts w:ascii="Souvenir Lt BT" w:eastAsiaTheme="minorHAnsi" w:hAnsi="Souvenir Lt BT" w:cs="Traditional Arabic"/>
          <w:b/>
          <w:bCs/>
          <w:i/>
          <w:iCs/>
          <w:color w:val="auto"/>
          <w:sz w:val="24"/>
          <w:szCs w:val="32"/>
          <w:bdr w:val="none" w:sz="0" w:space="0" w:color="auto"/>
          <w:lang w:eastAsia="en-US"/>
        </w:rPr>
        <w:t>syar</w:t>
      </w:r>
      <w:r w:rsidR="00407380">
        <w:rPr>
          <w:rFonts w:ascii="Souvenir Lt BT" w:eastAsiaTheme="minorHAnsi" w:hAnsi="Souvenir Lt BT" w:cs="Traditional Arabic"/>
          <w:b/>
          <w:bCs/>
          <w:i/>
          <w:iCs/>
          <w:color w:val="auto"/>
          <w:sz w:val="24"/>
          <w:szCs w:val="32"/>
          <w:bdr w:val="none" w:sz="0" w:space="0" w:color="auto"/>
          <w:lang w:eastAsia="en-US"/>
        </w:rPr>
        <w:t>’</w:t>
      </w:r>
      <w:r w:rsidR="0005132B" w:rsidRPr="0005132B">
        <w:rPr>
          <w:rFonts w:ascii="Souvenir Lt BT" w:eastAsiaTheme="minorHAnsi" w:hAnsi="Souvenir Lt BT" w:cs="Traditional Arabic"/>
          <w:b/>
          <w:bCs/>
          <w:i/>
          <w:iCs/>
          <w:color w:val="auto"/>
          <w:sz w:val="24"/>
          <w:szCs w:val="32"/>
          <w:bdr w:val="none" w:sz="0" w:space="0" w:color="auto"/>
          <w:lang w:eastAsia="en-US"/>
        </w:rPr>
        <w:t>i</w:t>
      </w:r>
      <w:proofErr w:type="spellEnd"/>
      <w:r w:rsidR="007D1E87" w:rsidRPr="0005132B">
        <w:rPr>
          <w:rFonts w:ascii="Souvenir Lt BT" w:eastAsiaTheme="minorHAnsi" w:hAnsi="Souvenir Lt BT" w:cs="Traditional Arabic"/>
          <w:b/>
          <w:bCs/>
          <w:i/>
          <w:iCs/>
          <w:color w:val="auto"/>
          <w:sz w:val="24"/>
          <w:szCs w:val="32"/>
          <w:bdr w:val="none" w:sz="0" w:space="0" w:color="auto"/>
          <w:lang w:eastAsia="en-US"/>
        </w:rPr>
        <w:t xml:space="preserve"> atau kemud</w:t>
      </w:r>
      <w:r w:rsidR="0005132B" w:rsidRPr="0005132B">
        <w:rPr>
          <w:rFonts w:ascii="Souvenir Lt BT" w:eastAsiaTheme="minorHAnsi" w:hAnsi="Souvenir Lt BT" w:cs="Traditional Arabic"/>
          <w:b/>
          <w:bCs/>
          <w:i/>
          <w:iCs/>
          <w:color w:val="auto"/>
          <w:sz w:val="24"/>
          <w:szCs w:val="32"/>
          <w:bdr w:val="none" w:sz="0" w:space="0" w:color="auto"/>
          <w:lang w:eastAsia="en-US"/>
        </w:rPr>
        <w:t>a</w:t>
      </w:r>
      <w:r w:rsidR="007D1E87" w:rsidRPr="0005132B">
        <w:rPr>
          <w:rFonts w:ascii="Souvenir Lt BT" w:eastAsiaTheme="minorHAnsi" w:hAnsi="Souvenir Lt BT" w:cs="Traditional Arabic"/>
          <w:b/>
          <w:bCs/>
          <w:i/>
          <w:iCs/>
          <w:color w:val="auto"/>
          <w:sz w:val="24"/>
          <w:szCs w:val="32"/>
          <w:bdr w:val="none" w:sz="0" w:space="0" w:color="auto"/>
          <w:lang w:eastAsia="en-US"/>
        </w:rPr>
        <w:t>r</w:t>
      </w:r>
      <w:r w:rsidR="0005132B" w:rsidRPr="0005132B">
        <w:rPr>
          <w:rFonts w:ascii="Souvenir Lt BT" w:eastAsiaTheme="minorHAnsi" w:hAnsi="Souvenir Lt BT" w:cs="Traditional Arabic"/>
          <w:b/>
          <w:bCs/>
          <w:i/>
          <w:iCs/>
          <w:color w:val="auto"/>
          <w:sz w:val="24"/>
          <w:szCs w:val="32"/>
          <w:bdr w:val="none" w:sz="0" w:space="0" w:color="auto"/>
          <w:lang w:eastAsia="en-US"/>
        </w:rPr>
        <w:t>a</w:t>
      </w:r>
      <w:r w:rsidR="007D1E87" w:rsidRPr="0005132B">
        <w:rPr>
          <w:rFonts w:ascii="Souvenir Lt BT" w:eastAsiaTheme="minorHAnsi" w:hAnsi="Souvenir Lt BT" w:cs="Traditional Arabic"/>
          <w:b/>
          <w:bCs/>
          <w:i/>
          <w:iCs/>
          <w:color w:val="auto"/>
          <w:sz w:val="24"/>
          <w:szCs w:val="32"/>
          <w:bdr w:val="none" w:sz="0" w:space="0" w:color="auto"/>
          <w:lang w:eastAsia="en-US"/>
        </w:rPr>
        <w:t>tan</w:t>
      </w:r>
      <w:r w:rsidR="0005132B" w:rsidRPr="0005132B">
        <w:rPr>
          <w:rFonts w:ascii="Souvenir Lt BT" w:eastAsiaTheme="minorHAnsi" w:hAnsi="Souvenir Lt BT" w:cs="Traditional Arabic"/>
          <w:b/>
          <w:bCs/>
          <w:i/>
          <w:iCs/>
          <w:color w:val="auto"/>
          <w:sz w:val="24"/>
          <w:szCs w:val="32"/>
          <w:bdr w:val="none" w:sz="0" w:space="0" w:color="auto"/>
          <w:lang w:eastAsia="en-US"/>
        </w:rPr>
        <w:t>.</w:t>
      </w:r>
      <w:r w:rsidRPr="0005132B">
        <w:rPr>
          <w:rFonts w:ascii="Souvenir Lt BT" w:eastAsiaTheme="minorHAnsi" w:hAnsi="Souvenir Lt BT" w:cs="Traditional Arabic"/>
          <w:i/>
          <w:iCs/>
          <w:color w:val="auto"/>
          <w:sz w:val="24"/>
          <w:szCs w:val="32"/>
          <w:bdr w:val="none" w:sz="0" w:space="0" w:color="auto"/>
          <w:lang w:eastAsia="en-US"/>
        </w:rPr>
        <w:t>”</w:t>
      </w:r>
      <w:r w:rsidR="00A079DE">
        <w:rPr>
          <w:rStyle w:val="ReferensiCatatanKaki"/>
          <w:rFonts w:ascii="Souvenir Lt BT" w:eastAsiaTheme="minorHAnsi" w:hAnsi="Souvenir Lt BT" w:cs="Traditional Arabic"/>
          <w:i/>
          <w:iCs/>
          <w:color w:val="auto"/>
          <w:sz w:val="24"/>
          <w:szCs w:val="32"/>
          <w:bdr w:val="none" w:sz="0" w:space="0" w:color="auto"/>
          <w:lang w:eastAsia="en-US"/>
        </w:rPr>
        <w:footnoteReference w:id="55"/>
      </w:r>
      <w:r w:rsidR="007D1E87" w:rsidRPr="00AB77D5">
        <w:rPr>
          <w:rFonts w:ascii="Souvenir Lt BT" w:eastAsiaTheme="minorHAnsi" w:hAnsi="Souvenir Lt BT" w:cs="Traditional Arabic"/>
          <w:color w:val="auto"/>
          <w:sz w:val="24"/>
          <w:szCs w:val="32"/>
          <w:bdr w:val="none" w:sz="0" w:space="0" w:color="auto"/>
          <w:lang w:eastAsia="en-US"/>
        </w:rPr>
        <w:t xml:space="preserve"> </w:t>
      </w:r>
    </w:p>
    <w:p w14:paraId="0E6B760F" w14:textId="65F9F2DE" w:rsidR="007D1E87" w:rsidRPr="00AB77D5" w:rsidRDefault="007D1E87" w:rsidP="00BF434D">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AB77D5">
        <w:rPr>
          <w:rFonts w:ascii="Souvenir Lt BT" w:eastAsiaTheme="minorHAnsi" w:hAnsi="Souvenir Lt BT" w:cs="Traditional Arabic"/>
          <w:color w:val="auto"/>
          <w:sz w:val="24"/>
          <w:szCs w:val="32"/>
          <w:bdr w:val="none" w:sz="0" w:space="0" w:color="auto"/>
          <w:lang w:eastAsia="en-US"/>
        </w:rPr>
        <w:t>Namun</w:t>
      </w:r>
      <w:r w:rsidR="00DF5730">
        <w:rPr>
          <w:rFonts w:ascii="Souvenir Lt BT" w:eastAsiaTheme="minorHAnsi" w:hAnsi="Souvenir Lt BT" w:cs="Traditional Arabic"/>
          <w:color w:val="auto"/>
          <w:sz w:val="24"/>
          <w:szCs w:val="32"/>
          <w:bdr w:val="none" w:sz="0" w:space="0" w:color="auto"/>
          <w:lang w:eastAsia="en-US"/>
        </w:rPr>
        <w:t>,</w:t>
      </w:r>
      <w:r w:rsidRPr="00AB77D5">
        <w:rPr>
          <w:rFonts w:ascii="Souvenir Lt BT" w:eastAsiaTheme="minorHAnsi" w:hAnsi="Souvenir Lt BT" w:cs="Traditional Arabic"/>
          <w:color w:val="auto"/>
          <w:sz w:val="24"/>
          <w:szCs w:val="32"/>
          <w:bdr w:val="none" w:sz="0" w:space="0" w:color="auto"/>
          <w:lang w:eastAsia="en-US"/>
        </w:rPr>
        <w:t xml:space="preserve"> sebagian wanita </w:t>
      </w:r>
      <w:r w:rsidR="00DF5730">
        <w:rPr>
          <w:rFonts w:ascii="Souvenir Lt BT" w:eastAsiaTheme="minorHAnsi" w:hAnsi="Souvenir Lt BT" w:cs="Traditional Arabic"/>
          <w:color w:val="auto"/>
          <w:sz w:val="24"/>
          <w:szCs w:val="32"/>
          <w:bdr w:val="none" w:sz="0" w:space="0" w:color="auto"/>
          <w:lang w:eastAsia="en-US"/>
        </w:rPr>
        <w:t>yang</w:t>
      </w:r>
      <w:r w:rsidRPr="00503446">
        <w:rPr>
          <w:rFonts w:ascii="Souvenir Lt BT" w:eastAsiaTheme="minorHAnsi" w:hAnsi="Souvenir Lt BT" w:cs="Traditional Arabic"/>
          <w:color w:val="auto"/>
          <w:sz w:val="24"/>
          <w:szCs w:val="32"/>
          <w:bdr w:val="none" w:sz="0" w:space="0" w:color="auto"/>
          <w:lang w:eastAsia="en-US"/>
        </w:rPr>
        <w:t xml:space="preserve"> </w:t>
      </w:r>
      <w:r w:rsidRPr="00AB77D5">
        <w:rPr>
          <w:rFonts w:ascii="Souvenir Lt BT" w:eastAsiaTheme="minorHAnsi" w:hAnsi="Souvenir Lt BT" w:cs="Traditional Arabic"/>
          <w:color w:val="auto"/>
          <w:sz w:val="24"/>
          <w:szCs w:val="32"/>
          <w:bdr w:val="none" w:sz="0" w:space="0" w:color="auto"/>
          <w:lang w:eastAsia="en-US"/>
        </w:rPr>
        <w:t>menggunakan obat penunda haid mengalami ke</w:t>
      </w:r>
      <w:r w:rsidR="00BB449B">
        <w:rPr>
          <w:rFonts w:ascii="Souvenir Lt BT" w:eastAsiaTheme="minorHAnsi" w:hAnsi="Souvenir Lt BT" w:cs="Traditional Arabic"/>
          <w:color w:val="auto"/>
          <w:sz w:val="24"/>
          <w:szCs w:val="32"/>
          <w:bdr w:val="none" w:sz="0" w:space="0" w:color="auto"/>
          <w:lang w:eastAsia="en-US"/>
        </w:rPr>
        <w:t>mudarat</w:t>
      </w:r>
      <w:r w:rsidRPr="00AB77D5">
        <w:rPr>
          <w:rFonts w:ascii="Souvenir Lt BT" w:eastAsiaTheme="minorHAnsi" w:hAnsi="Souvenir Lt BT" w:cs="Traditional Arabic"/>
          <w:color w:val="auto"/>
          <w:sz w:val="24"/>
          <w:szCs w:val="32"/>
          <w:bdr w:val="none" w:sz="0" w:space="0" w:color="auto"/>
          <w:lang w:eastAsia="en-US"/>
        </w:rPr>
        <w:t>an, seperti timbul sakit tertentu dan lainnya. Maka untuk wanita seperti ini hendaknya tidak menggunakan obat penunda haid.</w:t>
      </w:r>
    </w:p>
    <w:p w14:paraId="4B9CE694" w14:textId="25F1379C" w:rsidR="007D1E87" w:rsidRPr="00AB77D5" w:rsidRDefault="0067767C" w:rsidP="009060D2">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Pr>
          <w:rFonts w:ascii="Souvenir Lt BT" w:eastAsiaTheme="minorHAnsi" w:hAnsi="Souvenir Lt BT" w:cs="Traditional Arabic"/>
          <w:color w:val="auto"/>
          <w:sz w:val="24"/>
          <w:szCs w:val="32"/>
          <w:bdr w:val="none" w:sz="0" w:space="0" w:color="auto"/>
          <w:lang w:eastAsia="en-US"/>
        </w:rPr>
        <w:t>Syekh</w:t>
      </w:r>
      <w:r w:rsidR="007D1E87" w:rsidRPr="00AB77D5">
        <w:rPr>
          <w:rFonts w:ascii="Souvenir Lt BT" w:eastAsiaTheme="minorHAnsi" w:hAnsi="Souvenir Lt BT" w:cs="Traditional Arabic"/>
          <w:color w:val="auto"/>
          <w:sz w:val="24"/>
          <w:szCs w:val="32"/>
          <w:bdr w:val="none" w:sz="0" w:space="0" w:color="auto"/>
          <w:lang w:eastAsia="en-US"/>
        </w:rPr>
        <w:t xml:space="preserve"> </w:t>
      </w:r>
      <w:proofErr w:type="spellStart"/>
      <w:r w:rsidR="007D1E87" w:rsidRPr="00AB77D5">
        <w:rPr>
          <w:rFonts w:ascii="Souvenir Lt BT" w:eastAsiaTheme="minorHAnsi" w:hAnsi="Souvenir Lt BT" w:cs="Traditional Arabic"/>
          <w:color w:val="auto"/>
          <w:sz w:val="24"/>
          <w:szCs w:val="32"/>
          <w:bdr w:val="none" w:sz="0" w:space="0" w:color="auto"/>
          <w:lang w:eastAsia="en-US"/>
        </w:rPr>
        <w:t>al</w:t>
      </w:r>
      <w:proofErr w:type="spellEnd"/>
      <w:r w:rsidR="007D1E87" w:rsidRPr="00AB77D5">
        <w:rPr>
          <w:rFonts w:ascii="Souvenir Lt BT" w:eastAsiaTheme="minorHAnsi" w:hAnsi="Souvenir Lt BT" w:cs="Traditional Arabic"/>
          <w:color w:val="auto"/>
          <w:sz w:val="24"/>
          <w:szCs w:val="32"/>
          <w:bdr w:val="none" w:sz="0" w:space="0" w:color="auto"/>
          <w:lang w:eastAsia="en-US"/>
        </w:rPr>
        <w:t>-</w:t>
      </w:r>
      <w:r w:rsidR="00BC760D">
        <w:rPr>
          <w:rFonts w:ascii="Souvenir Lt BT" w:eastAsiaTheme="minorHAnsi" w:hAnsi="Souvenir Lt BT" w:cs="Traditional Arabic"/>
          <w:color w:val="auto"/>
          <w:sz w:val="24"/>
          <w:szCs w:val="32"/>
          <w:bdr w:val="none" w:sz="0" w:space="0" w:color="auto"/>
          <w:lang w:eastAsia="en-US"/>
        </w:rPr>
        <w:t>‘</w:t>
      </w:r>
      <w:proofErr w:type="spellStart"/>
      <w:r w:rsidR="00BC760D">
        <w:rPr>
          <w:rFonts w:ascii="Souvenir Lt BT" w:eastAsiaTheme="minorHAnsi" w:hAnsi="Souvenir Lt BT" w:cs="Traditional Arabic"/>
          <w:color w:val="auto"/>
          <w:sz w:val="24"/>
          <w:szCs w:val="32"/>
          <w:bdr w:val="none" w:sz="0" w:space="0" w:color="auto"/>
          <w:lang w:eastAsia="en-US"/>
        </w:rPr>
        <w:t>U</w:t>
      </w:r>
      <w:r w:rsidR="007D1E87" w:rsidRPr="00AB77D5">
        <w:rPr>
          <w:rFonts w:ascii="Souvenir Lt BT" w:eastAsiaTheme="minorHAnsi" w:hAnsi="Souvenir Lt BT" w:cs="Traditional Arabic"/>
          <w:color w:val="auto"/>
          <w:sz w:val="24"/>
          <w:szCs w:val="32"/>
          <w:bdr w:val="none" w:sz="0" w:space="0" w:color="auto"/>
          <w:lang w:eastAsia="en-US"/>
        </w:rPr>
        <w:t>tsaimin</w:t>
      </w:r>
      <w:proofErr w:type="spellEnd"/>
      <w:r w:rsidR="007D1E87" w:rsidRPr="00AB77D5">
        <w:rPr>
          <w:rFonts w:ascii="Souvenir Lt BT" w:eastAsiaTheme="minorHAnsi" w:hAnsi="Souvenir Lt BT" w:cs="Traditional Arabic"/>
          <w:color w:val="auto"/>
          <w:sz w:val="24"/>
          <w:szCs w:val="32"/>
          <w:bdr w:val="none" w:sz="0" w:space="0" w:color="auto"/>
          <w:lang w:eastAsia="en-US"/>
        </w:rPr>
        <w:t xml:space="preserve"> </w:t>
      </w:r>
      <w:r w:rsidR="00833DAA">
        <w:rPr>
          <w:rFonts w:ascii="Souvenir Lt BT" w:eastAsiaTheme="minorHAnsi" w:hAnsi="Souvenir Lt BT" w:cs="Traditional Arabic"/>
          <w:color w:val="auto"/>
          <w:sz w:val="24"/>
          <w:szCs w:val="32"/>
          <w:bdr w:val="none" w:sz="0" w:space="0" w:color="auto"/>
          <w:lang w:eastAsia="en-US"/>
        </w:rPr>
        <w:t>berkata,</w:t>
      </w:r>
    </w:p>
    <w:p w14:paraId="5D46A065" w14:textId="44B3BF9B" w:rsidR="007D1E87" w:rsidRPr="00AB77D5" w:rsidRDefault="007D1E87" w:rsidP="009C63B5">
      <w:pPr>
        <w:pBdr>
          <w:top w:val="none" w:sz="0" w:space="0" w:color="auto"/>
          <w:left w:val="none" w:sz="0" w:space="0" w:color="auto"/>
          <w:bottom w:val="none" w:sz="0" w:space="0" w:color="auto"/>
          <w:right w:val="none" w:sz="0" w:space="0" w:color="auto"/>
          <w:between w:val="none" w:sz="0" w:space="0" w:color="auto"/>
          <w:bar w:val="none" w:sz="0" w:color="auto"/>
        </w:pBdr>
        <w:spacing w:after="0" w:line="259" w:lineRule="auto"/>
        <w:jc w:val="both"/>
        <w:rPr>
          <w:rFonts w:ascii="Souvenir Lt BT" w:eastAsiaTheme="minorHAnsi" w:hAnsi="Souvenir Lt BT" w:cs="Traditional Arabic"/>
          <w:color w:val="auto"/>
          <w:sz w:val="24"/>
          <w:szCs w:val="32"/>
          <w:bdr w:val="none" w:sz="0" w:space="0" w:color="auto"/>
          <w:rtl/>
          <w:lang w:eastAsia="en-US"/>
        </w:rPr>
      </w:pPr>
      <w:r w:rsidRPr="00AB77D5">
        <w:rPr>
          <w:rFonts w:ascii="Souvenir Lt BT" w:eastAsiaTheme="minorHAnsi" w:hAnsi="Souvenir Lt BT" w:cs="Traditional Arabic"/>
          <w:color w:val="auto"/>
          <w:sz w:val="24"/>
          <w:szCs w:val="32"/>
          <w:bdr w:val="none" w:sz="0" w:space="0" w:color="auto"/>
          <w:rtl/>
          <w:lang w:eastAsia="en-US"/>
        </w:rPr>
        <w:t xml:space="preserve">اِسْتِعْمَالُ الْمَرْأَةِ حُبُوْبَ مَنْعِ الْحَيِضْ إِذَا لَمْ يَكُنْ عَلَيْهَا ضَرَرٌ مِنَ النَّاحِيَةِ الصِّحِّيَّةِ، فَإِنَّهُ </w:t>
      </w:r>
      <w:r w:rsidR="00A233C5">
        <w:rPr>
          <w:rFonts w:ascii="Souvenir Lt BT" w:eastAsiaTheme="minorHAnsi" w:hAnsi="Souvenir Lt BT" w:cs="Traditional Arabic"/>
          <w:color w:val="auto"/>
          <w:sz w:val="24"/>
          <w:szCs w:val="32"/>
          <w:bdr w:val="none" w:sz="0" w:space="0" w:color="auto"/>
          <w:rtl/>
          <w:lang w:eastAsia="en-US"/>
        </w:rPr>
        <w:t>لَا</w:t>
      </w:r>
      <w:r w:rsidRPr="00AB77D5">
        <w:rPr>
          <w:rFonts w:ascii="Souvenir Lt BT" w:eastAsiaTheme="minorHAnsi" w:hAnsi="Souvenir Lt BT" w:cs="Traditional Arabic"/>
          <w:color w:val="auto"/>
          <w:sz w:val="24"/>
          <w:szCs w:val="32"/>
          <w:bdr w:val="none" w:sz="0" w:space="0" w:color="auto"/>
          <w:rtl/>
          <w:lang w:eastAsia="en-US"/>
        </w:rPr>
        <w:t xml:space="preserve"> بَأْسَ بِهِ، بِشَرْطِ أَنْ يَأْذَنَ الزَّوْجُ بِذَلِكَ، وَلَكِنْ حَسَبَ مَا عَلِمْتُهُ أَنَّ هَذِهِ الْحُبُوْبَ تَضُرُّ الْمَرْأَةَ، وَمِنَ الْمَعْلُوْمِ أَنَّ خُرُوْجَ دَمِ الْحَيِضِ خُرُوْجٌ طَبِيْعِيٌّ، وَالشَّيْءُ الطَّبِيْعِيُّ إِذَا مُنِعَ فِي وَقْتِهِ، فَإِنَّهُ </w:t>
      </w:r>
      <w:r w:rsidR="00A233C5">
        <w:rPr>
          <w:rFonts w:ascii="Souvenir Lt BT" w:eastAsiaTheme="minorHAnsi" w:hAnsi="Souvenir Lt BT" w:cs="Traditional Arabic"/>
          <w:color w:val="auto"/>
          <w:sz w:val="24"/>
          <w:szCs w:val="32"/>
          <w:bdr w:val="none" w:sz="0" w:space="0" w:color="auto"/>
          <w:rtl/>
          <w:lang w:eastAsia="en-US"/>
        </w:rPr>
        <w:t>لَا</w:t>
      </w:r>
      <w:r w:rsidRPr="00AB77D5">
        <w:rPr>
          <w:rFonts w:ascii="Souvenir Lt BT" w:eastAsiaTheme="minorHAnsi" w:hAnsi="Souvenir Lt BT" w:cs="Traditional Arabic"/>
          <w:color w:val="auto"/>
          <w:sz w:val="24"/>
          <w:szCs w:val="32"/>
          <w:bdr w:val="none" w:sz="0" w:space="0" w:color="auto"/>
          <w:rtl/>
          <w:lang w:eastAsia="en-US"/>
        </w:rPr>
        <w:t xml:space="preserve"> بُدَّ أَنْ يَحْصُلَ مِنْ مَنْعِهِ ضَرَرٌ عَلَى الْجِسْمِ، وَكَذَلِكَ أَيْضاً مِنَ الْمَحْذُوْرِ فِي هَذِهِ الْحُبُوْبِ أَنَّهَا تَخْلِطُ عَلَى الْمَرْأَةِ عَادَتَهَا، فَتَخْتَلِفُ عَلَيْهَا، وَحِيْنَئِذٍ تَبْقَى فِي قَلَقٍ وَشَكٍّ مِنْ صَ</w:t>
      </w:r>
      <w:r w:rsidR="00A233C5">
        <w:rPr>
          <w:rFonts w:ascii="Souvenir Lt BT" w:eastAsiaTheme="minorHAnsi" w:hAnsi="Souvenir Lt BT" w:cs="Traditional Arabic"/>
          <w:color w:val="auto"/>
          <w:sz w:val="24"/>
          <w:szCs w:val="32"/>
          <w:bdr w:val="none" w:sz="0" w:space="0" w:color="auto"/>
          <w:rtl/>
          <w:lang w:eastAsia="en-US"/>
        </w:rPr>
        <w:t>لَا</w:t>
      </w:r>
      <w:r w:rsidRPr="00AB77D5">
        <w:rPr>
          <w:rFonts w:ascii="Souvenir Lt BT" w:eastAsiaTheme="minorHAnsi" w:hAnsi="Souvenir Lt BT" w:cs="Traditional Arabic"/>
          <w:color w:val="auto"/>
          <w:sz w:val="24"/>
          <w:szCs w:val="32"/>
          <w:bdr w:val="none" w:sz="0" w:space="0" w:color="auto"/>
          <w:rtl/>
          <w:lang w:eastAsia="en-US"/>
        </w:rPr>
        <w:t xml:space="preserve">تِهَا وَمِنْ مُبَاشَرَةِ زَوْجِهَا وَغَيْرِ ذَلِكَ، لِهَذَا أَن </w:t>
      </w:r>
      <w:r w:rsidR="00A233C5">
        <w:rPr>
          <w:rFonts w:ascii="Souvenir Lt BT" w:eastAsiaTheme="minorHAnsi" w:hAnsi="Souvenir Lt BT" w:cs="Traditional Arabic"/>
          <w:color w:val="auto"/>
          <w:sz w:val="24"/>
          <w:szCs w:val="32"/>
          <w:bdr w:val="none" w:sz="0" w:space="0" w:color="auto"/>
          <w:rtl/>
          <w:lang w:eastAsia="en-US"/>
        </w:rPr>
        <w:t>لَا</w:t>
      </w:r>
      <w:r w:rsidRPr="00AB77D5">
        <w:rPr>
          <w:rFonts w:ascii="Souvenir Lt BT" w:eastAsiaTheme="minorHAnsi" w:hAnsi="Souvenir Lt BT" w:cs="Traditional Arabic"/>
          <w:color w:val="auto"/>
          <w:sz w:val="24"/>
          <w:szCs w:val="32"/>
          <w:bdr w:val="none" w:sz="0" w:space="0" w:color="auto"/>
          <w:rtl/>
          <w:lang w:eastAsia="en-US"/>
        </w:rPr>
        <w:t xml:space="preserve"> أَقُوْلُ إِنَّهَا حَرَامٌ وَلَكِنِّي </w:t>
      </w:r>
      <w:r w:rsidR="00A233C5">
        <w:rPr>
          <w:rFonts w:ascii="Souvenir Lt BT" w:eastAsiaTheme="minorHAnsi" w:hAnsi="Souvenir Lt BT" w:cs="Traditional Arabic"/>
          <w:color w:val="auto"/>
          <w:sz w:val="24"/>
          <w:szCs w:val="32"/>
          <w:bdr w:val="none" w:sz="0" w:space="0" w:color="auto"/>
          <w:rtl/>
          <w:lang w:eastAsia="en-US"/>
        </w:rPr>
        <w:t>لَا</w:t>
      </w:r>
      <w:r w:rsidRPr="00AB77D5">
        <w:rPr>
          <w:rFonts w:ascii="Souvenir Lt BT" w:eastAsiaTheme="minorHAnsi" w:hAnsi="Souvenir Lt BT" w:cs="Traditional Arabic"/>
          <w:color w:val="auto"/>
          <w:sz w:val="24"/>
          <w:szCs w:val="32"/>
          <w:bdr w:val="none" w:sz="0" w:space="0" w:color="auto"/>
          <w:rtl/>
          <w:lang w:eastAsia="en-US"/>
        </w:rPr>
        <w:t xml:space="preserve"> أُحِبُّ لِلْمَرْأَةِ أَنْ تَسْتَعْمِلَهَا خَوْفاً مِنَ الضَّرَرِ عَلَيْهَا</w:t>
      </w:r>
    </w:p>
    <w:p w14:paraId="5BF402D4" w14:textId="25A68892" w:rsidR="007D1E87" w:rsidRPr="00AB77D5" w:rsidRDefault="00A257FA" w:rsidP="009C63B5">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eastAsia="en-US"/>
        </w:rPr>
      </w:pPr>
      <w:r w:rsidRPr="00E418E2">
        <w:rPr>
          <w:rFonts w:ascii="Souvenir Lt BT" w:eastAsiaTheme="minorHAnsi" w:hAnsi="Souvenir Lt BT" w:cs="Traditional Arabic"/>
          <w:i/>
          <w:iCs/>
          <w:color w:val="auto"/>
          <w:sz w:val="24"/>
          <w:szCs w:val="32"/>
          <w:bdr w:val="none" w:sz="0" w:space="0" w:color="auto"/>
          <w:lang w:eastAsia="en-US"/>
        </w:rPr>
        <w:t>“</w:t>
      </w:r>
      <w:r w:rsidR="007D1E87" w:rsidRPr="00E418E2">
        <w:rPr>
          <w:rFonts w:ascii="Souvenir Lt BT" w:eastAsiaTheme="minorHAnsi" w:hAnsi="Souvenir Lt BT" w:cs="Traditional Arabic"/>
          <w:i/>
          <w:iCs/>
          <w:color w:val="auto"/>
          <w:sz w:val="24"/>
          <w:szCs w:val="32"/>
          <w:bdr w:val="none" w:sz="0" w:space="0" w:color="auto"/>
          <w:lang w:eastAsia="en-US"/>
        </w:rPr>
        <w:t xml:space="preserve">Tidak mengapa bagi seorang wanita untuk mengonsumsi obat penunda haid selama </w:t>
      </w:r>
      <w:r w:rsidR="007D1E87" w:rsidRPr="00E418E2">
        <w:rPr>
          <w:rFonts w:ascii="Souvenir Lt BT" w:eastAsiaTheme="minorHAnsi" w:hAnsi="Souvenir Lt BT" w:cs="Traditional Arabic"/>
          <w:b/>
          <w:bCs/>
          <w:i/>
          <w:iCs/>
          <w:color w:val="auto"/>
          <w:sz w:val="24"/>
          <w:szCs w:val="32"/>
          <w:bdr w:val="none" w:sz="0" w:space="0" w:color="auto"/>
          <w:lang w:eastAsia="en-US"/>
        </w:rPr>
        <w:t>tidak menimbulkan ke</w:t>
      </w:r>
      <w:r w:rsidR="00BB449B" w:rsidRPr="00E418E2">
        <w:rPr>
          <w:rFonts w:ascii="Souvenir Lt BT" w:eastAsiaTheme="minorHAnsi" w:hAnsi="Souvenir Lt BT" w:cs="Traditional Arabic"/>
          <w:b/>
          <w:bCs/>
          <w:i/>
          <w:iCs/>
          <w:color w:val="auto"/>
          <w:sz w:val="24"/>
          <w:szCs w:val="32"/>
          <w:bdr w:val="none" w:sz="0" w:space="0" w:color="auto"/>
          <w:lang w:eastAsia="en-US"/>
        </w:rPr>
        <w:t>mudarat</w:t>
      </w:r>
      <w:r w:rsidR="007D1E87" w:rsidRPr="00E418E2">
        <w:rPr>
          <w:rFonts w:ascii="Souvenir Lt BT" w:eastAsiaTheme="minorHAnsi" w:hAnsi="Souvenir Lt BT" w:cs="Traditional Arabic"/>
          <w:b/>
          <w:bCs/>
          <w:i/>
          <w:iCs/>
          <w:color w:val="auto"/>
          <w:sz w:val="24"/>
          <w:szCs w:val="32"/>
          <w:bdr w:val="none" w:sz="0" w:space="0" w:color="auto"/>
          <w:lang w:eastAsia="en-US"/>
        </w:rPr>
        <w:t>an dari sisi kesehatan</w:t>
      </w:r>
      <w:r w:rsidR="007D1E87" w:rsidRPr="00E418E2">
        <w:rPr>
          <w:rFonts w:ascii="Souvenir Lt BT" w:eastAsiaTheme="minorHAnsi" w:hAnsi="Souvenir Lt BT" w:cs="Traditional Arabic"/>
          <w:i/>
          <w:iCs/>
          <w:color w:val="auto"/>
          <w:sz w:val="24"/>
          <w:szCs w:val="32"/>
          <w:bdr w:val="none" w:sz="0" w:space="0" w:color="auto"/>
          <w:lang w:eastAsia="en-US"/>
        </w:rPr>
        <w:t xml:space="preserve">, dengan </w:t>
      </w:r>
      <w:r w:rsidR="007D1E87" w:rsidRPr="00E418E2">
        <w:rPr>
          <w:rFonts w:ascii="Souvenir Lt BT" w:eastAsiaTheme="minorHAnsi" w:hAnsi="Souvenir Lt BT" w:cs="Traditional Arabic"/>
          <w:b/>
          <w:bCs/>
          <w:i/>
          <w:iCs/>
          <w:color w:val="auto"/>
          <w:sz w:val="24"/>
          <w:szCs w:val="32"/>
          <w:bdr w:val="none" w:sz="0" w:space="0" w:color="auto"/>
          <w:lang w:eastAsia="en-US"/>
        </w:rPr>
        <w:t>syarat diizinkan oleh suaminya</w:t>
      </w:r>
      <w:r w:rsidR="007D1E87" w:rsidRPr="00E418E2">
        <w:rPr>
          <w:rFonts w:ascii="Souvenir Lt BT" w:eastAsiaTheme="minorHAnsi" w:hAnsi="Souvenir Lt BT" w:cs="Traditional Arabic"/>
          <w:i/>
          <w:iCs/>
          <w:color w:val="auto"/>
          <w:sz w:val="24"/>
          <w:szCs w:val="32"/>
          <w:bdr w:val="none" w:sz="0" w:space="0" w:color="auto"/>
          <w:lang w:eastAsia="en-US"/>
        </w:rPr>
        <w:t>. Akan tetapi berdasarkan apa yang aku ketahui, bahwasanya obat-obat ini memberi ke</w:t>
      </w:r>
      <w:r w:rsidR="00BB449B" w:rsidRPr="00E418E2">
        <w:rPr>
          <w:rFonts w:ascii="Souvenir Lt BT" w:eastAsiaTheme="minorHAnsi" w:hAnsi="Souvenir Lt BT" w:cs="Traditional Arabic"/>
          <w:i/>
          <w:iCs/>
          <w:color w:val="auto"/>
          <w:sz w:val="24"/>
          <w:szCs w:val="32"/>
          <w:bdr w:val="none" w:sz="0" w:space="0" w:color="auto"/>
          <w:lang w:eastAsia="en-US"/>
        </w:rPr>
        <w:t>mudarat</w:t>
      </w:r>
      <w:r w:rsidR="007D1E87" w:rsidRPr="00E418E2">
        <w:rPr>
          <w:rFonts w:ascii="Souvenir Lt BT" w:eastAsiaTheme="minorHAnsi" w:hAnsi="Souvenir Lt BT" w:cs="Traditional Arabic"/>
          <w:i/>
          <w:iCs/>
          <w:color w:val="auto"/>
          <w:sz w:val="24"/>
          <w:szCs w:val="32"/>
          <w:bdr w:val="none" w:sz="0" w:space="0" w:color="auto"/>
          <w:lang w:eastAsia="en-US"/>
        </w:rPr>
        <w:t>an bagi wanita. Dan sebagaimana diketahui bahwasanya keluarnya dara</w:t>
      </w:r>
      <w:r w:rsidR="00BB449B" w:rsidRPr="00E418E2">
        <w:rPr>
          <w:rFonts w:ascii="Souvenir Lt BT" w:eastAsiaTheme="minorHAnsi" w:hAnsi="Souvenir Lt BT" w:cs="Traditional Arabic"/>
          <w:i/>
          <w:iCs/>
          <w:color w:val="auto"/>
          <w:sz w:val="24"/>
          <w:szCs w:val="32"/>
          <w:bdr w:val="none" w:sz="0" w:space="0" w:color="auto"/>
          <w:lang w:eastAsia="en-US"/>
        </w:rPr>
        <w:t>h</w:t>
      </w:r>
      <w:r w:rsidR="007D1E87" w:rsidRPr="00E418E2">
        <w:rPr>
          <w:rFonts w:ascii="Souvenir Lt BT" w:eastAsiaTheme="minorHAnsi" w:hAnsi="Souvenir Lt BT" w:cs="Traditional Arabic"/>
          <w:i/>
          <w:iCs/>
          <w:color w:val="auto"/>
          <w:sz w:val="24"/>
          <w:szCs w:val="32"/>
          <w:bdr w:val="none" w:sz="0" w:space="0" w:color="auto"/>
          <w:lang w:eastAsia="en-US"/>
        </w:rPr>
        <w:t xml:space="preserve"> haid adalah keluarnya darah secara </w:t>
      </w:r>
      <w:r w:rsidR="00BB449B" w:rsidRPr="00E418E2">
        <w:rPr>
          <w:rFonts w:ascii="Souvenir Lt BT" w:eastAsiaTheme="minorHAnsi" w:hAnsi="Souvenir Lt BT" w:cs="Traditional Arabic"/>
          <w:i/>
          <w:iCs/>
          <w:color w:val="auto"/>
          <w:sz w:val="24"/>
          <w:szCs w:val="32"/>
          <w:bdr w:val="none" w:sz="0" w:space="0" w:color="auto"/>
          <w:lang w:eastAsia="en-US"/>
        </w:rPr>
        <w:t>tabiat</w:t>
      </w:r>
      <w:r w:rsidR="007D1E87" w:rsidRPr="00E418E2">
        <w:rPr>
          <w:rFonts w:ascii="Souvenir Lt BT" w:eastAsiaTheme="minorHAnsi" w:hAnsi="Souvenir Lt BT" w:cs="Traditional Arabic"/>
          <w:i/>
          <w:iCs/>
          <w:color w:val="auto"/>
          <w:sz w:val="24"/>
          <w:szCs w:val="32"/>
          <w:bdr w:val="none" w:sz="0" w:space="0" w:color="auto"/>
          <w:lang w:eastAsia="en-US"/>
        </w:rPr>
        <w:t xml:space="preserve">/alami. Dan sesuatu yang secara </w:t>
      </w:r>
      <w:r w:rsidR="00BB449B" w:rsidRPr="00E418E2">
        <w:rPr>
          <w:rFonts w:ascii="Souvenir Lt BT" w:eastAsiaTheme="minorHAnsi" w:hAnsi="Souvenir Lt BT" w:cs="Traditional Arabic"/>
          <w:i/>
          <w:iCs/>
          <w:color w:val="auto"/>
          <w:sz w:val="24"/>
          <w:szCs w:val="32"/>
          <w:bdr w:val="none" w:sz="0" w:space="0" w:color="auto"/>
          <w:lang w:eastAsia="en-US"/>
        </w:rPr>
        <w:t>tabiat</w:t>
      </w:r>
      <w:r w:rsidR="007D1E87" w:rsidRPr="00E418E2">
        <w:rPr>
          <w:rFonts w:ascii="Souvenir Lt BT" w:eastAsiaTheme="minorHAnsi" w:hAnsi="Souvenir Lt BT" w:cs="Traditional Arabic"/>
          <w:i/>
          <w:iCs/>
          <w:color w:val="auto"/>
          <w:sz w:val="24"/>
          <w:szCs w:val="32"/>
          <w:bdr w:val="none" w:sz="0" w:space="0" w:color="auto"/>
          <w:lang w:eastAsia="en-US"/>
        </w:rPr>
        <w:t>/alami jika dihalangi pada waktunya maka mau tidak mau akan menimbulkan ke</w:t>
      </w:r>
      <w:r w:rsidR="00BB449B" w:rsidRPr="00E418E2">
        <w:rPr>
          <w:rFonts w:ascii="Souvenir Lt BT" w:eastAsiaTheme="minorHAnsi" w:hAnsi="Souvenir Lt BT" w:cs="Traditional Arabic"/>
          <w:i/>
          <w:iCs/>
          <w:color w:val="auto"/>
          <w:sz w:val="24"/>
          <w:szCs w:val="32"/>
          <w:bdr w:val="none" w:sz="0" w:space="0" w:color="auto"/>
          <w:lang w:eastAsia="en-US"/>
        </w:rPr>
        <w:t>mudarat</w:t>
      </w:r>
      <w:r w:rsidR="007D1E87" w:rsidRPr="00E418E2">
        <w:rPr>
          <w:rFonts w:ascii="Souvenir Lt BT" w:eastAsiaTheme="minorHAnsi" w:hAnsi="Souvenir Lt BT" w:cs="Traditional Arabic"/>
          <w:i/>
          <w:iCs/>
          <w:color w:val="auto"/>
          <w:sz w:val="24"/>
          <w:szCs w:val="32"/>
          <w:bdr w:val="none" w:sz="0" w:space="0" w:color="auto"/>
          <w:lang w:eastAsia="en-US"/>
        </w:rPr>
        <w:t xml:space="preserve">an pada tubuh. Demikian juga </w:t>
      </w:r>
      <w:r w:rsidR="002E345F" w:rsidRPr="00E418E2">
        <w:rPr>
          <w:rFonts w:ascii="Souvenir Lt BT" w:eastAsiaTheme="minorHAnsi" w:hAnsi="Souvenir Lt BT" w:cs="Traditional Arabic"/>
          <w:i/>
          <w:iCs/>
          <w:color w:val="auto"/>
          <w:sz w:val="24"/>
          <w:szCs w:val="32"/>
          <w:bdr w:val="none" w:sz="0" w:space="0" w:color="auto"/>
          <w:lang w:eastAsia="en-US"/>
        </w:rPr>
        <w:t>di antara</w:t>
      </w:r>
      <w:r w:rsidR="007D1E87" w:rsidRPr="00E418E2">
        <w:rPr>
          <w:rFonts w:ascii="Souvenir Lt BT" w:eastAsiaTheme="minorHAnsi" w:hAnsi="Souvenir Lt BT" w:cs="Traditional Arabic"/>
          <w:i/>
          <w:iCs/>
          <w:color w:val="auto"/>
          <w:sz w:val="24"/>
          <w:szCs w:val="32"/>
          <w:bdr w:val="none" w:sz="0" w:space="0" w:color="auto"/>
          <w:lang w:eastAsia="en-US"/>
        </w:rPr>
        <w:t xml:space="preserve"> hal yang terlarang pada obat-obat ini adalah menyebabkan kebiasaan </w:t>
      </w:r>
      <w:r w:rsidR="007D1E87" w:rsidRPr="00E418E2">
        <w:rPr>
          <w:rFonts w:ascii="Souvenir Lt BT" w:eastAsiaTheme="minorHAnsi" w:hAnsi="Souvenir Lt BT" w:cs="Traditional Arabic"/>
          <w:i/>
          <w:iCs/>
          <w:color w:val="auto"/>
          <w:sz w:val="24"/>
          <w:szCs w:val="32"/>
          <w:bdr w:val="none" w:sz="0" w:space="0" w:color="auto"/>
          <w:lang w:eastAsia="en-US"/>
        </w:rPr>
        <w:lastRenderedPageBreak/>
        <w:t>haidnya menjadi tidak teratur, sehingga akhirnya ia</w:t>
      </w:r>
      <w:r w:rsidR="00BB449B" w:rsidRPr="00E418E2">
        <w:rPr>
          <w:rFonts w:ascii="Souvenir Lt BT" w:eastAsiaTheme="minorHAnsi" w:hAnsi="Souvenir Lt BT" w:cs="Traditional Arabic"/>
          <w:i/>
          <w:iCs/>
          <w:color w:val="auto"/>
          <w:sz w:val="24"/>
          <w:szCs w:val="32"/>
          <w:bdr w:val="none" w:sz="0" w:space="0" w:color="auto"/>
          <w:lang w:eastAsia="en-US"/>
        </w:rPr>
        <w:t xml:space="preserve"> </w:t>
      </w:r>
      <w:r w:rsidR="007D1E87" w:rsidRPr="00E418E2">
        <w:rPr>
          <w:rFonts w:ascii="Souvenir Lt BT" w:eastAsiaTheme="minorHAnsi" w:hAnsi="Souvenir Lt BT" w:cs="Traditional Arabic"/>
          <w:i/>
          <w:iCs/>
          <w:color w:val="auto"/>
          <w:sz w:val="24"/>
          <w:szCs w:val="32"/>
          <w:bdr w:val="none" w:sz="0" w:space="0" w:color="auto"/>
          <w:lang w:eastAsia="en-US"/>
        </w:rPr>
        <w:t xml:space="preserve">pun dalam kondisi gelisah dan ragu pada </w:t>
      </w:r>
      <w:r w:rsidR="00B742CC" w:rsidRPr="00E418E2">
        <w:rPr>
          <w:rFonts w:ascii="Souvenir Lt BT" w:eastAsiaTheme="minorHAnsi" w:hAnsi="Souvenir Lt BT" w:cs="Traditional Arabic"/>
          <w:i/>
          <w:iCs/>
          <w:color w:val="auto"/>
          <w:sz w:val="24"/>
          <w:szCs w:val="32"/>
          <w:bdr w:val="none" w:sz="0" w:space="0" w:color="auto"/>
          <w:lang w:eastAsia="en-US"/>
        </w:rPr>
        <w:t>salat</w:t>
      </w:r>
      <w:r w:rsidR="007D1E87" w:rsidRPr="00E418E2">
        <w:rPr>
          <w:rFonts w:ascii="Souvenir Lt BT" w:eastAsiaTheme="minorHAnsi" w:hAnsi="Souvenir Lt BT" w:cs="Traditional Arabic"/>
          <w:i/>
          <w:iCs/>
          <w:color w:val="auto"/>
          <w:sz w:val="24"/>
          <w:szCs w:val="32"/>
          <w:bdr w:val="none" w:sz="0" w:space="0" w:color="auto"/>
          <w:lang w:eastAsia="en-US"/>
        </w:rPr>
        <w:t xml:space="preserve">nya (apakah sah atau tidak), dan dalam hal berhubungan intim dengan suaminya dan perkara-perkara yang lain. Karenanya aku tidak mengatakan bahwa </w:t>
      </w:r>
      <w:r w:rsidR="00BB449B" w:rsidRPr="00E418E2">
        <w:rPr>
          <w:rFonts w:ascii="Souvenir Lt BT" w:eastAsiaTheme="minorHAnsi" w:hAnsi="Souvenir Lt BT" w:cs="Traditional Arabic"/>
          <w:i/>
          <w:iCs/>
          <w:color w:val="auto"/>
          <w:sz w:val="24"/>
          <w:szCs w:val="32"/>
          <w:bdr w:val="none" w:sz="0" w:space="0" w:color="auto"/>
          <w:lang w:eastAsia="en-US"/>
        </w:rPr>
        <w:t>mengonsumsi</w:t>
      </w:r>
      <w:r w:rsidR="007D1E87" w:rsidRPr="00E418E2">
        <w:rPr>
          <w:rFonts w:ascii="Souvenir Lt BT" w:eastAsiaTheme="minorHAnsi" w:hAnsi="Souvenir Lt BT" w:cs="Traditional Arabic"/>
          <w:i/>
          <w:iCs/>
          <w:color w:val="auto"/>
          <w:sz w:val="24"/>
          <w:szCs w:val="32"/>
          <w:bdr w:val="none" w:sz="0" w:space="0" w:color="auto"/>
          <w:lang w:eastAsia="en-US"/>
        </w:rPr>
        <w:t xml:space="preserve"> obat-obat ini adalah haram, akan tetapi aku tidak suka wanita </w:t>
      </w:r>
      <w:r w:rsidR="00BB449B" w:rsidRPr="00E418E2">
        <w:rPr>
          <w:rFonts w:ascii="Souvenir Lt BT" w:eastAsiaTheme="minorHAnsi" w:hAnsi="Souvenir Lt BT" w:cs="Traditional Arabic"/>
          <w:i/>
          <w:iCs/>
          <w:color w:val="auto"/>
          <w:sz w:val="24"/>
          <w:szCs w:val="32"/>
          <w:bdr w:val="none" w:sz="0" w:space="0" w:color="auto"/>
          <w:lang w:eastAsia="en-US"/>
        </w:rPr>
        <w:t>mengonsumsi</w:t>
      </w:r>
      <w:r w:rsidR="007D1E87" w:rsidRPr="00E418E2">
        <w:rPr>
          <w:rFonts w:ascii="Souvenir Lt BT" w:eastAsiaTheme="minorHAnsi" w:hAnsi="Souvenir Lt BT" w:cs="Traditional Arabic"/>
          <w:i/>
          <w:iCs/>
          <w:color w:val="auto"/>
          <w:sz w:val="24"/>
          <w:szCs w:val="32"/>
          <w:bdr w:val="none" w:sz="0" w:space="0" w:color="auto"/>
          <w:lang w:eastAsia="en-US"/>
        </w:rPr>
        <w:t>nya karena kawatir ke</w:t>
      </w:r>
      <w:r w:rsidR="00BB449B" w:rsidRPr="00E418E2">
        <w:rPr>
          <w:rFonts w:ascii="Souvenir Lt BT" w:eastAsiaTheme="minorHAnsi" w:hAnsi="Souvenir Lt BT" w:cs="Traditional Arabic"/>
          <w:i/>
          <w:iCs/>
          <w:color w:val="auto"/>
          <w:sz w:val="24"/>
          <w:szCs w:val="32"/>
          <w:bdr w:val="none" w:sz="0" w:space="0" w:color="auto"/>
          <w:lang w:eastAsia="en-US"/>
        </w:rPr>
        <w:t>mudarat</w:t>
      </w:r>
      <w:r w:rsidR="007D1E87" w:rsidRPr="00E418E2">
        <w:rPr>
          <w:rFonts w:ascii="Souvenir Lt BT" w:eastAsiaTheme="minorHAnsi" w:hAnsi="Souvenir Lt BT" w:cs="Traditional Arabic"/>
          <w:i/>
          <w:iCs/>
          <w:color w:val="auto"/>
          <w:sz w:val="24"/>
          <w:szCs w:val="32"/>
          <w:bdr w:val="none" w:sz="0" w:space="0" w:color="auto"/>
          <w:lang w:eastAsia="en-US"/>
        </w:rPr>
        <w:t>an menimpanya</w:t>
      </w:r>
      <w:r w:rsidR="00E418E2" w:rsidRPr="00E418E2">
        <w:rPr>
          <w:rFonts w:ascii="Souvenir Lt BT" w:eastAsiaTheme="minorHAnsi" w:hAnsi="Souvenir Lt BT" w:cs="Traditional Arabic"/>
          <w:i/>
          <w:iCs/>
          <w:color w:val="auto"/>
          <w:sz w:val="24"/>
          <w:szCs w:val="32"/>
          <w:bdr w:val="none" w:sz="0" w:space="0" w:color="auto"/>
          <w:lang w:eastAsia="en-US"/>
        </w:rPr>
        <w:t>.</w:t>
      </w:r>
      <w:r w:rsidRPr="00E418E2">
        <w:rPr>
          <w:rFonts w:ascii="Souvenir Lt BT" w:eastAsiaTheme="minorHAnsi" w:hAnsi="Souvenir Lt BT" w:cs="Traditional Arabic"/>
          <w:i/>
          <w:iCs/>
          <w:color w:val="auto"/>
          <w:sz w:val="24"/>
          <w:szCs w:val="32"/>
          <w:bdr w:val="none" w:sz="0" w:space="0" w:color="auto"/>
          <w:lang w:eastAsia="en-US"/>
        </w:rPr>
        <w:t>”</w:t>
      </w:r>
      <w:r w:rsidR="007666A6">
        <w:rPr>
          <w:rStyle w:val="ReferensiCatatanKaki"/>
          <w:rFonts w:ascii="Souvenir Lt BT" w:eastAsiaTheme="minorHAnsi" w:hAnsi="Souvenir Lt BT" w:cs="Traditional Arabic"/>
          <w:i/>
          <w:iCs/>
          <w:color w:val="auto"/>
          <w:sz w:val="24"/>
          <w:szCs w:val="32"/>
          <w:bdr w:val="none" w:sz="0" w:space="0" w:color="auto"/>
          <w:lang w:eastAsia="en-US"/>
        </w:rPr>
        <w:footnoteReference w:id="56"/>
      </w:r>
    </w:p>
    <w:p w14:paraId="3B1D5CE7" w14:textId="40E71826" w:rsidR="007D1E87" w:rsidRPr="00AB77D5" w:rsidRDefault="007D1E87" w:rsidP="009C63B5">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b/>
          <w:bCs/>
          <w:color w:val="auto"/>
          <w:sz w:val="24"/>
          <w:szCs w:val="32"/>
          <w:bdr w:val="none" w:sz="0" w:space="0" w:color="auto"/>
          <w:lang w:eastAsia="en-US"/>
        </w:rPr>
      </w:pPr>
      <w:r w:rsidRPr="00AB77D5">
        <w:rPr>
          <w:rFonts w:ascii="Souvenir Lt BT" w:eastAsiaTheme="minorHAnsi" w:hAnsi="Souvenir Lt BT" w:cs="Traditional Arabic"/>
          <w:b/>
          <w:bCs/>
          <w:color w:val="auto"/>
          <w:sz w:val="24"/>
          <w:szCs w:val="32"/>
          <w:bdr w:val="none" w:sz="0" w:space="0" w:color="auto"/>
          <w:lang w:eastAsia="en-US"/>
        </w:rPr>
        <w:t xml:space="preserve">Peringatan: </w:t>
      </w:r>
    </w:p>
    <w:p w14:paraId="7081D43F" w14:textId="7B25928E" w:rsidR="007D1E87" w:rsidRPr="00AB77D5" w:rsidRDefault="007D1E87" w:rsidP="009C63B5">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AB77D5">
        <w:rPr>
          <w:rFonts w:ascii="Souvenir Lt BT" w:eastAsiaTheme="minorHAnsi" w:hAnsi="Souvenir Lt BT" w:cs="Traditional Arabic"/>
          <w:color w:val="auto"/>
          <w:sz w:val="24"/>
          <w:szCs w:val="32"/>
          <w:bdr w:val="none" w:sz="0" w:space="0" w:color="auto"/>
          <w:lang w:eastAsia="en-US"/>
        </w:rPr>
        <w:t xml:space="preserve">Sebagian wanita merasa sedih dan </w:t>
      </w:r>
      <w:del w:id="80" w:author="Microsoft Word" w:date="2026-03-01T14:28:00Z">
        <w:r w:rsidRPr="00AB77D5">
          <w:rPr>
            <w:rFonts w:ascii="Souvenir Lt BT" w:eastAsiaTheme="minorHAnsi" w:hAnsi="Souvenir Lt BT" w:cs="Traditional Arabic"/>
            <w:color w:val="auto"/>
            <w:sz w:val="24"/>
            <w:szCs w:val="32"/>
            <w:bdr w:val="none" w:sz="0" w:space="0" w:color="auto"/>
            <w:lang w:eastAsia="en-US"/>
          </w:rPr>
          <w:delText xml:space="preserve">merasa </w:delText>
        </w:r>
      </w:del>
      <w:r w:rsidRPr="00AB77D5">
        <w:rPr>
          <w:rFonts w:ascii="Souvenir Lt BT" w:eastAsiaTheme="minorHAnsi" w:hAnsi="Souvenir Lt BT" w:cs="Traditional Arabic"/>
          <w:color w:val="auto"/>
          <w:sz w:val="24"/>
          <w:szCs w:val="32"/>
          <w:bdr w:val="none" w:sz="0" w:space="0" w:color="auto"/>
          <w:lang w:eastAsia="en-US"/>
        </w:rPr>
        <w:t xml:space="preserve">bersalah </w:t>
      </w:r>
      <w:del w:id="81" w:author="Microsoft Word" w:date="2026-03-01T14:28:00Z">
        <w:r w:rsidRPr="00AB77D5">
          <w:rPr>
            <w:rFonts w:ascii="Souvenir Lt BT" w:eastAsiaTheme="minorHAnsi" w:hAnsi="Souvenir Lt BT" w:cs="Traditional Arabic"/>
            <w:color w:val="auto"/>
            <w:sz w:val="24"/>
            <w:szCs w:val="32"/>
            <w:bdr w:val="none" w:sz="0" w:space="0" w:color="auto"/>
            <w:lang w:eastAsia="en-US"/>
          </w:rPr>
          <w:delText>jika tatkala</w:delText>
        </w:r>
      </w:del>
      <w:ins w:id="82" w:author="Microsoft Word" w:date="2026-03-01T14:28:00Z">
        <w:r w:rsidR="007940C2">
          <w:rPr>
            <w:rFonts w:ascii="Souvenir Lt BT" w:eastAsiaTheme="minorHAnsi" w:hAnsi="Souvenir Lt BT" w:cs="Traditional Arabic"/>
            <w:color w:val="auto"/>
            <w:sz w:val="24"/>
            <w:szCs w:val="32"/>
            <w:bdr w:val="none" w:sz="0" w:space="0" w:color="auto"/>
            <w:lang w:eastAsia="en-US"/>
          </w:rPr>
          <w:t>ketika mengalami haid</w:t>
        </w:r>
      </w:ins>
      <w:r w:rsidRPr="00AB77D5">
        <w:rPr>
          <w:rFonts w:ascii="Souvenir Lt BT" w:eastAsiaTheme="minorHAnsi" w:hAnsi="Souvenir Lt BT" w:cs="Traditional Arabic"/>
          <w:color w:val="auto"/>
          <w:sz w:val="24"/>
          <w:szCs w:val="32"/>
          <w:bdr w:val="none" w:sz="0" w:space="0" w:color="auto"/>
          <w:lang w:eastAsia="en-US"/>
        </w:rPr>
        <w:t xml:space="preserve"> di hari-hari haji</w:t>
      </w:r>
      <w:del w:id="83" w:author="Microsoft Word" w:date="2026-03-01T14:28:00Z">
        <w:r w:rsidRPr="00AB77D5">
          <w:rPr>
            <w:rFonts w:ascii="Souvenir Lt BT" w:eastAsiaTheme="minorHAnsi" w:hAnsi="Souvenir Lt BT" w:cs="Traditional Arabic"/>
            <w:color w:val="auto"/>
            <w:sz w:val="24"/>
            <w:szCs w:val="32"/>
            <w:bdr w:val="none" w:sz="0" w:space="0" w:color="auto"/>
            <w:lang w:eastAsia="en-US"/>
          </w:rPr>
          <w:delText xml:space="preserve"> ia mengalami haid</w:delText>
        </w:r>
      </w:del>
      <w:r w:rsidRPr="00AB77D5">
        <w:rPr>
          <w:rFonts w:ascii="Souvenir Lt BT" w:eastAsiaTheme="minorHAnsi" w:hAnsi="Souvenir Lt BT" w:cs="Traditional Arabic"/>
          <w:color w:val="auto"/>
          <w:sz w:val="24"/>
          <w:szCs w:val="32"/>
          <w:bdr w:val="none" w:sz="0" w:space="0" w:color="auto"/>
          <w:lang w:eastAsia="en-US"/>
        </w:rPr>
        <w:t xml:space="preserve">, sehingga </w:t>
      </w:r>
      <w:del w:id="84" w:author="Microsoft Word" w:date="2026-03-01T14:28:00Z">
        <w:r w:rsidRPr="00AB77D5">
          <w:rPr>
            <w:rFonts w:ascii="Souvenir Lt BT" w:eastAsiaTheme="minorHAnsi" w:hAnsi="Souvenir Lt BT" w:cs="Traditional Arabic"/>
            <w:color w:val="auto"/>
            <w:sz w:val="24"/>
            <w:szCs w:val="32"/>
            <w:bdr w:val="none" w:sz="0" w:space="0" w:color="auto"/>
            <w:lang w:eastAsia="en-US"/>
          </w:rPr>
          <w:delText>terkadang tatkala</w:delText>
        </w:r>
      </w:del>
      <w:ins w:id="85" w:author="Microsoft Word" w:date="2026-03-01T14:28:00Z">
        <w:r w:rsidR="007940C2">
          <w:rPr>
            <w:rFonts w:ascii="Souvenir Lt BT" w:eastAsiaTheme="minorHAnsi" w:hAnsi="Souvenir Lt BT" w:cs="Traditional Arabic"/>
            <w:color w:val="auto"/>
            <w:sz w:val="24"/>
            <w:szCs w:val="32"/>
            <w:bdr w:val="none" w:sz="0" w:space="0" w:color="auto"/>
            <w:lang w:eastAsia="en-US"/>
          </w:rPr>
          <w:t>mereka merasa wukuf yang dilakukan</w:t>
        </w:r>
      </w:ins>
      <w:r w:rsidRPr="00AB77D5">
        <w:rPr>
          <w:rFonts w:ascii="Souvenir Lt BT" w:eastAsiaTheme="minorHAnsi" w:hAnsi="Souvenir Lt BT" w:cs="Traditional Arabic"/>
          <w:color w:val="auto"/>
          <w:sz w:val="24"/>
          <w:szCs w:val="32"/>
          <w:bdr w:val="none" w:sz="0" w:space="0" w:color="auto"/>
          <w:lang w:eastAsia="en-US"/>
        </w:rPr>
        <w:t xml:space="preserve"> di </w:t>
      </w:r>
      <w:del w:id="86" w:author="Microsoft Word" w:date="2026-03-01T14:28:00Z">
        <w:r w:rsidRPr="00AB77D5">
          <w:rPr>
            <w:rFonts w:ascii="Souvenir Lt BT" w:eastAsiaTheme="minorHAnsi" w:hAnsi="Souvenir Lt BT" w:cs="Traditional Arabic"/>
            <w:color w:val="auto"/>
            <w:sz w:val="24"/>
            <w:szCs w:val="32"/>
            <w:bdr w:val="none" w:sz="0" w:space="0" w:color="auto"/>
            <w:lang w:eastAsia="en-US"/>
          </w:rPr>
          <w:delText xml:space="preserve">padang </w:delText>
        </w:r>
      </w:del>
      <w:r w:rsidR="009107EE">
        <w:rPr>
          <w:rFonts w:ascii="Souvenir Lt BT" w:eastAsiaTheme="minorHAnsi" w:hAnsi="Souvenir Lt BT" w:cs="Traditional Arabic"/>
          <w:color w:val="auto"/>
          <w:sz w:val="24"/>
          <w:szCs w:val="32"/>
          <w:bdr w:val="none" w:sz="0" w:space="0" w:color="auto"/>
          <w:lang w:eastAsia="en-US"/>
        </w:rPr>
        <w:t>Arafah</w:t>
      </w:r>
      <w:r w:rsidRPr="00AB77D5">
        <w:rPr>
          <w:rFonts w:ascii="Souvenir Lt BT" w:eastAsiaTheme="minorHAnsi" w:hAnsi="Souvenir Lt BT" w:cs="Traditional Arabic"/>
          <w:color w:val="auto"/>
          <w:sz w:val="24"/>
          <w:szCs w:val="32"/>
          <w:bdr w:val="none" w:sz="0" w:space="0" w:color="auto"/>
          <w:lang w:eastAsia="en-US"/>
        </w:rPr>
        <w:t xml:space="preserve"> </w:t>
      </w:r>
      <w:del w:id="87" w:author="Microsoft Word" w:date="2026-03-01T14:28:00Z">
        <w:r w:rsidRPr="00AB77D5">
          <w:rPr>
            <w:rFonts w:ascii="Souvenir Lt BT" w:eastAsiaTheme="minorHAnsi" w:hAnsi="Souvenir Lt BT" w:cs="Traditional Arabic"/>
            <w:color w:val="auto"/>
            <w:sz w:val="24"/>
            <w:szCs w:val="32"/>
            <w:bdr w:val="none" w:sz="0" w:space="0" w:color="auto"/>
            <w:lang w:eastAsia="en-US"/>
          </w:rPr>
          <w:delText xml:space="preserve">ia dalam kondisi haid dan merasa </w:delText>
        </w:r>
        <w:r w:rsidR="002E345F">
          <w:rPr>
            <w:rFonts w:ascii="Souvenir Lt BT" w:eastAsiaTheme="minorHAnsi" w:hAnsi="Souvenir Lt BT" w:cs="Traditional Arabic"/>
            <w:color w:val="auto"/>
            <w:sz w:val="24"/>
            <w:szCs w:val="32"/>
            <w:bdr w:val="none" w:sz="0" w:space="0" w:color="auto"/>
            <w:lang w:eastAsia="en-US"/>
          </w:rPr>
          <w:delText>wukuf</w:delText>
        </w:r>
        <w:r w:rsidRPr="00AB77D5">
          <w:rPr>
            <w:rFonts w:ascii="Souvenir Lt BT" w:eastAsiaTheme="minorHAnsi" w:hAnsi="Souvenir Lt BT" w:cs="Traditional Arabic"/>
            <w:color w:val="auto"/>
            <w:sz w:val="24"/>
            <w:szCs w:val="32"/>
            <w:bdr w:val="none" w:sz="0" w:space="0" w:color="auto"/>
            <w:lang w:eastAsia="en-US"/>
          </w:rPr>
          <w:delText>nya</w:delText>
        </w:r>
      </w:del>
      <w:ins w:id="88" w:author="Microsoft Word" w:date="2026-03-01T14:28:00Z">
        <w:r w:rsidR="007940C2">
          <w:rPr>
            <w:rFonts w:ascii="Souvenir Lt BT" w:eastAsiaTheme="minorHAnsi" w:hAnsi="Souvenir Lt BT" w:cs="Traditional Arabic"/>
            <w:color w:val="auto"/>
            <w:sz w:val="24"/>
            <w:szCs w:val="32"/>
            <w:bdr w:val="none" w:sz="0" w:space="0" w:color="auto"/>
            <w:lang w:eastAsia="en-US"/>
          </w:rPr>
          <w:t>menjadi</w:t>
        </w:r>
      </w:ins>
      <w:r w:rsidRPr="00AB77D5">
        <w:rPr>
          <w:rFonts w:ascii="Souvenir Lt BT" w:eastAsiaTheme="minorHAnsi" w:hAnsi="Souvenir Lt BT" w:cs="Traditional Arabic"/>
          <w:color w:val="auto"/>
          <w:sz w:val="24"/>
          <w:szCs w:val="32"/>
          <w:bdr w:val="none" w:sz="0" w:space="0" w:color="auto"/>
          <w:lang w:eastAsia="en-US"/>
        </w:rPr>
        <w:t xml:space="preserve"> kurang afd</w:t>
      </w:r>
      <w:r w:rsidR="00CE7F54">
        <w:rPr>
          <w:rFonts w:ascii="Souvenir Lt BT" w:eastAsiaTheme="minorHAnsi" w:hAnsi="Souvenir Lt BT" w:cs="Traditional Arabic"/>
          <w:color w:val="auto"/>
          <w:sz w:val="24"/>
          <w:szCs w:val="32"/>
          <w:bdr w:val="none" w:sz="0" w:space="0" w:color="auto"/>
          <w:lang w:eastAsia="en-US"/>
        </w:rPr>
        <w:t>a</w:t>
      </w:r>
      <w:r w:rsidRPr="00AB77D5">
        <w:rPr>
          <w:rFonts w:ascii="Souvenir Lt BT" w:eastAsiaTheme="minorHAnsi" w:hAnsi="Souvenir Lt BT" w:cs="Traditional Arabic"/>
          <w:color w:val="auto"/>
          <w:sz w:val="24"/>
          <w:szCs w:val="32"/>
          <w:bdr w:val="none" w:sz="0" w:space="0" w:color="auto"/>
          <w:lang w:eastAsia="en-US"/>
        </w:rPr>
        <w:t>l. Sesungguhnya A</w:t>
      </w:r>
      <w:r w:rsidR="00F61B3F">
        <w:rPr>
          <w:rFonts w:ascii="Souvenir Lt BT" w:eastAsiaTheme="minorHAnsi" w:hAnsi="Souvenir Lt BT" w:cs="Traditional Arabic"/>
          <w:color w:val="auto"/>
          <w:sz w:val="24"/>
          <w:szCs w:val="32"/>
          <w:bdr w:val="none" w:sz="0" w:space="0" w:color="auto"/>
          <w:lang w:eastAsia="en-US"/>
        </w:rPr>
        <w:t>i</w:t>
      </w:r>
      <w:r w:rsidR="00B9649E">
        <w:rPr>
          <w:rFonts w:ascii="Souvenir Lt BT" w:eastAsiaTheme="minorHAnsi" w:hAnsi="Souvenir Lt BT" w:cs="Traditional Arabic"/>
          <w:color w:val="auto"/>
          <w:sz w:val="24"/>
          <w:szCs w:val="32"/>
          <w:bdr w:val="none" w:sz="0" w:space="0" w:color="auto"/>
          <w:lang w:eastAsia="en-US"/>
        </w:rPr>
        <w:t>sya</w:t>
      </w:r>
      <w:r w:rsidRPr="00AB77D5">
        <w:rPr>
          <w:rFonts w:ascii="Souvenir Lt BT" w:eastAsiaTheme="minorHAnsi" w:hAnsi="Souvenir Lt BT" w:cs="Traditional Arabic"/>
          <w:color w:val="auto"/>
          <w:sz w:val="24"/>
          <w:szCs w:val="32"/>
          <w:bdr w:val="none" w:sz="0" w:space="0" w:color="auto"/>
          <w:lang w:eastAsia="en-US"/>
        </w:rPr>
        <w:t xml:space="preserve">h </w:t>
      </w:r>
      <w:proofErr w:type="spellStart"/>
      <w:r w:rsidR="00F61B3F" w:rsidRPr="00F61B3F">
        <w:rPr>
          <w:rFonts w:ascii="Souvenir Lt BT" w:eastAsiaTheme="minorHAnsi" w:hAnsi="Souvenir Lt BT" w:cs="Traditional Arabic"/>
          <w:i/>
          <w:iCs/>
          <w:color w:val="auto"/>
          <w:sz w:val="24"/>
          <w:szCs w:val="32"/>
          <w:bdr w:val="none" w:sz="0" w:space="0" w:color="auto"/>
          <w:lang w:eastAsia="en-US"/>
        </w:rPr>
        <w:t>radhiyallâhu</w:t>
      </w:r>
      <w:proofErr w:type="spellEnd"/>
      <w:r w:rsidR="00F61B3F" w:rsidRPr="00F61B3F">
        <w:rPr>
          <w:rFonts w:ascii="Souvenir Lt BT" w:eastAsiaTheme="minorHAnsi" w:hAnsi="Souvenir Lt BT" w:cs="Traditional Arabic"/>
          <w:i/>
          <w:iCs/>
          <w:color w:val="auto"/>
          <w:sz w:val="24"/>
          <w:szCs w:val="32"/>
          <w:bdr w:val="none" w:sz="0" w:space="0" w:color="auto"/>
          <w:lang w:eastAsia="en-US"/>
        </w:rPr>
        <w:t xml:space="preserve"> '</w:t>
      </w:r>
      <w:proofErr w:type="spellStart"/>
      <w:r w:rsidR="00F61B3F" w:rsidRPr="00F61B3F">
        <w:rPr>
          <w:rFonts w:ascii="Souvenir Lt BT" w:eastAsiaTheme="minorHAnsi" w:hAnsi="Souvenir Lt BT" w:cs="Traditional Arabic"/>
          <w:i/>
          <w:iCs/>
          <w:color w:val="auto"/>
          <w:sz w:val="24"/>
          <w:szCs w:val="32"/>
          <w:bdr w:val="none" w:sz="0" w:space="0" w:color="auto"/>
          <w:lang w:eastAsia="en-US"/>
        </w:rPr>
        <w:t>anhâ</w:t>
      </w:r>
      <w:proofErr w:type="spellEnd"/>
      <w:r w:rsidRPr="00AB77D5">
        <w:rPr>
          <w:rFonts w:ascii="Souvenir Lt BT" w:eastAsiaTheme="minorHAnsi" w:hAnsi="Souvenir Lt BT" w:cs="Traditional Arabic"/>
          <w:color w:val="auto"/>
          <w:sz w:val="24"/>
          <w:szCs w:val="32"/>
          <w:bdr w:val="none" w:sz="0" w:space="0" w:color="auto"/>
          <w:lang w:eastAsia="en-US"/>
        </w:rPr>
        <w:t xml:space="preserve"> tatkala awal tiba </w:t>
      </w:r>
      <w:proofErr w:type="spellStart"/>
      <w:r w:rsidRPr="00AB77D5">
        <w:rPr>
          <w:rFonts w:ascii="Souvenir Lt BT" w:eastAsiaTheme="minorHAnsi" w:hAnsi="Souvenir Lt BT" w:cs="Traditional Arabic"/>
          <w:color w:val="auto"/>
          <w:sz w:val="24"/>
          <w:szCs w:val="32"/>
          <w:bdr w:val="none" w:sz="0" w:space="0" w:color="auto"/>
          <w:lang w:eastAsia="en-US"/>
        </w:rPr>
        <w:t>di</w:t>
      </w:r>
      <w:ins w:id="89" w:author="Microsoft Word" w:date="2026-03-01T14:28:00Z">
        <w:r w:rsidRPr="00503446">
          <w:rPr>
            <w:rFonts w:ascii="Souvenir Lt BT" w:eastAsiaTheme="minorHAnsi" w:hAnsi="Souvenir Lt BT" w:cs="Traditional Arabic"/>
            <w:color w:val="auto"/>
            <w:sz w:val="24"/>
            <w:szCs w:val="32"/>
            <w:bdr w:val="none" w:sz="0" w:space="0" w:color="auto"/>
            <w:lang w:eastAsia="en-US"/>
          </w:rPr>
          <w:t>Sesungguhnya</w:t>
        </w:r>
        <w:proofErr w:type="spellEnd"/>
        <w:r w:rsidR="00CC3868">
          <w:rPr>
            <w:rFonts w:ascii="Souvenir Lt BT" w:eastAsiaTheme="minorHAnsi" w:hAnsi="Souvenir Lt BT" w:cs="Traditional Arabic"/>
            <w:color w:val="auto"/>
            <w:sz w:val="24"/>
            <w:szCs w:val="32"/>
            <w:bdr w:val="none" w:sz="0" w:space="0" w:color="auto"/>
            <w:lang w:eastAsia="en-US"/>
          </w:rPr>
          <w:t xml:space="preserve"> Aisyah datang ke</w:t>
        </w:r>
      </w:ins>
      <w:r w:rsidRPr="00AB77D5">
        <w:rPr>
          <w:rFonts w:ascii="Souvenir Lt BT" w:eastAsiaTheme="minorHAnsi" w:hAnsi="Souvenir Lt BT" w:cs="Traditional Arabic"/>
          <w:color w:val="auto"/>
          <w:sz w:val="24"/>
          <w:szCs w:val="32"/>
          <w:bdr w:val="none" w:sz="0" w:space="0" w:color="auto"/>
          <w:lang w:eastAsia="en-US"/>
        </w:rPr>
        <w:t xml:space="preserve"> </w:t>
      </w:r>
      <w:r w:rsidR="00FB4A79">
        <w:rPr>
          <w:rFonts w:ascii="Souvenir Lt BT" w:eastAsiaTheme="minorHAnsi" w:hAnsi="Souvenir Lt BT" w:cs="Traditional Arabic"/>
          <w:color w:val="auto"/>
          <w:sz w:val="24"/>
          <w:szCs w:val="32"/>
          <w:bdr w:val="none" w:sz="0" w:space="0" w:color="auto"/>
          <w:lang w:eastAsia="en-US"/>
        </w:rPr>
        <w:t>Makkah</w:t>
      </w:r>
      <w:r w:rsidRPr="00AB77D5">
        <w:rPr>
          <w:rFonts w:ascii="Souvenir Lt BT" w:eastAsiaTheme="minorHAnsi" w:hAnsi="Souvenir Lt BT" w:cs="Traditional Arabic"/>
          <w:color w:val="auto"/>
          <w:sz w:val="24"/>
          <w:szCs w:val="32"/>
          <w:bdr w:val="none" w:sz="0" w:space="0" w:color="auto"/>
          <w:lang w:eastAsia="en-US"/>
        </w:rPr>
        <w:t xml:space="preserve"> </w:t>
      </w:r>
      <w:del w:id="90" w:author="Microsoft Word" w:date="2026-03-01T14:28:00Z">
        <w:r w:rsidRPr="00AB77D5">
          <w:rPr>
            <w:rFonts w:ascii="Souvenir Lt BT" w:eastAsiaTheme="minorHAnsi" w:hAnsi="Souvenir Lt BT" w:cs="Traditional Arabic"/>
            <w:color w:val="auto"/>
            <w:sz w:val="24"/>
            <w:szCs w:val="32"/>
            <w:bdr w:val="none" w:sz="0" w:space="0" w:color="auto"/>
            <w:lang w:eastAsia="en-US"/>
          </w:rPr>
          <w:delText xml:space="preserve">beliau </w:delText>
        </w:r>
      </w:del>
      <w:r w:rsidRPr="00AB77D5">
        <w:rPr>
          <w:rFonts w:ascii="Souvenir Lt BT" w:eastAsiaTheme="minorHAnsi" w:hAnsi="Souvenir Lt BT" w:cs="Traditional Arabic"/>
          <w:color w:val="auto"/>
          <w:sz w:val="24"/>
          <w:szCs w:val="32"/>
          <w:bdr w:val="none" w:sz="0" w:space="0" w:color="auto"/>
          <w:lang w:eastAsia="en-US"/>
        </w:rPr>
        <w:t xml:space="preserve">dalam kondisi haid, namun hal ini tidaklah mengurangi nilai haji yang </w:t>
      </w:r>
      <w:del w:id="91" w:author="Microsoft Word" w:date="2026-03-01T14:28:00Z">
        <w:r w:rsidRPr="00AB77D5">
          <w:rPr>
            <w:rFonts w:ascii="Souvenir Lt BT" w:eastAsiaTheme="minorHAnsi" w:hAnsi="Souvenir Lt BT" w:cs="Traditional Arabic"/>
            <w:color w:val="auto"/>
            <w:sz w:val="24"/>
            <w:szCs w:val="32"/>
            <w:bdr w:val="none" w:sz="0" w:space="0" w:color="auto"/>
            <w:lang w:eastAsia="en-US"/>
          </w:rPr>
          <w:delText>ia</w:delText>
        </w:r>
      </w:del>
      <w:ins w:id="92" w:author="Microsoft Word" w:date="2026-03-01T14:28:00Z">
        <w:r w:rsidR="00CC3868">
          <w:rPr>
            <w:rFonts w:ascii="Souvenir Lt BT" w:eastAsiaTheme="minorHAnsi" w:hAnsi="Souvenir Lt BT" w:cs="Traditional Arabic"/>
            <w:color w:val="auto"/>
            <w:sz w:val="24"/>
            <w:szCs w:val="32"/>
            <w:bdr w:val="none" w:sz="0" w:space="0" w:color="auto"/>
            <w:lang w:eastAsia="en-US"/>
          </w:rPr>
          <w:t>d</w:t>
        </w:r>
        <w:r w:rsidRPr="00503446">
          <w:rPr>
            <w:rFonts w:ascii="Souvenir Lt BT" w:eastAsiaTheme="minorHAnsi" w:hAnsi="Souvenir Lt BT" w:cs="Traditional Arabic"/>
            <w:color w:val="auto"/>
            <w:sz w:val="24"/>
            <w:szCs w:val="32"/>
            <w:bdr w:val="none" w:sz="0" w:space="0" w:color="auto"/>
            <w:lang w:eastAsia="en-US"/>
          </w:rPr>
          <w:t>ia</w:t>
        </w:r>
      </w:ins>
      <w:r w:rsidRPr="00AB77D5">
        <w:rPr>
          <w:rFonts w:ascii="Souvenir Lt BT" w:eastAsiaTheme="minorHAnsi" w:hAnsi="Souvenir Lt BT" w:cs="Traditional Arabic"/>
          <w:color w:val="auto"/>
          <w:sz w:val="24"/>
          <w:szCs w:val="32"/>
          <w:bdr w:val="none" w:sz="0" w:space="0" w:color="auto"/>
          <w:lang w:eastAsia="en-US"/>
        </w:rPr>
        <w:t xml:space="preserve"> lakukan. Nabi </w:t>
      </w:r>
      <w:r w:rsidR="00F61B3F">
        <w:rPr>
          <w:rFonts w:ascii="Souvenir Lt BT" w:eastAsiaTheme="minorHAnsi" w:hAnsi="Souvenir Lt BT" w:cs="Traditional Arabic"/>
          <w:color w:val="auto"/>
          <w:sz w:val="24"/>
          <w:szCs w:val="32"/>
          <w:bdr w:val="none" w:sz="0" w:space="0" w:color="auto"/>
          <w:lang w:eastAsia="en-US"/>
        </w:rPr>
        <w:t xml:space="preserve">Muhammad </w:t>
      </w:r>
      <w:r w:rsidR="00F61B3F">
        <w:rPr>
          <w:rFonts w:ascii="Souvenir Lt BT" w:eastAsiaTheme="minorHAnsi" w:hAnsi="Souvenir Lt BT" w:cs="Traditional Arabic"/>
          <w:color w:val="auto"/>
          <w:sz w:val="24"/>
          <w:szCs w:val="32"/>
          <w:bdr w:val="none" w:sz="0" w:space="0" w:color="auto"/>
          <w:rtl/>
          <w:lang w:eastAsia="en-US"/>
        </w:rPr>
        <w:t>ﷺ</w:t>
      </w:r>
      <w:r w:rsidR="00F61B3F">
        <w:rPr>
          <w:rFonts w:ascii="Souvenir Lt BT" w:eastAsiaTheme="minorHAnsi" w:hAnsi="Souvenir Lt BT" w:cs="Traditional Arabic"/>
          <w:color w:val="auto"/>
          <w:sz w:val="24"/>
          <w:szCs w:val="32"/>
          <w:bdr w:val="none" w:sz="0" w:space="0" w:color="auto"/>
          <w:lang w:eastAsia="en-US"/>
        </w:rPr>
        <w:t xml:space="preserve"> </w:t>
      </w:r>
      <w:proofErr w:type="spellStart"/>
      <w:ins w:id="93" w:author="Microsoft Word" w:date="2026-03-01T14:28:00Z">
        <w:r w:rsidR="00CC3868" w:rsidRPr="00CC3868">
          <w:rPr>
            <w:rFonts w:ascii="Traditional Arabic" w:eastAsiaTheme="minorHAnsi" w:hAnsi="Traditional Arabic" w:cs="Traditional Arabic"/>
            <w:color w:val="auto"/>
            <w:sz w:val="20"/>
            <w:szCs w:val="24"/>
            <w:bdr w:val="none" w:sz="0" w:space="0" w:color="auto"/>
            <w:rtl/>
            <w:lang w:eastAsia="en-US"/>
          </w:rPr>
          <w:t>ﷺ</w:t>
        </w:r>
        <w:proofErr w:type="spellEnd"/>
        <w:r w:rsidR="00CC3868">
          <w:rPr>
            <w:rFonts w:ascii="Souvenir Lt BT" w:eastAsiaTheme="minorHAnsi" w:hAnsi="Souvenir Lt BT" w:cs="Traditional Arabic"/>
            <w:color w:val="auto"/>
            <w:sz w:val="24"/>
            <w:szCs w:val="32"/>
            <w:bdr w:val="none" w:sz="0" w:space="0" w:color="auto"/>
            <w:lang w:eastAsia="en-US"/>
          </w:rPr>
          <w:t xml:space="preserve"> </w:t>
        </w:r>
      </w:ins>
      <w:r w:rsidRPr="00AB77D5">
        <w:rPr>
          <w:rFonts w:ascii="Souvenir Lt BT" w:eastAsiaTheme="minorHAnsi" w:hAnsi="Souvenir Lt BT" w:cs="Traditional Arabic"/>
          <w:color w:val="auto"/>
          <w:sz w:val="24"/>
          <w:szCs w:val="32"/>
          <w:bdr w:val="none" w:sz="0" w:space="0" w:color="auto"/>
          <w:lang w:eastAsia="en-US"/>
        </w:rPr>
        <w:t>berkata kepadanya ketika A</w:t>
      </w:r>
      <w:r w:rsidR="00F61B3F">
        <w:rPr>
          <w:rFonts w:ascii="Souvenir Lt BT" w:eastAsiaTheme="minorHAnsi" w:hAnsi="Souvenir Lt BT" w:cs="Traditional Arabic"/>
          <w:color w:val="auto"/>
          <w:sz w:val="24"/>
          <w:szCs w:val="32"/>
          <w:bdr w:val="none" w:sz="0" w:space="0" w:color="auto"/>
          <w:lang w:eastAsia="en-US"/>
        </w:rPr>
        <w:t>i</w:t>
      </w:r>
      <w:r w:rsidR="00B9649E">
        <w:rPr>
          <w:rFonts w:ascii="Souvenir Lt BT" w:eastAsiaTheme="minorHAnsi" w:hAnsi="Souvenir Lt BT" w:cs="Traditional Arabic"/>
          <w:color w:val="auto"/>
          <w:sz w:val="24"/>
          <w:szCs w:val="32"/>
          <w:bdr w:val="none" w:sz="0" w:space="0" w:color="auto"/>
          <w:lang w:eastAsia="en-US"/>
        </w:rPr>
        <w:t>sya</w:t>
      </w:r>
      <w:r w:rsidRPr="00AB77D5">
        <w:rPr>
          <w:rFonts w:ascii="Souvenir Lt BT" w:eastAsiaTheme="minorHAnsi" w:hAnsi="Souvenir Lt BT" w:cs="Traditional Arabic"/>
          <w:color w:val="auto"/>
          <w:sz w:val="24"/>
          <w:szCs w:val="32"/>
          <w:bdr w:val="none" w:sz="0" w:space="0" w:color="auto"/>
          <w:lang w:eastAsia="en-US"/>
        </w:rPr>
        <w:t xml:space="preserve">h </w:t>
      </w:r>
      <w:proofErr w:type="spellStart"/>
      <w:r w:rsidR="00F61B3F" w:rsidRPr="00F61B3F">
        <w:rPr>
          <w:rFonts w:ascii="Souvenir Lt BT" w:eastAsiaTheme="minorHAnsi" w:hAnsi="Souvenir Lt BT" w:cs="Traditional Arabic"/>
          <w:i/>
          <w:iCs/>
          <w:color w:val="auto"/>
          <w:sz w:val="24"/>
          <w:szCs w:val="32"/>
          <w:bdr w:val="none" w:sz="0" w:space="0" w:color="auto"/>
          <w:lang w:eastAsia="en-US"/>
        </w:rPr>
        <w:t>radhiyallâhu</w:t>
      </w:r>
      <w:proofErr w:type="spellEnd"/>
      <w:r w:rsidR="00F61B3F" w:rsidRPr="00F61B3F">
        <w:rPr>
          <w:rFonts w:ascii="Souvenir Lt BT" w:eastAsiaTheme="minorHAnsi" w:hAnsi="Souvenir Lt BT" w:cs="Traditional Arabic"/>
          <w:i/>
          <w:iCs/>
          <w:color w:val="auto"/>
          <w:sz w:val="24"/>
          <w:szCs w:val="32"/>
          <w:bdr w:val="none" w:sz="0" w:space="0" w:color="auto"/>
          <w:lang w:eastAsia="en-US"/>
        </w:rPr>
        <w:t xml:space="preserve"> '</w:t>
      </w:r>
      <w:proofErr w:type="spellStart"/>
      <w:r w:rsidR="00F61B3F" w:rsidRPr="00F61B3F">
        <w:rPr>
          <w:rFonts w:ascii="Souvenir Lt BT" w:eastAsiaTheme="minorHAnsi" w:hAnsi="Souvenir Lt BT" w:cs="Traditional Arabic"/>
          <w:i/>
          <w:iCs/>
          <w:color w:val="auto"/>
          <w:sz w:val="24"/>
          <w:szCs w:val="32"/>
          <w:bdr w:val="none" w:sz="0" w:space="0" w:color="auto"/>
          <w:lang w:eastAsia="en-US"/>
        </w:rPr>
        <w:t>anhâ</w:t>
      </w:r>
      <w:ins w:id="94" w:author="Microsoft Word" w:date="2026-03-01T14:28:00Z">
        <w:r w:rsidRPr="00503446">
          <w:rPr>
            <w:rFonts w:ascii="Souvenir Lt BT" w:eastAsiaTheme="minorHAnsi" w:hAnsi="Souvenir Lt BT" w:cs="Traditional Arabic"/>
            <w:color w:val="auto"/>
            <w:sz w:val="24"/>
            <w:szCs w:val="32"/>
            <w:bdr w:val="none" w:sz="0" w:space="0" w:color="auto"/>
            <w:lang w:eastAsia="en-US"/>
          </w:rPr>
          <w:t>ketika</w:t>
        </w:r>
        <w:proofErr w:type="spellEnd"/>
        <w:r w:rsidRPr="00503446">
          <w:rPr>
            <w:rFonts w:ascii="Souvenir Lt BT" w:eastAsiaTheme="minorHAnsi" w:hAnsi="Souvenir Lt BT" w:cs="Traditional Arabic"/>
            <w:color w:val="auto"/>
            <w:sz w:val="24"/>
            <w:szCs w:val="32"/>
            <w:bdr w:val="none" w:sz="0" w:space="0" w:color="auto"/>
            <w:lang w:eastAsia="en-US"/>
          </w:rPr>
          <w:t xml:space="preserve"> </w:t>
        </w:r>
        <w:r w:rsidR="00CC3868" w:rsidRPr="00AB77D5">
          <w:rPr>
            <w:rFonts w:ascii="Souvenir Lt BT" w:eastAsiaTheme="minorHAnsi" w:hAnsi="Souvenir Lt BT" w:cs="Traditional Arabic"/>
            <w:color w:val="auto"/>
            <w:sz w:val="24"/>
            <w:szCs w:val="32"/>
            <w:bdr w:val="none" w:sz="0" w:space="0" w:color="auto"/>
            <w:lang w:eastAsia="en-US"/>
          </w:rPr>
          <w:t>A</w:t>
        </w:r>
        <w:r w:rsidR="00CC3868">
          <w:rPr>
            <w:rFonts w:ascii="Souvenir Lt BT" w:eastAsiaTheme="minorHAnsi" w:hAnsi="Souvenir Lt BT" w:cs="Traditional Arabic"/>
            <w:color w:val="auto"/>
            <w:sz w:val="24"/>
            <w:szCs w:val="32"/>
            <w:bdr w:val="none" w:sz="0" w:space="0" w:color="auto"/>
            <w:lang w:eastAsia="en-US"/>
          </w:rPr>
          <w:t>isya</w:t>
        </w:r>
        <w:r w:rsidR="00CC3868" w:rsidRPr="00AB77D5">
          <w:rPr>
            <w:rFonts w:ascii="Souvenir Lt BT" w:eastAsiaTheme="minorHAnsi" w:hAnsi="Souvenir Lt BT" w:cs="Traditional Arabic"/>
            <w:color w:val="auto"/>
            <w:sz w:val="24"/>
            <w:szCs w:val="32"/>
            <w:bdr w:val="none" w:sz="0" w:space="0" w:color="auto"/>
            <w:lang w:eastAsia="en-US"/>
          </w:rPr>
          <w:t>h</w:t>
        </w:r>
      </w:ins>
      <w:r w:rsidRPr="00AB77D5">
        <w:rPr>
          <w:rFonts w:ascii="Souvenir Lt BT" w:eastAsiaTheme="minorHAnsi" w:hAnsi="Souvenir Lt BT" w:cs="Traditional Arabic"/>
          <w:color w:val="auto"/>
          <w:sz w:val="24"/>
          <w:szCs w:val="32"/>
          <w:bdr w:val="none" w:sz="0" w:space="0" w:color="auto"/>
          <w:lang w:eastAsia="en-US"/>
        </w:rPr>
        <w:t xml:space="preserve"> bersedih</w:t>
      </w:r>
      <w:r w:rsidR="007539E4">
        <w:rPr>
          <w:rFonts w:ascii="Souvenir Lt BT" w:eastAsiaTheme="minorHAnsi" w:hAnsi="Souvenir Lt BT" w:cs="Traditional Arabic"/>
          <w:color w:val="auto"/>
          <w:sz w:val="24"/>
          <w:szCs w:val="32"/>
          <w:bdr w:val="none" w:sz="0" w:space="0" w:color="auto"/>
          <w:lang w:eastAsia="en-US"/>
        </w:rPr>
        <w:t>,</w:t>
      </w:r>
    </w:p>
    <w:p w14:paraId="3FB855EB" w14:textId="1A3CC1E2" w:rsidR="007D1E87" w:rsidRPr="00AB77D5" w:rsidRDefault="009C0660" w:rsidP="009C63B5">
      <w:pPr>
        <w:pBdr>
          <w:top w:val="none" w:sz="0" w:space="0" w:color="auto"/>
          <w:left w:val="none" w:sz="0" w:space="0" w:color="auto"/>
          <w:bottom w:val="none" w:sz="0" w:space="0" w:color="auto"/>
          <w:right w:val="none" w:sz="0" w:space="0" w:color="auto"/>
          <w:between w:val="none" w:sz="0" w:space="0" w:color="auto"/>
          <w:bar w:val="none" w:sz="0" w:color="auto"/>
        </w:pBdr>
        <w:spacing w:after="0" w:line="259" w:lineRule="auto"/>
        <w:jc w:val="both"/>
        <w:rPr>
          <w:rFonts w:ascii="Souvenir Lt BT" w:eastAsiaTheme="minorHAnsi" w:hAnsi="Souvenir Lt BT" w:cs="Traditional Arabic"/>
          <w:color w:val="auto"/>
          <w:sz w:val="24"/>
          <w:szCs w:val="32"/>
          <w:bdr w:val="none" w:sz="0" w:space="0" w:color="auto"/>
          <w:lang w:eastAsia="en-US"/>
        </w:rPr>
      </w:pPr>
      <w:r w:rsidRPr="00503446">
        <w:rPr>
          <w:rFonts w:ascii="Souvenir Lt BT" w:eastAsiaTheme="minorHAnsi" w:hAnsi="Souvenir Lt BT" w:cs="Traditional Arabic" w:hint="cs"/>
          <w:color w:val="auto"/>
          <w:sz w:val="24"/>
          <w:szCs w:val="32"/>
          <w:bdr w:val="none" w:sz="0" w:space="0" w:color="auto"/>
          <w:rtl/>
          <w:lang w:eastAsia="en-US"/>
        </w:rPr>
        <w:t>((</w:t>
      </w:r>
      <w:r w:rsidR="007D1E87" w:rsidRPr="00AB77D5">
        <w:rPr>
          <w:rFonts w:ascii="Souvenir Lt BT" w:eastAsiaTheme="minorHAnsi" w:hAnsi="Souvenir Lt BT" w:cs="Traditional Arabic"/>
          <w:color w:val="auto"/>
          <w:sz w:val="24"/>
          <w:szCs w:val="32"/>
          <w:bdr w:val="none" w:sz="0" w:space="0" w:color="auto"/>
          <w:rtl/>
          <w:lang w:eastAsia="en-US"/>
        </w:rPr>
        <w:t xml:space="preserve">فَإِنَّ ذَلِكِ شَيْءٌ كَتَبَهُ اللَّهُ عَلَى بَنَاتِ آدَمَ، فَافْعَلِي مَا يَفْعَلُ الحَاجُّ، غَيْرَ أَنْ </w:t>
      </w:r>
      <w:r w:rsidR="00A233C5">
        <w:rPr>
          <w:rFonts w:ascii="Souvenir Lt BT" w:eastAsiaTheme="minorHAnsi" w:hAnsi="Souvenir Lt BT" w:cs="Traditional Arabic"/>
          <w:color w:val="auto"/>
          <w:sz w:val="24"/>
          <w:szCs w:val="32"/>
          <w:bdr w:val="none" w:sz="0" w:space="0" w:color="auto"/>
          <w:rtl/>
          <w:lang w:eastAsia="en-US"/>
        </w:rPr>
        <w:t>لَا</w:t>
      </w:r>
      <w:r w:rsidR="007D1E87" w:rsidRPr="00AB77D5">
        <w:rPr>
          <w:rFonts w:ascii="Souvenir Lt BT" w:eastAsiaTheme="minorHAnsi" w:hAnsi="Souvenir Lt BT" w:cs="Traditional Arabic"/>
          <w:color w:val="auto"/>
          <w:sz w:val="24"/>
          <w:szCs w:val="32"/>
          <w:bdr w:val="none" w:sz="0" w:space="0" w:color="auto"/>
          <w:rtl/>
          <w:lang w:eastAsia="en-US"/>
        </w:rPr>
        <w:t xml:space="preserve"> تَطُوفِي بِالْبَيْتِ حَتَّى تَطْهُرِي</w:t>
      </w:r>
      <w:r>
        <w:rPr>
          <w:rFonts w:ascii="Souvenir Lt BT" w:eastAsiaTheme="minorHAnsi" w:hAnsi="Souvenir Lt BT" w:cs="Traditional Arabic" w:hint="cs"/>
          <w:color w:val="auto"/>
          <w:sz w:val="24"/>
          <w:szCs w:val="32"/>
          <w:bdr w:val="none" w:sz="0" w:space="0" w:color="auto"/>
          <w:rtl/>
          <w:lang w:eastAsia="en-US"/>
        </w:rPr>
        <w:t>))</w:t>
      </w:r>
    </w:p>
    <w:p w14:paraId="1DC4FAE7" w14:textId="33E24C2E" w:rsidR="007D1E87" w:rsidRPr="00AB77D5" w:rsidRDefault="00A257FA" w:rsidP="009C63B5">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eastAsia="en-US"/>
        </w:rPr>
      </w:pPr>
      <w:r w:rsidRPr="009C0660">
        <w:rPr>
          <w:rFonts w:ascii="Souvenir Lt BT" w:eastAsiaTheme="minorHAnsi" w:hAnsi="Souvenir Lt BT" w:cs="Traditional Arabic"/>
          <w:i/>
          <w:iCs/>
          <w:color w:val="auto"/>
          <w:sz w:val="24"/>
          <w:szCs w:val="32"/>
          <w:bdr w:val="none" w:sz="0" w:space="0" w:color="auto"/>
          <w:lang w:eastAsia="en-US"/>
        </w:rPr>
        <w:t>“</w:t>
      </w:r>
      <w:r w:rsidR="007D1E87" w:rsidRPr="009C0660">
        <w:rPr>
          <w:rFonts w:ascii="Souvenir Lt BT" w:eastAsiaTheme="minorHAnsi" w:hAnsi="Souvenir Lt BT" w:cs="Traditional Arabic"/>
          <w:i/>
          <w:iCs/>
          <w:color w:val="auto"/>
          <w:sz w:val="24"/>
          <w:szCs w:val="32"/>
          <w:bdr w:val="none" w:sz="0" w:space="0" w:color="auto"/>
          <w:lang w:eastAsia="en-US"/>
        </w:rPr>
        <w:t>Sesungguhnya ini adalah perkara yang telah Allah tetapkan/</w:t>
      </w:r>
      <w:proofErr w:type="spellStart"/>
      <w:r w:rsidR="007D1E87" w:rsidRPr="009C0660">
        <w:rPr>
          <w:rFonts w:ascii="Souvenir Lt BT" w:eastAsiaTheme="minorHAnsi" w:hAnsi="Souvenir Lt BT" w:cs="Traditional Arabic"/>
          <w:i/>
          <w:iCs/>
          <w:color w:val="auto"/>
          <w:sz w:val="24"/>
          <w:szCs w:val="32"/>
          <w:bdr w:val="none" w:sz="0" w:space="0" w:color="auto"/>
          <w:lang w:eastAsia="en-US"/>
        </w:rPr>
        <w:t>kodratkan</w:t>
      </w:r>
      <w:proofErr w:type="spellEnd"/>
      <w:r w:rsidR="007D1E87" w:rsidRPr="009C0660">
        <w:rPr>
          <w:rFonts w:ascii="Souvenir Lt BT" w:eastAsiaTheme="minorHAnsi" w:hAnsi="Souvenir Lt BT" w:cs="Traditional Arabic"/>
          <w:i/>
          <w:iCs/>
          <w:color w:val="auto"/>
          <w:sz w:val="24"/>
          <w:szCs w:val="32"/>
          <w:bdr w:val="none" w:sz="0" w:space="0" w:color="auto"/>
          <w:lang w:eastAsia="en-US"/>
        </w:rPr>
        <w:t xml:space="preserve"> bagi putri-putri Adam, maka lakukanlah apa yang dilakukan oleh </w:t>
      </w:r>
      <w:r w:rsidR="00037DD9">
        <w:rPr>
          <w:rFonts w:ascii="Souvenir Lt BT" w:eastAsiaTheme="minorHAnsi" w:hAnsi="Souvenir Lt BT" w:cs="Traditional Arabic"/>
          <w:i/>
          <w:iCs/>
          <w:color w:val="auto"/>
          <w:sz w:val="24"/>
          <w:szCs w:val="32"/>
          <w:bdr w:val="none" w:sz="0" w:space="0" w:color="auto"/>
          <w:lang w:eastAsia="en-US"/>
        </w:rPr>
        <w:t>jamaah</w:t>
      </w:r>
      <w:r w:rsidR="007D1E87" w:rsidRPr="009C0660">
        <w:rPr>
          <w:rFonts w:ascii="Souvenir Lt BT" w:eastAsiaTheme="minorHAnsi" w:hAnsi="Souvenir Lt BT" w:cs="Traditional Arabic"/>
          <w:i/>
          <w:iCs/>
          <w:color w:val="auto"/>
          <w:sz w:val="24"/>
          <w:szCs w:val="32"/>
          <w:bdr w:val="none" w:sz="0" w:space="0" w:color="auto"/>
          <w:lang w:eastAsia="en-US"/>
        </w:rPr>
        <w:t xml:space="preserve"> haji, hanya saja janganlah engkau </w:t>
      </w:r>
      <w:r w:rsidR="00635B13" w:rsidRPr="009C0660">
        <w:rPr>
          <w:rFonts w:ascii="Souvenir Lt BT" w:eastAsiaTheme="minorHAnsi" w:hAnsi="Souvenir Lt BT" w:cs="Traditional Arabic"/>
          <w:i/>
          <w:iCs/>
          <w:color w:val="auto"/>
          <w:sz w:val="24"/>
          <w:szCs w:val="32"/>
          <w:bdr w:val="none" w:sz="0" w:space="0" w:color="auto"/>
          <w:lang w:eastAsia="en-US"/>
        </w:rPr>
        <w:t>tawaf</w:t>
      </w:r>
      <w:r w:rsidR="007D1E87" w:rsidRPr="009C0660">
        <w:rPr>
          <w:rFonts w:ascii="Souvenir Lt BT" w:eastAsiaTheme="minorHAnsi" w:hAnsi="Souvenir Lt BT" w:cs="Traditional Arabic"/>
          <w:i/>
          <w:iCs/>
          <w:color w:val="auto"/>
          <w:sz w:val="24"/>
          <w:szCs w:val="32"/>
          <w:bdr w:val="none" w:sz="0" w:space="0" w:color="auto"/>
          <w:lang w:eastAsia="en-US"/>
        </w:rPr>
        <w:t xml:space="preserve"> di </w:t>
      </w:r>
      <w:proofErr w:type="spellStart"/>
      <w:r w:rsidR="007D1E87" w:rsidRPr="009C0660">
        <w:rPr>
          <w:rFonts w:ascii="Souvenir Lt BT" w:eastAsiaTheme="minorHAnsi" w:hAnsi="Souvenir Lt BT" w:cs="Traditional Arabic"/>
          <w:i/>
          <w:iCs/>
          <w:color w:val="auto"/>
          <w:sz w:val="24"/>
          <w:szCs w:val="32"/>
          <w:bdr w:val="none" w:sz="0" w:space="0" w:color="auto"/>
          <w:lang w:eastAsia="en-US"/>
        </w:rPr>
        <w:t>Ka</w:t>
      </w:r>
      <w:r w:rsidRPr="009C0660">
        <w:rPr>
          <w:rFonts w:ascii="Souvenir Lt BT" w:eastAsiaTheme="minorHAnsi" w:hAnsi="Souvenir Lt BT" w:cs="Traditional Arabic"/>
          <w:i/>
          <w:iCs/>
          <w:color w:val="auto"/>
          <w:sz w:val="24"/>
          <w:szCs w:val="32"/>
          <w:bdr w:val="none" w:sz="0" w:space="0" w:color="auto"/>
          <w:lang w:eastAsia="en-US"/>
        </w:rPr>
        <w:t>’</w:t>
      </w:r>
      <w:r w:rsidR="007D1E87" w:rsidRPr="009C0660">
        <w:rPr>
          <w:rFonts w:ascii="Souvenir Lt BT" w:eastAsiaTheme="minorHAnsi" w:hAnsi="Souvenir Lt BT" w:cs="Traditional Arabic"/>
          <w:i/>
          <w:iCs/>
          <w:color w:val="auto"/>
          <w:sz w:val="24"/>
          <w:szCs w:val="32"/>
          <w:bdr w:val="none" w:sz="0" w:space="0" w:color="auto"/>
          <w:lang w:eastAsia="en-US"/>
        </w:rPr>
        <w:t>bah</w:t>
      </w:r>
      <w:proofErr w:type="spellEnd"/>
      <w:r w:rsidR="007D1E87" w:rsidRPr="009C0660">
        <w:rPr>
          <w:rFonts w:ascii="Souvenir Lt BT" w:eastAsiaTheme="minorHAnsi" w:hAnsi="Souvenir Lt BT" w:cs="Traditional Arabic"/>
          <w:i/>
          <w:iCs/>
          <w:color w:val="auto"/>
          <w:sz w:val="24"/>
          <w:szCs w:val="32"/>
          <w:bdr w:val="none" w:sz="0" w:space="0" w:color="auto"/>
          <w:lang w:eastAsia="en-US"/>
        </w:rPr>
        <w:t xml:space="preserve"> hingga engkau suci</w:t>
      </w:r>
      <w:r w:rsidR="009C0660" w:rsidRPr="009C0660">
        <w:rPr>
          <w:rFonts w:ascii="Souvenir Lt BT" w:eastAsiaTheme="minorHAnsi" w:hAnsi="Souvenir Lt BT" w:cs="Traditional Arabic"/>
          <w:i/>
          <w:iCs/>
          <w:color w:val="auto"/>
          <w:sz w:val="24"/>
          <w:szCs w:val="32"/>
          <w:bdr w:val="none" w:sz="0" w:space="0" w:color="auto"/>
          <w:lang w:eastAsia="en-US"/>
        </w:rPr>
        <w:t>.</w:t>
      </w:r>
      <w:r w:rsidRPr="009C0660">
        <w:rPr>
          <w:rFonts w:ascii="Souvenir Lt BT" w:eastAsiaTheme="minorHAnsi" w:hAnsi="Souvenir Lt BT" w:cs="Traditional Arabic"/>
          <w:i/>
          <w:iCs/>
          <w:color w:val="auto"/>
          <w:sz w:val="24"/>
          <w:szCs w:val="32"/>
          <w:bdr w:val="none" w:sz="0" w:space="0" w:color="auto"/>
          <w:lang w:eastAsia="en-US"/>
        </w:rPr>
        <w:t>”</w:t>
      </w:r>
      <w:r w:rsidR="009C0660">
        <w:rPr>
          <w:rStyle w:val="ReferensiCatatanKaki"/>
          <w:rFonts w:ascii="Souvenir Lt BT" w:eastAsiaTheme="minorHAnsi" w:hAnsi="Souvenir Lt BT" w:cs="Traditional Arabic"/>
          <w:i/>
          <w:iCs/>
          <w:color w:val="auto"/>
          <w:sz w:val="24"/>
          <w:szCs w:val="32"/>
          <w:bdr w:val="none" w:sz="0" w:space="0" w:color="auto"/>
          <w:lang w:eastAsia="en-US"/>
        </w:rPr>
        <w:footnoteReference w:id="57"/>
      </w:r>
    </w:p>
    <w:p w14:paraId="28DA444A" w14:textId="4EDE62A9" w:rsidR="007D1E87" w:rsidRPr="00AB77D5" w:rsidRDefault="007D1E87" w:rsidP="00CC3868">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AB77D5">
        <w:rPr>
          <w:rFonts w:ascii="Souvenir Lt BT" w:eastAsiaTheme="minorHAnsi" w:hAnsi="Souvenir Lt BT" w:cs="Traditional Arabic"/>
          <w:color w:val="auto"/>
          <w:sz w:val="24"/>
          <w:szCs w:val="32"/>
          <w:bdr w:val="none" w:sz="0" w:space="0" w:color="auto"/>
          <w:lang w:eastAsia="en-US"/>
        </w:rPr>
        <w:t>Jadi</w:t>
      </w:r>
      <w:r w:rsidR="00CC3868">
        <w:rPr>
          <w:rFonts w:ascii="Souvenir Lt BT" w:eastAsiaTheme="minorHAnsi" w:hAnsi="Souvenir Lt BT" w:cs="Traditional Arabic"/>
          <w:color w:val="auto"/>
          <w:sz w:val="24"/>
          <w:szCs w:val="32"/>
          <w:bdr w:val="none" w:sz="0" w:space="0" w:color="auto"/>
          <w:lang w:eastAsia="en-US"/>
        </w:rPr>
        <w:t>,</w:t>
      </w:r>
      <w:r w:rsidRPr="00AB77D5">
        <w:rPr>
          <w:rFonts w:ascii="Souvenir Lt BT" w:eastAsiaTheme="minorHAnsi" w:hAnsi="Souvenir Lt BT" w:cs="Traditional Arabic"/>
          <w:color w:val="auto"/>
          <w:sz w:val="24"/>
          <w:szCs w:val="32"/>
          <w:bdr w:val="none" w:sz="0" w:space="0" w:color="auto"/>
          <w:lang w:eastAsia="en-US"/>
        </w:rPr>
        <w:t xml:space="preserve"> wanita tidak harus </w:t>
      </w:r>
      <w:r w:rsidR="00BB449B">
        <w:rPr>
          <w:rFonts w:ascii="Souvenir Lt BT" w:eastAsiaTheme="minorHAnsi" w:hAnsi="Souvenir Lt BT" w:cs="Traditional Arabic"/>
          <w:color w:val="auto"/>
          <w:sz w:val="24"/>
          <w:szCs w:val="32"/>
          <w:bdr w:val="none" w:sz="0" w:space="0" w:color="auto"/>
          <w:lang w:eastAsia="en-US"/>
        </w:rPr>
        <w:t>mengonsumsi</w:t>
      </w:r>
      <w:r w:rsidRPr="00AB77D5">
        <w:rPr>
          <w:rFonts w:ascii="Souvenir Lt BT" w:eastAsiaTheme="minorHAnsi" w:hAnsi="Souvenir Lt BT" w:cs="Traditional Arabic"/>
          <w:color w:val="auto"/>
          <w:sz w:val="24"/>
          <w:szCs w:val="32"/>
          <w:bdr w:val="none" w:sz="0" w:space="0" w:color="auto"/>
          <w:lang w:eastAsia="en-US"/>
        </w:rPr>
        <w:t xml:space="preserve"> obat penunda haid</w:t>
      </w:r>
      <w:r w:rsidR="00CC3868">
        <w:rPr>
          <w:rFonts w:ascii="Souvenir Lt BT" w:eastAsiaTheme="minorHAnsi" w:hAnsi="Souvenir Lt BT" w:cs="Traditional Arabic"/>
          <w:color w:val="auto"/>
          <w:sz w:val="24"/>
          <w:szCs w:val="32"/>
          <w:bdr w:val="none" w:sz="0" w:space="0" w:color="auto"/>
          <w:lang w:eastAsia="en-US"/>
        </w:rPr>
        <w:t>.</w:t>
      </w:r>
      <w:r w:rsidRPr="00503446">
        <w:rPr>
          <w:rFonts w:ascii="Souvenir Lt BT" w:eastAsiaTheme="minorHAnsi" w:hAnsi="Souvenir Lt BT" w:cs="Traditional Arabic"/>
          <w:color w:val="auto"/>
          <w:sz w:val="24"/>
          <w:szCs w:val="32"/>
          <w:bdr w:val="none" w:sz="0" w:space="0" w:color="auto"/>
          <w:lang w:eastAsia="en-US"/>
        </w:rPr>
        <w:t xml:space="preserve"> </w:t>
      </w:r>
      <w:r w:rsidR="00CC3868">
        <w:rPr>
          <w:rFonts w:ascii="Souvenir Lt BT" w:eastAsiaTheme="minorHAnsi" w:hAnsi="Souvenir Lt BT" w:cs="Traditional Arabic"/>
          <w:color w:val="auto"/>
          <w:sz w:val="24"/>
          <w:szCs w:val="32"/>
          <w:bdr w:val="none" w:sz="0" w:space="0" w:color="auto"/>
          <w:lang w:eastAsia="en-US"/>
        </w:rPr>
        <w:t>J</w:t>
      </w:r>
      <w:r w:rsidRPr="00503446">
        <w:rPr>
          <w:rFonts w:ascii="Souvenir Lt BT" w:eastAsiaTheme="minorHAnsi" w:hAnsi="Souvenir Lt BT" w:cs="Traditional Arabic"/>
          <w:color w:val="auto"/>
          <w:sz w:val="24"/>
          <w:szCs w:val="32"/>
          <w:bdr w:val="none" w:sz="0" w:space="0" w:color="auto"/>
          <w:lang w:eastAsia="en-US"/>
        </w:rPr>
        <w:t xml:space="preserve">ika </w:t>
      </w:r>
      <w:r w:rsidR="00CC3868">
        <w:rPr>
          <w:rFonts w:ascii="Souvenir Lt BT" w:eastAsiaTheme="minorHAnsi" w:hAnsi="Souvenir Lt BT" w:cs="Traditional Arabic"/>
          <w:color w:val="auto"/>
          <w:sz w:val="24"/>
          <w:szCs w:val="32"/>
          <w:bdr w:val="none" w:sz="0" w:space="0" w:color="auto"/>
          <w:lang w:eastAsia="en-US"/>
        </w:rPr>
        <w:t>d</w:t>
      </w:r>
      <w:r w:rsidRPr="00503446">
        <w:rPr>
          <w:rFonts w:ascii="Souvenir Lt BT" w:eastAsiaTheme="minorHAnsi" w:hAnsi="Souvenir Lt BT" w:cs="Traditional Arabic"/>
          <w:color w:val="auto"/>
          <w:sz w:val="24"/>
          <w:szCs w:val="32"/>
          <w:bdr w:val="none" w:sz="0" w:space="0" w:color="auto"/>
          <w:lang w:eastAsia="en-US"/>
        </w:rPr>
        <w:t>ia</w:t>
      </w:r>
      <w:r w:rsidRPr="00AB77D5">
        <w:rPr>
          <w:rFonts w:ascii="Souvenir Lt BT" w:eastAsiaTheme="minorHAnsi" w:hAnsi="Souvenir Lt BT" w:cs="Traditional Arabic"/>
          <w:color w:val="auto"/>
          <w:sz w:val="24"/>
          <w:szCs w:val="32"/>
          <w:bdr w:val="none" w:sz="0" w:space="0" w:color="auto"/>
          <w:lang w:eastAsia="en-US"/>
        </w:rPr>
        <w:t xml:space="preserve"> haid di tengah pelaksanaan haji</w:t>
      </w:r>
      <w:r w:rsidR="002A3C54">
        <w:rPr>
          <w:rFonts w:ascii="Souvenir Lt BT" w:eastAsiaTheme="minorHAnsi" w:hAnsi="Souvenir Lt BT" w:cs="Traditional Arabic"/>
          <w:color w:val="auto"/>
          <w:sz w:val="24"/>
          <w:szCs w:val="32"/>
          <w:bdr w:val="none" w:sz="0" w:space="0" w:color="auto"/>
          <w:lang w:eastAsia="en-US"/>
        </w:rPr>
        <w:t>,</w:t>
      </w:r>
      <w:r w:rsidRPr="00AB77D5">
        <w:rPr>
          <w:rFonts w:ascii="Souvenir Lt BT" w:eastAsiaTheme="minorHAnsi" w:hAnsi="Souvenir Lt BT" w:cs="Traditional Arabic"/>
          <w:color w:val="auto"/>
          <w:sz w:val="24"/>
          <w:szCs w:val="32"/>
          <w:bdr w:val="none" w:sz="0" w:space="0" w:color="auto"/>
          <w:lang w:eastAsia="en-US"/>
        </w:rPr>
        <w:t xml:space="preserve"> maka </w:t>
      </w:r>
      <w:r w:rsidR="002A3C54">
        <w:rPr>
          <w:rFonts w:ascii="Souvenir Lt BT" w:eastAsiaTheme="minorHAnsi" w:hAnsi="Souvenir Lt BT" w:cs="Traditional Arabic"/>
          <w:color w:val="auto"/>
          <w:sz w:val="24"/>
          <w:szCs w:val="32"/>
          <w:bdr w:val="none" w:sz="0" w:space="0" w:color="auto"/>
          <w:lang w:eastAsia="en-US"/>
        </w:rPr>
        <w:t>hal itu</w:t>
      </w:r>
      <w:r w:rsidRPr="00503446">
        <w:rPr>
          <w:rFonts w:ascii="Souvenir Lt BT" w:eastAsiaTheme="minorHAnsi" w:hAnsi="Souvenir Lt BT" w:cs="Traditional Arabic"/>
          <w:color w:val="auto"/>
          <w:sz w:val="24"/>
          <w:szCs w:val="32"/>
          <w:bdr w:val="none" w:sz="0" w:space="0" w:color="auto"/>
          <w:lang w:eastAsia="en-US"/>
        </w:rPr>
        <w:t xml:space="preserve"> </w:t>
      </w:r>
      <w:r w:rsidRPr="00AB77D5">
        <w:rPr>
          <w:rFonts w:ascii="Souvenir Lt BT" w:eastAsiaTheme="minorHAnsi" w:hAnsi="Souvenir Lt BT" w:cs="Traditional Arabic"/>
          <w:color w:val="auto"/>
          <w:sz w:val="24"/>
          <w:szCs w:val="32"/>
          <w:bdr w:val="none" w:sz="0" w:space="0" w:color="auto"/>
          <w:lang w:eastAsia="en-US"/>
        </w:rPr>
        <w:t>tidak mengapa</w:t>
      </w:r>
      <w:r w:rsidR="002A3C54">
        <w:rPr>
          <w:rFonts w:ascii="Souvenir Lt BT" w:eastAsiaTheme="minorHAnsi" w:hAnsi="Souvenir Lt BT" w:cs="Traditional Arabic"/>
          <w:color w:val="auto"/>
          <w:sz w:val="24"/>
          <w:szCs w:val="32"/>
          <w:bdr w:val="none" w:sz="0" w:space="0" w:color="auto"/>
          <w:lang w:eastAsia="en-US"/>
        </w:rPr>
        <w:t>,</w:t>
      </w:r>
      <w:r w:rsidRPr="00AB77D5">
        <w:rPr>
          <w:rFonts w:ascii="Souvenir Lt BT" w:eastAsiaTheme="minorHAnsi" w:hAnsi="Souvenir Lt BT" w:cs="Traditional Arabic"/>
          <w:color w:val="auto"/>
          <w:sz w:val="24"/>
          <w:szCs w:val="32"/>
          <w:bdr w:val="none" w:sz="0" w:space="0" w:color="auto"/>
          <w:lang w:eastAsia="en-US"/>
        </w:rPr>
        <w:t xml:space="preserve"> dan tidak </w:t>
      </w:r>
      <w:r w:rsidR="007E380A">
        <w:rPr>
          <w:rFonts w:ascii="Souvenir Lt BT" w:eastAsiaTheme="minorHAnsi" w:hAnsi="Souvenir Lt BT" w:cs="Traditional Arabic"/>
          <w:color w:val="auto"/>
          <w:sz w:val="24"/>
          <w:szCs w:val="32"/>
          <w:bdr w:val="none" w:sz="0" w:space="0" w:color="auto"/>
          <w:lang w:eastAsia="en-US"/>
        </w:rPr>
        <w:t>mempengaruhi</w:t>
      </w:r>
      <w:r w:rsidRPr="00AB77D5">
        <w:rPr>
          <w:rFonts w:ascii="Souvenir Lt BT" w:eastAsiaTheme="minorHAnsi" w:hAnsi="Souvenir Lt BT" w:cs="Traditional Arabic"/>
          <w:color w:val="auto"/>
          <w:sz w:val="24"/>
          <w:szCs w:val="32"/>
          <w:bdr w:val="none" w:sz="0" w:space="0" w:color="auto"/>
          <w:lang w:eastAsia="en-US"/>
        </w:rPr>
        <w:t xml:space="preserve"> </w:t>
      </w:r>
      <w:r w:rsidRPr="00503446">
        <w:rPr>
          <w:rFonts w:ascii="Souvenir Lt BT" w:eastAsiaTheme="minorHAnsi" w:hAnsi="Souvenir Lt BT" w:cs="Traditional Arabic"/>
          <w:color w:val="auto"/>
          <w:sz w:val="24"/>
          <w:szCs w:val="32"/>
          <w:bdr w:val="none" w:sz="0" w:space="0" w:color="auto"/>
          <w:lang w:eastAsia="en-US"/>
        </w:rPr>
        <w:t xml:space="preserve">kemabruran </w:t>
      </w:r>
      <w:r w:rsidR="007E380A" w:rsidRPr="00503446">
        <w:rPr>
          <w:rFonts w:ascii="Souvenir Lt BT" w:eastAsiaTheme="minorHAnsi" w:hAnsi="Souvenir Lt BT" w:cs="Traditional Arabic"/>
          <w:color w:val="auto"/>
          <w:sz w:val="24"/>
          <w:szCs w:val="32"/>
          <w:bdr w:val="none" w:sz="0" w:space="0" w:color="auto"/>
          <w:lang w:eastAsia="en-US"/>
        </w:rPr>
        <w:t>hajinya</w:t>
      </w:r>
      <w:r w:rsidRPr="00503446">
        <w:rPr>
          <w:rFonts w:ascii="Souvenir Lt BT" w:eastAsiaTheme="minorHAnsi" w:hAnsi="Souvenir Lt BT" w:cs="Traditional Arabic"/>
          <w:color w:val="auto"/>
          <w:sz w:val="24"/>
          <w:szCs w:val="32"/>
          <w:bdr w:val="none" w:sz="0" w:space="0" w:color="auto"/>
          <w:lang w:eastAsia="en-US"/>
        </w:rPr>
        <w:t>.</w:t>
      </w:r>
    </w:p>
    <w:p w14:paraId="587A9297" w14:textId="77777777" w:rsidR="009835DE" w:rsidRPr="00AB77D5" w:rsidRDefault="009835DE" w:rsidP="009C63B5">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b/>
          <w:bCs/>
          <w:color w:val="auto"/>
          <w:sz w:val="24"/>
          <w:szCs w:val="32"/>
          <w:bdr w:val="none" w:sz="0" w:space="0" w:color="auto"/>
          <w:lang w:eastAsia="en-US"/>
        </w:rPr>
      </w:pPr>
    </w:p>
    <w:p w14:paraId="5AD3A343" w14:textId="0E73329B" w:rsidR="007E380A" w:rsidRPr="0042429E" w:rsidRDefault="007E380A" w:rsidP="007E380A">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center"/>
        <w:rPr>
          <w:rFonts w:ascii="Souvenir Lt BT" w:eastAsiaTheme="minorHAnsi" w:hAnsi="Souvenir Lt BT" w:cs="Traditional Arabic"/>
          <w:color w:val="auto"/>
          <w:sz w:val="24"/>
          <w:szCs w:val="32"/>
          <w:bdr w:val="none" w:sz="0" w:space="0" w:color="auto"/>
          <w:lang w:eastAsia="en-US"/>
        </w:rPr>
      </w:pPr>
      <w:r w:rsidRPr="0042429E">
        <w:rPr>
          <w:rFonts w:ascii="Souvenir Lt BT" w:eastAsiaTheme="minorHAnsi" w:hAnsi="Souvenir Lt BT" w:cs="Traditional Arabic"/>
          <w:color w:val="auto"/>
          <w:sz w:val="24"/>
          <w:szCs w:val="32"/>
          <w:bdr w:val="none" w:sz="0" w:space="0" w:color="auto"/>
          <w:lang w:eastAsia="en-US"/>
        </w:rPr>
        <w:t>***</w:t>
      </w:r>
    </w:p>
    <w:p w14:paraId="066DB1FD" w14:textId="77777777" w:rsidR="007E380A" w:rsidRPr="00503446" w:rsidRDefault="007E380A" w:rsidP="007E380A">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b/>
          <w:bCs/>
          <w:color w:val="auto"/>
          <w:sz w:val="24"/>
          <w:szCs w:val="32"/>
          <w:bdr w:val="none" w:sz="0" w:space="0" w:color="auto"/>
          <w:lang w:eastAsia="en-US"/>
        </w:rPr>
      </w:pPr>
    </w:p>
    <w:p w14:paraId="71567E2C" w14:textId="74691A8E" w:rsidR="00366671" w:rsidRPr="00AB77D5" w:rsidRDefault="00366671" w:rsidP="007E380A">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AB77D5">
        <w:rPr>
          <w:rFonts w:ascii="Souvenir Lt BT" w:eastAsiaTheme="minorHAnsi" w:hAnsi="Souvenir Lt BT" w:cs="Traditional Arabic"/>
          <w:b/>
          <w:bCs/>
          <w:color w:val="auto"/>
          <w:sz w:val="24"/>
          <w:szCs w:val="32"/>
          <w:bdr w:val="none" w:sz="0" w:space="0" w:color="auto"/>
          <w:lang w:eastAsia="en-US"/>
        </w:rPr>
        <w:t>Pertanyaan 2</w:t>
      </w:r>
      <w:r w:rsidRPr="00AB77D5">
        <w:rPr>
          <w:rFonts w:ascii="Souvenir Lt BT" w:eastAsiaTheme="minorHAnsi" w:hAnsi="Souvenir Lt BT" w:cs="Traditional Arabic"/>
          <w:color w:val="auto"/>
          <w:sz w:val="24"/>
          <w:szCs w:val="32"/>
          <w:bdr w:val="none" w:sz="0" w:space="0" w:color="auto"/>
          <w:lang w:eastAsia="en-US"/>
        </w:rPr>
        <w:t xml:space="preserve">: Apakah bercak-bercak darah yang keluar setelah </w:t>
      </w:r>
      <w:r w:rsidR="00BB449B">
        <w:rPr>
          <w:rFonts w:ascii="Souvenir Lt BT" w:eastAsiaTheme="minorHAnsi" w:hAnsi="Souvenir Lt BT" w:cs="Traditional Arabic"/>
          <w:color w:val="auto"/>
          <w:sz w:val="24"/>
          <w:szCs w:val="32"/>
          <w:bdr w:val="none" w:sz="0" w:space="0" w:color="auto"/>
          <w:lang w:eastAsia="en-US"/>
        </w:rPr>
        <w:t>mengonsumsi</w:t>
      </w:r>
      <w:r w:rsidRPr="00AB77D5">
        <w:rPr>
          <w:rFonts w:ascii="Souvenir Lt BT" w:eastAsiaTheme="minorHAnsi" w:hAnsi="Souvenir Lt BT" w:cs="Traditional Arabic"/>
          <w:color w:val="auto"/>
          <w:sz w:val="24"/>
          <w:szCs w:val="32"/>
          <w:bdr w:val="none" w:sz="0" w:space="0" w:color="auto"/>
          <w:lang w:eastAsia="en-US"/>
        </w:rPr>
        <w:t xml:space="preserve"> obat penunda haid merupakan darah haid?</w:t>
      </w:r>
    </w:p>
    <w:p w14:paraId="6F0BECB8" w14:textId="37E35796" w:rsidR="007E380A" w:rsidRPr="007E380A" w:rsidRDefault="007E380A" w:rsidP="007E380A">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b/>
          <w:bCs/>
          <w:color w:val="auto"/>
          <w:sz w:val="24"/>
          <w:szCs w:val="32"/>
          <w:bdr w:val="none" w:sz="0" w:space="0" w:color="auto"/>
          <w:lang w:eastAsia="en-US"/>
        </w:rPr>
      </w:pPr>
      <w:r>
        <w:rPr>
          <w:rFonts w:ascii="Souvenir Lt BT" w:eastAsiaTheme="minorHAnsi" w:hAnsi="Souvenir Lt BT" w:cs="Traditional Arabic"/>
          <w:b/>
          <w:bCs/>
          <w:color w:val="auto"/>
          <w:sz w:val="24"/>
          <w:szCs w:val="32"/>
          <w:bdr w:val="none" w:sz="0" w:space="0" w:color="auto"/>
          <w:lang w:eastAsia="en-US"/>
        </w:rPr>
        <w:t>Jawab:</w:t>
      </w:r>
    </w:p>
    <w:p w14:paraId="1E335D97" w14:textId="26ECD710" w:rsidR="00366671" w:rsidRPr="00AB77D5" w:rsidRDefault="00366671" w:rsidP="007E380A">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AB77D5">
        <w:rPr>
          <w:rFonts w:ascii="Souvenir Lt BT" w:eastAsiaTheme="minorHAnsi" w:hAnsi="Souvenir Lt BT" w:cs="Traditional Arabic"/>
          <w:b/>
          <w:bCs/>
          <w:color w:val="auto"/>
          <w:sz w:val="24"/>
          <w:szCs w:val="32"/>
          <w:bdr w:val="none" w:sz="0" w:space="0" w:color="auto"/>
          <w:lang w:eastAsia="en-US"/>
        </w:rPr>
        <w:t>Pertama</w:t>
      </w:r>
      <w:r w:rsidR="00A42B32">
        <w:rPr>
          <w:rFonts w:ascii="Souvenir Lt BT" w:eastAsiaTheme="minorHAnsi" w:hAnsi="Souvenir Lt BT" w:cs="Traditional Arabic"/>
          <w:color w:val="auto"/>
          <w:sz w:val="24"/>
          <w:szCs w:val="32"/>
          <w:bdr w:val="none" w:sz="0" w:space="0" w:color="auto"/>
          <w:lang w:eastAsia="en-US"/>
        </w:rPr>
        <w:t>,</w:t>
      </w:r>
      <w:r w:rsidRPr="00503446">
        <w:rPr>
          <w:rFonts w:ascii="Souvenir Lt BT" w:eastAsiaTheme="minorHAnsi" w:hAnsi="Souvenir Lt BT" w:cs="Traditional Arabic"/>
          <w:color w:val="auto"/>
          <w:sz w:val="24"/>
          <w:szCs w:val="32"/>
          <w:bdr w:val="none" w:sz="0" w:space="0" w:color="auto"/>
          <w:lang w:eastAsia="en-US"/>
        </w:rPr>
        <w:t xml:space="preserve"> </w:t>
      </w:r>
      <w:r w:rsidR="00A42B32">
        <w:rPr>
          <w:rFonts w:ascii="Souvenir Lt BT" w:eastAsiaTheme="minorHAnsi" w:hAnsi="Souvenir Lt BT" w:cs="Traditional Arabic"/>
          <w:color w:val="auto"/>
          <w:sz w:val="24"/>
          <w:szCs w:val="32"/>
          <w:bdr w:val="none" w:sz="0" w:space="0" w:color="auto"/>
          <w:lang w:eastAsia="en-US"/>
        </w:rPr>
        <w:t>u</w:t>
      </w:r>
      <w:r w:rsidR="00A42B32" w:rsidRPr="00A42B32">
        <w:rPr>
          <w:rFonts w:ascii="Souvenir Lt BT" w:eastAsiaTheme="minorHAnsi" w:hAnsi="Souvenir Lt BT" w:cs="Traditional Arabic"/>
          <w:color w:val="auto"/>
          <w:sz w:val="24"/>
          <w:szCs w:val="32"/>
          <w:bdr w:val="none" w:sz="0" w:space="0" w:color="auto"/>
          <w:lang w:eastAsia="en-US"/>
        </w:rPr>
        <w:t>ntuk</w:t>
      </w:r>
      <w:r w:rsidRPr="00AB77D5">
        <w:rPr>
          <w:rFonts w:ascii="Souvenir Lt BT" w:eastAsiaTheme="minorHAnsi" w:hAnsi="Souvenir Lt BT" w:cs="Traditional Arabic"/>
          <w:color w:val="auto"/>
          <w:sz w:val="24"/>
          <w:szCs w:val="32"/>
          <w:bdr w:val="none" w:sz="0" w:space="0" w:color="auto"/>
          <w:lang w:eastAsia="en-US"/>
        </w:rPr>
        <w:t xml:space="preserve"> mengetahui apakah bercak tersebut </w:t>
      </w:r>
      <w:r w:rsidR="00A42B32" w:rsidRPr="00A42B32">
        <w:rPr>
          <w:rFonts w:ascii="Souvenir Lt BT" w:eastAsiaTheme="minorHAnsi" w:hAnsi="Souvenir Lt BT" w:cs="Traditional Arabic"/>
          <w:color w:val="auto"/>
          <w:sz w:val="24"/>
          <w:szCs w:val="32"/>
          <w:bdr w:val="none" w:sz="0" w:space="0" w:color="auto"/>
          <w:lang w:eastAsia="en-US"/>
        </w:rPr>
        <w:t>merupakan</w:t>
      </w:r>
      <w:r w:rsidRPr="00AB77D5">
        <w:rPr>
          <w:rFonts w:ascii="Souvenir Lt BT" w:eastAsiaTheme="minorHAnsi" w:hAnsi="Souvenir Lt BT" w:cs="Traditional Arabic"/>
          <w:color w:val="auto"/>
          <w:sz w:val="24"/>
          <w:szCs w:val="32"/>
          <w:bdr w:val="none" w:sz="0" w:space="0" w:color="auto"/>
          <w:lang w:eastAsia="en-US"/>
        </w:rPr>
        <w:t xml:space="preserve"> darah haid </w:t>
      </w:r>
      <w:r w:rsidRPr="00503446">
        <w:rPr>
          <w:rFonts w:ascii="Souvenir Lt BT" w:eastAsiaTheme="minorHAnsi" w:hAnsi="Souvenir Lt BT" w:cs="Traditional Arabic"/>
          <w:color w:val="auto"/>
          <w:sz w:val="24"/>
          <w:szCs w:val="32"/>
          <w:bdr w:val="none" w:sz="0" w:space="0" w:color="auto"/>
          <w:lang w:eastAsia="en-US"/>
        </w:rPr>
        <w:t>atau</w:t>
      </w:r>
      <w:r w:rsidRPr="00AB77D5">
        <w:rPr>
          <w:rFonts w:ascii="Souvenir Lt BT" w:eastAsiaTheme="minorHAnsi" w:hAnsi="Souvenir Lt BT" w:cs="Traditional Arabic"/>
          <w:color w:val="auto"/>
          <w:sz w:val="24"/>
          <w:szCs w:val="32"/>
          <w:bdr w:val="none" w:sz="0" w:space="0" w:color="auto"/>
          <w:lang w:eastAsia="en-US"/>
        </w:rPr>
        <w:t xml:space="preserve"> bukan</w:t>
      </w:r>
      <w:r w:rsidR="001A5714">
        <w:rPr>
          <w:rFonts w:ascii="Souvenir Lt BT" w:eastAsiaTheme="minorHAnsi" w:hAnsi="Souvenir Lt BT" w:cs="Traditional Arabic"/>
          <w:color w:val="auto"/>
          <w:sz w:val="24"/>
          <w:szCs w:val="32"/>
          <w:bdr w:val="none" w:sz="0" w:space="0" w:color="auto"/>
          <w:lang w:eastAsia="en-US"/>
        </w:rPr>
        <w:t>,</w:t>
      </w:r>
      <w:r w:rsidRPr="00AB77D5">
        <w:rPr>
          <w:rFonts w:ascii="Souvenir Lt BT" w:eastAsiaTheme="minorHAnsi" w:hAnsi="Souvenir Lt BT" w:cs="Traditional Arabic"/>
          <w:color w:val="auto"/>
          <w:sz w:val="24"/>
          <w:szCs w:val="32"/>
          <w:bdr w:val="none" w:sz="0" w:space="0" w:color="auto"/>
          <w:lang w:eastAsia="en-US"/>
        </w:rPr>
        <w:t xml:space="preserve"> maka </w:t>
      </w:r>
      <w:r w:rsidR="00A42B32" w:rsidRPr="00A42B32">
        <w:rPr>
          <w:rFonts w:ascii="Souvenir Lt BT" w:eastAsiaTheme="minorHAnsi" w:hAnsi="Souvenir Lt BT" w:cs="Traditional Arabic"/>
          <w:color w:val="auto"/>
          <w:sz w:val="24"/>
          <w:szCs w:val="32"/>
          <w:bdr w:val="none" w:sz="0" w:space="0" w:color="auto"/>
          <w:lang w:eastAsia="en-US"/>
        </w:rPr>
        <w:t xml:space="preserve">penentuannya </w:t>
      </w:r>
      <w:r w:rsidRPr="00AB77D5">
        <w:rPr>
          <w:rFonts w:ascii="Souvenir Lt BT" w:eastAsiaTheme="minorHAnsi" w:hAnsi="Souvenir Lt BT" w:cs="Traditional Arabic"/>
          <w:color w:val="auto"/>
          <w:sz w:val="24"/>
          <w:szCs w:val="32"/>
          <w:bdr w:val="none" w:sz="0" w:space="0" w:color="auto"/>
          <w:lang w:eastAsia="en-US"/>
        </w:rPr>
        <w:t>harus dikembalikan kepada ahlinya</w:t>
      </w:r>
      <w:r w:rsidR="00A42B32" w:rsidRPr="00A42B32">
        <w:rPr>
          <w:rFonts w:ascii="Souvenir Lt BT" w:eastAsiaTheme="minorHAnsi" w:hAnsi="Souvenir Lt BT" w:cs="Traditional Arabic"/>
          <w:color w:val="auto"/>
          <w:sz w:val="24"/>
          <w:szCs w:val="32"/>
          <w:bdr w:val="none" w:sz="0" w:space="0" w:color="auto"/>
          <w:lang w:eastAsia="en-US"/>
        </w:rPr>
        <w:t>,</w:t>
      </w:r>
      <w:r w:rsidRPr="00AB77D5">
        <w:rPr>
          <w:rFonts w:ascii="Souvenir Lt BT" w:eastAsiaTheme="minorHAnsi" w:hAnsi="Souvenir Lt BT" w:cs="Traditional Arabic"/>
          <w:color w:val="auto"/>
          <w:sz w:val="24"/>
          <w:szCs w:val="32"/>
          <w:bdr w:val="none" w:sz="0" w:space="0" w:color="auto"/>
          <w:lang w:eastAsia="en-US"/>
        </w:rPr>
        <w:t xml:space="preserve"> yaitu para dokter.</w:t>
      </w:r>
    </w:p>
    <w:p w14:paraId="339A2A38" w14:textId="73E77779" w:rsidR="00366671" w:rsidRPr="00AB77D5" w:rsidRDefault="0067767C" w:rsidP="00A42B32">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rtl/>
          <w:lang w:eastAsia="en-US"/>
        </w:rPr>
      </w:pPr>
      <w:r>
        <w:rPr>
          <w:rFonts w:ascii="Souvenir Lt BT" w:eastAsiaTheme="minorHAnsi" w:hAnsi="Souvenir Lt BT" w:cs="Traditional Arabic"/>
          <w:color w:val="auto"/>
          <w:sz w:val="24"/>
          <w:szCs w:val="32"/>
          <w:bdr w:val="none" w:sz="0" w:space="0" w:color="auto"/>
          <w:lang w:eastAsia="en-US"/>
        </w:rPr>
        <w:t>Syekh</w:t>
      </w:r>
      <w:r w:rsidR="00366671" w:rsidRPr="00AB77D5">
        <w:rPr>
          <w:rFonts w:ascii="Souvenir Lt BT" w:eastAsiaTheme="minorHAnsi" w:hAnsi="Souvenir Lt BT" w:cs="Traditional Arabic"/>
          <w:color w:val="auto"/>
          <w:sz w:val="24"/>
          <w:szCs w:val="32"/>
          <w:bdr w:val="none" w:sz="0" w:space="0" w:color="auto"/>
          <w:lang w:eastAsia="en-US"/>
        </w:rPr>
        <w:t xml:space="preserve"> </w:t>
      </w:r>
      <w:proofErr w:type="spellStart"/>
      <w:r w:rsidR="00366671" w:rsidRPr="00AB77D5">
        <w:rPr>
          <w:rFonts w:ascii="Souvenir Lt BT" w:eastAsiaTheme="minorHAnsi" w:hAnsi="Souvenir Lt BT" w:cs="Traditional Arabic"/>
          <w:color w:val="auto"/>
          <w:sz w:val="24"/>
          <w:szCs w:val="32"/>
          <w:bdr w:val="none" w:sz="0" w:space="0" w:color="auto"/>
          <w:lang w:eastAsia="en-US"/>
        </w:rPr>
        <w:t>al</w:t>
      </w:r>
      <w:proofErr w:type="spellEnd"/>
      <w:r w:rsidR="00366671" w:rsidRPr="00AB77D5">
        <w:rPr>
          <w:rFonts w:ascii="Souvenir Lt BT" w:eastAsiaTheme="minorHAnsi" w:hAnsi="Souvenir Lt BT" w:cs="Traditional Arabic"/>
          <w:color w:val="auto"/>
          <w:sz w:val="24"/>
          <w:szCs w:val="32"/>
          <w:bdr w:val="none" w:sz="0" w:space="0" w:color="auto"/>
          <w:lang w:eastAsia="en-US"/>
        </w:rPr>
        <w:t>-</w:t>
      </w:r>
      <w:r w:rsidR="00F41BEC">
        <w:rPr>
          <w:rFonts w:ascii="Souvenir Lt BT" w:eastAsiaTheme="minorHAnsi" w:hAnsi="Souvenir Lt BT" w:cs="Traditional Arabic"/>
          <w:color w:val="auto"/>
          <w:sz w:val="24"/>
          <w:szCs w:val="32"/>
          <w:bdr w:val="none" w:sz="0" w:space="0" w:color="auto"/>
          <w:lang w:eastAsia="en-US"/>
        </w:rPr>
        <w:t>‘</w:t>
      </w:r>
      <w:proofErr w:type="spellStart"/>
      <w:r w:rsidR="00F41BEC">
        <w:rPr>
          <w:rFonts w:ascii="Souvenir Lt BT" w:eastAsiaTheme="minorHAnsi" w:hAnsi="Souvenir Lt BT" w:cs="Traditional Arabic"/>
          <w:color w:val="auto"/>
          <w:sz w:val="24"/>
          <w:szCs w:val="32"/>
          <w:bdr w:val="none" w:sz="0" w:space="0" w:color="auto"/>
          <w:lang w:eastAsia="en-US"/>
        </w:rPr>
        <w:t>U</w:t>
      </w:r>
      <w:r w:rsidR="00366671" w:rsidRPr="00AB77D5">
        <w:rPr>
          <w:rFonts w:ascii="Souvenir Lt BT" w:eastAsiaTheme="minorHAnsi" w:hAnsi="Souvenir Lt BT" w:cs="Traditional Arabic"/>
          <w:color w:val="auto"/>
          <w:sz w:val="24"/>
          <w:szCs w:val="32"/>
          <w:bdr w:val="none" w:sz="0" w:space="0" w:color="auto"/>
          <w:lang w:eastAsia="en-US"/>
        </w:rPr>
        <w:t>tsaimin</w:t>
      </w:r>
      <w:proofErr w:type="spellEnd"/>
      <w:r w:rsidR="00366671" w:rsidRPr="00AB77D5">
        <w:rPr>
          <w:rFonts w:ascii="Souvenir Lt BT" w:eastAsiaTheme="minorHAnsi" w:hAnsi="Souvenir Lt BT" w:cs="Traditional Arabic"/>
          <w:color w:val="auto"/>
          <w:sz w:val="24"/>
          <w:szCs w:val="32"/>
          <w:bdr w:val="none" w:sz="0" w:space="0" w:color="auto"/>
          <w:lang w:eastAsia="en-US"/>
        </w:rPr>
        <w:t xml:space="preserve"> </w:t>
      </w:r>
      <w:proofErr w:type="spellStart"/>
      <w:r w:rsidR="006A2891" w:rsidRPr="006A2891">
        <w:rPr>
          <w:rFonts w:ascii="Souvenir Lt BT" w:eastAsiaTheme="minorHAnsi" w:hAnsi="Souvenir Lt BT" w:cs="Traditional Arabic"/>
          <w:i/>
          <w:iCs/>
          <w:color w:val="auto"/>
          <w:sz w:val="24"/>
          <w:szCs w:val="32"/>
          <w:bdr w:val="none" w:sz="0" w:space="0" w:color="auto"/>
          <w:lang w:eastAsia="en-US"/>
        </w:rPr>
        <w:t>rahimahullâh</w:t>
      </w:r>
      <w:proofErr w:type="spellEnd"/>
      <w:r w:rsidR="00366671" w:rsidRPr="00AB77D5">
        <w:rPr>
          <w:rFonts w:ascii="Souvenir Lt BT" w:eastAsiaTheme="minorHAnsi" w:hAnsi="Souvenir Lt BT" w:cs="Traditional Arabic"/>
          <w:color w:val="auto"/>
          <w:sz w:val="24"/>
          <w:szCs w:val="32"/>
          <w:bdr w:val="none" w:sz="0" w:space="0" w:color="auto"/>
          <w:lang w:eastAsia="en-US"/>
        </w:rPr>
        <w:t xml:space="preserve"> pernah ditanya, </w:t>
      </w:r>
      <w:r w:rsidR="00A257FA" w:rsidRPr="00A42B32">
        <w:rPr>
          <w:rFonts w:ascii="Souvenir Lt BT" w:eastAsiaTheme="minorHAnsi" w:hAnsi="Souvenir Lt BT" w:cs="Traditional Arabic"/>
          <w:i/>
          <w:iCs/>
          <w:color w:val="auto"/>
          <w:sz w:val="24"/>
          <w:szCs w:val="32"/>
          <w:bdr w:val="none" w:sz="0" w:space="0" w:color="auto"/>
          <w:lang w:eastAsia="en-US"/>
        </w:rPr>
        <w:t>“</w:t>
      </w:r>
      <w:r w:rsidR="00366671" w:rsidRPr="00A42B32">
        <w:rPr>
          <w:rFonts w:ascii="Souvenir Lt BT" w:eastAsiaTheme="minorHAnsi" w:hAnsi="Souvenir Lt BT" w:cs="Traditional Arabic"/>
          <w:i/>
          <w:iCs/>
          <w:color w:val="auto"/>
          <w:sz w:val="24"/>
          <w:szCs w:val="32"/>
          <w:bdr w:val="none" w:sz="0" w:space="0" w:color="auto"/>
          <w:lang w:eastAsia="en-US"/>
        </w:rPr>
        <w:t xml:space="preserve">Aku seorang ibu dari seorang anak yang berumur </w:t>
      </w:r>
      <w:r w:rsidR="00A42B32" w:rsidRPr="00A42B32">
        <w:rPr>
          <w:rFonts w:ascii="Souvenir Lt BT" w:eastAsiaTheme="minorHAnsi" w:hAnsi="Souvenir Lt BT" w:cs="Traditional Arabic"/>
          <w:i/>
          <w:iCs/>
          <w:color w:val="auto"/>
          <w:sz w:val="24"/>
          <w:szCs w:val="32"/>
          <w:bdr w:val="none" w:sz="0" w:space="0" w:color="auto"/>
          <w:lang w:eastAsia="en-US"/>
        </w:rPr>
        <w:t>empat</w:t>
      </w:r>
      <w:r w:rsidR="00366671" w:rsidRPr="00A42B32">
        <w:rPr>
          <w:rFonts w:ascii="Souvenir Lt BT" w:eastAsiaTheme="minorHAnsi" w:hAnsi="Souvenir Lt BT" w:cs="Traditional Arabic"/>
          <w:i/>
          <w:iCs/>
          <w:color w:val="auto"/>
          <w:sz w:val="24"/>
          <w:szCs w:val="32"/>
          <w:bdr w:val="none" w:sz="0" w:space="0" w:color="auto"/>
          <w:lang w:eastAsia="en-US"/>
        </w:rPr>
        <w:t xml:space="preserve"> bulan, dan aku menggunakan obat penghalang hamil, namun terkadang keluar darah sedikit yang berwarna merah setelah mandi janabah dari jimak, dan ini terjadi tatkala bulan </w:t>
      </w:r>
      <w:r w:rsidR="00146628" w:rsidRPr="00A42B32">
        <w:rPr>
          <w:rFonts w:ascii="Souvenir Lt BT" w:eastAsiaTheme="minorHAnsi" w:hAnsi="Souvenir Lt BT" w:cs="Traditional Arabic"/>
          <w:i/>
          <w:iCs/>
          <w:color w:val="auto"/>
          <w:sz w:val="24"/>
          <w:szCs w:val="32"/>
          <w:bdr w:val="none" w:sz="0" w:space="0" w:color="auto"/>
          <w:lang w:eastAsia="en-US"/>
        </w:rPr>
        <w:t>R</w:t>
      </w:r>
      <w:r w:rsidR="00366671" w:rsidRPr="00A42B32">
        <w:rPr>
          <w:rFonts w:ascii="Souvenir Lt BT" w:eastAsiaTheme="minorHAnsi" w:hAnsi="Souvenir Lt BT" w:cs="Traditional Arabic"/>
          <w:i/>
          <w:iCs/>
          <w:color w:val="auto"/>
          <w:sz w:val="24"/>
          <w:szCs w:val="32"/>
          <w:bdr w:val="none" w:sz="0" w:space="0" w:color="auto"/>
          <w:lang w:eastAsia="en-US"/>
        </w:rPr>
        <w:t>amadan</w:t>
      </w:r>
      <w:r w:rsidR="00A42B32" w:rsidRPr="00A42B32">
        <w:rPr>
          <w:rFonts w:ascii="Souvenir Lt BT" w:eastAsiaTheme="minorHAnsi" w:hAnsi="Souvenir Lt BT" w:cs="Traditional Arabic"/>
          <w:i/>
          <w:iCs/>
          <w:color w:val="auto"/>
          <w:sz w:val="24"/>
          <w:szCs w:val="32"/>
          <w:bdr w:val="none" w:sz="0" w:space="0" w:color="auto"/>
          <w:lang w:eastAsia="en-US"/>
        </w:rPr>
        <w:t>.</w:t>
      </w:r>
      <w:r w:rsidR="00366671" w:rsidRPr="00A42B32">
        <w:rPr>
          <w:rFonts w:ascii="Souvenir Lt BT" w:eastAsiaTheme="minorHAnsi" w:hAnsi="Souvenir Lt BT" w:cs="Traditional Arabic"/>
          <w:i/>
          <w:iCs/>
          <w:color w:val="auto"/>
          <w:sz w:val="24"/>
          <w:szCs w:val="32"/>
          <w:bdr w:val="none" w:sz="0" w:space="0" w:color="auto"/>
          <w:lang w:eastAsia="en-US"/>
        </w:rPr>
        <w:t xml:space="preserve"> </w:t>
      </w:r>
      <w:r w:rsidR="00A42B32" w:rsidRPr="00A42B32">
        <w:rPr>
          <w:rFonts w:ascii="Souvenir Lt BT" w:eastAsiaTheme="minorHAnsi" w:hAnsi="Souvenir Lt BT" w:cs="Traditional Arabic"/>
          <w:i/>
          <w:iCs/>
          <w:color w:val="auto"/>
          <w:sz w:val="24"/>
          <w:szCs w:val="32"/>
          <w:bdr w:val="none" w:sz="0" w:space="0" w:color="auto"/>
          <w:lang w:eastAsia="en-US"/>
        </w:rPr>
        <w:t>A</w:t>
      </w:r>
      <w:r w:rsidR="00366671" w:rsidRPr="00A42B32">
        <w:rPr>
          <w:rFonts w:ascii="Souvenir Lt BT" w:eastAsiaTheme="minorHAnsi" w:hAnsi="Souvenir Lt BT" w:cs="Traditional Arabic"/>
          <w:i/>
          <w:iCs/>
          <w:color w:val="auto"/>
          <w:sz w:val="24"/>
          <w:szCs w:val="32"/>
          <w:bdr w:val="none" w:sz="0" w:space="0" w:color="auto"/>
          <w:lang w:eastAsia="en-US"/>
        </w:rPr>
        <w:t xml:space="preserve">ku melihat darah keluar setelah makan sahur dan sebelum </w:t>
      </w:r>
      <w:r w:rsidR="00B742CC" w:rsidRPr="00A42B32">
        <w:rPr>
          <w:rFonts w:ascii="Souvenir Lt BT" w:eastAsiaTheme="minorHAnsi" w:hAnsi="Souvenir Lt BT" w:cs="Traditional Arabic"/>
          <w:i/>
          <w:iCs/>
          <w:color w:val="auto"/>
          <w:sz w:val="24"/>
          <w:szCs w:val="32"/>
          <w:bdr w:val="none" w:sz="0" w:space="0" w:color="auto"/>
          <w:lang w:eastAsia="en-US"/>
        </w:rPr>
        <w:t>salat</w:t>
      </w:r>
      <w:r w:rsidR="00366671" w:rsidRPr="00A42B32">
        <w:rPr>
          <w:rFonts w:ascii="Souvenir Lt BT" w:eastAsiaTheme="minorHAnsi" w:hAnsi="Souvenir Lt BT" w:cs="Traditional Arabic"/>
          <w:i/>
          <w:iCs/>
          <w:color w:val="auto"/>
          <w:sz w:val="24"/>
          <w:szCs w:val="32"/>
          <w:bdr w:val="none" w:sz="0" w:space="0" w:color="auto"/>
          <w:lang w:eastAsia="en-US"/>
        </w:rPr>
        <w:t xml:space="preserve"> subuh, lalu aku menunggu hingga sekitar 15 menit sebelum terbit fajar </w:t>
      </w:r>
      <w:r w:rsidR="00A42B32" w:rsidRPr="00A42B32">
        <w:rPr>
          <w:rFonts w:ascii="Souvenir Lt BT" w:eastAsiaTheme="minorHAnsi" w:hAnsi="Souvenir Lt BT" w:cs="Traditional Arabic"/>
          <w:i/>
          <w:iCs/>
          <w:color w:val="auto"/>
          <w:sz w:val="24"/>
          <w:szCs w:val="32"/>
          <w:bdr w:val="none" w:sz="0" w:space="0" w:color="auto"/>
          <w:lang w:eastAsia="en-US"/>
        </w:rPr>
        <w:t>kemudian</w:t>
      </w:r>
      <w:r w:rsidR="00366671" w:rsidRPr="00A42B32">
        <w:rPr>
          <w:rFonts w:ascii="Souvenir Lt BT" w:eastAsiaTheme="minorHAnsi" w:hAnsi="Souvenir Lt BT" w:cs="Traditional Arabic"/>
          <w:i/>
          <w:iCs/>
          <w:color w:val="auto"/>
          <w:sz w:val="24"/>
          <w:szCs w:val="32"/>
          <w:bdr w:val="none" w:sz="0" w:space="0" w:color="auto"/>
          <w:lang w:eastAsia="en-US"/>
        </w:rPr>
        <w:t xml:space="preserve"> </w:t>
      </w:r>
      <w:r w:rsidR="002844A2" w:rsidRPr="00A42B32">
        <w:rPr>
          <w:rFonts w:ascii="Souvenir Lt BT" w:eastAsiaTheme="minorHAnsi" w:hAnsi="Souvenir Lt BT" w:cs="Traditional Arabic"/>
          <w:i/>
          <w:iCs/>
          <w:color w:val="auto"/>
          <w:sz w:val="24"/>
          <w:szCs w:val="32"/>
          <w:bdr w:val="none" w:sz="0" w:space="0" w:color="auto"/>
          <w:lang w:eastAsia="en-US"/>
        </w:rPr>
        <w:t>aku pun</w:t>
      </w:r>
      <w:r w:rsidR="00366671" w:rsidRPr="00A42B32">
        <w:rPr>
          <w:rFonts w:ascii="Souvenir Lt BT" w:eastAsiaTheme="minorHAnsi" w:hAnsi="Souvenir Lt BT" w:cs="Traditional Arabic"/>
          <w:i/>
          <w:iCs/>
          <w:color w:val="auto"/>
          <w:sz w:val="24"/>
          <w:szCs w:val="32"/>
          <w:bdr w:val="none" w:sz="0" w:space="0" w:color="auto"/>
          <w:lang w:eastAsia="en-US"/>
        </w:rPr>
        <w:t xml:space="preserve"> mandi lagi</w:t>
      </w:r>
      <w:r w:rsidR="00A42B32" w:rsidRPr="00A42B32">
        <w:rPr>
          <w:rFonts w:ascii="Souvenir Lt BT" w:eastAsiaTheme="minorHAnsi" w:hAnsi="Souvenir Lt BT" w:cs="Traditional Arabic"/>
          <w:i/>
          <w:iCs/>
          <w:color w:val="auto"/>
          <w:sz w:val="24"/>
          <w:szCs w:val="32"/>
          <w:bdr w:val="none" w:sz="0" w:space="0" w:color="auto"/>
          <w:lang w:eastAsia="en-US"/>
        </w:rPr>
        <w:t>.</w:t>
      </w:r>
      <w:r w:rsidR="00366671" w:rsidRPr="00A42B32">
        <w:rPr>
          <w:rFonts w:ascii="Souvenir Lt BT" w:eastAsiaTheme="minorHAnsi" w:hAnsi="Souvenir Lt BT" w:cs="Traditional Arabic"/>
          <w:i/>
          <w:iCs/>
          <w:color w:val="auto"/>
          <w:sz w:val="24"/>
          <w:szCs w:val="32"/>
          <w:bdr w:val="none" w:sz="0" w:space="0" w:color="auto"/>
          <w:lang w:eastAsia="en-US"/>
        </w:rPr>
        <w:t xml:space="preserve"> </w:t>
      </w:r>
      <w:r w:rsidR="00A42B32" w:rsidRPr="00A42B32">
        <w:rPr>
          <w:rFonts w:ascii="Souvenir Lt BT" w:eastAsiaTheme="minorHAnsi" w:hAnsi="Souvenir Lt BT" w:cs="Traditional Arabic"/>
          <w:i/>
          <w:iCs/>
          <w:color w:val="auto"/>
          <w:sz w:val="24"/>
          <w:szCs w:val="32"/>
          <w:bdr w:val="none" w:sz="0" w:space="0" w:color="auto"/>
          <w:lang w:eastAsia="en-US"/>
        </w:rPr>
        <w:t>Setelah itu,</w:t>
      </w:r>
      <w:r w:rsidR="00366671" w:rsidRPr="00A42B32">
        <w:rPr>
          <w:rFonts w:ascii="Souvenir Lt BT" w:eastAsiaTheme="minorHAnsi" w:hAnsi="Souvenir Lt BT" w:cs="Traditional Arabic"/>
          <w:i/>
          <w:iCs/>
          <w:color w:val="auto"/>
          <w:sz w:val="24"/>
          <w:szCs w:val="32"/>
          <w:bdr w:val="none" w:sz="0" w:space="0" w:color="auto"/>
          <w:lang w:eastAsia="en-US"/>
        </w:rPr>
        <w:t xml:space="preserve"> aku </w:t>
      </w:r>
      <w:r w:rsidR="00B742CC" w:rsidRPr="00A42B32">
        <w:rPr>
          <w:rFonts w:ascii="Souvenir Lt BT" w:eastAsiaTheme="minorHAnsi" w:hAnsi="Souvenir Lt BT" w:cs="Traditional Arabic"/>
          <w:i/>
          <w:iCs/>
          <w:color w:val="auto"/>
          <w:sz w:val="24"/>
          <w:szCs w:val="32"/>
          <w:bdr w:val="none" w:sz="0" w:space="0" w:color="auto"/>
          <w:lang w:eastAsia="en-US"/>
        </w:rPr>
        <w:t>salat</w:t>
      </w:r>
      <w:r w:rsidR="00366671" w:rsidRPr="00A42B32">
        <w:rPr>
          <w:rFonts w:ascii="Souvenir Lt BT" w:eastAsiaTheme="minorHAnsi" w:hAnsi="Souvenir Lt BT" w:cs="Traditional Arabic"/>
          <w:i/>
          <w:iCs/>
          <w:color w:val="auto"/>
          <w:sz w:val="24"/>
          <w:szCs w:val="32"/>
          <w:bdr w:val="none" w:sz="0" w:space="0" w:color="auto"/>
          <w:lang w:eastAsia="en-US"/>
        </w:rPr>
        <w:t xml:space="preserve"> subuh </w:t>
      </w:r>
      <w:r w:rsidR="00A42B32" w:rsidRPr="00A42B32">
        <w:rPr>
          <w:rFonts w:ascii="Souvenir Lt BT" w:eastAsiaTheme="minorHAnsi" w:hAnsi="Souvenir Lt BT" w:cs="Traditional Arabic"/>
          <w:i/>
          <w:iCs/>
          <w:color w:val="auto"/>
          <w:sz w:val="24"/>
          <w:szCs w:val="32"/>
          <w:bdr w:val="none" w:sz="0" w:space="0" w:color="auto"/>
          <w:lang w:eastAsia="en-US"/>
        </w:rPr>
        <w:t>lalu</w:t>
      </w:r>
      <w:r w:rsidR="00366671" w:rsidRPr="00A42B32">
        <w:rPr>
          <w:rFonts w:ascii="Souvenir Lt BT" w:eastAsiaTheme="minorHAnsi" w:hAnsi="Souvenir Lt BT" w:cs="Traditional Arabic"/>
          <w:i/>
          <w:iCs/>
          <w:color w:val="auto"/>
          <w:sz w:val="24"/>
          <w:szCs w:val="32"/>
          <w:bdr w:val="none" w:sz="0" w:space="0" w:color="auto"/>
          <w:lang w:eastAsia="en-US"/>
        </w:rPr>
        <w:t xml:space="preserve"> tidur</w:t>
      </w:r>
      <w:r w:rsidR="00A42B32" w:rsidRPr="00A42B32">
        <w:rPr>
          <w:rFonts w:ascii="Souvenir Lt BT" w:eastAsiaTheme="minorHAnsi" w:hAnsi="Souvenir Lt BT" w:cs="Traditional Arabic"/>
          <w:i/>
          <w:iCs/>
          <w:color w:val="auto"/>
          <w:sz w:val="24"/>
          <w:szCs w:val="32"/>
          <w:bdr w:val="none" w:sz="0" w:space="0" w:color="auto"/>
          <w:lang w:eastAsia="en-US"/>
        </w:rPr>
        <w:t>. Kemudian</w:t>
      </w:r>
      <w:r w:rsidR="00366671" w:rsidRPr="00A42B32">
        <w:rPr>
          <w:rFonts w:ascii="Souvenir Lt BT" w:eastAsiaTheme="minorHAnsi" w:hAnsi="Souvenir Lt BT" w:cs="Traditional Arabic"/>
          <w:i/>
          <w:iCs/>
          <w:color w:val="auto"/>
          <w:sz w:val="24"/>
          <w:szCs w:val="32"/>
          <w:bdr w:val="none" w:sz="0" w:space="0" w:color="auto"/>
          <w:lang w:eastAsia="en-US"/>
        </w:rPr>
        <w:t xml:space="preserve"> hal itu muncul lagi di siang hari</w:t>
      </w:r>
      <w:r w:rsidR="00A42B32" w:rsidRPr="00A42B32">
        <w:rPr>
          <w:rFonts w:ascii="Souvenir Lt BT" w:eastAsiaTheme="minorHAnsi" w:hAnsi="Souvenir Lt BT" w:cs="Traditional Arabic"/>
          <w:i/>
          <w:iCs/>
          <w:color w:val="auto"/>
          <w:sz w:val="24"/>
          <w:szCs w:val="32"/>
          <w:bdr w:val="none" w:sz="0" w:space="0" w:color="auto"/>
          <w:lang w:eastAsia="en-US"/>
        </w:rPr>
        <w:t>.</w:t>
      </w:r>
      <w:r w:rsidR="00366671" w:rsidRPr="00A42B32">
        <w:rPr>
          <w:rFonts w:ascii="Souvenir Lt BT" w:eastAsiaTheme="minorHAnsi" w:hAnsi="Souvenir Lt BT" w:cs="Traditional Arabic"/>
          <w:i/>
          <w:iCs/>
          <w:color w:val="auto"/>
          <w:sz w:val="24"/>
          <w:szCs w:val="32"/>
          <w:bdr w:val="none" w:sz="0" w:space="0" w:color="auto"/>
          <w:lang w:eastAsia="en-US"/>
        </w:rPr>
        <w:t xml:space="preserve"> </w:t>
      </w:r>
      <w:r w:rsidR="00A42B32" w:rsidRPr="00A42B32">
        <w:rPr>
          <w:rFonts w:ascii="Souvenir Lt BT" w:eastAsiaTheme="minorHAnsi" w:hAnsi="Souvenir Lt BT" w:cs="Traditional Arabic"/>
          <w:i/>
          <w:iCs/>
          <w:color w:val="auto"/>
          <w:sz w:val="24"/>
          <w:szCs w:val="32"/>
          <w:bdr w:val="none" w:sz="0" w:space="0" w:color="auto"/>
          <w:lang w:eastAsia="en-US"/>
        </w:rPr>
        <w:t>M</w:t>
      </w:r>
      <w:r w:rsidR="00366671" w:rsidRPr="00A42B32">
        <w:rPr>
          <w:rFonts w:ascii="Souvenir Lt BT" w:eastAsiaTheme="minorHAnsi" w:hAnsi="Souvenir Lt BT" w:cs="Traditional Arabic"/>
          <w:i/>
          <w:iCs/>
          <w:color w:val="auto"/>
          <w:sz w:val="24"/>
          <w:szCs w:val="32"/>
          <w:bdr w:val="none" w:sz="0" w:space="0" w:color="auto"/>
          <w:lang w:eastAsia="en-US"/>
        </w:rPr>
        <w:t xml:space="preserve">aka </w:t>
      </w:r>
      <w:r w:rsidR="002844A2" w:rsidRPr="00A42B32">
        <w:rPr>
          <w:rFonts w:ascii="Souvenir Lt BT" w:eastAsiaTheme="minorHAnsi" w:hAnsi="Souvenir Lt BT" w:cs="Traditional Arabic"/>
          <w:i/>
          <w:iCs/>
          <w:color w:val="auto"/>
          <w:sz w:val="24"/>
          <w:szCs w:val="32"/>
          <w:bdr w:val="none" w:sz="0" w:space="0" w:color="auto"/>
          <w:lang w:eastAsia="en-US"/>
        </w:rPr>
        <w:t>aku pun</w:t>
      </w:r>
      <w:r w:rsidR="00366671" w:rsidRPr="00A42B32">
        <w:rPr>
          <w:rFonts w:ascii="Souvenir Lt BT" w:eastAsiaTheme="minorHAnsi" w:hAnsi="Souvenir Lt BT" w:cs="Traditional Arabic"/>
          <w:i/>
          <w:iCs/>
          <w:color w:val="auto"/>
          <w:sz w:val="24"/>
          <w:szCs w:val="32"/>
          <w:bdr w:val="none" w:sz="0" w:space="0" w:color="auto"/>
          <w:lang w:eastAsia="en-US"/>
        </w:rPr>
        <w:t xml:space="preserve"> ber</w:t>
      </w:r>
      <w:r w:rsidR="00B1445F" w:rsidRPr="00A42B32">
        <w:rPr>
          <w:rFonts w:ascii="Souvenir Lt BT" w:eastAsiaTheme="minorHAnsi" w:hAnsi="Souvenir Lt BT" w:cs="Traditional Arabic"/>
          <w:i/>
          <w:iCs/>
          <w:color w:val="auto"/>
          <w:sz w:val="24"/>
          <w:szCs w:val="32"/>
          <w:bdr w:val="none" w:sz="0" w:space="0" w:color="auto"/>
          <w:lang w:eastAsia="en-US"/>
        </w:rPr>
        <w:t>wudu</w:t>
      </w:r>
      <w:r w:rsidR="00366671" w:rsidRPr="00A42B32">
        <w:rPr>
          <w:rFonts w:ascii="Souvenir Lt BT" w:eastAsiaTheme="minorHAnsi" w:hAnsi="Souvenir Lt BT" w:cs="Traditional Arabic"/>
          <w:i/>
          <w:iCs/>
          <w:color w:val="auto"/>
          <w:sz w:val="24"/>
          <w:szCs w:val="32"/>
          <w:bdr w:val="none" w:sz="0" w:space="0" w:color="auto"/>
          <w:lang w:eastAsia="en-US"/>
        </w:rPr>
        <w:t xml:space="preserve"> setiap kali </w:t>
      </w:r>
      <w:r w:rsidR="00B742CC" w:rsidRPr="00A42B32">
        <w:rPr>
          <w:rFonts w:ascii="Souvenir Lt BT" w:eastAsiaTheme="minorHAnsi" w:hAnsi="Souvenir Lt BT" w:cs="Traditional Arabic"/>
          <w:i/>
          <w:iCs/>
          <w:color w:val="auto"/>
          <w:sz w:val="24"/>
          <w:szCs w:val="32"/>
          <w:bdr w:val="none" w:sz="0" w:space="0" w:color="auto"/>
          <w:lang w:eastAsia="en-US"/>
        </w:rPr>
        <w:t>salat</w:t>
      </w:r>
      <w:r w:rsidR="00A42B32" w:rsidRPr="00A42B32">
        <w:rPr>
          <w:rFonts w:ascii="Souvenir Lt BT" w:eastAsiaTheme="minorHAnsi" w:hAnsi="Souvenir Lt BT" w:cs="Traditional Arabic"/>
          <w:i/>
          <w:iCs/>
          <w:color w:val="auto"/>
          <w:sz w:val="24"/>
          <w:szCs w:val="32"/>
          <w:bdr w:val="none" w:sz="0" w:space="0" w:color="auto"/>
          <w:lang w:eastAsia="en-US"/>
        </w:rPr>
        <w:t>.</w:t>
      </w:r>
      <w:r w:rsidR="00366671" w:rsidRPr="00A42B32">
        <w:rPr>
          <w:rFonts w:ascii="Souvenir Lt BT" w:eastAsiaTheme="minorHAnsi" w:hAnsi="Souvenir Lt BT" w:cs="Traditional Arabic"/>
          <w:i/>
          <w:iCs/>
          <w:color w:val="auto"/>
          <w:sz w:val="24"/>
          <w:szCs w:val="32"/>
          <w:bdr w:val="none" w:sz="0" w:space="0" w:color="auto"/>
          <w:lang w:eastAsia="en-US"/>
        </w:rPr>
        <w:t xml:space="preserve"> </w:t>
      </w:r>
      <w:r w:rsidR="00A42B32" w:rsidRPr="00A42B32">
        <w:rPr>
          <w:rFonts w:ascii="Souvenir Lt BT" w:eastAsiaTheme="minorHAnsi" w:hAnsi="Souvenir Lt BT" w:cs="Traditional Arabic"/>
          <w:i/>
          <w:iCs/>
          <w:color w:val="auto"/>
          <w:sz w:val="24"/>
          <w:szCs w:val="32"/>
          <w:bdr w:val="none" w:sz="0" w:space="0" w:color="auto"/>
          <w:lang w:eastAsia="en-US"/>
        </w:rPr>
        <w:t>D</w:t>
      </w:r>
      <w:r w:rsidR="00366671" w:rsidRPr="00A42B32">
        <w:rPr>
          <w:rFonts w:ascii="Souvenir Lt BT" w:eastAsiaTheme="minorHAnsi" w:hAnsi="Souvenir Lt BT" w:cs="Traditional Arabic"/>
          <w:i/>
          <w:iCs/>
          <w:color w:val="auto"/>
          <w:sz w:val="24"/>
          <w:szCs w:val="32"/>
          <w:bdr w:val="none" w:sz="0" w:space="0" w:color="auto"/>
          <w:lang w:eastAsia="en-US"/>
        </w:rPr>
        <w:t xml:space="preserve">an itu berlangsung selama satu setengah hari, lalu </w:t>
      </w:r>
      <w:r w:rsidR="002844A2" w:rsidRPr="00A42B32">
        <w:rPr>
          <w:rFonts w:ascii="Souvenir Lt BT" w:eastAsiaTheme="minorHAnsi" w:hAnsi="Souvenir Lt BT" w:cs="Traditional Arabic"/>
          <w:i/>
          <w:iCs/>
          <w:color w:val="auto"/>
          <w:sz w:val="24"/>
          <w:szCs w:val="32"/>
          <w:bdr w:val="none" w:sz="0" w:space="0" w:color="auto"/>
          <w:lang w:eastAsia="en-US"/>
        </w:rPr>
        <w:t>aku pun</w:t>
      </w:r>
      <w:r w:rsidR="00366671" w:rsidRPr="00A42B32">
        <w:rPr>
          <w:rFonts w:ascii="Souvenir Lt BT" w:eastAsiaTheme="minorHAnsi" w:hAnsi="Souvenir Lt BT" w:cs="Traditional Arabic"/>
          <w:i/>
          <w:iCs/>
          <w:color w:val="auto"/>
          <w:sz w:val="24"/>
          <w:szCs w:val="32"/>
          <w:bdr w:val="none" w:sz="0" w:space="0" w:color="auto"/>
          <w:lang w:eastAsia="en-US"/>
        </w:rPr>
        <w:t xml:space="preserve"> suci dengan sempurna (tidak keluar darah lagi), </w:t>
      </w:r>
      <w:r w:rsidR="00A42B32" w:rsidRPr="00A42B32">
        <w:rPr>
          <w:rFonts w:ascii="Souvenir Lt BT" w:eastAsiaTheme="minorHAnsi" w:hAnsi="Souvenir Lt BT" w:cs="Traditional Arabic"/>
          <w:i/>
          <w:iCs/>
          <w:color w:val="auto"/>
          <w:sz w:val="24"/>
          <w:szCs w:val="32"/>
          <w:bdr w:val="none" w:sz="0" w:space="0" w:color="auto"/>
          <w:lang w:eastAsia="en-US"/>
        </w:rPr>
        <w:t>kemudian</w:t>
      </w:r>
      <w:r w:rsidR="00366671" w:rsidRPr="00A42B32">
        <w:rPr>
          <w:rFonts w:ascii="Souvenir Lt BT" w:eastAsiaTheme="minorHAnsi" w:hAnsi="Souvenir Lt BT" w:cs="Traditional Arabic"/>
          <w:i/>
          <w:iCs/>
          <w:color w:val="auto"/>
          <w:sz w:val="24"/>
          <w:szCs w:val="32"/>
          <w:bdr w:val="none" w:sz="0" w:space="0" w:color="auto"/>
          <w:lang w:eastAsia="en-US"/>
        </w:rPr>
        <w:t xml:space="preserve"> aku mandi lagi </w:t>
      </w:r>
      <w:r w:rsidR="00366671" w:rsidRPr="00A42B32">
        <w:rPr>
          <w:rFonts w:ascii="Souvenir Lt BT" w:eastAsiaTheme="minorHAnsi" w:hAnsi="Souvenir Lt BT" w:cs="Traditional Arabic"/>
          <w:i/>
          <w:iCs/>
          <w:color w:val="auto"/>
          <w:sz w:val="24"/>
          <w:szCs w:val="32"/>
          <w:bdr w:val="none" w:sz="0" w:space="0" w:color="auto"/>
          <w:lang w:eastAsia="en-US"/>
        </w:rPr>
        <w:lastRenderedPageBreak/>
        <w:t xml:space="preserve">untuk ketiga kalinya. Maka aku ingin bertanya apakah </w:t>
      </w:r>
      <w:r w:rsidR="00B742CC" w:rsidRPr="00A42B32">
        <w:rPr>
          <w:rFonts w:ascii="Souvenir Lt BT" w:eastAsiaTheme="minorHAnsi" w:hAnsi="Souvenir Lt BT" w:cs="Traditional Arabic"/>
          <w:i/>
          <w:iCs/>
          <w:color w:val="auto"/>
          <w:sz w:val="24"/>
          <w:szCs w:val="32"/>
          <w:bdr w:val="none" w:sz="0" w:space="0" w:color="auto"/>
          <w:lang w:eastAsia="en-US"/>
        </w:rPr>
        <w:t>salat</w:t>
      </w:r>
      <w:r w:rsidR="00366671" w:rsidRPr="00A42B32">
        <w:rPr>
          <w:rFonts w:ascii="Souvenir Lt BT" w:eastAsiaTheme="minorHAnsi" w:hAnsi="Souvenir Lt BT" w:cs="Traditional Arabic"/>
          <w:i/>
          <w:iCs/>
          <w:color w:val="auto"/>
          <w:sz w:val="24"/>
          <w:szCs w:val="32"/>
          <w:bdr w:val="none" w:sz="0" w:space="0" w:color="auto"/>
          <w:lang w:eastAsia="en-US"/>
        </w:rPr>
        <w:t>ku sah dan apakah puasaku sah?</w:t>
      </w:r>
      <w:r w:rsidR="00A42B32">
        <w:rPr>
          <w:rFonts w:ascii="Souvenir Lt BT" w:eastAsiaTheme="minorHAnsi" w:hAnsi="Souvenir Lt BT" w:cs="Traditional Arabic"/>
          <w:i/>
          <w:iCs/>
          <w:color w:val="auto"/>
          <w:sz w:val="24"/>
          <w:szCs w:val="32"/>
          <w:bdr w:val="none" w:sz="0" w:space="0" w:color="auto"/>
          <w:lang w:eastAsia="en-US"/>
        </w:rPr>
        <w:t>”</w:t>
      </w:r>
    </w:p>
    <w:p w14:paraId="3C52814F" w14:textId="0F6A7D38" w:rsidR="00366671" w:rsidRPr="00AB77D5" w:rsidRDefault="0067767C" w:rsidP="00A42B32">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rtl/>
          <w:lang w:eastAsia="en-US"/>
        </w:rPr>
      </w:pPr>
      <w:r>
        <w:rPr>
          <w:rFonts w:ascii="Souvenir Lt BT" w:eastAsiaTheme="minorHAnsi" w:hAnsi="Souvenir Lt BT" w:cs="Traditional Arabic"/>
          <w:color w:val="auto"/>
          <w:sz w:val="24"/>
          <w:szCs w:val="32"/>
          <w:bdr w:val="none" w:sz="0" w:space="0" w:color="auto"/>
          <w:lang w:eastAsia="en-US"/>
        </w:rPr>
        <w:t>Syekh</w:t>
      </w:r>
      <w:r w:rsidR="00366671" w:rsidRPr="00AB77D5">
        <w:rPr>
          <w:rFonts w:ascii="Souvenir Lt BT" w:eastAsiaTheme="minorHAnsi" w:hAnsi="Souvenir Lt BT" w:cs="Traditional Arabic"/>
          <w:color w:val="auto"/>
          <w:sz w:val="24"/>
          <w:szCs w:val="32"/>
          <w:bdr w:val="none" w:sz="0" w:space="0" w:color="auto"/>
          <w:lang w:eastAsia="en-US"/>
        </w:rPr>
        <w:t xml:space="preserve"> </w:t>
      </w:r>
      <w:proofErr w:type="spellStart"/>
      <w:r w:rsidR="00366671" w:rsidRPr="00AB77D5">
        <w:rPr>
          <w:rFonts w:ascii="Souvenir Lt BT" w:eastAsiaTheme="minorHAnsi" w:hAnsi="Souvenir Lt BT" w:cs="Traditional Arabic"/>
          <w:color w:val="auto"/>
          <w:sz w:val="24"/>
          <w:szCs w:val="32"/>
          <w:bdr w:val="none" w:sz="0" w:space="0" w:color="auto"/>
          <w:lang w:eastAsia="en-US"/>
        </w:rPr>
        <w:t>al</w:t>
      </w:r>
      <w:proofErr w:type="spellEnd"/>
      <w:r w:rsidR="00366671" w:rsidRPr="00AB77D5">
        <w:rPr>
          <w:rFonts w:ascii="Souvenir Lt BT" w:eastAsiaTheme="minorHAnsi" w:hAnsi="Souvenir Lt BT" w:cs="Traditional Arabic"/>
          <w:color w:val="auto"/>
          <w:sz w:val="24"/>
          <w:szCs w:val="32"/>
          <w:bdr w:val="none" w:sz="0" w:space="0" w:color="auto"/>
          <w:lang w:eastAsia="en-US"/>
        </w:rPr>
        <w:t>-</w:t>
      </w:r>
      <w:r w:rsidR="00C45761">
        <w:rPr>
          <w:rFonts w:ascii="Souvenir Lt BT" w:eastAsiaTheme="minorHAnsi" w:hAnsi="Souvenir Lt BT" w:cs="Traditional Arabic"/>
          <w:color w:val="auto"/>
          <w:sz w:val="24"/>
          <w:szCs w:val="32"/>
          <w:bdr w:val="none" w:sz="0" w:space="0" w:color="auto"/>
          <w:lang w:eastAsia="en-US"/>
        </w:rPr>
        <w:t>‘</w:t>
      </w:r>
      <w:proofErr w:type="spellStart"/>
      <w:r w:rsidR="00C45761">
        <w:rPr>
          <w:rFonts w:ascii="Souvenir Lt BT" w:eastAsiaTheme="minorHAnsi" w:hAnsi="Souvenir Lt BT" w:cs="Traditional Arabic"/>
          <w:color w:val="auto"/>
          <w:sz w:val="24"/>
          <w:szCs w:val="32"/>
          <w:bdr w:val="none" w:sz="0" w:space="0" w:color="auto"/>
          <w:lang w:eastAsia="en-US"/>
        </w:rPr>
        <w:t>U</w:t>
      </w:r>
      <w:r w:rsidR="00366671" w:rsidRPr="00AB77D5">
        <w:rPr>
          <w:rFonts w:ascii="Souvenir Lt BT" w:eastAsiaTheme="minorHAnsi" w:hAnsi="Souvenir Lt BT" w:cs="Traditional Arabic"/>
          <w:color w:val="auto"/>
          <w:sz w:val="24"/>
          <w:szCs w:val="32"/>
          <w:bdr w:val="none" w:sz="0" w:space="0" w:color="auto"/>
          <w:lang w:eastAsia="en-US"/>
        </w:rPr>
        <w:t>tsaimin</w:t>
      </w:r>
      <w:proofErr w:type="spellEnd"/>
      <w:r w:rsidR="00366671" w:rsidRPr="00AB77D5">
        <w:rPr>
          <w:rFonts w:ascii="Souvenir Lt BT" w:eastAsiaTheme="minorHAnsi" w:hAnsi="Souvenir Lt BT" w:cs="Traditional Arabic"/>
          <w:color w:val="auto"/>
          <w:sz w:val="24"/>
          <w:szCs w:val="32"/>
          <w:bdr w:val="none" w:sz="0" w:space="0" w:color="auto"/>
          <w:lang w:eastAsia="en-US"/>
        </w:rPr>
        <w:t xml:space="preserve"> menjawab:  </w:t>
      </w:r>
    </w:p>
    <w:p w14:paraId="44377ACE" w14:textId="3D8C5A9A" w:rsidR="00366671" w:rsidRPr="00AB77D5" w:rsidRDefault="00366671" w:rsidP="009C63B5">
      <w:pPr>
        <w:pBdr>
          <w:top w:val="none" w:sz="0" w:space="0" w:color="auto"/>
          <w:left w:val="none" w:sz="0" w:space="0" w:color="auto"/>
          <w:bottom w:val="none" w:sz="0" w:space="0" w:color="auto"/>
          <w:right w:val="none" w:sz="0" w:space="0" w:color="auto"/>
          <w:between w:val="none" w:sz="0" w:space="0" w:color="auto"/>
          <w:bar w:val="none" w:sz="0" w:color="auto"/>
        </w:pBdr>
        <w:spacing w:after="0" w:line="259" w:lineRule="auto"/>
        <w:jc w:val="both"/>
        <w:rPr>
          <w:rFonts w:ascii="Souvenir Lt BT" w:eastAsiaTheme="minorHAnsi" w:hAnsi="Souvenir Lt BT" w:cs="Traditional Arabic"/>
          <w:color w:val="auto"/>
          <w:sz w:val="24"/>
          <w:szCs w:val="32"/>
          <w:bdr w:val="none" w:sz="0" w:space="0" w:color="auto"/>
          <w:lang w:eastAsia="en-US"/>
        </w:rPr>
      </w:pPr>
      <w:r w:rsidRPr="00AB77D5">
        <w:rPr>
          <w:rFonts w:ascii="Souvenir Lt BT" w:eastAsiaTheme="minorHAnsi" w:hAnsi="Souvenir Lt BT" w:cs="Traditional Arabic"/>
          <w:color w:val="auto"/>
          <w:sz w:val="24"/>
          <w:szCs w:val="32"/>
          <w:bdr w:val="none" w:sz="0" w:space="0" w:color="auto"/>
          <w:rtl/>
          <w:lang w:eastAsia="en-US"/>
        </w:rPr>
        <w:t>فَلْتَسْأَلِ السَّائِلَةُ ا</w:t>
      </w:r>
      <w:r w:rsidR="00A233C5">
        <w:rPr>
          <w:rFonts w:ascii="Souvenir Lt BT" w:eastAsiaTheme="minorHAnsi" w:hAnsi="Souvenir Lt BT" w:cs="Traditional Arabic"/>
          <w:color w:val="auto"/>
          <w:sz w:val="24"/>
          <w:szCs w:val="32"/>
          <w:bdr w:val="none" w:sz="0" w:space="0" w:color="auto"/>
          <w:rtl/>
          <w:lang w:eastAsia="en-US"/>
        </w:rPr>
        <w:t>ل</w:t>
      </w:r>
      <w:r w:rsidR="0017674C" w:rsidRPr="00503446">
        <w:rPr>
          <w:rFonts w:ascii="Souvenir Lt BT" w:eastAsiaTheme="minorHAnsi" w:hAnsi="Souvenir Lt BT" w:cs="Traditional Arabic" w:hint="cs"/>
          <w:color w:val="auto"/>
          <w:sz w:val="24"/>
          <w:szCs w:val="32"/>
          <w:bdr w:val="none" w:sz="0" w:space="0" w:color="auto"/>
          <w:rtl/>
          <w:lang w:eastAsia="en-US"/>
        </w:rPr>
        <w:t>أَ</w:t>
      </w:r>
      <w:r w:rsidRPr="00AB77D5">
        <w:rPr>
          <w:rFonts w:ascii="Souvenir Lt BT" w:eastAsiaTheme="minorHAnsi" w:hAnsi="Souvenir Lt BT" w:cs="Traditional Arabic"/>
          <w:color w:val="auto"/>
          <w:sz w:val="24"/>
          <w:szCs w:val="32"/>
          <w:bdr w:val="none" w:sz="0" w:space="0" w:color="auto"/>
          <w:rtl/>
          <w:lang w:eastAsia="en-US"/>
        </w:rPr>
        <w:t xml:space="preserve">طِبَّةَ هَلْ يُعْتَبَرُ هَذَا الدَّمُ حَيْضًا أَمْ هُوَ دَمُ عِرْقٍ؟ إِنْ كَانَ دَمَ عِرْقٍ فَإِنَّهُ </w:t>
      </w:r>
      <w:r w:rsidR="00A233C5">
        <w:rPr>
          <w:rFonts w:ascii="Souvenir Lt BT" w:eastAsiaTheme="minorHAnsi" w:hAnsi="Souvenir Lt BT" w:cs="Traditional Arabic"/>
          <w:color w:val="auto"/>
          <w:sz w:val="24"/>
          <w:szCs w:val="32"/>
          <w:bdr w:val="none" w:sz="0" w:space="0" w:color="auto"/>
          <w:rtl/>
          <w:lang w:eastAsia="en-US"/>
        </w:rPr>
        <w:t>لَا</w:t>
      </w:r>
      <w:r w:rsidRPr="00AB77D5">
        <w:rPr>
          <w:rFonts w:ascii="Souvenir Lt BT" w:eastAsiaTheme="minorHAnsi" w:hAnsi="Souvenir Lt BT" w:cs="Traditional Arabic"/>
          <w:color w:val="auto"/>
          <w:sz w:val="24"/>
          <w:szCs w:val="32"/>
          <w:bdr w:val="none" w:sz="0" w:space="0" w:color="auto"/>
          <w:rtl/>
          <w:lang w:eastAsia="en-US"/>
        </w:rPr>
        <w:t xml:space="preserve"> يَمْنَعُهَا مِنَ الصِّيَامِ فَصِيَامُهَا صَحِيْحٌ وَ</w:t>
      </w:r>
      <w:r w:rsidR="00A233C5">
        <w:rPr>
          <w:rFonts w:ascii="Souvenir Lt BT" w:eastAsiaTheme="minorHAnsi" w:hAnsi="Souvenir Lt BT" w:cs="Traditional Arabic"/>
          <w:color w:val="auto"/>
          <w:sz w:val="24"/>
          <w:szCs w:val="32"/>
          <w:bdr w:val="none" w:sz="0" w:space="0" w:color="auto"/>
          <w:rtl/>
          <w:lang w:eastAsia="en-US"/>
        </w:rPr>
        <w:t>لَا</w:t>
      </w:r>
      <w:r w:rsidRPr="00AB77D5">
        <w:rPr>
          <w:rFonts w:ascii="Souvenir Lt BT" w:eastAsiaTheme="minorHAnsi" w:hAnsi="Souvenir Lt BT" w:cs="Traditional Arabic"/>
          <w:color w:val="auto"/>
          <w:sz w:val="24"/>
          <w:szCs w:val="32"/>
          <w:bdr w:val="none" w:sz="0" w:space="0" w:color="auto"/>
          <w:rtl/>
          <w:lang w:eastAsia="en-US"/>
        </w:rPr>
        <w:t xml:space="preserve"> يَمْنَعُهَا مِنَ الصَّ</w:t>
      </w:r>
      <w:r w:rsidR="00A233C5">
        <w:rPr>
          <w:rFonts w:ascii="Souvenir Lt BT" w:eastAsiaTheme="minorHAnsi" w:hAnsi="Souvenir Lt BT" w:cs="Traditional Arabic"/>
          <w:color w:val="auto"/>
          <w:sz w:val="24"/>
          <w:szCs w:val="32"/>
          <w:bdr w:val="none" w:sz="0" w:space="0" w:color="auto"/>
          <w:rtl/>
          <w:lang w:eastAsia="en-US"/>
        </w:rPr>
        <w:t>لَا</w:t>
      </w:r>
      <w:r w:rsidRPr="00AB77D5">
        <w:rPr>
          <w:rFonts w:ascii="Souvenir Lt BT" w:eastAsiaTheme="minorHAnsi" w:hAnsi="Souvenir Lt BT" w:cs="Traditional Arabic"/>
          <w:color w:val="auto"/>
          <w:sz w:val="24"/>
          <w:szCs w:val="32"/>
          <w:bdr w:val="none" w:sz="0" w:space="0" w:color="auto"/>
          <w:rtl/>
          <w:lang w:eastAsia="en-US"/>
        </w:rPr>
        <w:t xml:space="preserve">ةِ فَيَجِبُ عَلَيْهَا أَنْ تُصَلِّيَ، وَأَمَّا إِنْ كَانَ مِنَ الْحَيْضِ تَحَرَّكَ بِسَبَبِ هَذِهِ الْحُبُوْبِ فَإِنَّ صِيَامَهَا </w:t>
      </w:r>
      <w:r w:rsidR="00A233C5">
        <w:rPr>
          <w:rFonts w:ascii="Souvenir Lt BT" w:eastAsiaTheme="minorHAnsi" w:hAnsi="Souvenir Lt BT" w:cs="Traditional Arabic"/>
          <w:color w:val="auto"/>
          <w:sz w:val="24"/>
          <w:szCs w:val="32"/>
          <w:bdr w:val="none" w:sz="0" w:space="0" w:color="auto"/>
          <w:rtl/>
          <w:lang w:eastAsia="en-US"/>
        </w:rPr>
        <w:t>لَا</w:t>
      </w:r>
      <w:r w:rsidRPr="00AB77D5">
        <w:rPr>
          <w:rFonts w:ascii="Souvenir Lt BT" w:eastAsiaTheme="minorHAnsi" w:hAnsi="Souvenir Lt BT" w:cs="Traditional Arabic"/>
          <w:color w:val="auto"/>
          <w:sz w:val="24"/>
          <w:szCs w:val="32"/>
          <w:bdr w:val="none" w:sz="0" w:space="0" w:color="auto"/>
          <w:rtl/>
          <w:lang w:eastAsia="en-US"/>
        </w:rPr>
        <w:t xml:space="preserve"> يَصِحُّ وَ</w:t>
      </w:r>
      <w:r w:rsidR="00A233C5">
        <w:rPr>
          <w:rFonts w:ascii="Souvenir Lt BT" w:eastAsiaTheme="minorHAnsi" w:hAnsi="Souvenir Lt BT" w:cs="Traditional Arabic"/>
          <w:color w:val="auto"/>
          <w:sz w:val="24"/>
          <w:szCs w:val="32"/>
          <w:bdr w:val="none" w:sz="0" w:space="0" w:color="auto"/>
          <w:rtl/>
          <w:lang w:eastAsia="en-US"/>
        </w:rPr>
        <w:t>لَا</w:t>
      </w:r>
      <w:r w:rsidRPr="00AB77D5">
        <w:rPr>
          <w:rFonts w:ascii="Souvenir Lt BT" w:eastAsiaTheme="minorHAnsi" w:hAnsi="Souvenir Lt BT" w:cs="Traditional Arabic"/>
          <w:color w:val="auto"/>
          <w:sz w:val="24"/>
          <w:szCs w:val="32"/>
          <w:bdr w:val="none" w:sz="0" w:space="0" w:color="auto"/>
          <w:rtl/>
          <w:lang w:eastAsia="en-US"/>
        </w:rPr>
        <w:t xml:space="preserve"> تَلْزَمُهَا الصَّ</w:t>
      </w:r>
      <w:r w:rsidR="00A233C5">
        <w:rPr>
          <w:rFonts w:ascii="Souvenir Lt BT" w:eastAsiaTheme="minorHAnsi" w:hAnsi="Souvenir Lt BT" w:cs="Traditional Arabic"/>
          <w:color w:val="auto"/>
          <w:sz w:val="24"/>
          <w:szCs w:val="32"/>
          <w:bdr w:val="none" w:sz="0" w:space="0" w:color="auto"/>
          <w:rtl/>
          <w:lang w:eastAsia="en-US"/>
        </w:rPr>
        <w:t>لَا</w:t>
      </w:r>
      <w:r w:rsidRPr="00AB77D5">
        <w:rPr>
          <w:rFonts w:ascii="Souvenir Lt BT" w:eastAsiaTheme="minorHAnsi" w:hAnsi="Souvenir Lt BT" w:cs="Traditional Arabic"/>
          <w:color w:val="auto"/>
          <w:sz w:val="24"/>
          <w:szCs w:val="32"/>
          <w:bdr w:val="none" w:sz="0" w:space="0" w:color="auto"/>
          <w:rtl/>
          <w:lang w:eastAsia="en-US"/>
        </w:rPr>
        <w:t>ةُ</w:t>
      </w:r>
    </w:p>
    <w:p w14:paraId="1F6F1923" w14:textId="5A1758BF" w:rsidR="00366671" w:rsidRPr="00AB77D5" w:rsidRDefault="00A257FA" w:rsidP="009C63B5">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eastAsia="en-US"/>
        </w:rPr>
      </w:pPr>
      <w:r w:rsidRPr="001A0732">
        <w:rPr>
          <w:rFonts w:ascii="Souvenir Lt BT" w:eastAsiaTheme="minorHAnsi" w:hAnsi="Souvenir Lt BT" w:cs="Traditional Arabic"/>
          <w:i/>
          <w:iCs/>
          <w:color w:val="auto"/>
          <w:sz w:val="24"/>
          <w:szCs w:val="32"/>
          <w:bdr w:val="none" w:sz="0" w:space="0" w:color="auto"/>
          <w:lang w:eastAsia="en-US"/>
        </w:rPr>
        <w:t>“</w:t>
      </w:r>
      <w:r w:rsidR="00366671" w:rsidRPr="001A0732">
        <w:rPr>
          <w:rFonts w:ascii="Souvenir Lt BT" w:eastAsiaTheme="minorHAnsi" w:hAnsi="Souvenir Lt BT" w:cs="Traditional Arabic"/>
          <w:b/>
          <w:bCs/>
          <w:i/>
          <w:iCs/>
          <w:color w:val="auto"/>
          <w:sz w:val="24"/>
          <w:szCs w:val="32"/>
          <w:bdr w:val="none" w:sz="0" w:space="0" w:color="auto"/>
          <w:lang w:eastAsia="en-US"/>
        </w:rPr>
        <w:t>Hendaknya sang penanya bertanya kepada para dokter, apakah darah tersebut merupakan darah haid ataukah darah dari urat?</w:t>
      </w:r>
      <w:r w:rsidR="00366671" w:rsidRPr="001A0732">
        <w:rPr>
          <w:rFonts w:ascii="Souvenir Lt BT" w:eastAsiaTheme="minorHAnsi" w:hAnsi="Souvenir Lt BT" w:cs="Traditional Arabic"/>
          <w:i/>
          <w:iCs/>
          <w:color w:val="auto"/>
          <w:sz w:val="24"/>
          <w:szCs w:val="32"/>
          <w:bdr w:val="none" w:sz="0" w:space="0" w:color="auto"/>
          <w:lang w:eastAsia="en-US"/>
        </w:rPr>
        <w:t xml:space="preserve"> Jika itu merupakan darah dari urat maka darah tersebut tidaklah menghalanginya dari puasa, maka puasanya sah dan tidak juga menghalanginya dari </w:t>
      </w:r>
      <w:r w:rsidR="00B742CC" w:rsidRPr="001A0732">
        <w:rPr>
          <w:rFonts w:ascii="Souvenir Lt BT" w:eastAsiaTheme="minorHAnsi" w:hAnsi="Souvenir Lt BT" w:cs="Traditional Arabic"/>
          <w:i/>
          <w:iCs/>
          <w:color w:val="auto"/>
          <w:sz w:val="24"/>
          <w:szCs w:val="32"/>
          <w:bdr w:val="none" w:sz="0" w:space="0" w:color="auto"/>
          <w:lang w:eastAsia="en-US"/>
        </w:rPr>
        <w:t>salat</w:t>
      </w:r>
      <w:r w:rsidR="00366671" w:rsidRPr="001A0732">
        <w:rPr>
          <w:rFonts w:ascii="Souvenir Lt BT" w:eastAsiaTheme="minorHAnsi" w:hAnsi="Souvenir Lt BT" w:cs="Traditional Arabic"/>
          <w:i/>
          <w:iCs/>
          <w:color w:val="auto"/>
          <w:sz w:val="24"/>
          <w:szCs w:val="32"/>
          <w:bdr w:val="none" w:sz="0" w:space="0" w:color="auto"/>
          <w:lang w:eastAsia="en-US"/>
        </w:rPr>
        <w:t xml:space="preserve"> maka wajib baginya untuk </w:t>
      </w:r>
      <w:r w:rsidR="00B742CC" w:rsidRPr="001A0732">
        <w:rPr>
          <w:rFonts w:ascii="Souvenir Lt BT" w:eastAsiaTheme="minorHAnsi" w:hAnsi="Souvenir Lt BT" w:cs="Traditional Arabic"/>
          <w:i/>
          <w:iCs/>
          <w:color w:val="auto"/>
          <w:sz w:val="24"/>
          <w:szCs w:val="32"/>
          <w:bdr w:val="none" w:sz="0" w:space="0" w:color="auto"/>
          <w:lang w:eastAsia="en-US"/>
        </w:rPr>
        <w:t>salat</w:t>
      </w:r>
      <w:r w:rsidR="00366671" w:rsidRPr="001A0732">
        <w:rPr>
          <w:rFonts w:ascii="Souvenir Lt BT" w:eastAsiaTheme="minorHAnsi" w:hAnsi="Souvenir Lt BT" w:cs="Traditional Arabic"/>
          <w:i/>
          <w:iCs/>
          <w:color w:val="auto"/>
          <w:sz w:val="24"/>
          <w:szCs w:val="32"/>
          <w:bdr w:val="none" w:sz="0" w:space="0" w:color="auto"/>
          <w:lang w:eastAsia="en-US"/>
        </w:rPr>
        <w:t xml:space="preserve">. Adapun jika darah tersebut adalah darah haid keluar karena obat tersebut maka puasanya tidak sah dan ia tidak wajib </w:t>
      </w:r>
      <w:r w:rsidR="00B742CC" w:rsidRPr="001A0732">
        <w:rPr>
          <w:rFonts w:ascii="Souvenir Lt BT" w:eastAsiaTheme="minorHAnsi" w:hAnsi="Souvenir Lt BT" w:cs="Traditional Arabic"/>
          <w:i/>
          <w:iCs/>
          <w:color w:val="auto"/>
          <w:sz w:val="24"/>
          <w:szCs w:val="32"/>
          <w:bdr w:val="none" w:sz="0" w:space="0" w:color="auto"/>
          <w:lang w:eastAsia="en-US"/>
        </w:rPr>
        <w:t>salat</w:t>
      </w:r>
      <w:r w:rsidR="001A0732" w:rsidRPr="001A0732">
        <w:rPr>
          <w:rFonts w:ascii="Souvenir Lt BT" w:eastAsiaTheme="minorHAnsi" w:hAnsi="Souvenir Lt BT" w:cs="Traditional Arabic"/>
          <w:i/>
          <w:iCs/>
          <w:color w:val="auto"/>
          <w:sz w:val="24"/>
          <w:szCs w:val="32"/>
          <w:bdr w:val="none" w:sz="0" w:space="0" w:color="auto"/>
          <w:lang w:eastAsia="en-US"/>
        </w:rPr>
        <w:t>.</w:t>
      </w:r>
      <w:r w:rsidRPr="001A0732">
        <w:rPr>
          <w:rFonts w:ascii="Souvenir Lt BT" w:eastAsiaTheme="minorHAnsi" w:hAnsi="Souvenir Lt BT" w:cs="Traditional Arabic"/>
          <w:i/>
          <w:iCs/>
          <w:color w:val="auto"/>
          <w:sz w:val="24"/>
          <w:szCs w:val="32"/>
          <w:bdr w:val="none" w:sz="0" w:space="0" w:color="auto"/>
          <w:lang w:eastAsia="en-US"/>
        </w:rPr>
        <w:t>”</w:t>
      </w:r>
      <w:r w:rsidR="0086508C">
        <w:rPr>
          <w:rStyle w:val="ReferensiCatatanKaki"/>
          <w:rFonts w:ascii="Souvenir Lt BT" w:eastAsiaTheme="minorHAnsi" w:hAnsi="Souvenir Lt BT" w:cs="Traditional Arabic"/>
          <w:i/>
          <w:iCs/>
          <w:color w:val="auto"/>
          <w:sz w:val="24"/>
          <w:szCs w:val="32"/>
          <w:bdr w:val="none" w:sz="0" w:space="0" w:color="auto"/>
          <w:lang w:eastAsia="en-US"/>
        </w:rPr>
        <w:footnoteReference w:id="58"/>
      </w:r>
      <w:r w:rsidR="00366671" w:rsidRPr="00AB77D5">
        <w:rPr>
          <w:rFonts w:ascii="Souvenir Lt BT" w:eastAsiaTheme="minorHAnsi" w:hAnsi="Souvenir Lt BT" w:cs="Traditional Arabic"/>
          <w:color w:val="auto"/>
          <w:sz w:val="24"/>
          <w:szCs w:val="32"/>
          <w:bdr w:val="none" w:sz="0" w:space="0" w:color="auto"/>
          <w:lang w:eastAsia="en-US"/>
        </w:rPr>
        <w:t xml:space="preserve"> </w:t>
      </w:r>
    </w:p>
    <w:p w14:paraId="04242790" w14:textId="399D4190" w:rsidR="00366671" w:rsidRPr="00AB77D5" w:rsidRDefault="00366671" w:rsidP="00A42B32">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AB77D5">
        <w:rPr>
          <w:rFonts w:ascii="Souvenir Lt BT" w:eastAsiaTheme="minorHAnsi" w:hAnsi="Souvenir Lt BT" w:cs="Traditional Arabic"/>
          <w:color w:val="auto"/>
          <w:sz w:val="24"/>
          <w:szCs w:val="32"/>
          <w:bdr w:val="none" w:sz="0" w:space="0" w:color="auto"/>
          <w:lang w:eastAsia="en-US"/>
        </w:rPr>
        <w:t>Secara umum</w:t>
      </w:r>
      <w:r w:rsidR="00A42B32">
        <w:rPr>
          <w:rFonts w:ascii="Souvenir Lt BT" w:eastAsiaTheme="minorHAnsi" w:hAnsi="Souvenir Lt BT" w:cs="Traditional Arabic"/>
          <w:color w:val="auto"/>
          <w:sz w:val="24"/>
          <w:szCs w:val="32"/>
          <w:bdr w:val="none" w:sz="0" w:space="0" w:color="auto"/>
          <w:lang w:eastAsia="en-US"/>
        </w:rPr>
        <w:t>,</w:t>
      </w:r>
      <w:r w:rsidRPr="00AB77D5">
        <w:rPr>
          <w:rFonts w:ascii="Souvenir Lt BT" w:eastAsiaTheme="minorHAnsi" w:hAnsi="Souvenir Lt BT" w:cs="Traditional Arabic"/>
          <w:color w:val="auto"/>
          <w:sz w:val="24"/>
          <w:szCs w:val="32"/>
          <w:bdr w:val="none" w:sz="0" w:space="0" w:color="auto"/>
          <w:lang w:eastAsia="en-US"/>
        </w:rPr>
        <w:t xml:space="preserve"> menurut ilmu kedokteran jika obat penunda haid dikon</w:t>
      </w:r>
      <w:r w:rsidR="0086508C">
        <w:rPr>
          <w:rFonts w:ascii="Souvenir Lt BT" w:eastAsiaTheme="minorHAnsi" w:hAnsi="Souvenir Lt BT" w:cs="Traditional Arabic"/>
          <w:color w:val="auto"/>
          <w:sz w:val="24"/>
          <w:szCs w:val="32"/>
          <w:bdr w:val="none" w:sz="0" w:space="0" w:color="auto"/>
          <w:lang w:eastAsia="en-US"/>
        </w:rPr>
        <w:t>s</w:t>
      </w:r>
      <w:r w:rsidRPr="00AB77D5">
        <w:rPr>
          <w:rFonts w:ascii="Souvenir Lt BT" w:eastAsiaTheme="minorHAnsi" w:hAnsi="Souvenir Lt BT" w:cs="Traditional Arabic"/>
          <w:color w:val="auto"/>
          <w:sz w:val="24"/>
          <w:szCs w:val="32"/>
          <w:bdr w:val="none" w:sz="0" w:space="0" w:color="auto"/>
          <w:lang w:eastAsia="en-US"/>
        </w:rPr>
        <w:t>um</w:t>
      </w:r>
      <w:r w:rsidR="0086508C">
        <w:rPr>
          <w:rFonts w:ascii="Souvenir Lt BT" w:eastAsiaTheme="minorHAnsi" w:hAnsi="Souvenir Lt BT" w:cs="Traditional Arabic"/>
          <w:color w:val="auto"/>
          <w:sz w:val="24"/>
          <w:szCs w:val="32"/>
          <w:bdr w:val="none" w:sz="0" w:space="0" w:color="auto"/>
          <w:lang w:eastAsia="en-US"/>
        </w:rPr>
        <w:t>s</w:t>
      </w:r>
      <w:r w:rsidRPr="00AB77D5">
        <w:rPr>
          <w:rFonts w:ascii="Souvenir Lt BT" w:eastAsiaTheme="minorHAnsi" w:hAnsi="Souvenir Lt BT" w:cs="Traditional Arabic"/>
          <w:color w:val="auto"/>
          <w:sz w:val="24"/>
          <w:szCs w:val="32"/>
          <w:bdr w:val="none" w:sz="0" w:space="0" w:color="auto"/>
          <w:lang w:eastAsia="en-US"/>
        </w:rPr>
        <w:t>i tepat dari tiga sisi</w:t>
      </w:r>
      <w:r w:rsidR="00A42B32">
        <w:rPr>
          <w:rFonts w:ascii="Souvenir Lt BT" w:eastAsiaTheme="minorHAnsi" w:hAnsi="Souvenir Lt BT" w:cs="Traditional Arabic"/>
          <w:color w:val="auto"/>
          <w:sz w:val="24"/>
          <w:szCs w:val="32"/>
          <w:bdr w:val="none" w:sz="0" w:space="0" w:color="auto"/>
          <w:lang w:eastAsia="en-US"/>
        </w:rPr>
        <w:t>:</w:t>
      </w:r>
      <w:r w:rsidRPr="00AB77D5">
        <w:rPr>
          <w:rFonts w:ascii="Souvenir Lt BT" w:eastAsiaTheme="minorHAnsi" w:hAnsi="Souvenir Lt BT" w:cs="Traditional Arabic"/>
          <w:color w:val="auto"/>
          <w:sz w:val="24"/>
          <w:szCs w:val="32"/>
          <w:bdr w:val="none" w:sz="0" w:space="0" w:color="auto"/>
          <w:lang w:eastAsia="en-US"/>
        </w:rPr>
        <w:t xml:space="preserve"> (1) waktu awal </w:t>
      </w:r>
      <w:r w:rsidRPr="00503446">
        <w:rPr>
          <w:rFonts w:ascii="Souvenir Lt BT" w:eastAsiaTheme="minorHAnsi" w:hAnsi="Souvenir Lt BT" w:cs="Traditional Arabic"/>
          <w:color w:val="auto"/>
          <w:sz w:val="24"/>
          <w:szCs w:val="32"/>
          <w:bdr w:val="none" w:sz="0" w:space="0" w:color="auto"/>
          <w:lang w:eastAsia="en-US"/>
        </w:rPr>
        <w:t>meminum</w:t>
      </w:r>
      <w:r w:rsidRPr="00AB77D5">
        <w:rPr>
          <w:rFonts w:ascii="Souvenir Lt BT" w:eastAsiaTheme="minorHAnsi" w:hAnsi="Souvenir Lt BT" w:cs="Traditional Arabic"/>
          <w:color w:val="auto"/>
          <w:sz w:val="24"/>
          <w:szCs w:val="32"/>
          <w:bdr w:val="none" w:sz="0" w:space="0" w:color="auto"/>
          <w:lang w:eastAsia="en-US"/>
        </w:rPr>
        <w:t xml:space="preserve"> (2) </w:t>
      </w:r>
      <w:r w:rsidRPr="00503446">
        <w:rPr>
          <w:rFonts w:ascii="Souvenir Lt BT" w:eastAsiaTheme="minorHAnsi" w:hAnsi="Souvenir Lt BT" w:cs="Traditional Arabic"/>
          <w:color w:val="auto"/>
          <w:sz w:val="24"/>
          <w:szCs w:val="32"/>
          <w:bdr w:val="none" w:sz="0" w:space="0" w:color="auto"/>
          <w:lang w:eastAsia="en-US"/>
        </w:rPr>
        <w:t>dosis</w:t>
      </w:r>
      <w:r w:rsidR="00A42B32">
        <w:rPr>
          <w:rFonts w:ascii="Souvenir Lt BT" w:eastAsiaTheme="minorHAnsi" w:hAnsi="Souvenir Lt BT" w:cs="Traditional Arabic"/>
          <w:color w:val="auto"/>
          <w:sz w:val="24"/>
          <w:szCs w:val="32"/>
          <w:bdr w:val="none" w:sz="0" w:space="0" w:color="auto"/>
          <w:lang w:eastAsia="en-US"/>
        </w:rPr>
        <w:t xml:space="preserve"> yang</w:t>
      </w:r>
      <w:r w:rsidRPr="00503446">
        <w:rPr>
          <w:rFonts w:ascii="Souvenir Lt BT" w:eastAsiaTheme="minorHAnsi" w:hAnsi="Souvenir Lt BT" w:cs="Traditional Arabic"/>
          <w:color w:val="auto"/>
          <w:sz w:val="24"/>
          <w:szCs w:val="32"/>
          <w:bdr w:val="none" w:sz="0" w:space="0" w:color="auto"/>
          <w:lang w:eastAsia="en-US"/>
        </w:rPr>
        <w:t xml:space="preserve"> </w:t>
      </w:r>
      <w:r w:rsidRPr="00AB77D5">
        <w:rPr>
          <w:rFonts w:ascii="Souvenir Lt BT" w:eastAsiaTheme="minorHAnsi" w:hAnsi="Souvenir Lt BT" w:cs="Traditional Arabic"/>
          <w:color w:val="auto"/>
          <w:sz w:val="24"/>
          <w:szCs w:val="32"/>
          <w:bdr w:val="none" w:sz="0" w:space="0" w:color="auto"/>
          <w:lang w:eastAsia="en-US"/>
        </w:rPr>
        <w:t xml:space="preserve">tepat, dan (3) teratur </w:t>
      </w:r>
      <w:r w:rsidR="00A42B32">
        <w:rPr>
          <w:rFonts w:ascii="Souvenir Lt BT" w:eastAsiaTheme="minorHAnsi" w:hAnsi="Souvenir Lt BT" w:cs="Traditional Arabic"/>
          <w:color w:val="auto"/>
          <w:sz w:val="24"/>
          <w:szCs w:val="32"/>
          <w:bdr w:val="none" w:sz="0" w:space="0" w:color="auto"/>
          <w:lang w:eastAsia="en-US"/>
        </w:rPr>
        <w:t xml:space="preserve">dalam </w:t>
      </w:r>
      <w:r w:rsidRPr="00AB77D5">
        <w:rPr>
          <w:rFonts w:ascii="Souvenir Lt BT" w:eastAsiaTheme="minorHAnsi" w:hAnsi="Souvenir Lt BT" w:cs="Traditional Arabic"/>
          <w:color w:val="auto"/>
          <w:sz w:val="24"/>
          <w:szCs w:val="32"/>
          <w:bdr w:val="none" w:sz="0" w:space="0" w:color="auto"/>
          <w:lang w:eastAsia="en-US"/>
        </w:rPr>
        <w:t>meminumnya</w:t>
      </w:r>
      <w:r w:rsidR="00A42B32">
        <w:rPr>
          <w:rFonts w:ascii="Souvenir Lt BT" w:eastAsiaTheme="minorHAnsi" w:hAnsi="Souvenir Lt BT" w:cs="Traditional Arabic"/>
          <w:color w:val="auto"/>
          <w:sz w:val="24"/>
          <w:szCs w:val="32"/>
          <w:bdr w:val="none" w:sz="0" w:space="0" w:color="auto"/>
          <w:lang w:eastAsia="en-US"/>
        </w:rPr>
        <w:t>,</w:t>
      </w:r>
      <w:r w:rsidRPr="00AB77D5">
        <w:rPr>
          <w:rFonts w:ascii="Souvenir Lt BT" w:eastAsiaTheme="minorHAnsi" w:hAnsi="Souvenir Lt BT" w:cs="Traditional Arabic"/>
          <w:color w:val="auto"/>
          <w:sz w:val="24"/>
          <w:szCs w:val="32"/>
          <w:bdr w:val="none" w:sz="0" w:space="0" w:color="auto"/>
          <w:lang w:eastAsia="en-US"/>
        </w:rPr>
        <w:t xml:space="preserve"> maka tidak akan keluar darah haid. Jika </w:t>
      </w:r>
      <w:r w:rsidR="00A42B32">
        <w:rPr>
          <w:rFonts w:ascii="Souvenir Lt BT" w:eastAsiaTheme="minorHAnsi" w:hAnsi="Souvenir Lt BT" w:cs="Traditional Arabic"/>
          <w:color w:val="auto"/>
          <w:sz w:val="24"/>
          <w:szCs w:val="32"/>
          <w:bdr w:val="none" w:sz="0" w:space="0" w:color="auto"/>
          <w:lang w:eastAsia="en-US"/>
        </w:rPr>
        <w:t>ada</w:t>
      </w:r>
      <w:r w:rsidRPr="00AB77D5">
        <w:rPr>
          <w:rFonts w:ascii="Souvenir Lt BT" w:eastAsiaTheme="minorHAnsi" w:hAnsi="Souvenir Lt BT" w:cs="Traditional Arabic"/>
          <w:color w:val="auto"/>
          <w:sz w:val="24"/>
          <w:szCs w:val="32"/>
          <w:bdr w:val="none" w:sz="0" w:space="0" w:color="auto"/>
          <w:lang w:eastAsia="en-US"/>
        </w:rPr>
        <w:t xml:space="preserve"> bercak</w:t>
      </w:r>
      <w:r w:rsidR="00A42B32">
        <w:rPr>
          <w:rFonts w:ascii="Souvenir Lt BT" w:eastAsiaTheme="minorHAnsi" w:hAnsi="Souvenir Lt BT" w:cs="Traditional Arabic"/>
          <w:color w:val="auto"/>
          <w:sz w:val="24"/>
          <w:szCs w:val="32"/>
          <w:bdr w:val="none" w:sz="0" w:space="0" w:color="auto"/>
          <w:lang w:eastAsia="en-US"/>
        </w:rPr>
        <w:t xml:space="preserve"> yang </w:t>
      </w:r>
      <w:r w:rsidRPr="00503446">
        <w:rPr>
          <w:rFonts w:ascii="Souvenir Lt BT" w:eastAsiaTheme="minorHAnsi" w:hAnsi="Souvenir Lt BT" w:cs="Traditional Arabic"/>
          <w:color w:val="auto"/>
          <w:sz w:val="24"/>
          <w:szCs w:val="32"/>
          <w:bdr w:val="none" w:sz="0" w:space="0" w:color="auto"/>
          <w:lang w:eastAsia="en-US"/>
        </w:rPr>
        <w:t>muncul</w:t>
      </w:r>
      <w:r w:rsidR="00A42B32">
        <w:rPr>
          <w:rFonts w:ascii="Souvenir Lt BT" w:eastAsiaTheme="minorHAnsi" w:hAnsi="Souvenir Lt BT" w:cs="Traditional Arabic"/>
          <w:color w:val="auto"/>
          <w:sz w:val="24"/>
          <w:szCs w:val="32"/>
          <w:bdr w:val="none" w:sz="0" w:space="0" w:color="auto"/>
          <w:lang w:eastAsia="en-US"/>
        </w:rPr>
        <w:t>,</w:t>
      </w:r>
      <w:r w:rsidRPr="00AB77D5">
        <w:rPr>
          <w:rFonts w:ascii="Souvenir Lt BT" w:eastAsiaTheme="minorHAnsi" w:hAnsi="Souvenir Lt BT" w:cs="Traditional Arabic"/>
          <w:color w:val="auto"/>
          <w:sz w:val="24"/>
          <w:szCs w:val="32"/>
          <w:bdr w:val="none" w:sz="0" w:space="0" w:color="auto"/>
          <w:lang w:eastAsia="en-US"/>
        </w:rPr>
        <w:t xml:space="preserve"> maka secara </w:t>
      </w:r>
      <w:r w:rsidR="00A42B32">
        <w:rPr>
          <w:rFonts w:ascii="Souvenir Lt BT" w:eastAsiaTheme="minorHAnsi" w:hAnsi="Souvenir Lt BT" w:cs="Traditional Arabic"/>
          <w:color w:val="auto"/>
          <w:sz w:val="24"/>
          <w:szCs w:val="32"/>
          <w:bdr w:val="none" w:sz="0" w:space="0" w:color="auto"/>
          <w:lang w:eastAsia="en-US"/>
        </w:rPr>
        <w:t>ilmu</w:t>
      </w:r>
      <w:r w:rsidRPr="00AB77D5">
        <w:rPr>
          <w:rFonts w:ascii="Souvenir Lt BT" w:eastAsiaTheme="minorHAnsi" w:hAnsi="Souvenir Lt BT" w:cs="Traditional Arabic"/>
          <w:color w:val="auto"/>
          <w:sz w:val="24"/>
          <w:szCs w:val="32"/>
          <w:bdr w:val="none" w:sz="0" w:space="0" w:color="auto"/>
          <w:lang w:eastAsia="en-US"/>
        </w:rPr>
        <w:t xml:space="preserve"> kedokteran </w:t>
      </w:r>
      <w:r w:rsidR="00A42B32">
        <w:rPr>
          <w:rFonts w:ascii="Souvenir Lt BT" w:eastAsiaTheme="minorHAnsi" w:hAnsi="Souvenir Lt BT" w:cs="Traditional Arabic"/>
          <w:color w:val="auto"/>
          <w:sz w:val="24"/>
          <w:szCs w:val="32"/>
          <w:bdr w:val="none" w:sz="0" w:space="0" w:color="auto"/>
          <w:lang w:eastAsia="en-US"/>
        </w:rPr>
        <w:t xml:space="preserve">hal </w:t>
      </w:r>
      <w:r w:rsidRPr="00AB77D5">
        <w:rPr>
          <w:rFonts w:ascii="Souvenir Lt BT" w:eastAsiaTheme="minorHAnsi" w:hAnsi="Souvenir Lt BT" w:cs="Traditional Arabic"/>
          <w:color w:val="auto"/>
          <w:sz w:val="24"/>
          <w:szCs w:val="32"/>
          <w:bdr w:val="none" w:sz="0" w:space="0" w:color="auto"/>
          <w:lang w:eastAsia="en-US"/>
        </w:rPr>
        <w:t>itu bukanlah darah haid</w:t>
      </w:r>
      <w:r w:rsidR="00A42B32">
        <w:rPr>
          <w:rFonts w:ascii="Souvenir Lt BT" w:eastAsiaTheme="minorHAnsi" w:hAnsi="Souvenir Lt BT" w:cs="Traditional Arabic"/>
          <w:color w:val="auto"/>
          <w:sz w:val="24"/>
          <w:szCs w:val="32"/>
          <w:bdr w:val="none" w:sz="0" w:space="0" w:color="auto"/>
          <w:lang w:eastAsia="en-US"/>
        </w:rPr>
        <w:t>, melainkan</w:t>
      </w:r>
      <w:r w:rsidRPr="00AB77D5">
        <w:rPr>
          <w:rFonts w:ascii="Souvenir Lt BT" w:eastAsiaTheme="minorHAnsi" w:hAnsi="Souvenir Lt BT" w:cs="Traditional Arabic"/>
          <w:color w:val="auto"/>
          <w:sz w:val="24"/>
          <w:szCs w:val="32"/>
          <w:bdr w:val="none" w:sz="0" w:space="0" w:color="auto"/>
          <w:lang w:eastAsia="en-US"/>
        </w:rPr>
        <w:t xml:space="preserve"> darah dari sisa-sisa sel yang rusak</w:t>
      </w:r>
      <w:r w:rsidRPr="00503446">
        <w:rPr>
          <w:rFonts w:ascii="Souvenir Lt BT" w:eastAsiaTheme="minorHAnsi" w:hAnsi="Souvenir Lt BT" w:cs="Traditional Arabic"/>
          <w:color w:val="auto"/>
          <w:sz w:val="24"/>
          <w:szCs w:val="32"/>
          <w:bdr w:val="none" w:sz="0" w:space="0" w:color="auto"/>
          <w:lang w:eastAsia="en-US"/>
        </w:rPr>
        <w:t>.</w:t>
      </w:r>
      <w:r w:rsidRPr="00AB77D5">
        <w:rPr>
          <w:rFonts w:ascii="Souvenir Lt BT" w:eastAsiaTheme="minorHAnsi" w:hAnsi="Souvenir Lt BT" w:cs="Traditional Arabic"/>
          <w:color w:val="auto"/>
          <w:sz w:val="24"/>
          <w:szCs w:val="32"/>
          <w:bdr w:val="none" w:sz="0" w:space="0" w:color="auto"/>
          <w:lang w:eastAsia="en-US"/>
        </w:rPr>
        <w:t xml:space="preserve"> Maka darah tersebut </w:t>
      </w:r>
      <w:proofErr w:type="spellStart"/>
      <w:r w:rsidRPr="00AB77D5">
        <w:rPr>
          <w:rFonts w:ascii="Souvenir Lt BT" w:eastAsiaTheme="minorHAnsi" w:hAnsi="Souvenir Lt BT" w:cs="Traditional Arabic"/>
          <w:color w:val="auto"/>
          <w:sz w:val="24"/>
          <w:szCs w:val="32"/>
          <w:bdr w:val="none" w:sz="0" w:space="0" w:color="auto"/>
          <w:lang w:eastAsia="en-US"/>
        </w:rPr>
        <w:t>dihukumi</w:t>
      </w:r>
      <w:proofErr w:type="spellEnd"/>
      <w:r w:rsidRPr="00AB77D5">
        <w:rPr>
          <w:rFonts w:ascii="Souvenir Lt BT" w:eastAsiaTheme="minorHAnsi" w:hAnsi="Souvenir Lt BT" w:cs="Traditional Arabic"/>
          <w:color w:val="auto"/>
          <w:sz w:val="24"/>
          <w:szCs w:val="32"/>
          <w:bdr w:val="none" w:sz="0" w:space="0" w:color="auto"/>
          <w:lang w:eastAsia="en-US"/>
        </w:rPr>
        <w:t xml:space="preserve"> dengan darah istihad</w:t>
      </w:r>
      <w:r w:rsidR="00FE5B5E">
        <w:rPr>
          <w:rFonts w:ascii="Souvenir Lt BT" w:eastAsiaTheme="minorHAnsi" w:hAnsi="Souvenir Lt BT" w:cs="Traditional Arabic"/>
          <w:color w:val="auto"/>
          <w:sz w:val="24"/>
          <w:szCs w:val="32"/>
          <w:bdr w:val="none" w:sz="0" w:space="0" w:color="auto"/>
          <w:lang w:eastAsia="en-US"/>
        </w:rPr>
        <w:t>a</w:t>
      </w:r>
      <w:r w:rsidRPr="00AB77D5">
        <w:rPr>
          <w:rFonts w:ascii="Souvenir Lt BT" w:eastAsiaTheme="minorHAnsi" w:hAnsi="Souvenir Lt BT" w:cs="Traditional Arabic"/>
          <w:color w:val="auto"/>
          <w:sz w:val="24"/>
          <w:szCs w:val="32"/>
          <w:bdr w:val="none" w:sz="0" w:space="0" w:color="auto"/>
          <w:lang w:eastAsia="en-US"/>
        </w:rPr>
        <w:t>h.</w:t>
      </w:r>
    </w:p>
    <w:p w14:paraId="7A0E7C9A" w14:textId="4500AE99" w:rsidR="00366671" w:rsidRPr="00AB77D5" w:rsidRDefault="00366671" w:rsidP="00A42B32">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AB77D5">
        <w:rPr>
          <w:rFonts w:ascii="Souvenir Lt BT" w:eastAsiaTheme="minorHAnsi" w:hAnsi="Souvenir Lt BT" w:cs="Traditional Arabic"/>
          <w:color w:val="auto"/>
          <w:sz w:val="24"/>
          <w:szCs w:val="32"/>
          <w:bdr w:val="none" w:sz="0" w:space="0" w:color="auto"/>
          <w:lang w:eastAsia="en-US"/>
        </w:rPr>
        <w:t xml:space="preserve">Akan tetapi jika </w:t>
      </w:r>
      <w:r w:rsidR="00A42B32">
        <w:rPr>
          <w:rFonts w:ascii="Souvenir Lt BT" w:eastAsiaTheme="minorHAnsi" w:hAnsi="Souvenir Lt BT" w:cs="Traditional Arabic"/>
          <w:color w:val="auto"/>
          <w:sz w:val="24"/>
          <w:szCs w:val="32"/>
          <w:bdr w:val="none" w:sz="0" w:space="0" w:color="auto"/>
          <w:lang w:eastAsia="en-US"/>
        </w:rPr>
        <w:t>ketiga</w:t>
      </w:r>
      <w:r w:rsidRPr="00AB77D5">
        <w:rPr>
          <w:rFonts w:ascii="Souvenir Lt BT" w:eastAsiaTheme="minorHAnsi" w:hAnsi="Souvenir Lt BT" w:cs="Traditional Arabic"/>
          <w:color w:val="auto"/>
          <w:sz w:val="24"/>
          <w:szCs w:val="32"/>
          <w:bdr w:val="none" w:sz="0" w:space="0" w:color="auto"/>
          <w:lang w:eastAsia="en-US"/>
        </w:rPr>
        <w:t xml:space="preserve"> sisi tersebut tidak diperhatikan</w:t>
      </w:r>
      <w:r w:rsidR="009C45AC">
        <w:rPr>
          <w:rFonts w:ascii="Souvenir Lt BT" w:eastAsiaTheme="minorHAnsi" w:hAnsi="Souvenir Lt BT" w:cs="Traditional Arabic"/>
          <w:color w:val="auto"/>
          <w:sz w:val="24"/>
          <w:szCs w:val="32"/>
          <w:bdr w:val="none" w:sz="0" w:space="0" w:color="auto"/>
          <w:lang w:eastAsia="en-US"/>
        </w:rPr>
        <w:t>,</w:t>
      </w:r>
      <w:r w:rsidRPr="00AB77D5">
        <w:rPr>
          <w:rFonts w:ascii="Souvenir Lt BT" w:eastAsiaTheme="minorHAnsi" w:hAnsi="Souvenir Lt BT" w:cs="Traditional Arabic"/>
          <w:color w:val="auto"/>
          <w:sz w:val="24"/>
          <w:szCs w:val="32"/>
          <w:bdr w:val="none" w:sz="0" w:space="0" w:color="auto"/>
          <w:lang w:eastAsia="en-US"/>
        </w:rPr>
        <w:t xml:space="preserve"> maka bisa jadi </w:t>
      </w:r>
      <w:r w:rsidR="009C45AC">
        <w:rPr>
          <w:rFonts w:ascii="Souvenir Lt BT" w:eastAsiaTheme="minorHAnsi" w:hAnsi="Souvenir Lt BT" w:cs="Traditional Arabic"/>
          <w:color w:val="auto"/>
          <w:sz w:val="24"/>
          <w:szCs w:val="32"/>
          <w:bdr w:val="none" w:sz="0" w:space="0" w:color="auto"/>
          <w:lang w:eastAsia="en-US"/>
        </w:rPr>
        <w:t>darah haid</w:t>
      </w:r>
      <w:r w:rsidRPr="00503446">
        <w:rPr>
          <w:rFonts w:ascii="Souvenir Lt BT" w:eastAsiaTheme="minorHAnsi" w:hAnsi="Souvenir Lt BT" w:cs="Traditional Arabic"/>
          <w:color w:val="auto"/>
          <w:sz w:val="24"/>
          <w:szCs w:val="32"/>
          <w:bdr w:val="none" w:sz="0" w:space="0" w:color="auto"/>
          <w:lang w:eastAsia="en-US"/>
        </w:rPr>
        <w:t xml:space="preserve"> </w:t>
      </w:r>
      <w:r w:rsidRPr="00AB77D5">
        <w:rPr>
          <w:rFonts w:ascii="Souvenir Lt BT" w:eastAsiaTheme="minorHAnsi" w:hAnsi="Souvenir Lt BT" w:cs="Traditional Arabic"/>
          <w:color w:val="auto"/>
          <w:sz w:val="24"/>
          <w:szCs w:val="32"/>
          <w:bdr w:val="none" w:sz="0" w:space="0" w:color="auto"/>
          <w:lang w:eastAsia="en-US"/>
        </w:rPr>
        <w:t xml:space="preserve">tetap keluar meskipun telah </w:t>
      </w:r>
      <w:r w:rsidR="00BB449B">
        <w:rPr>
          <w:rFonts w:ascii="Souvenir Lt BT" w:eastAsiaTheme="minorHAnsi" w:hAnsi="Souvenir Lt BT" w:cs="Traditional Arabic"/>
          <w:color w:val="auto"/>
          <w:sz w:val="24"/>
          <w:szCs w:val="32"/>
          <w:bdr w:val="none" w:sz="0" w:space="0" w:color="auto"/>
          <w:lang w:eastAsia="en-US"/>
        </w:rPr>
        <w:t>mengonsumsi</w:t>
      </w:r>
      <w:r w:rsidRPr="00AB77D5">
        <w:rPr>
          <w:rFonts w:ascii="Souvenir Lt BT" w:eastAsiaTheme="minorHAnsi" w:hAnsi="Souvenir Lt BT" w:cs="Traditional Arabic"/>
          <w:color w:val="auto"/>
          <w:sz w:val="24"/>
          <w:szCs w:val="32"/>
          <w:bdr w:val="none" w:sz="0" w:space="0" w:color="auto"/>
          <w:lang w:eastAsia="en-US"/>
        </w:rPr>
        <w:t xml:space="preserve"> obat penunda haid</w:t>
      </w:r>
    </w:p>
    <w:p w14:paraId="3C4F09B5" w14:textId="13FB81A9" w:rsidR="004B5B70" w:rsidRDefault="00366671" w:rsidP="009C45A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AB77D5">
        <w:rPr>
          <w:rFonts w:ascii="Souvenir Lt BT" w:eastAsiaTheme="minorHAnsi" w:hAnsi="Souvenir Lt BT" w:cs="Traditional Arabic"/>
          <w:b/>
          <w:bCs/>
          <w:color w:val="auto"/>
          <w:sz w:val="24"/>
          <w:szCs w:val="32"/>
          <w:bdr w:val="none" w:sz="0" w:space="0" w:color="auto"/>
          <w:lang w:eastAsia="en-US"/>
        </w:rPr>
        <w:t>Kedua</w:t>
      </w:r>
      <w:r w:rsidR="009C45AC">
        <w:rPr>
          <w:rFonts w:ascii="Souvenir Lt BT" w:eastAsiaTheme="minorHAnsi" w:hAnsi="Souvenir Lt BT" w:cs="Traditional Arabic"/>
          <w:color w:val="auto"/>
          <w:sz w:val="24"/>
          <w:szCs w:val="32"/>
          <w:bdr w:val="none" w:sz="0" w:space="0" w:color="auto"/>
          <w:lang w:eastAsia="en-US"/>
        </w:rPr>
        <w:t>,</w:t>
      </w:r>
      <w:r w:rsidRPr="00503446">
        <w:rPr>
          <w:rFonts w:ascii="Souvenir Lt BT" w:eastAsiaTheme="minorHAnsi" w:hAnsi="Souvenir Lt BT" w:cs="Traditional Arabic"/>
          <w:color w:val="auto"/>
          <w:sz w:val="24"/>
          <w:szCs w:val="32"/>
          <w:bdr w:val="none" w:sz="0" w:space="0" w:color="auto"/>
          <w:lang w:eastAsia="en-US"/>
        </w:rPr>
        <w:t xml:space="preserve"> </w:t>
      </w:r>
      <w:r w:rsidR="009C45AC">
        <w:rPr>
          <w:rFonts w:ascii="Souvenir Lt BT" w:eastAsiaTheme="minorHAnsi" w:hAnsi="Souvenir Lt BT" w:cs="Traditional Arabic"/>
          <w:color w:val="auto"/>
          <w:sz w:val="24"/>
          <w:szCs w:val="32"/>
          <w:bdr w:val="none" w:sz="0" w:space="0" w:color="auto"/>
          <w:lang w:eastAsia="en-US"/>
        </w:rPr>
        <w:t>h</w:t>
      </w:r>
      <w:r w:rsidRPr="00503446">
        <w:rPr>
          <w:rFonts w:ascii="Souvenir Lt BT" w:eastAsiaTheme="minorHAnsi" w:hAnsi="Souvenir Lt BT" w:cs="Traditional Arabic"/>
          <w:color w:val="auto"/>
          <w:sz w:val="24"/>
          <w:szCs w:val="32"/>
          <w:bdr w:val="none" w:sz="0" w:space="0" w:color="auto"/>
          <w:lang w:eastAsia="en-US"/>
        </w:rPr>
        <w:t>ukum</w:t>
      </w:r>
      <w:r w:rsidRPr="00AB77D5">
        <w:rPr>
          <w:rFonts w:ascii="Souvenir Lt BT" w:eastAsiaTheme="minorHAnsi" w:hAnsi="Souvenir Lt BT" w:cs="Traditional Arabic"/>
          <w:color w:val="auto"/>
          <w:sz w:val="24"/>
          <w:szCs w:val="32"/>
          <w:bdr w:val="none" w:sz="0" w:space="0" w:color="auto"/>
          <w:lang w:eastAsia="en-US"/>
        </w:rPr>
        <w:t xml:space="preserve"> asal wanita adalah </w:t>
      </w:r>
      <w:r w:rsidR="00783CF8" w:rsidRPr="00AB77D5">
        <w:rPr>
          <w:rFonts w:ascii="Souvenir Lt BT" w:eastAsiaTheme="minorHAnsi" w:hAnsi="Souvenir Lt BT" w:cs="Traditional Arabic"/>
          <w:color w:val="auto"/>
          <w:sz w:val="24"/>
          <w:szCs w:val="32"/>
          <w:bdr w:val="none" w:sz="0" w:space="0" w:color="auto"/>
          <w:lang w:eastAsia="en-US"/>
        </w:rPr>
        <w:t>dalam</w:t>
      </w:r>
      <w:r w:rsidRPr="00AB77D5">
        <w:rPr>
          <w:rFonts w:ascii="Souvenir Lt BT" w:eastAsiaTheme="minorHAnsi" w:hAnsi="Souvenir Lt BT" w:cs="Traditional Arabic"/>
          <w:color w:val="auto"/>
          <w:sz w:val="24"/>
          <w:szCs w:val="32"/>
          <w:bdr w:val="none" w:sz="0" w:space="0" w:color="auto"/>
          <w:lang w:eastAsia="en-US"/>
        </w:rPr>
        <w:t xml:space="preserve"> kondisi suci</w:t>
      </w:r>
      <w:r w:rsidR="009C45AC">
        <w:rPr>
          <w:rFonts w:ascii="Souvenir Lt BT" w:eastAsiaTheme="minorHAnsi" w:hAnsi="Souvenir Lt BT" w:cs="Traditional Arabic"/>
          <w:color w:val="auto"/>
          <w:sz w:val="24"/>
          <w:szCs w:val="32"/>
          <w:bdr w:val="none" w:sz="0" w:space="0" w:color="auto"/>
          <w:lang w:eastAsia="en-US"/>
        </w:rPr>
        <w:t>.</w:t>
      </w:r>
      <w:r w:rsidRPr="00503446">
        <w:rPr>
          <w:rFonts w:ascii="Souvenir Lt BT" w:eastAsiaTheme="minorHAnsi" w:hAnsi="Souvenir Lt BT" w:cs="Traditional Arabic"/>
          <w:color w:val="auto"/>
          <w:sz w:val="24"/>
          <w:szCs w:val="32"/>
          <w:bdr w:val="none" w:sz="0" w:space="0" w:color="auto"/>
          <w:lang w:eastAsia="en-US"/>
        </w:rPr>
        <w:t xml:space="preserve"> </w:t>
      </w:r>
      <w:r w:rsidR="009C45AC">
        <w:rPr>
          <w:rFonts w:ascii="Souvenir Lt BT" w:eastAsiaTheme="minorHAnsi" w:hAnsi="Souvenir Lt BT" w:cs="Traditional Arabic"/>
          <w:color w:val="auto"/>
          <w:sz w:val="24"/>
          <w:szCs w:val="32"/>
          <w:bdr w:val="none" w:sz="0" w:space="0" w:color="auto"/>
          <w:lang w:eastAsia="en-US"/>
        </w:rPr>
        <w:t>J</w:t>
      </w:r>
      <w:r w:rsidRPr="00503446">
        <w:rPr>
          <w:rFonts w:ascii="Souvenir Lt BT" w:eastAsiaTheme="minorHAnsi" w:hAnsi="Souvenir Lt BT" w:cs="Traditional Arabic"/>
          <w:color w:val="auto"/>
          <w:sz w:val="24"/>
          <w:szCs w:val="32"/>
          <w:bdr w:val="none" w:sz="0" w:space="0" w:color="auto"/>
          <w:lang w:eastAsia="en-US"/>
        </w:rPr>
        <w:t>ika</w:t>
      </w:r>
      <w:r w:rsidRPr="00AB77D5">
        <w:rPr>
          <w:rFonts w:ascii="Souvenir Lt BT" w:eastAsiaTheme="minorHAnsi" w:hAnsi="Souvenir Lt BT" w:cs="Traditional Arabic"/>
          <w:color w:val="auto"/>
          <w:sz w:val="24"/>
          <w:szCs w:val="32"/>
          <w:bdr w:val="none" w:sz="0" w:space="0" w:color="auto"/>
          <w:lang w:eastAsia="en-US"/>
        </w:rPr>
        <w:t xml:space="preserve"> darah yang keluar darinya berupa bercak-bercak</w:t>
      </w:r>
      <w:r w:rsidR="009C45AC">
        <w:rPr>
          <w:rFonts w:ascii="Souvenir Lt BT" w:eastAsiaTheme="minorHAnsi" w:hAnsi="Souvenir Lt BT" w:cs="Traditional Arabic"/>
          <w:color w:val="auto"/>
          <w:sz w:val="24"/>
          <w:szCs w:val="32"/>
          <w:bdr w:val="none" w:sz="0" w:space="0" w:color="auto"/>
          <w:lang w:eastAsia="en-US"/>
        </w:rPr>
        <w:t>,</w:t>
      </w:r>
      <w:r w:rsidRPr="00AB77D5">
        <w:rPr>
          <w:rFonts w:ascii="Souvenir Lt BT" w:eastAsiaTheme="minorHAnsi" w:hAnsi="Souvenir Lt BT" w:cs="Traditional Arabic"/>
          <w:color w:val="auto"/>
          <w:sz w:val="24"/>
          <w:szCs w:val="32"/>
          <w:bdr w:val="none" w:sz="0" w:space="0" w:color="auto"/>
          <w:lang w:eastAsia="en-US"/>
        </w:rPr>
        <w:t xml:space="preserve"> dan </w:t>
      </w:r>
      <w:r w:rsidR="009C45AC">
        <w:rPr>
          <w:rFonts w:ascii="Souvenir Lt BT" w:eastAsiaTheme="minorHAnsi" w:hAnsi="Souvenir Lt BT" w:cs="Traditional Arabic"/>
          <w:color w:val="auto"/>
          <w:sz w:val="24"/>
          <w:szCs w:val="32"/>
          <w:bdr w:val="none" w:sz="0" w:space="0" w:color="auto"/>
          <w:lang w:eastAsia="en-US"/>
        </w:rPr>
        <w:t>d</w:t>
      </w:r>
      <w:r w:rsidRPr="00503446">
        <w:rPr>
          <w:rFonts w:ascii="Souvenir Lt BT" w:eastAsiaTheme="minorHAnsi" w:hAnsi="Souvenir Lt BT" w:cs="Traditional Arabic"/>
          <w:color w:val="auto"/>
          <w:sz w:val="24"/>
          <w:szCs w:val="32"/>
          <w:bdr w:val="none" w:sz="0" w:space="0" w:color="auto"/>
          <w:lang w:eastAsia="en-US"/>
        </w:rPr>
        <w:t>ia</w:t>
      </w:r>
      <w:r w:rsidRPr="00AB77D5">
        <w:rPr>
          <w:rFonts w:ascii="Souvenir Lt BT" w:eastAsiaTheme="minorHAnsi" w:hAnsi="Souvenir Lt BT" w:cs="Traditional Arabic"/>
          <w:color w:val="auto"/>
          <w:sz w:val="24"/>
          <w:szCs w:val="32"/>
          <w:bdr w:val="none" w:sz="0" w:space="0" w:color="auto"/>
          <w:lang w:eastAsia="en-US"/>
        </w:rPr>
        <w:t xml:space="preserve"> ragu apakah itu darah haid atau bukan</w:t>
      </w:r>
      <w:r w:rsidR="009C45AC">
        <w:rPr>
          <w:rFonts w:ascii="Souvenir Lt BT" w:eastAsiaTheme="minorHAnsi" w:hAnsi="Souvenir Lt BT" w:cs="Traditional Arabic"/>
          <w:color w:val="auto"/>
          <w:sz w:val="24"/>
          <w:szCs w:val="32"/>
          <w:bdr w:val="none" w:sz="0" w:space="0" w:color="auto"/>
          <w:lang w:eastAsia="en-US"/>
        </w:rPr>
        <w:t>,</w:t>
      </w:r>
      <w:r w:rsidRPr="00AB77D5">
        <w:rPr>
          <w:rFonts w:ascii="Souvenir Lt BT" w:eastAsiaTheme="minorHAnsi" w:hAnsi="Souvenir Lt BT" w:cs="Traditional Arabic"/>
          <w:color w:val="auto"/>
          <w:sz w:val="24"/>
          <w:szCs w:val="32"/>
          <w:bdr w:val="none" w:sz="0" w:space="0" w:color="auto"/>
          <w:lang w:eastAsia="en-US"/>
        </w:rPr>
        <w:t xml:space="preserve"> maka</w:t>
      </w:r>
      <w:r w:rsidR="009C45AC">
        <w:rPr>
          <w:rFonts w:ascii="Souvenir Lt BT" w:eastAsiaTheme="minorHAnsi" w:hAnsi="Souvenir Lt BT" w:cs="Traditional Arabic"/>
          <w:color w:val="auto"/>
          <w:sz w:val="24"/>
          <w:szCs w:val="32"/>
          <w:bdr w:val="none" w:sz="0" w:space="0" w:color="auto"/>
          <w:lang w:eastAsia="en-US"/>
        </w:rPr>
        <w:t xml:space="preserve"> secara</w:t>
      </w:r>
      <w:r w:rsidRPr="00AB77D5">
        <w:rPr>
          <w:rFonts w:ascii="Souvenir Lt BT" w:eastAsiaTheme="minorHAnsi" w:hAnsi="Souvenir Lt BT" w:cs="Traditional Arabic"/>
          <w:color w:val="auto"/>
          <w:sz w:val="24"/>
          <w:szCs w:val="32"/>
          <w:bdr w:val="none" w:sz="0" w:space="0" w:color="auto"/>
          <w:lang w:eastAsia="en-US"/>
        </w:rPr>
        <w:t xml:space="preserve"> hukum asal </w:t>
      </w:r>
      <w:r w:rsidR="009C45AC">
        <w:rPr>
          <w:rFonts w:ascii="Souvenir Lt BT" w:eastAsiaTheme="minorHAnsi" w:hAnsi="Souvenir Lt BT" w:cs="Traditional Arabic"/>
          <w:color w:val="auto"/>
          <w:sz w:val="24"/>
          <w:szCs w:val="32"/>
          <w:bdr w:val="none" w:sz="0" w:space="0" w:color="auto"/>
          <w:lang w:eastAsia="en-US"/>
        </w:rPr>
        <w:t>darah</w:t>
      </w:r>
      <w:r w:rsidRPr="00503446">
        <w:rPr>
          <w:rFonts w:ascii="Souvenir Lt BT" w:eastAsiaTheme="minorHAnsi" w:hAnsi="Souvenir Lt BT" w:cs="Traditional Arabic"/>
          <w:color w:val="auto"/>
          <w:sz w:val="24"/>
          <w:szCs w:val="32"/>
          <w:bdr w:val="none" w:sz="0" w:space="0" w:color="auto"/>
          <w:lang w:eastAsia="en-US"/>
        </w:rPr>
        <w:t xml:space="preserve"> </w:t>
      </w:r>
      <w:r w:rsidRPr="00AB77D5">
        <w:rPr>
          <w:rFonts w:ascii="Souvenir Lt BT" w:eastAsiaTheme="minorHAnsi" w:hAnsi="Souvenir Lt BT" w:cs="Traditional Arabic"/>
          <w:color w:val="auto"/>
          <w:sz w:val="24"/>
          <w:szCs w:val="32"/>
          <w:bdr w:val="none" w:sz="0" w:space="0" w:color="auto"/>
          <w:lang w:eastAsia="en-US"/>
        </w:rPr>
        <w:t>itu bukanlah darah haid</w:t>
      </w:r>
      <w:r w:rsidR="009C45AC">
        <w:rPr>
          <w:rFonts w:ascii="Souvenir Lt BT" w:eastAsiaTheme="minorHAnsi" w:hAnsi="Souvenir Lt BT" w:cs="Traditional Arabic"/>
          <w:color w:val="auto"/>
          <w:sz w:val="24"/>
          <w:szCs w:val="32"/>
          <w:bdr w:val="none" w:sz="0" w:space="0" w:color="auto"/>
          <w:lang w:eastAsia="en-US"/>
        </w:rPr>
        <w:t>;</w:t>
      </w:r>
      <w:r w:rsidRPr="00AB77D5">
        <w:rPr>
          <w:rFonts w:ascii="Souvenir Lt BT" w:eastAsiaTheme="minorHAnsi" w:hAnsi="Souvenir Lt BT" w:cs="Traditional Arabic"/>
          <w:color w:val="auto"/>
          <w:sz w:val="24"/>
          <w:szCs w:val="32"/>
          <w:bdr w:val="none" w:sz="0" w:space="0" w:color="auto"/>
          <w:lang w:eastAsia="en-US"/>
        </w:rPr>
        <w:t xml:space="preserve"> karena hukum asal wanita adalah dalam kondisi suci. Dan kaidah menyatakan</w:t>
      </w:r>
      <w:r w:rsidR="004B5B70">
        <w:rPr>
          <w:rFonts w:ascii="Souvenir Lt BT" w:eastAsiaTheme="minorHAnsi" w:hAnsi="Souvenir Lt BT" w:cs="Traditional Arabic"/>
          <w:color w:val="auto"/>
          <w:sz w:val="24"/>
          <w:szCs w:val="32"/>
          <w:bdr w:val="none" w:sz="0" w:space="0" w:color="auto"/>
          <w:lang w:eastAsia="en-US"/>
        </w:rPr>
        <w:t>,</w:t>
      </w:r>
    </w:p>
    <w:p w14:paraId="52521EE4" w14:textId="620187B9" w:rsidR="004B5B70" w:rsidRDefault="00366671" w:rsidP="004B5B70">
      <w:pPr>
        <w:pBdr>
          <w:top w:val="none" w:sz="0" w:space="0" w:color="auto"/>
          <w:left w:val="none" w:sz="0" w:space="0" w:color="auto"/>
          <w:bottom w:val="none" w:sz="0" w:space="0" w:color="auto"/>
          <w:right w:val="none" w:sz="0" w:space="0" w:color="auto"/>
          <w:between w:val="none" w:sz="0" w:space="0" w:color="auto"/>
          <w:bar w:val="none" w:sz="0" w:color="auto"/>
        </w:pBdr>
        <w:spacing w:after="0" w:line="259" w:lineRule="auto"/>
        <w:jc w:val="both"/>
        <w:rPr>
          <w:rFonts w:ascii="Souvenir Lt BT" w:eastAsiaTheme="minorHAnsi" w:hAnsi="Souvenir Lt BT" w:cs="Traditional Arabic"/>
          <w:color w:val="auto"/>
          <w:sz w:val="24"/>
          <w:szCs w:val="32"/>
          <w:bdr w:val="none" w:sz="0" w:space="0" w:color="auto"/>
          <w:lang w:eastAsia="en-US"/>
        </w:rPr>
      </w:pPr>
      <w:r w:rsidRPr="00AB77D5">
        <w:rPr>
          <w:rFonts w:ascii="Souvenir Lt BT" w:eastAsiaTheme="minorHAnsi" w:hAnsi="Souvenir Lt BT" w:cs="Traditional Arabic"/>
          <w:color w:val="auto"/>
          <w:sz w:val="24"/>
          <w:szCs w:val="32"/>
          <w:bdr w:val="none" w:sz="0" w:space="0" w:color="auto"/>
          <w:rtl/>
          <w:lang w:eastAsia="en-US"/>
        </w:rPr>
        <w:t>ال</w:t>
      </w:r>
      <w:r w:rsidR="004B5B70">
        <w:rPr>
          <w:rFonts w:ascii="Souvenir Lt BT" w:eastAsiaTheme="minorHAnsi" w:hAnsi="Souvenir Lt BT" w:cs="Traditional Arabic" w:hint="cs"/>
          <w:color w:val="auto"/>
          <w:sz w:val="24"/>
          <w:szCs w:val="32"/>
          <w:bdr w:val="none" w:sz="0" w:space="0" w:color="auto"/>
          <w:rtl/>
          <w:lang w:eastAsia="en-US"/>
        </w:rPr>
        <w:t>ْ</w:t>
      </w:r>
      <w:r w:rsidRPr="00AB77D5">
        <w:rPr>
          <w:rFonts w:ascii="Souvenir Lt BT" w:eastAsiaTheme="minorHAnsi" w:hAnsi="Souvenir Lt BT" w:cs="Traditional Arabic"/>
          <w:color w:val="auto"/>
          <w:sz w:val="24"/>
          <w:szCs w:val="32"/>
          <w:bdr w:val="none" w:sz="0" w:space="0" w:color="auto"/>
          <w:rtl/>
          <w:lang w:eastAsia="en-US"/>
        </w:rPr>
        <w:t xml:space="preserve">يَقِيْنُ </w:t>
      </w:r>
      <w:r w:rsidR="00A233C5">
        <w:rPr>
          <w:rFonts w:ascii="Souvenir Lt BT" w:eastAsiaTheme="minorHAnsi" w:hAnsi="Souvenir Lt BT" w:cs="Traditional Arabic"/>
          <w:color w:val="auto"/>
          <w:sz w:val="24"/>
          <w:szCs w:val="32"/>
          <w:bdr w:val="none" w:sz="0" w:space="0" w:color="auto"/>
          <w:rtl/>
          <w:lang w:eastAsia="en-US"/>
        </w:rPr>
        <w:t>لَا</w:t>
      </w:r>
      <w:r w:rsidRPr="00AB77D5">
        <w:rPr>
          <w:rFonts w:ascii="Souvenir Lt BT" w:eastAsiaTheme="minorHAnsi" w:hAnsi="Souvenir Lt BT" w:cs="Traditional Arabic"/>
          <w:color w:val="auto"/>
          <w:sz w:val="24"/>
          <w:szCs w:val="32"/>
          <w:bdr w:val="none" w:sz="0" w:space="0" w:color="auto"/>
          <w:rtl/>
          <w:lang w:eastAsia="en-US"/>
        </w:rPr>
        <w:t xml:space="preserve"> يَزُوْلُ بِالشَّكِّ</w:t>
      </w:r>
      <w:r w:rsidRPr="00AB77D5">
        <w:rPr>
          <w:rFonts w:ascii="Souvenir Lt BT" w:eastAsiaTheme="minorHAnsi" w:hAnsi="Souvenir Lt BT" w:cs="Traditional Arabic"/>
          <w:color w:val="auto"/>
          <w:sz w:val="24"/>
          <w:szCs w:val="32"/>
          <w:bdr w:val="none" w:sz="0" w:space="0" w:color="auto"/>
          <w:lang w:eastAsia="en-US"/>
        </w:rPr>
        <w:t xml:space="preserve"> </w:t>
      </w:r>
    </w:p>
    <w:p w14:paraId="4E2FB2E8" w14:textId="77777777" w:rsidR="00D45C0E" w:rsidRDefault="00A257FA" w:rsidP="004B5B70">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eastAsia="en-US"/>
        </w:rPr>
      </w:pPr>
      <w:r w:rsidRPr="00D45C0E">
        <w:rPr>
          <w:rFonts w:ascii="Souvenir Lt BT" w:eastAsiaTheme="minorHAnsi" w:hAnsi="Souvenir Lt BT" w:cs="Traditional Arabic"/>
          <w:i/>
          <w:iCs/>
          <w:color w:val="auto"/>
          <w:sz w:val="24"/>
          <w:szCs w:val="32"/>
          <w:bdr w:val="none" w:sz="0" w:space="0" w:color="auto"/>
          <w:lang w:eastAsia="en-US"/>
        </w:rPr>
        <w:t>“</w:t>
      </w:r>
      <w:r w:rsidR="00366671" w:rsidRPr="00D45C0E">
        <w:rPr>
          <w:rFonts w:ascii="Souvenir Lt BT" w:eastAsiaTheme="minorHAnsi" w:hAnsi="Souvenir Lt BT" w:cs="Traditional Arabic"/>
          <w:i/>
          <w:iCs/>
          <w:color w:val="auto"/>
          <w:sz w:val="24"/>
          <w:szCs w:val="32"/>
          <w:bdr w:val="none" w:sz="0" w:space="0" w:color="auto"/>
          <w:lang w:eastAsia="en-US"/>
        </w:rPr>
        <w:t>Keyakinan tidak bisa dihilangkan dengan keraguan</w:t>
      </w:r>
      <w:r w:rsidR="00D45C0E" w:rsidRPr="00D45C0E">
        <w:rPr>
          <w:rFonts w:ascii="Souvenir Lt BT" w:eastAsiaTheme="minorHAnsi" w:hAnsi="Souvenir Lt BT" w:cs="Traditional Arabic"/>
          <w:i/>
          <w:iCs/>
          <w:color w:val="auto"/>
          <w:sz w:val="24"/>
          <w:szCs w:val="32"/>
          <w:bdr w:val="none" w:sz="0" w:space="0" w:color="auto"/>
          <w:lang w:eastAsia="en-US"/>
        </w:rPr>
        <w:t>.</w:t>
      </w:r>
      <w:r w:rsidRPr="00D45C0E">
        <w:rPr>
          <w:rFonts w:ascii="Souvenir Lt BT" w:eastAsiaTheme="minorHAnsi" w:hAnsi="Souvenir Lt BT" w:cs="Traditional Arabic"/>
          <w:i/>
          <w:iCs/>
          <w:color w:val="auto"/>
          <w:sz w:val="24"/>
          <w:szCs w:val="32"/>
          <w:bdr w:val="none" w:sz="0" w:space="0" w:color="auto"/>
          <w:lang w:eastAsia="en-US"/>
        </w:rPr>
        <w:t>”</w:t>
      </w:r>
      <w:r w:rsidR="00366671" w:rsidRPr="00AB77D5">
        <w:rPr>
          <w:rFonts w:ascii="Souvenir Lt BT" w:eastAsiaTheme="minorHAnsi" w:hAnsi="Souvenir Lt BT" w:cs="Traditional Arabic"/>
          <w:color w:val="auto"/>
          <w:sz w:val="24"/>
          <w:szCs w:val="32"/>
          <w:bdr w:val="none" w:sz="0" w:space="0" w:color="auto"/>
          <w:lang w:eastAsia="en-US"/>
        </w:rPr>
        <w:t xml:space="preserve"> </w:t>
      </w:r>
    </w:p>
    <w:p w14:paraId="18CF101E" w14:textId="12F25CDF" w:rsidR="00366671" w:rsidRPr="00AB77D5" w:rsidRDefault="009C45AC" w:rsidP="009C45A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Pr>
          <w:rFonts w:ascii="Souvenir Lt BT" w:eastAsiaTheme="minorHAnsi" w:hAnsi="Souvenir Lt BT" w:cs="Traditional Arabic"/>
          <w:color w:val="auto"/>
          <w:sz w:val="24"/>
          <w:szCs w:val="32"/>
          <w:bdr w:val="none" w:sz="0" w:space="0" w:color="auto"/>
          <w:lang w:eastAsia="en-US"/>
        </w:rPr>
        <w:t>Dan</w:t>
      </w:r>
      <w:r w:rsidR="00366671" w:rsidRPr="00AB77D5">
        <w:rPr>
          <w:rFonts w:ascii="Souvenir Lt BT" w:eastAsiaTheme="minorHAnsi" w:hAnsi="Souvenir Lt BT" w:cs="Traditional Arabic"/>
          <w:color w:val="auto"/>
          <w:sz w:val="24"/>
          <w:szCs w:val="32"/>
          <w:bdr w:val="none" w:sz="0" w:space="0" w:color="auto"/>
          <w:lang w:eastAsia="en-US"/>
        </w:rPr>
        <w:t xml:space="preserve"> darah yang keluar </w:t>
      </w:r>
      <w:r>
        <w:rPr>
          <w:rFonts w:ascii="Souvenir Lt BT" w:eastAsiaTheme="minorHAnsi" w:hAnsi="Souvenir Lt BT" w:cs="Traditional Arabic"/>
          <w:color w:val="auto"/>
          <w:sz w:val="24"/>
          <w:szCs w:val="32"/>
          <w:bdr w:val="none" w:sz="0" w:space="0" w:color="auto"/>
          <w:lang w:eastAsia="en-US"/>
        </w:rPr>
        <w:t>ini</w:t>
      </w:r>
      <w:r w:rsidR="00366671" w:rsidRPr="00AB77D5">
        <w:rPr>
          <w:rFonts w:ascii="Souvenir Lt BT" w:eastAsiaTheme="minorHAnsi" w:hAnsi="Souvenir Lt BT" w:cs="Traditional Arabic"/>
          <w:color w:val="auto"/>
          <w:sz w:val="24"/>
          <w:szCs w:val="32"/>
          <w:bdr w:val="none" w:sz="0" w:space="0" w:color="auto"/>
          <w:lang w:eastAsia="en-US"/>
        </w:rPr>
        <w:t xml:space="preserve"> disebut dengan darah rusak atau darah istihad</w:t>
      </w:r>
      <w:r w:rsidR="00386DF7">
        <w:rPr>
          <w:rFonts w:ascii="Souvenir Lt BT" w:eastAsiaTheme="minorHAnsi" w:hAnsi="Souvenir Lt BT" w:cs="Traditional Arabic"/>
          <w:color w:val="auto"/>
          <w:sz w:val="24"/>
          <w:szCs w:val="32"/>
          <w:bdr w:val="none" w:sz="0" w:space="0" w:color="auto"/>
          <w:lang w:eastAsia="en-US"/>
        </w:rPr>
        <w:t>a</w:t>
      </w:r>
      <w:r w:rsidR="00366671" w:rsidRPr="00AB77D5">
        <w:rPr>
          <w:rFonts w:ascii="Souvenir Lt BT" w:eastAsiaTheme="minorHAnsi" w:hAnsi="Souvenir Lt BT" w:cs="Traditional Arabic"/>
          <w:color w:val="auto"/>
          <w:sz w:val="24"/>
          <w:szCs w:val="32"/>
          <w:bdr w:val="none" w:sz="0" w:space="0" w:color="auto"/>
          <w:lang w:eastAsia="en-US"/>
        </w:rPr>
        <w:t>h.</w:t>
      </w:r>
    </w:p>
    <w:p w14:paraId="5AA9FF3A" w14:textId="77777777" w:rsidR="00366671" w:rsidRPr="00AB77D5" w:rsidRDefault="00366671" w:rsidP="00721446">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rPr>
          <w:rFonts w:ascii="Souvenir Lt BT" w:eastAsiaTheme="minorHAnsi" w:hAnsi="Souvenir Lt BT" w:cs="Traditional Arabic"/>
          <w:color w:val="auto"/>
          <w:sz w:val="24"/>
          <w:szCs w:val="32"/>
          <w:bdr w:val="none" w:sz="0" w:space="0" w:color="auto"/>
          <w:lang w:eastAsia="en-US"/>
        </w:rPr>
      </w:pPr>
    </w:p>
    <w:p w14:paraId="2C2978F3" w14:textId="77777777" w:rsidR="00B72C4E" w:rsidRDefault="00B72C4E" w:rsidP="00B72C4E">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rPr>
          <w:rFonts w:ascii="Souvenir Lt BT" w:eastAsiaTheme="minorHAnsi" w:hAnsi="Souvenir Lt BT" w:cs="Traditional Arabic"/>
          <w:color w:val="auto"/>
          <w:sz w:val="24"/>
          <w:szCs w:val="32"/>
          <w:bdr w:val="none" w:sz="0" w:space="0" w:color="auto"/>
          <w:lang w:eastAsia="en-US"/>
        </w:rPr>
      </w:pPr>
    </w:p>
    <w:p w14:paraId="564F5BBA" w14:textId="725C989E" w:rsidR="00B72C4E" w:rsidRDefault="0091603E" w:rsidP="00B72C4E">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rPr>
          <w:rFonts w:ascii="Souvenir Lt BT" w:eastAsiaTheme="minorHAnsi" w:hAnsi="Souvenir Lt BT" w:cs="Traditional Arabic"/>
          <w:b/>
          <w:bCs/>
          <w:color w:val="auto"/>
          <w:sz w:val="24"/>
          <w:szCs w:val="32"/>
          <w:bdr w:val="none" w:sz="0" w:space="0" w:color="auto"/>
          <w:lang w:eastAsia="en-US"/>
        </w:rPr>
        <w:sectPr w:rsidR="00B72C4E" w:rsidSect="00F51F10">
          <w:footerReference w:type="default" r:id="rId15"/>
          <w:footnotePr>
            <w:numRestart w:val="eachPage"/>
          </w:footnotePr>
          <w:pgSz w:w="11906" w:h="16838"/>
          <w:pgMar w:top="1440" w:right="1800" w:bottom="1440" w:left="1800" w:header="708" w:footer="708" w:gutter="0"/>
          <w:cols w:space="708"/>
          <w:docGrid w:linePitch="360"/>
        </w:sectPr>
      </w:pPr>
      <w:r>
        <w:rPr>
          <w:rFonts w:ascii="Souvenir Lt BT" w:eastAsiaTheme="minorHAnsi" w:hAnsi="Souvenir Lt BT" w:cs="Traditional Arabic"/>
          <w:b/>
          <w:bCs/>
          <w:noProof/>
          <w:color w:val="auto"/>
          <w:sz w:val="24"/>
          <w:szCs w:val="32"/>
          <w:bdr w:val="none" w:sz="0" w:space="0" w:color="auto"/>
          <w:lang w:eastAsia="en-US"/>
        </w:rPr>
        <w:lastRenderedPageBreak/>
        <w:drawing>
          <wp:inline distT="0" distB="0" distL="0" distR="0" wp14:anchorId="2AF975E6" wp14:editId="32AC79E7">
            <wp:extent cx="5923159" cy="4383741"/>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28269" cy="4387523"/>
                    </a:xfrm>
                    <a:prstGeom prst="rect">
                      <a:avLst/>
                    </a:prstGeom>
                    <a:noFill/>
                  </pic:spPr>
                </pic:pic>
              </a:graphicData>
            </a:graphic>
          </wp:inline>
        </w:drawing>
      </w:r>
    </w:p>
    <w:p w14:paraId="205629F0" w14:textId="37980780" w:rsidR="009B265C" w:rsidRPr="00C41B7F" w:rsidRDefault="00C41B7F" w:rsidP="009B265C">
      <w:pPr>
        <w:bidi w:val="0"/>
        <w:spacing w:after="0" w:line="360" w:lineRule="auto"/>
        <w:rPr>
          <w:rFonts w:ascii="Souvenir Lt BT" w:eastAsiaTheme="minorHAnsi" w:hAnsi="Souvenir Lt BT" w:cs="Traditional Arabic"/>
          <w:b/>
          <w:bCs/>
          <w:color w:val="EE0000"/>
          <w:sz w:val="24"/>
          <w:szCs w:val="32"/>
          <w:bdr w:val="none" w:sz="0" w:space="0" w:color="auto"/>
          <w:lang w:eastAsia="en-US"/>
        </w:rPr>
      </w:pPr>
      <w:r w:rsidRPr="00C41B7F">
        <w:rPr>
          <w:rFonts w:ascii="Souvenir Lt BT" w:eastAsiaTheme="minorHAnsi" w:hAnsi="Souvenir Lt BT" w:cs="Traditional Arabic"/>
          <w:b/>
          <w:bCs/>
          <w:color w:val="EE0000"/>
          <w:sz w:val="24"/>
          <w:szCs w:val="32"/>
          <w:bdr w:val="none" w:sz="0" w:space="0" w:color="auto"/>
          <w:lang w:eastAsia="en-US"/>
        </w:rPr>
        <w:lastRenderedPageBreak/>
        <w:t>Nomor 4.10.1</w:t>
      </w:r>
    </w:p>
    <w:p w14:paraId="57F51EF5" w14:textId="1CC52B8D" w:rsidR="000D5993" w:rsidRPr="00AB77D5" w:rsidRDefault="000D5993" w:rsidP="009C63B5">
      <w:pPr>
        <w:bidi w:val="0"/>
        <w:spacing w:after="0" w:line="360" w:lineRule="auto"/>
        <w:jc w:val="center"/>
        <w:rPr>
          <w:rFonts w:ascii="Souvenir Lt BT" w:hAnsi="Souvenir Lt BT" w:cs="Traditional Arabic"/>
          <w:b/>
          <w:sz w:val="24"/>
          <w:szCs w:val="32"/>
        </w:rPr>
      </w:pPr>
      <w:r w:rsidRPr="00AB77D5">
        <w:rPr>
          <w:rFonts w:ascii="Souvenir Lt BT" w:hAnsi="Souvenir Lt BT" w:cs="Traditional Arabic"/>
          <w:b/>
          <w:sz w:val="24"/>
          <w:szCs w:val="32"/>
        </w:rPr>
        <w:t>Haid/Menstruasi</w:t>
      </w:r>
      <w:r w:rsidR="0095737A" w:rsidRPr="00AB77D5">
        <w:rPr>
          <w:rStyle w:val="ReferensiCatatanKaki"/>
          <w:rFonts w:ascii="Souvenir Lt BT" w:hAnsi="Souvenir Lt BT" w:cs="Traditional Arabic"/>
          <w:b/>
          <w:sz w:val="24"/>
          <w:szCs w:val="32"/>
        </w:rPr>
        <w:footnoteReference w:id="59"/>
      </w:r>
    </w:p>
    <w:p w14:paraId="71B18993" w14:textId="77777777" w:rsidR="000D5993" w:rsidRPr="00AB77D5" w:rsidRDefault="000D5993" w:rsidP="009C63B5">
      <w:pPr>
        <w:bidi w:val="0"/>
        <w:spacing w:after="0" w:line="360" w:lineRule="auto"/>
        <w:jc w:val="both"/>
        <w:rPr>
          <w:rFonts w:ascii="Souvenir Lt BT" w:hAnsi="Souvenir Lt BT" w:cs="Traditional Arabic"/>
          <w:sz w:val="24"/>
          <w:szCs w:val="32"/>
        </w:rPr>
      </w:pPr>
    </w:p>
    <w:p w14:paraId="52500179" w14:textId="6E35F813" w:rsidR="00651B84" w:rsidRPr="00645C89" w:rsidRDefault="00645C89" w:rsidP="00651B84">
      <w:pPr>
        <w:bidi w:val="0"/>
        <w:spacing w:after="0" w:line="360" w:lineRule="auto"/>
        <w:jc w:val="both"/>
        <w:rPr>
          <w:rFonts w:ascii="Souvenir Lt BT" w:hAnsi="Souvenir Lt BT" w:cs="Traditional Arabic"/>
          <w:b/>
          <w:bCs/>
          <w:color w:val="EE0000"/>
          <w:sz w:val="24"/>
          <w:szCs w:val="32"/>
        </w:rPr>
      </w:pPr>
      <w:r w:rsidRPr="00645C89">
        <w:rPr>
          <w:rFonts w:ascii="Souvenir Lt BT" w:hAnsi="Souvenir Lt BT" w:cs="Traditional Arabic"/>
          <w:b/>
          <w:bCs/>
          <w:color w:val="EE0000"/>
          <w:sz w:val="24"/>
          <w:szCs w:val="32"/>
        </w:rPr>
        <w:t>Nomor 4.10.1.1</w:t>
      </w:r>
    </w:p>
    <w:p w14:paraId="42F7ADCF" w14:textId="77777777" w:rsidR="000D5993" w:rsidRPr="00A123DD" w:rsidRDefault="000D5993" w:rsidP="00645C89">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360" w:lineRule="auto"/>
        <w:jc w:val="center"/>
        <w:rPr>
          <w:rFonts w:ascii="Souvenir Lt BT" w:hAnsi="Souvenir Lt BT" w:cs="Traditional Arabic"/>
          <w:b/>
          <w:bCs/>
          <w:sz w:val="24"/>
          <w:szCs w:val="32"/>
        </w:rPr>
      </w:pPr>
      <w:r w:rsidRPr="00A123DD">
        <w:rPr>
          <w:rFonts w:ascii="Souvenir Lt BT" w:hAnsi="Souvenir Lt BT" w:cs="Traditional Arabic"/>
          <w:b/>
          <w:bCs/>
          <w:sz w:val="24"/>
          <w:szCs w:val="32"/>
        </w:rPr>
        <w:t>Definisi Haid</w:t>
      </w:r>
    </w:p>
    <w:p w14:paraId="2FA64B68" w14:textId="77777777" w:rsidR="00645C89" w:rsidRDefault="00645C89" w:rsidP="009C63B5">
      <w:pPr>
        <w:bidi w:val="0"/>
        <w:spacing w:after="0" w:line="360" w:lineRule="auto"/>
        <w:ind w:firstLine="720"/>
        <w:jc w:val="both"/>
        <w:rPr>
          <w:rFonts w:ascii="Souvenir Lt BT" w:hAnsi="Souvenir Lt BT" w:cs="Traditional Arabic"/>
          <w:sz w:val="24"/>
          <w:szCs w:val="32"/>
        </w:rPr>
      </w:pPr>
    </w:p>
    <w:p w14:paraId="32D3BD22" w14:textId="1DEA9E45" w:rsidR="000D5993" w:rsidRPr="00AB77D5" w:rsidRDefault="000D5993" w:rsidP="009C63B5">
      <w:pPr>
        <w:bidi w:val="0"/>
        <w:spacing w:after="0" w:line="360" w:lineRule="auto"/>
        <w:ind w:firstLine="720"/>
        <w:jc w:val="both"/>
        <w:rPr>
          <w:rFonts w:ascii="Souvenir Lt BT" w:hAnsi="Souvenir Lt BT" w:cs="Traditional Arabic"/>
          <w:sz w:val="24"/>
          <w:szCs w:val="32"/>
        </w:rPr>
      </w:pPr>
      <w:r w:rsidRPr="00AB77D5">
        <w:rPr>
          <w:rFonts w:ascii="Souvenir Lt BT" w:hAnsi="Souvenir Lt BT" w:cs="Traditional Arabic"/>
          <w:sz w:val="24"/>
          <w:szCs w:val="32"/>
        </w:rPr>
        <w:t xml:space="preserve">Haid atau </w:t>
      </w:r>
      <w:r w:rsidR="00A123DD">
        <w:rPr>
          <w:rFonts w:ascii="Souvenir Lt BT" w:hAnsi="Souvenir Lt BT" w:cs="Traditional Arabic"/>
          <w:sz w:val="24"/>
          <w:szCs w:val="32"/>
        </w:rPr>
        <w:t>m</w:t>
      </w:r>
      <w:r w:rsidRPr="00503446">
        <w:rPr>
          <w:rFonts w:ascii="Souvenir Lt BT" w:hAnsi="Souvenir Lt BT" w:cs="Traditional Arabic"/>
          <w:sz w:val="24"/>
          <w:szCs w:val="32"/>
        </w:rPr>
        <w:t>enstruasi</w:t>
      </w:r>
      <w:r w:rsidRPr="00AB77D5">
        <w:rPr>
          <w:rFonts w:ascii="Souvenir Lt BT" w:hAnsi="Souvenir Lt BT" w:cs="Traditional Arabic"/>
          <w:sz w:val="24"/>
          <w:szCs w:val="32"/>
        </w:rPr>
        <w:t xml:space="preserve"> adalah keadaan yang siklik (berulang) berupa luruhnya/hancurnya lapisan endometrium (selaput lendir rahim) dalam rahim yang dipicu oleh penurunan mendadak (</w:t>
      </w:r>
      <w:proofErr w:type="spellStart"/>
      <w:r w:rsidRPr="00AB77D5">
        <w:rPr>
          <w:rFonts w:ascii="Souvenir Lt BT" w:hAnsi="Souvenir Lt BT" w:cs="Traditional Arabic"/>
          <w:i/>
          <w:sz w:val="24"/>
          <w:szCs w:val="32"/>
        </w:rPr>
        <w:t>withdrawal</w:t>
      </w:r>
      <w:proofErr w:type="spellEnd"/>
      <w:r w:rsidRPr="00AB77D5">
        <w:rPr>
          <w:rFonts w:ascii="Souvenir Lt BT" w:hAnsi="Souvenir Lt BT" w:cs="Traditional Arabic"/>
          <w:sz w:val="24"/>
          <w:szCs w:val="32"/>
        </w:rPr>
        <w:t>) hormon Progesteron dan Estrogen.</w:t>
      </w:r>
      <w:r w:rsidRPr="00AB77D5">
        <w:rPr>
          <w:rFonts w:ascii="Souvenir Lt BT" w:hAnsi="Souvenir Lt BT" w:cs="Traditional Arabic"/>
          <w:sz w:val="24"/>
          <w:szCs w:val="32"/>
          <w:vertAlign w:val="superscript"/>
        </w:rPr>
        <w:t>1</w:t>
      </w:r>
      <w:r w:rsidRPr="00AB77D5">
        <w:rPr>
          <w:rFonts w:ascii="Souvenir Lt BT" w:hAnsi="Souvenir Lt BT" w:cs="Traditional Arabic"/>
          <w:sz w:val="24"/>
          <w:szCs w:val="32"/>
        </w:rPr>
        <w:t xml:space="preserve"> Lapisan endometrium yang luruh tersebut keluar melalui serviks </w:t>
      </w:r>
      <w:proofErr w:type="spellStart"/>
      <w:r w:rsidRPr="00AB77D5">
        <w:rPr>
          <w:rFonts w:ascii="Souvenir Lt BT" w:hAnsi="Souvenir Lt BT" w:cs="Traditional Arabic"/>
          <w:sz w:val="24"/>
          <w:szCs w:val="32"/>
        </w:rPr>
        <w:t>uteri</w:t>
      </w:r>
      <w:proofErr w:type="spellEnd"/>
      <w:r w:rsidRPr="00AB77D5">
        <w:rPr>
          <w:rFonts w:ascii="Souvenir Lt BT" w:hAnsi="Souvenir Lt BT" w:cs="Traditional Arabic"/>
          <w:sz w:val="24"/>
          <w:szCs w:val="32"/>
        </w:rPr>
        <w:t xml:space="preserve"> (mulut rahim) dan berlanjut ke vagina.</w:t>
      </w:r>
      <w:r w:rsidRPr="00AB77D5">
        <w:rPr>
          <w:rFonts w:ascii="Souvenir Lt BT" w:hAnsi="Souvenir Lt BT" w:cs="Traditional Arabic"/>
          <w:sz w:val="24"/>
          <w:szCs w:val="32"/>
          <w:vertAlign w:val="superscript"/>
        </w:rPr>
        <w:t>1,2</w:t>
      </w:r>
      <w:r w:rsidRPr="00AB77D5">
        <w:rPr>
          <w:rFonts w:ascii="Souvenir Lt BT" w:hAnsi="Souvenir Lt BT" w:cs="Traditional Arabic"/>
          <w:sz w:val="24"/>
          <w:szCs w:val="32"/>
        </w:rPr>
        <w:t xml:space="preserve"> </w:t>
      </w:r>
    </w:p>
    <w:p w14:paraId="000BA084" w14:textId="77777777" w:rsidR="000D5993" w:rsidRPr="00AB77D5" w:rsidRDefault="000D5993" w:rsidP="009C63B5">
      <w:pPr>
        <w:spacing w:after="0" w:line="360" w:lineRule="auto"/>
        <w:jc w:val="center"/>
        <w:rPr>
          <w:rFonts w:ascii="Souvenir Lt BT" w:hAnsi="Souvenir Lt BT" w:cs="Traditional Arabic"/>
          <w:sz w:val="24"/>
          <w:szCs w:val="32"/>
        </w:rPr>
      </w:pPr>
      <w:r w:rsidRPr="00AB77D5">
        <w:rPr>
          <w:rFonts w:ascii="Souvenir Lt BT" w:hAnsi="Souvenir Lt BT" w:cs="Traditional Arabic"/>
          <w:noProof/>
          <w:sz w:val="24"/>
          <w:szCs w:val="32"/>
        </w:rPr>
        <w:drawing>
          <wp:inline distT="0" distB="0" distL="0" distR="0" wp14:anchorId="3DD34CC7" wp14:editId="6E354F5C">
            <wp:extent cx="4220845" cy="2049145"/>
            <wp:effectExtent l="0" t="0" r="0" b="8255"/>
            <wp:docPr id="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20845" cy="2049145"/>
                    </a:xfrm>
                    <a:prstGeom prst="rect">
                      <a:avLst/>
                    </a:prstGeom>
                    <a:noFill/>
                    <a:ln>
                      <a:noFill/>
                    </a:ln>
                  </pic:spPr>
                </pic:pic>
              </a:graphicData>
            </a:graphic>
          </wp:inline>
        </w:drawing>
      </w:r>
    </w:p>
    <w:p w14:paraId="59198F4A" w14:textId="77777777" w:rsidR="000D5993" w:rsidRPr="00284970" w:rsidRDefault="000D5993" w:rsidP="009C63B5">
      <w:pPr>
        <w:spacing w:after="0"/>
        <w:jc w:val="center"/>
        <w:rPr>
          <w:rFonts w:ascii="Souvenir Lt BT" w:hAnsi="Souvenir Lt BT" w:cs="Traditional Arabic"/>
          <w:sz w:val="20"/>
          <w:szCs w:val="24"/>
        </w:rPr>
      </w:pPr>
      <w:r w:rsidRPr="00284970">
        <w:rPr>
          <w:rFonts w:ascii="Souvenir Lt BT" w:hAnsi="Souvenir Lt BT" w:cs="Traditional Arabic"/>
          <w:sz w:val="20"/>
          <w:szCs w:val="24"/>
        </w:rPr>
        <w:t>Gambar 1.  Anatomi organ kandungan wanita. Organ terkait haid yaitu Ovarium (</w:t>
      </w:r>
      <w:proofErr w:type="spellStart"/>
      <w:r w:rsidRPr="00284970">
        <w:rPr>
          <w:rFonts w:ascii="Souvenir Lt BT" w:hAnsi="Souvenir Lt BT" w:cs="Traditional Arabic"/>
          <w:i/>
          <w:sz w:val="20"/>
          <w:szCs w:val="24"/>
        </w:rPr>
        <w:t>Ovaries</w:t>
      </w:r>
      <w:proofErr w:type="spellEnd"/>
      <w:r w:rsidRPr="00284970">
        <w:rPr>
          <w:rFonts w:ascii="Souvenir Lt BT" w:hAnsi="Souvenir Lt BT" w:cs="Traditional Arabic"/>
          <w:sz w:val="20"/>
          <w:szCs w:val="24"/>
        </w:rPr>
        <w:t>) dan Endometrium dalam rahim wanita</w:t>
      </w:r>
    </w:p>
    <w:p w14:paraId="449AF196" w14:textId="77777777" w:rsidR="000D5993" w:rsidRPr="00AB77D5" w:rsidRDefault="000D5993" w:rsidP="009C63B5">
      <w:pPr>
        <w:spacing w:after="0" w:line="360" w:lineRule="auto"/>
        <w:jc w:val="center"/>
        <w:rPr>
          <w:rFonts w:ascii="Souvenir Lt BT" w:hAnsi="Souvenir Lt BT" w:cs="Traditional Arabic"/>
          <w:sz w:val="24"/>
          <w:szCs w:val="32"/>
        </w:rPr>
      </w:pPr>
    </w:p>
    <w:p w14:paraId="0732D798" w14:textId="4FC04E94" w:rsidR="000D5993" w:rsidRPr="00AB77D5" w:rsidRDefault="000D5993" w:rsidP="009C63B5">
      <w:pPr>
        <w:bidi w:val="0"/>
        <w:spacing w:after="0" w:line="360" w:lineRule="auto"/>
        <w:ind w:firstLine="720"/>
        <w:jc w:val="both"/>
        <w:rPr>
          <w:rFonts w:ascii="Souvenir Lt BT" w:hAnsi="Souvenir Lt BT" w:cs="Traditional Arabic"/>
          <w:sz w:val="24"/>
          <w:szCs w:val="32"/>
          <w:vertAlign w:val="superscript"/>
        </w:rPr>
      </w:pPr>
      <w:r w:rsidRPr="00AB77D5">
        <w:rPr>
          <w:rFonts w:ascii="Souvenir Lt BT" w:hAnsi="Souvenir Lt BT" w:cs="Traditional Arabic"/>
          <w:sz w:val="24"/>
          <w:szCs w:val="32"/>
        </w:rPr>
        <w:t>Terjadinya haid merupakan proses yang sangat kompleks melibatkan banyak organ tubuh yaitu</w:t>
      </w:r>
      <w:r w:rsidR="00284970">
        <w:rPr>
          <w:rFonts w:ascii="Souvenir Lt BT" w:hAnsi="Souvenir Lt BT" w:cs="Traditional Arabic"/>
          <w:sz w:val="24"/>
          <w:szCs w:val="32"/>
        </w:rPr>
        <w:t>:</w:t>
      </w:r>
      <w:r w:rsidRPr="00AB77D5">
        <w:rPr>
          <w:rFonts w:ascii="Souvenir Lt BT" w:hAnsi="Souvenir Lt BT" w:cs="Traditional Arabic"/>
          <w:sz w:val="24"/>
          <w:szCs w:val="32"/>
        </w:rPr>
        <w:t xml:space="preserve"> Hipotalamus, Hipofisis, Ovarium dan Endometrium di dalam rahim. Namun</w:t>
      </w:r>
      <w:r w:rsidR="00284970">
        <w:rPr>
          <w:rFonts w:ascii="Souvenir Lt BT" w:hAnsi="Souvenir Lt BT" w:cs="Traditional Arabic"/>
          <w:sz w:val="24"/>
          <w:szCs w:val="32"/>
        </w:rPr>
        <w:t>,</w:t>
      </w:r>
      <w:r w:rsidR="00A20B36">
        <w:rPr>
          <w:rFonts w:ascii="Souvenir Lt BT" w:hAnsi="Souvenir Lt BT" w:cs="Traditional Arabic"/>
          <w:sz w:val="24"/>
          <w:szCs w:val="32"/>
        </w:rPr>
        <w:t xml:space="preserve"> dapat</w:t>
      </w:r>
      <w:r w:rsidRPr="00AB77D5">
        <w:rPr>
          <w:rFonts w:ascii="Souvenir Lt BT" w:hAnsi="Souvenir Lt BT" w:cs="Traditional Arabic"/>
          <w:sz w:val="24"/>
          <w:szCs w:val="32"/>
        </w:rPr>
        <w:t xml:space="preserve"> dipahami bahwa pemicu terjadinya keluar darah haid adalah pada penurunan mendadak (</w:t>
      </w:r>
      <w:proofErr w:type="spellStart"/>
      <w:r w:rsidRPr="00AB77D5">
        <w:rPr>
          <w:rFonts w:ascii="Souvenir Lt BT" w:hAnsi="Souvenir Lt BT" w:cs="Traditional Arabic"/>
          <w:i/>
          <w:sz w:val="24"/>
          <w:szCs w:val="32"/>
        </w:rPr>
        <w:t>withdrawal</w:t>
      </w:r>
      <w:proofErr w:type="spellEnd"/>
      <w:r w:rsidRPr="00AB77D5">
        <w:rPr>
          <w:rFonts w:ascii="Souvenir Lt BT" w:hAnsi="Souvenir Lt BT" w:cs="Traditional Arabic"/>
          <w:sz w:val="24"/>
          <w:szCs w:val="32"/>
        </w:rPr>
        <w:t>) hormon Progesteron dan Estrogen dalam tubuh wanita.  Kedua hormon ini dihasilkan oleh ovarium (indung telur).</w:t>
      </w:r>
      <w:r w:rsidRPr="00AB77D5">
        <w:rPr>
          <w:rFonts w:ascii="Souvenir Lt BT" w:hAnsi="Souvenir Lt BT" w:cs="Traditional Arabic"/>
          <w:sz w:val="24"/>
          <w:szCs w:val="32"/>
          <w:vertAlign w:val="superscript"/>
        </w:rPr>
        <w:t>1,2</w:t>
      </w:r>
    </w:p>
    <w:p w14:paraId="402386FA" w14:textId="77777777" w:rsidR="000D004B" w:rsidRDefault="000D004B" w:rsidP="00645C89">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360" w:lineRule="auto"/>
        <w:jc w:val="both"/>
        <w:rPr>
          <w:rFonts w:ascii="Souvenir Lt BT" w:hAnsi="Souvenir Lt BT" w:cs="Traditional Arabic"/>
          <w:b/>
          <w:bCs/>
          <w:color w:val="EE0000"/>
          <w:sz w:val="24"/>
          <w:szCs w:val="32"/>
        </w:rPr>
      </w:pPr>
    </w:p>
    <w:p w14:paraId="5B911FA1" w14:textId="413C44AD" w:rsidR="00645C89" w:rsidRPr="000D004B" w:rsidRDefault="00645C89" w:rsidP="000D004B">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360" w:lineRule="auto"/>
        <w:jc w:val="both"/>
        <w:rPr>
          <w:rFonts w:ascii="Souvenir Lt BT" w:hAnsi="Souvenir Lt BT" w:cs="Traditional Arabic"/>
          <w:b/>
          <w:bCs/>
          <w:color w:val="EE0000"/>
          <w:sz w:val="24"/>
          <w:szCs w:val="32"/>
        </w:rPr>
      </w:pPr>
      <w:r w:rsidRPr="000D004B">
        <w:rPr>
          <w:rFonts w:ascii="Souvenir Lt BT" w:hAnsi="Souvenir Lt BT" w:cs="Traditional Arabic"/>
          <w:b/>
          <w:bCs/>
          <w:color w:val="EE0000"/>
          <w:sz w:val="24"/>
          <w:szCs w:val="32"/>
        </w:rPr>
        <w:t xml:space="preserve">Nomor </w:t>
      </w:r>
      <w:r w:rsidR="000D004B" w:rsidRPr="000D004B">
        <w:rPr>
          <w:rFonts w:ascii="Souvenir Lt BT" w:hAnsi="Souvenir Lt BT" w:cs="Traditional Arabic"/>
          <w:b/>
          <w:bCs/>
          <w:color w:val="EE0000"/>
          <w:sz w:val="24"/>
          <w:szCs w:val="32"/>
        </w:rPr>
        <w:t>4.10.1.2</w:t>
      </w:r>
    </w:p>
    <w:p w14:paraId="44859C5D" w14:textId="3A4F9820" w:rsidR="000D5993" w:rsidRPr="000D004B" w:rsidRDefault="000D5993" w:rsidP="000D004B">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360" w:lineRule="auto"/>
        <w:jc w:val="center"/>
        <w:rPr>
          <w:rFonts w:ascii="Souvenir Lt BT" w:hAnsi="Souvenir Lt BT" w:cs="Traditional Arabic"/>
          <w:b/>
          <w:bCs/>
          <w:sz w:val="24"/>
          <w:szCs w:val="32"/>
        </w:rPr>
      </w:pPr>
      <w:r w:rsidRPr="000D004B">
        <w:rPr>
          <w:rFonts w:ascii="Souvenir Lt BT" w:hAnsi="Souvenir Lt BT" w:cs="Traditional Arabic"/>
          <w:b/>
          <w:bCs/>
          <w:sz w:val="24"/>
          <w:szCs w:val="32"/>
        </w:rPr>
        <w:t xml:space="preserve">Proses Fisiologi </w:t>
      </w:r>
      <w:r w:rsidR="005D06BB" w:rsidRPr="000D004B">
        <w:rPr>
          <w:rFonts w:ascii="Souvenir Lt BT" w:hAnsi="Souvenir Lt BT" w:cs="Traditional Arabic"/>
          <w:b/>
          <w:bCs/>
          <w:sz w:val="24"/>
          <w:szCs w:val="32"/>
        </w:rPr>
        <w:t>Pada</w:t>
      </w:r>
      <w:r w:rsidRPr="000D004B">
        <w:rPr>
          <w:rFonts w:ascii="Souvenir Lt BT" w:hAnsi="Souvenir Lt BT" w:cs="Traditional Arabic"/>
          <w:b/>
          <w:bCs/>
          <w:sz w:val="24"/>
          <w:szCs w:val="32"/>
        </w:rPr>
        <w:t xml:space="preserve"> Haid</w:t>
      </w:r>
    </w:p>
    <w:p w14:paraId="54CC73D3" w14:textId="6AC33947" w:rsidR="000D5993" w:rsidRPr="00AB77D5" w:rsidRDefault="000D5993" w:rsidP="0028784A">
      <w:pPr>
        <w:bidi w:val="0"/>
        <w:spacing w:after="0" w:line="360" w:lineRule="auto"/>
        <w:ind w:firstLine="720"/>
        <w:jc w:val="both"/>
        <w:rPr>
          <w:rFonts w:ascii="Souvenir Lt BT" w:hAnsi="Souvenir Lt BT" w:cs="Traditional Arabic"/>
          <w:sz w:val="24"/>
          <w:szCs w:val="32"/>
        </w:rPr>
      </w:pPr>
      <w:r w:rsidRPr="00AB77D5">
        <w:rPr>
          <w:rFonts w:ascii="Souvenir Lt BT" w:hAnsi="Souvenir Lt BT" w:cs="Traditional Arabic"/>
          <w:sz w:val="24"/>
          <w:szCs w:val="32"/>
        </w:rPr>
        <w:lastRenderedPageBreak/>
        <w:t xml:space="preserve">Berikut ini gambaran </w:t>
      </w:r>
      <w:r w:rsidR="0028784A" w:rsidRPr="00503446">
        <w:rPr>
          <w:rFonts w:ascii="Souvenir Lt BT" w:hAnsi="Souvenir Lt BT" w:cs="Traditional Arabic"/>
          <w:sz w:val="24"/>
          <w:szCs w:val="32"/>
        </w:rPr>
        <w:t>skematis</w:t>
      </w:r>
      <w:r w:rsidRPr="00AB77D5">
        <w:rPr>
          <w:rFonts w:ascii="Souvenir Lt BT" w:hAnsi="Souvenir Lt BT" w:cs="Traditional Arabic"/>
          <w:sz w:val="24"/>
          <w:szCs w:val="32"/>
        </w:rPr>
        <w:t xml:space="preserve"> terjadinya haid/menstruasi secara normal.</w:t>
      </w:r>
    </w:p>
    <w:p w14:paraId="42844FE7" w14:textId="222B6B7B" w:rsidR="000D5993" w:rsidRPr="00AB77D5" w:rsidRDefault="00170E61" w:rsidP="009C63B5">
      <w:pPr>
        <w:spacing w:after="0" w:line="360" w:lineRule="auto"/>
        <w:rPr>
          <w:rFonts w:ascii="Souvenir Lt BT" w:hAnsi="Souvenir Lt BT" w:cs="Traditional Arabic"/>
          <w:sz w:val="24"/>
          <w:szCs w:val="32"/>
        </w:rPr>
      </w:pPr>
      <w:r w:rsidRPr="00AB77D5">
        <w:rPr>
          <w:rFonts w:ascii="Souvenir Lt BT" w:hAnsi="Souvenir Lt BT" w:cs="Traditional Arabic"/>
          <w:noProof/>
          <w:sz w:val="24"/>
          <w:szCs w:val="32"/>
        </w:rPr>
        <mc:AlternateContent>
          <mc:Choice Requires="wps">
            <w:drawing>
              <wp:anchor distT="0" distB="0" distL="114300" distR="114300" simplePos="0" relativeHeight="251658240" behindDoc="0" locked="0" layoutInCell="1" allowOverlap="1" wp14:anchorId="78D98EAC" wp14:editId="36A3C620">
                <wp:simplePos x="0" y="0"/>
                <wp:positionH relativeFrom="column">
                  <wp:posOffset>4975935</wp:posOffset>
                </wp:positionH>
                <wp:positionV relativeFrom="paragraph">
                  <wp:posOffset>88041</wp:posOffset>
                </wp:positionV>
                <wp:extent cx="0" cy="1028700"/>
                <wp:effectExtent l="254000" t="25400" r="228600" b="114300"/>
                <wp:wrapNone/>
                <wp:docPr id="51" name="Straight Arrow Connector 51"/>
                <wp:cNvGraphicFramePr/>
                <a:graphic xmlns:a="http://schemas.openxmlformats.org/drawingml/2006/main">
                  <a:graphicData uri="http://schemas.microsoft.com/office/word/2010/wordprocessingShape">
                    <wps:wsp>
                      <wps:cNvCnPr/>
                      <wps:spPr>
                        <a:xfrm>
                          <a:off x="0" y="0"/>
                          <a:ext cx="0" cy="1028700"/>
                        </a:xfrm>
                        <a:prstGeom prst="straightConnector1">
                          <a:avLst/>
                        </a:prstGeom>
                        <a:ln w="73025">
                          <a:solidFill>
                            <a:srgbClr val="FF0000"/>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arto="http://schemas.microsoft.com/office/word/2006/arto">
            <w:pict>
              <v:shapetype w14:anchorId="75559F63" id="_x0000_t32" coordsize="21600,21600" o:spt="32" o:oned="t" path="m,l21600,21600e" filled="f">
                <v:path arrowok="t" fillok="f" o:connecttype="none"/>
                <o:lock v:ext="edit" shapetype="t"/>
              </v:shapetype>
              <v:shape id="Straight Arrow Connector 51" o:spid="_x0000_s1026" type="#_x0000_t32" style="position:absolute;margin-left:391.8pt;margin-top:6.95pt;width:0;height:8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" strokecolor="red" strokeweight="5.75pt">
                <v:stroke endarrow="open" joinstyle="miter"/>
              </v:shape>
            </w:pict>
          </mc:Fallback>
        </mc:AlternateContent>
      </w:r>
      <w:r w:rsidR="0038731D">
        <w:rPr>
          <w:rFonts w:ascii="Souvenir Lt BT" w:hAnsi="Souvenir Lt BT" w:cs="Traditional Arabic"/>
          <w:noProof/>
          <w:sz w:val="24"/>
          <w:szCs w:val="32"/>
        </w:rPr>
        <w:drawing>
          <wp:inline distT="0" distB="0" distL="0" distR="0" wp14:anchorId="365B3065" wp14:editId="0A479552">
            <wp:extent cx="5378823" cy="53788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88713" cy="5388713"/>
                    </a:xfrm>
                    <a:prstGeom prst="rect">
                      <a:avLst/>
                    </a:prstGeom>
                    <a:noFill/>
                  </pic:spPr>
                </pic:pic>
              </a:graphicData>
            </a:graphic>
          </wp:inline>
        </w:drawing>
      </w:r>
    </w:p>
    <w:p w14:paraId="68FA1A1F" w14:textId="1B6FF4A1" w:rsidR="000D5993" w:rsidRPr="00AB77D5" w:rsidRDefault="000D5993" w:rsidP="009C63B5">
      <w:pPr>
        <w:spacing w:after="0" w:line="360" w:lineRule="auto"/>
        <w:rPr>
          <w:rFonts w:ascii="Souvenir Lt BT" w:hAnsi="Souvenir Lt BT" w:cs="Traditional Arabic"/>
          <w:sz w:val="24"/>
          <w:szCs w:val="32"/>
        </w:rPr>
      </w:pPr>
    </w:p>
    <w:p w14:paraId="5DC902DB" w14:textId="769C744D" w:rsidR="000D5993" w:rsidRPr="0028784A" w:rsidRDefault="000D5993" w:rsidP="0028784A">
      <w:pPr>
        <w:bidi w:val="0"/>
        <w:spacing w:after="0"/>
        <w:jc w:val="center"/>
        <w:rPr>
          <w:rFonts w:ascii="Souvenir Lt BT" w:hAnsi="Souvenir Lt BT" w:cs="Traditional Arabic"/>
          <w:sz w:val="20"/>
          <w:szCs w:val="24"/>
        </w:rPr>
      </w:pPr>
      <w:r w:rsidRPr="0028784A">
        <w:rPr>
          <w:rFonts w:ascii="Souvenir Lt BT" w:hAnsi="Souvenir Lt BT" w:cs="Traditional Arabic"/>
          <w:sz w:val="20"/>
          <w:szCs w:val="24"/>
        </w:rPr>
        <w:t xml:space="preserve">Gambar 2. </w:t>
      </w:r>
      <w:proofErr w:type="spellStart"/>
      <w:r w:rsidRPr="0028784A">
        <w:rPr>
          <w:rFonts w:ascii="Souvenir Lt BT" w:hAnsi="Souvenir Lt BT" w:cs="Traditional Arabic"/>
          <w:sz w:val="20"/>
          <w:szCs w:val="24"/>
        </w:rPr>
        <w:t>Skematik</w:t>
      </w:r>
      <w:proofErr w:type="spellEnd"/>
      <w:r w:rsidRPr="0028784A">
        <w:rPr>
          <w:rFonts w:ascii="Souvenir Lt BT" w:hAnsi="Souvenir Lt BT" w:cs="Traditional Arabic"/>
          <w:sz w:val="20"/>
          <w:szCs w:val="24"/>
        </w:rPr>
        <w:t xml:space="preserve"> Siklus Haid/Menstruasi. Haid terjadi akibat penurunan mendadak </w:t>
      </w:r>
      <w:r w:rsidRPr="0028784A">
        <w:rPr>
          <w:rFonts w:ascii="Souvenir Lt BT" w:hAnsi="Souvenir Lt BT" w:cs="Traditional Arabic"/>
          <w:i/>
          <w:iCs/>
          <w:sz w:val="20"/>
          <w:szCs w:val="24"/>
        </w:rPr>
        <w:t>Hormon Sex Steroid</w:t>
      </w:r>
      <w:r w:rsidRPr="0028784A">
        <w:rPr>
          <w:rFonts w:ascii="Souvenir Lt BT" w:hAnsi="Souvenir Lt BT" w:cs="Traditional Arabic"/>
          <w:sz w:val="20"/>
          <w:szCs w:val="24"/>
        </w:rPr>
        <w:t xml:space="preserve"> (Progesteron dan Estrogen) yang dihasilkan oleh ovarium (tanda panah merah). Dalam gambar tersebut, grafik P: progesteron, E2: </w:t>
      </w:r>
      <w:proofErr w:type="spellStart"/>
      <w:r w:rsidRPr="0028784A">
        <w:rPr>
          <w:rFonts w:ascii="Souvenir Lt BT" w:hAnsi="Souvenir Lt BT" w:cs="Traditional Arabic"/>
          <w:sz w:val="20"/>
          <w:szCs w:val="24"/>
        </w:rPr>
        <w:t>Estradiol</w:t>
      </w:r>
      <w:proofErr w:type="spellEnd"/>
      <w:r w:rsidRPr="0028784A">
        <w:rPr>
          <w:rFonts w:ascii="Souvenir Lt BT" w:hAnsi="Souvenir Lt BT" w:cs="Traditional Arabic"/>
          <w:sz w:val="20"/>
          <w:szCs w:val="24"/>
        </w:rPr>
        <w:t xml:space="preserve"> (Estrogen)</w:t>
      </w:r>
    </w:p>
    <w:p w14:paraId="41B923BA" w14:textId="77777777" w:rsidR="0028784A" w:rsidRDefault="0028784A" w:rsidP="009C63B5">
      <w:pPr>
        <w:bidi w:val="0"/>
        <w:spacing w:after="0" w:line="360" w:lineRule="auto"/>
        <w:ind w:firstLine="720"/>
        <w:jc w:val="both"/>
        <w:rPr>
          <w:rFonts w:ascii="Souvenir Lt BT" w:hAnsi="Souvenir Lt BT" w:cs="Traditional Arabic"/>
          <w:sz w:val="24"/>
          <w:szCs w:val="32"/>
        </w:rPr>
      </w:pPr>
    </w:p>
    <w:p w14:paraId="037F8579" w14:textId="6B26B717" w:rsidR="000D5993" w:rsidRPr="00AB77D5" w:rsidRDefault="000D5993" w:rsidP="009C63B5">
      <w:pPr>
        <w:bidi w:val="0"/>
        <w:spacing w:after="0" w:line="360" w:lineRule="auto"/>
        <w:ind w:firstLine="720"/>
        <w:jc w:val="both"/>
        <w:rPr>
          <w:rFonts w:ascii="Souvenir Lt BT" w:hAnsi="Souvenir Lt BT" w:cs="Traditional Arabic"/>
          <w:sz w:val="24"/>
          <w:szCs w:val="32"/>
        </w:rPr>
      </w:pPr>
      <w:r w:rsidRPr="00AB77D5">
        <w:rPr>
          <w:rFonts w:ascii="Souvenir Lt BT" w:hAnsi="Souvenir Lt BT" w:cs="Traditional Arabic"/>
          <w:sz w:val="24"/>
          <w:szCs w:val="32"/>
        </w:rPr>
        <w:t>Kita coba jelaskan secara ringkas mengenai proses yang terjadi di</w:t>
      </w:r>
      <w:r w:rsidR="00B0758E">
        <w:rPr>
          <w:rFonts w:ascii="Souvenir Lt BT" w:hAnsi="Souvenir Lt BT" w:cs="Traditional Arabic"/>
          <w:sz w:val="24"/>
          <w:szCs w:val="32"/>
        </w:rPr>
        <w:t xml:space="preserve"> </w:t>
      </w:r>
      <w:r w:rsidRPr="00AB77D5">
        <w:rPr>
          <w:rFonts w:ascii="Souvenir Lt BT" w:hAnsi="Souvenir Lt BT" w:cs="Traditional Arabic"/>
          <w:sz w:val="24"/>
          <w:szCs w:val="32"/>
        </w:rPr>
        <w:t>dalam tubuh dari satu haid/menstruasi hingga haid berikutnya. Dari gambar 2 di atas, ada 2 organ utama yang mengalami perubahan selama siklus haid wanita, yaitu Ovarium (indung telur) dan Endometrium (dalam rahim).</w:t>
      </w:r>
    </w:p>
    <w:p w14:paraId="4E301460" w14:textId="36ED988F" w:rsidR="000D5993" w:rsidRPr="005D06BB" w:rsidRDefault="000D5993" w:rsidP="005D06BB">
      <w:pPr>
        <w:pStyle w:val="DaftarParagraf"/>
        <w:numPr>
          <w:ilvl w:val="0"/>
          <w:numId w:val="75"/>
        </w:numPr>
        <w:pBdr>
          <w:top w:val="none" w:sz="0" w:space="0" w:color="auto"/>
          <w:left w:val="none" w:sz="0" w:space="0" w:color="auto"/>
          <w:bottom w:val="none" w:sz="0" w:space="0" w:color="auto"/>
          <w:right w:val="none" w:sz="0" w:space="0" w:color="auto"/>
          <w:between w:val="none" w:sz="0" w:space="0" w:color="auto"/>
          <w:bar w:val="none" w:sz="0" w:color="auto"/>
        </w:pBdr>
        <w:bidi w:val="0"/>
        <w:spacing w:after="0" w:line="360" w:lineRule="auto"/>
        <w:jc w:val="both"/>
        <w:rPr>
          <w:rFonts w:ascii="Souvenir Lt BT" w:hAnsi="Souvenir Lt BT" w:cs="Traditional Arabic"/>
          <w:b/>
          <w:bCs/>
          <w:sz w:val="24"/>
          <w:szCs w:val="32"/>
        </w:rPr>
      </w:pPr>
      <w:r w:rsidRPr="005D06BB">
        <w:rPr>
          <w:rFonts w:ascii="Souvenir Lt BT" w:hAnsi="Souvenir Lt BT" w:cs="Traditional Arabic"/>
          <w:b/>
          <w:bCs/>
          <w:sz w:val="24"/>
          <w:szCs w:val="32"/>
        </w:rPr>
        <w:t>Perubahan yang terjadi pada Ovarium (indung telur)</w:t>
      </w:r>
      <w:r w:rsidR="006338E1" w:rsidRPr="005D06BB">
        <w:rPr>
          <w:rFonts w:ascii="Souvenir Lt BT" w:hAnsi="Souvenir Lt BT" w:cs="Traditional Arabic"/>
          <w:b/>
          <w:bCs/>
          <w:sz w:val="24"/>
          <w:szCs w:val="32"/>
        </w:rPr>
        <w:t>.</w:t>
      </w:r>
    </w:p>
    <w:p w14:paraId="258A812A" w14:textId="5326DB71" w:rsidR="000D5993" w:rsidRPr="00AB77D5" w:rsidRDefault="000D5993" w:rsidP="009C63B5">
      <w:pPr>
        <w:bidi w:val="0"/>
        <w:spacing w:after="0" w:line="360" w:lineRule="auto"/>
        <w:ind w:firstLine="720"/>
        <w:jc w:val="both"/>
        <w:rPr>
          <w:rFonts w:ascii="Souvenir Lt BT" w:hAnsi="Souvenir Lt BT" w:cs="Traditional Arabic"/>
          <w:sz w:val="24"/>
          <w:szCs w:val="32"/>
        </w:rPr>
      </w:pPr>
      <w:r w:rsidRPr="00AB77D5">
        <w:rPr>
          <w:rFonts w:ascii="Souvenir Lt BT" w:hAnsi="Souvenir Lt BT" w:cs="Traditional Arabic"/>
          <w:sz w:val="24"/>
          <w:szCs w:val="32"/>
        </w:rPr>
        <w:t xml:space="preserve">Pada hari awal keluar darah haid/menstruasi, terjadi pemilihan/rekrutmen </w:t>
      </w:r>
      <w:r w:rsidRPr="00F86BB8">
        <w:rPr>
          <w:rFonts w:ascii="Souvenir Lt BT" w:hAnsi="Souvenir Lt BT" w:cs="Traditional Arabic"/>
          <w:i/>
          <w:iCs/>
          <w:sz w:val="24"/>
          <w:szCs w:val="32"/>
        </w:rPr>
        <w:t>folikel</w:t>
      </w:r>
      <w:r w:rsidRPr="00AB77D5">
        <w:rPr>
          <w:rFonts w:ascii="Souvenir Lt BT" w:hAnsi="Souvenir Lt BT" w:cs="Traditional Arabic"/>
          <w:sz w:val="24"/>
          <w:szCs w:val="32"/>
        </w:rPr>
        <w:t xml:space="preserve"> (calon telur) yang akan ditumbuhkan/dimatangkan oleh tubuh agar saat </w:t>
      </w:r>
      <w:r w:rsidRPr="00AB77D5">
        <w:rPr>
          <w:rFonts w:ascii="Souvenir Lt BT" w:hAnsi="Souvenir Lt BT" w:cs="Traditional Arabic"/>
          <w:sz w:val="24"/>
          <w:szCs w:val="32"/>
        </w:rPr>
        <w:lastRenderedPageBreak/>
        <w:t>masa subur siap untuk dibuahi oleh sperma</w:t>
      </w:r>
      <w:r w:rsidRPr="00503446">
        <w:rPr>
          <w:rFonts w:ascii="Souvenir Lt BT" w:hAnsi="Souvenir Lt BT" w:cs="Traditional Arabic"/>
          <w:sz w:val="24"/>
          <w:szCs w:val="32"/>
        </w:rPr>
        <w:t xml:space="preserve">. </w:t>
      </w:r>
      <w:r w:rsidR="00E30532">
        <w:rPr>
          <w:rFonts w:ascii="Souvenir Lt BT" w:hAnsi="Souvenir Lt BT" w:cs="Traditional Arabic"/>
          <w:sz w:val="24"/>
          <w:szCs w:val="32"/>
        </w:rPr>
        <w:t>F</w:t>
      </w:r>
      <w:r w:rsidRPr="00503446">
        <w:rPr>
          <w:rFonts w:ascii="Souvenir Lt BT" w:hAnsi="Souvenir Lt BT" w:cs="Traditional Arabic"/>
          <w:sz w:val="24"/>
          <w:szCs w:val="32"/>
        </w:rPr>
        <w:t>ase</w:t>
      </w:r>
      <w:r w:rsidRPr="00AB77D5">
        <w:rPr>
          <w:rFonts w:ascii="Souvenir Lt BT" w:hAnsi="Souvenir Lt BT" w:cs="Traditional Arabic"/>
          <w:sz w:val="24"/>
          <w:szCs w:val="32"/>
        </w:rPr>
        <w:t xml:space="preserve"> ini kita sebut </w:t>
      </w:r>
      <w:r w:rsidR="00E30532">
        <w:rPr>
          <w:rFonts w:ascii="Souvenir Lt BT" w:hAnsi="Souvenir Lt BT" w:cs="Traditional Arabic"/>
          <w:sz w:val="24"/>
          <w:szCs w:val="32"/>
        </w:rPr>
        <w:t>dengan</w:t>
      </w:r>
      <w:r w:rsidRPr="00503446">
        <w:rPr>
          <w:rFonts w:ascii="Souvenir Lt BT" w:hAnsi="Souvenir Lt BT" w:cs="Traditional Arabic"/>
          <w:sz w:val="24"/>
          <w:szCs w:val="32"/>
        </w:rPr>
        <w:t xml:space="preserve"> </w:t>
      </w:r>
      <w:r w:rsidRPr="00AB77D5">
        <w:rPr>
          <w:rFonts w:ascii="Souvenir Lt BT" w:hAnsi="Souvenir Lt BT" w:cs="Traditional Arabic"/>
          <w:sz w:val="24"/>
          <w:szCs w:val="32"/>
        </w:rPr>
        <w:t xml:space="preserve">fase </w:t>
      </w:r>
      <w:proofErr w:type="spellStart"/>
      <w:r w:rsidRPr="00F86BB8">
        <w:rPr>
          <w:rFonts w:ascii="Souvenir Lt BT" w:hAnsi="Souvenir Lt BT" w:cs="Traditional Arabic"/>
          <w:i/>
          <w:iCs/>
          <w:sz w:val="24"/>
          <w:szCs w:val="32"/>
        </w:rPr>
        <w:t>folikuler</w:t>
      </w:r>
      <w:proofErr w:type="spellEnd"/>
      <w:r w:rsidRPr="00AB77D5">
        <w:rPr>
          <w:rFonts w:ascii="Souvenir Lt BT" w:hAnsi="Souvenir Lt BT" w:cs="Traditional Arabic"/>
          <w:sz w:val="24"/>
          <w:szCs w:val="32"/>
        </w:rPr>
        <w:t xml:space="preserve">. Setelah folikel matang (menjadi folikel dominan), lalu akan terjadi ovulasi (pelepasan sel telur/oosit) dari folikel menuju tuba </w:t>
      </w:r>
      <w:proofErr w:type="spellStart"/>
      <w:r w:rsidRPr="00AB77D5">
        <w:rPr>
          <w:rFonts w:ascii="Souvenir Lt BT" w:hAnsi="Souvenir Lt BT" w:cs="Traditional Arabic"/>
          <w:sz w:val="24"/>
          <w:szCs w:val="32"/>
        </w:rPr>
        <w:t>falopi</w:t>
      </w:r>
      <w:proofErr w:type="spellEnd"/>
      <w:r w:rsidRPr="00AB77D5">
        <w:rPr>
          <w:rFonts w:ascii="Souvenir Lt BT" w:hAnsi="Souvenir Lt BT" w:cs="Traditional Arabic"/>
          <w:sz w:val="24"/>
          <w:szCs w:val="32"/>
        </w:rPr>
        <w:t xml:space="preserve"> dan rahim dengan harapan mudah untuk dibuahi oleh sperma suami.</w:t>
      </w:r>
      <w:r w:rsidRPr="00AB77D5">
        <w:rPr>
          <w:rFonts w:ascii="Souvenir Lt BT" w:hAnsi="Souvenir Lt BT" w:cs="Traditional Arabic"/>
          <w:sz w:val="24"/>
          <w:szCs w:val="32"/>
          <w:vertAlign w:val="superscript"/>
        </w:rPr>
        <w:t>3</w:t>
      </w:r>
      <w:r w:rsidRPr="00AB77D5">
        <w:rPr>
          <w:rFonts w:ascii="Souvenir Lt BT" w:hAnsi="Souvenir Lt BT" w:cs="Traditional Arabic"/>
          <w:sz w:val="24"/>
          <w:szCs w:val="32"/>
        </w:rPr>
        <w:t xml:space="preserve"> </w:t>
      </w:r>
    </w:p>
    <w:p w14:paraId="4D89FD60" w14:textId="301CE833" w:rsidR="000D5993" w:rsidRPr="00AB77D5" w:rsidRDefault="000D5993" w:rsidP="009C63B5">
      <w:pPr>
        <w:bidi w:val="0"/>
        <w:spacing w:after="0" w:line="360" w:lineRule="auto"/>
        <w:ind w:firstLine="720"/>
        <w:jc w:val="both"/>
        <w:rPr>
          <w:rFonts w:ascii="Souvenir Lt BT" w:hAnsi="Souvenir Lt BT" w:cs="Traditional Arabic"/>
          <w:sz w:val="24"/>
          <w:szCs w:val="32"/>
        </w:rPr>
      </w:pPr>
      <w:r w:rsidRPr="00AB77D5">
        <w:rPr>
          <w:rFonts w:ascii="Souvenir Lt BT" w:hAnsi="Souvenir Lt BT" w:cs="Traditional Arabic"/>
          <w:sz w:val="24"/>
          <w:szCs w:val="32"/>
        </w:rPr>
        <w:t xml:space="preserve">Sisa folikel yang ditinggalkan oleh sel telur/oosit disebut korpus luteum. Sehingga fase ini </w:t>
      </w:r>
      <w:r w:rsidR="00D15FB5">
        <w:rPr>
          <w:rFonts w:ascii="Souvenir Lt BT" w:hAnsi="Souvenir Lt BT" w:cs="Traditional Arabic"/>
          <w:sz w:val="24"/>
          <w:szCs w:val="32"/>
        </w:rPr>
        <w:t>di</w:t>
      </w:r>
      <w:r w:rsidRPr="00503446">
        <w:rPr>
          <w:rFonts w:ascii="Souvenir Lt BT" w:hAnsi="Souvenir Lt BT" w:cs="Traditional Arabic"/>
          <w:sz w:val="24"/>
          <w:szCs w:val="32"/>
        </w:rPr>
        <w:t>sebut</w:t>
      </w:r>
      <w:r w:rsidRPr="00AB77D5">
        <w:rPr>
          <w:rFonts w:ascii="Souvenir Lt BT" w:hAnsi="Souvenir Lt BT" w:cs="Traditional Arabic"/>
          <w:sz w:val="24"/>
          <w:szCs w:val="32"/>
        </w:rPr>
        <w:t xml:space="preserve"> Fase </w:t>
      </w:r>
      <w:proofErr w:type="spellStart"/>
      <w:r w:rsidRPr="00AB77D5">
        <w:rPr>
          <w:rFonts w:ascii="Souvenir Lt BT" w:hAnsi="Souvenir Lt BT" w:cs="Traditional Arabic"/>
          <w:sz w:val="24"/>
          <w:szCs w:val="32"/>
        </w:rPr>
        <w:t>Luteal</w:t>
      </w:r>
      <w:proofErr w:type="spellEnd"/>
      <w:r w:rsidRPr="00AB77D5">
        <w:rPr>
          <w:rFonts w:ascii="Souvenir Lt BT" w:hAnsi="Souvenir Lt BT" w:cs="Traditional Arabic"/>
          <w:sz w:val="24"/>
          <w:szCs w:val="32"/>
        </w:rPr>
        <w:t>. Korpus luteum ini penghasil utama hormon Progesteron dalam tubuh wanita. Korpus luteum ini akan rusak/mati  secara alami dalam waktu sekitar 9-11 hari setelah ovulasi dengan mekanisme apoptosis.</w:t>
      </w:r>
      <w:r w:rsidRPr="00AB77D5">
        <w:rPr>
          <w:rFonts w:ascii="Souvenir Lt BT" w:hAnsi="Souvenir Lt BT" w:cs="Traditional Arabic"/>
          <w:sz w:val="24"/>
          <w:szCs w:val="32"/>
          <w:vertAlign w:val="superscript"/>
        </w:rPr>
        <w:t>2</w:t>
      </w:r>
      <w:r w:rsidRPr="00AB77D5">
        <w:rPr>
          <w:rFonts w:ascii="Souvenir Lt BT" w:hAnsi="Souvenir Lt BT" w:cs="Traditional Arabic"/>
          <w:sz w:val="24"/>
          <w:szCs w:val="32"/>
        </w:rPr>
        <w:t xml:space="preserve"> Setelah 2 pekan maka sel-sel dalam korpus luteum akan mati dan produksi hormon Progesteron akan terhenti sehingga kadarnya dalam darah turun mendadak (</w:t>
      </w:r>
      <w:proofErr w:type="spellStart"/>
      <w:r w:rsidRPr="00AB77D5">
        <w:rPr>
          <w:rFonts w:ascii="Souvenir Lt BT" w:hAnsi="Souvenir Lt BT" w:cs="Traditional Arabic"/>
          <w:i/>
          <w:sz w:val="24"/>
          <w:szCs w:val="32"/>
        </w:rPr>
        <w:t>withdrawal</w:t>
      </w:r>
      <w:proofErr w:type="spellEnd"/>
      <w:r w:rsidRPr="00AB77D5">
        <w:rPr>
          <w:rFonts w:ascii="Souvenir Lt BT" w:hAnsi="Souvenir Lt BT" w:cs="Traditional Arabic"/>
          <w:sz w:val="24"/>
          <w:szCs w:val="32"/>
        </w:rPr>
        <w:t>).</w:t>
      </w:r>
    </w:p>
    <w:p w14:paraId="41CA32E7" w14:textId="77777777" w:rsidR="000D5993" w:rsidRPr="00AB77D5" w:rsidRDefault="000D5993" w:rsidP="009C63B5">
      <w:pPr>
        <w:bidi w:val="0"/>
        <w:spacing w:after="0" w:line="360" w:lineRule="auto"/>
        <w:ind w:firstLine="720"/>
        <w:jc w:val="both"/>
        <w:rPr>
          <w:rFonts w:ascii="Souvenir Lt BT" w:hAnsi="Souvenir Lt BT" w:cs="Traditional Arabic"/>
          <w:sz w:val="24"/>
          <w:szCs w:val="32"/>
          <w:vertAlign w:val="superscript"/>
        </w:rPr>
      </w:pPr>
      <w:r w:rsidRPr="00AB77D5">
        <w:rPr>
          <w:rFonts w:ascii="Souvenir Lt BT" w:hAnsi="Souvenir Lt BT" w:cs="Traditional Arabic"/>
          <w:sz w:val="24"/>
          <w:szCs w:val="32"/>
        </w:rPr>
        <w:t>Berbeda halnya ketika terjadi pembuahan oleh sperma dan terjadi kehamilan, maka hasil kehamilan dalam rahim akan menghasilkan hormon HCG (</w:t>
      </w:r>
      <w:r w:rsidRPr="00AB77D5">
        <w:rPr>
          <w:rFonts w:ascii="Souvenir Lt BT" w:hAnsi="Souvenir Lt BT" w:cs="Traditional Arabic"/>
          <w:i/>
          <w:sz w:val="24"/>
          <w:szCs w:val="32"/>
        </w:rPr>
        <w:t xml:space="preserve">human </w:t>
      </w:r>
      <w:proofErr w:type="spellStart"/>
      <w:r w:rsidRPr="00AB77D5">
        <w:rPr>
          <w:rFonts w:ascii="Souvenir Lt BT" w:hAnsi="Souvenir Lt BT" w:cs="Traditional Arabic"/>
          <w:i/>
          <w:sz w:val="24"/>
          <w:szCs w:val="32"/>
        </w:rPr>
        <w:t>chorionic</w:t>
      </w:r>
      <w:proofErr w:type="spellEnd"/>
      <w:r w:rsidRPr="00AB77D5">
        <w:rPr>
          <w:rFonts w:ascii="Souvenir Lt BT" w:hAnsi="Souvenir Lt BT" w:cs="Traditional Arabic"/>
          <w:i/>
          <w:sz w:val="24"/>
          <w:szCs w:val="32"/>
        </w:rPr>
        <w:t xml:space="preserve"> gonadotropin</w:t>
      </w:r>
      <w:r w:rsidRPr="00AB77D5">
        <w:rPr>
          <w:rFonts w:ascii="Souvenir Lt BT" w:hAnsi="Souvenir Lt BT" w:cs="Traditional Arabic"/>
          <w:sz w:val="24"/>
          <w:szCs w:val="32"/>
        </w:rPr>
        <w:t xml:space="preserve">) yang akan menyelamatkan korpus </w:t>
      </w:r>
      <w:proofErr w:type="spellStart"/>
      <w:r w:rsidRPr="00AB77D5">
        <w:rPr>
          <w:rFonts w:ascii="Souvenir Lt BT" w:hAnsi="Souvenir Lt BT" w:cs="Traditional Arabic"/>
          <w:sz w:val="24"/>
          <w:szCs w:val="32"/>
        </w:rPr>
        <w:t>luterum</w:t>
      </w:r>
      <w:proofErr w:type="spellEnd"/>
      <w:r w:rsidRPr="00AB77D5">
        <w:rPr>
          <w:rFonts w:ascii="Souvenir Lt BT" w:hAnsi="Souvenir Lt BT" w:cs="Traditional Arabic"/>
          <w:sz w:val="24"/>
          <w:szCs w:val="32"/>
        </w:rPr>
        <w:t xml:space="preserve"> dari kerusakan alami. Dengan demikian korpus luteum tetap menghasilkan Progesteron dan Estrogen, sehingga </w:t>
      </w:r>
      <w:proofErr w:type="spellStart"/>
      <w:r w:rsidRPr="00AB77D5">
        <w:rPr>
          <w:rFonts w:ascii="Souvenir Lt BT" w:hAnsi="Souvenir Lt BT" w:cs="Traditional Arabic"/>
          <w:sz w:val="24"/>
          <w:szCs w:val="32"/>
        </w:rPr>
        <w:t>endometerium</w:t>
      </w:r>
      <w:proofErr w:type="spellEnd"/>
      <w:r w:rsidRPr="00AB77D5">
        <w:rPr>
          <w:rFonts w:ascii="Souvenir Lt BT" w:hAnsi="Souvenir Lt BT" w:cs="Traditional Arabic"/>
          <w:sz w:val="24"/>
          <w:szCs w:val="32"/>
        </w:rPr>
        <w:t xml:space="preserve"> tidak luruh/ hancur dan tidak terjadi haid, sehingga kehamilan dapat berlanjut dengan baik.</w:t>
      </w:r>
      <w:r w:rsidRPr="00AB77D5">
        <w:rPr>
          <w:rFonts w:ascii="Souvenir Lt BT" w:hAnsi="Souvenir Lt BT" w:cs="Traditional Arabic"/>
          <w:sz w:val="24"/>
          <w:szCs w:val="32"/>
          <w:vertAlign w:val="superscript"/>
        </w:rPr>
        <w:t>3</w:t>
      </w:r>
    </w:p>
    <w:p w14:paraId="050F9865" w14:textId="6CA4ABD9" w:rsidR="000D5993" w:rsidRPr="002C6089" w:rsidRDefault="000D5993" w:rsidP="002C6089">
      <w:pPr>
        <w:pStyle w:val="DaftarParagraf"/>
        <w:numPr>
          <w:ilvl w:val="0"/>
          <w:numId w:val="75"/>
        </w:numPr>
        <w:pBdr>
          <w:top w:val="none" w:sz="0" w:space="0" w:color="auto"/>
          <w:left w:val="none" w:sz="0" w:space="0" w:color="auto"/>
          <w:bottom w:val="none" w:sz="0" w:space="0" w:color="auto"/>
          <w:right w:val="none" w:sz="0" w:space="0" w:color="auto"/>
          <w:between w:val="none" w:sz="0" w:space="0" w:color="auto"/>
          <w:bar w:val="none" w:sz="0" w:color="auto"/>
        </w:pBdr>
        <w:bidi w:val="0"/>
        <w:spacing w:after="0" w:line="360" w:lineRule="auto"/>
        <w:jc w:val="both"/>
        <w:rPr>
          <w:rFonts w:ascii="Souvenir Lt BT" w:hAnsi="Souvenir Lt BT" w:cs="Traditional Arabic"/>
          <w:b/>
          <w:bCs/>
          <w:sz w:val="24"/>
          <w:szCs w:val="32"/>
        </w:rPr>
      </w:pPr>
      <w:r w:rsidRPr="002C6089">
        <w:rPr>
          <w:rFonts w:ascii="Souvenir Lt BT" w:hAnsi="Souvenir Lt BT" w:cs="Traditional Arabic"/>
          <w:b/>
          <w:bCs/>
          <w:sz w:val="24"/>
          <w:szCs w:val="32"/>
        </w:rPr>
        <w:t>Perubahan pada endometrium dalam rahim</w:t>
      </w:r>
      <w:r w:rsidR="006338E1" w:rsidRPr="002C6089">
        <w:rPr>
          <w:rFonts w:ascii="Souvenir Lt BT" w:hAnsi="Souvenir Lt BT" w:cs="Traditional Arabic"/>
          <w:b/>
          <w:bCs/>
          <w:sz w:val="24"/>
          <w:szCs w:val="32"/>
        </w:rPr>
        <w:t>.</w:t>
      </w:r>
    </w:p>
    <w:p w14:paraId="42561150" w14:textId="77777777" w:rsidR="000D5993" w:rsidRPr="00AB77D5" w:rsidRDefault="000D5993" w:rsidP="009C63B5">
      <w:pPr>
        <w:bidi w:val="0"/>
        <w:spacing w:after="0" w:line="360" w:lineRule="auto"/>
        <w:ind w:firstLine="720"/>
        <w:jc w:val="both"/>
        <w:rPr>
          <w:rFonts w:ascii="Souvenir Lt BT" w:hAnsi="Souvenir Lt BT" w:cs="Traditional Arabic"/>
          <w:sz w:val="24"/>
          <w:szCs w:val="32"/>
          <w:vertAlign w:val="superscript"/>
        </w:rPr>
      </w:pPr>
      <w:r w:rsidRPr="00AB77D5">
        <w:rPr>
          <w:rFonts w:ascii="Souvenir Lt BT" w:hAnsi="Souvenir Lt BT" w:cs="Traditional Arabic"/>
          <w:sz w:val="24"/>
          <w:szCs w:val="32"/>
        </w:rPr>
        <w:t>Setelah menstruasi selesai, maka endometrium dalam rahim akan kembali tumbuh akibat rangsangan hormon estrogen. Fase pertumbuhan ini disebut fase proliferasi (</w:t>
      </w:r>
      <w:proofErr w:type="spellStart"/>
      <w:r w:rsidRPr="00AB77D5">
        <w:rPr>
          <w:rFonts w:ascii="Souvenir Lt BT" w:hAnsi="Souvenir Lt BT" w:cs="Traditional Arabic"/>
          <w:i/>
          <w:sz w:val="24"/>
          <w:szCs w:val="32"/>
        </w:rPr>
        <w:t>Proliferative</w:t>
      </w:r>
      <w:proofErr w:type="spellEnd"/>
      <w:r w:rsidRPr="00AB77D5">
        <w:rPr>
          <w:rFonts w:ascii="Souvenir Lt BT" w:hAnsi="Souvenir Lt BT" w:cs="Traditional Arabic"/>
          <w:i/>
          <w:sz w:val="24"/>
          <w:szCs w:val="32"/>
        </w:rPr>
        <w:t xml:space="preserve"> </w:t>
      </w:r>
      <w:proofErr w:type="spellStart"/>
      <w:r w:rsidRPr="00AB77D5">
        <w:rPr>
          <w:rFonts w:ascii="Souvenir Lt BT" w:hAnsi="Souvenir Lt BT" w:cs="Traditional Arabic"/>
          <w:i/>
          <w:sz w:val="24"/>
          <w:szCs w:val="32"/>
        </w:rPr>
        <w:t>phase</w:t>
      </w:r>
      <w:proofErr w:type="spellEnd"/>
      <w:r w:rsidRPr="00AB77D5">
        <w:rPr>
          <w:rFonts w:ascii="Souvenir Lt BT" w:hAnsi="Souvenir Lt BT" w:cs="Traditional Arabic"/>
          <w:sz w:val="24"/>
          <w:szCs w:val="32"/>
        </w:rPr>
        <w:t xml:space="preserve">). Lalu setelah terjadi ovulasi, maka endometrium akan mempersiapkan diri untuk menampung hasil pembuahan dengan meningkatkan sekresi berbagai </w:t>
      </w:r>
      <w:proofErr w:type="spellStart"/>
      <w:r w:rsidRPr="00AB77D5">
        <w:rPr>
          <w:rFonts w:ascii="Souvenir Lt BT" w:hAnsi="Souvenir Lt BT" w:cs="Traditional Arabic"/>
          <w:sz w:val="24"/>
          <w:szCs w:val="32"/>
        </w:rPr>
        <w:t>glikoprotein</w:t>
      </w:r>
      <w:proofErr w:type="spellEnd"/>
      <w:r w:rsidRPr="00AB77D5">
        <w:rPr>
          <w:rFonts w:ascii="Souvenir Lt BT" w:hAnsi="Souvenir Lt BT" w:cs="Traditional Arabic"/>
          <w:sz w:val="24"/>
          <w:szCs w:val="32"/>
        </w:rPr>
        <w:t>. Fase ini disebut Fase Sekresi (</w:t>
      </w:r>
      <w:proofErr w:type="spellStart"/>
      <w:r w:rsidRPr="00AB77D5">
        <w:rPr>
          <w:rFonts w:ascii="Souvenir Lt BT" w:hAnsi="Souvenir Lt BT" w:cs="Traditional Arabic"/>
          <w:i/>
          <w:sz w:val="24"/>
          <w:szCs w:val="32"/>
        </w:rPr>
        <w:t>Secretory</w:t>
      </w:r>
      <w:proofErr w:type="spellEnd"/>
      <w:r w:rsidRPr="00AB77D5">
        <w:rPr>
          <w:rFonts w:ascii="Souvenir Lt BT" w:hAnsi="Souvenir Lt BT" w:cs="Traditional Arabic"/>
          <w:i/>
          <w:sz w:val="24"/>
          <w:szCs w:val="32"/>
        </w:rPr>
        <w:t xml:space="preserve"> </w:t>
      </w:r>
      <w:proofErr w:type="spellStart"/>
      <w:r w:rsidRPr="00AB77D5">
        <w:rPr>
          <w:rFonts w:ascii="Souvenir Lt BT" w:hAnsi="Souvenir Lt BT" w:cs="Traditional Arabic"/>
          <w:i/>
          <w:sz w:val="24"/>
          <w:szCs w:val="32"/>
        </w:rPr>
        <w:t>phase</w:t>
      </w:r>
      <w:proofErr w:type="spellEnd"/>
      <w:r w:rsidRPr="00AB77D5">
        <w:rPr>
          <w:rFonts w:ascii="Souvenir Lt BT" w:hAnsi="Souvenir Lt BT" w:cs="Traditional Arabic"/>
          <w:sz w:val="24"/>
          <w:szCs w:val="32"/>
        </w:rPr>
        <w:t>). Fase Sekresi ini dipengaruhi oleh hormon progesteron yang dihasilkan oleh korpus luteum. Ketika korpus luteum regresi (tidak berfungsi lagi), maka produksi hormon progesteron akan berhenti. Rendahnya kadar progesteron dalam darah, akan menghentikan proses sekresi dan terjadilah peluruhan endometrium yang terbentuk sehingga dimulailah menstruasi yang baru.</w:t>
      </w:r>
      <w:r w:rsidRPr="00AB77D5">
        <w:rPr>
          <w:rFonts w:ascii="Souvenir Lt BT" w:hAnsi="Souvenir Lt BT" w:cs="Traditional Arabic"/>
          <w:sz w:val="24"/>
          <w:szCs w:val="32"/>
          <w:vertAlign w:val="superscript"/>
        </w:rPr>
        <w:t>1.3</w:t>
      </w:r>
    </w:p>
    <w:p w14:paraId="023AEBED" w14:textId="77777777" w:rsidR="00DC09C7" w:rsidRDefault="00DC09C7" w:rsidP="00DC09C7">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360" w:lineRule="auto"/>
        <w:jc w:val="both"/>
        <w:rPr>
          <w:rFonts w:ascii="Souvenir Lt BT" w:hAnsi="Souvenir Lt BT" w:cs="Traditional Arabic"/>
          <w:b/>
          <w:bCs/>
          <w:sz w:val="24"/>
          <w:szCs w:val="32"/>
        </w:rPr>
      </w:pPr>
    </w:p>
    <w:p w14:paraId="38085D49" w14:textId="083D2229" w:rsidR="00DC09C7" w:rsidRPr="00DC09C7" w:rsidRDefault="00DC09C7" w:rsidP="00DC09C7">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360" w:lineRule="auto"/>
        <w:jc w:val="both"/>
        <w:rPr>
          <w:rFonts w:ascii="Souvenir Lt BT" w:hAnsi="Souvenir Lt BT" w:cs="Traditional Arabic"/>
          <w:b/>
          <w:bCs/>
          <w:color w:val="EE0000"/>
          <w:sz w:val="24"/>
          <w:szCs w:val="32"/>
        </w:rPr>
      </w:pPr>
      <w:r w:rsidRPr="00DC09C7">
        <w:rPr>
          <w:rFonts w:ascii="Souvenir Lt BT" w:hAnsi="Souvenir Lt BT" w:cs="Traditional Arabic"/>
          <w:b/>
          <w:bCs/>
          <w:color w:val="EE0000"/>
          <w:sz w:val="24"/>
          <w:szCs w:val="32"/>
        </w:rPr>
        <w:t>Nomor 4.10.1.4</w:t>
      </w:r>
    </w:p>
    <w:p w14:paraId="7AE313DC" w14:textId="400E99A1" w:rsidR="000D5993" w:rsidRPr="00DC09C7" w:rsidRDefault="000D5993" w:rsidP="00DC09C7">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360" w:lineRule="auto"/>
        <w:jc w:val="center"/>
        <w:rPr>
          <w:rFonts w:ascii="Souvenir Lt BT" w:hAnsi="Souvenir Lt BT" w:cs="Traditional Arabic"/>
          <w:b/>
          <w:bCs/>
          <w:sz w:val="24"/>
          <w:szCs w:val="32"/>
        </w:rPr>
      </w:pPr>
      <w:r w:rsidRPr="00DC09C7">
        <w:rPr>
          <w:rFonts w:ascii="Souvenir Lt BT" w:hAnsi="Souvenir Lt BT" w:cs="Traditional Arabic"/>
          <w:b/>
          <w:bCs/>
          <w:sz w:val="24"/>
          <w:szCs w:val="32"/>
        </w:rPr>
        <w:t xml:space="preserve">Mekanisme </w:t>
      </w:r>
      <w:r w:rsidR="00AA7176" w:rsidRPr="00DC09C7">
        <w:rPr>
          <w:rFonts w:ascii="Souvenir Lt BT" w:hAnsi="Souvenir Lt BT" w:cs="Traditional Arabic"/>
          <w:b/>
          <w:bCs/>
          <w:sz w:val="24"/>
          <w:szCs w:val="32"/>
        </w:rPr>
        <w:t>Kerja Obat Penunda Haid</w:t>
      </w:r>
    </w:p>
    <w:p w14:paraId="747DCB0A" w14:textId="37CBFD91" w:rsidR="000D5993" w:rsidRPr="00AB77D5" w:rsidRDefault="000D5993" w:rsidP="009C63B5">
      <w:pPr>
        <w:bidi w:val="0"/>
        <w:spacing w:after="0" w:line="360" w:lineRule="auto"/>
        <w:ind w:firstLine="720"/>
        <w:jc w:val="both"/>
        <w:rPr>
          <w:rFonts w:ascii="Souvenir Lt BT" w:hAnsi="Souvenir Lt BT" w:cs="Traditional Arabic"/>
          <w:sz w:val="24"/>
          <w:szCs w:val="32"/>
        </w:rPr>
      </w:pPr>
      <w:r w:rsidRPr="00AB77D5">
        <w:rPr>
          <w:rFonts w:ascii="Souvenir Lt BT" w:hAnsi="Souvenir Lt BT" w:cs="Traditional Arabic"/>
          <w:sz w:val="24"/>
          <w:szCs w:val="32"/>
        </w:rPr>
        <w:lastRenderedPageBreak/>
        <w:t xml:space="preserve">Ada berbagai macam obat penunda haid. Setiap obat memiliki mekanisme tersendiri yang terjadi pada tubuh. Untuk mempermudah pembahasan, maka akan dijelaskan mekanisme kerja obat-obatan penunda haid yang sangat sering/umum dikonsumsi saat Haji dan </w:t>
      </w:r>
      <w:r w:rsidR="00C5041D">
        <w:rPr>
          <w:rFonts w:ascii="Souvenir Lt BT" w:hAnsi="Souvenir Lt BT" w:cs="Traditional Arabic"/>
          <w:sz w:val="24"/>
          <w:szCs w:val="32"/>
        </w:rPr>
        <w:t>Umrah</w:t>
      </w:r>
      <w:r w:rsidRPr="00AB77D5">
        <w:rPr>
          <w:rFonts w:ascii="Souvenir Lt BT" w:hAnsi="Souvenir Lt BT" w:cs="Traditional Arabic"/>
          <w:sz w:val="24"/>
          <w:szCs w:val="32"/>
        </w:rPr>
        <w:t>.</w:t>
      </w:r>
      <w:r w:rsidRPr="00AB77D5">
        <w:rPr>
          <w:rFonts w:ascii="Souvenir Lt BT" w:hAnsi="Souvenir Lt BT" w:cs="Traditional Arabic"/>
          <w:sz w:val="24"/>
          <w:szCs w:val="32"/>
          <w:vertAlign w:val="superscript"/>
        </w:rPr>
        <w:t>4</w:t>
      </w:r>
      <w:r w:rsidRPr="00AB77D5">
        <w:rPr>
          <w:rFonts w:ascii="Souvenir Lt BT" w:hAnsi="Souvenir Lt BT" w:cs="Traditional Arabic"/>
          <w:sz w:val="24"/>
          <w:szCs w:val="32"/>
        </w:rPr>
        <w:t xml:space="preserve"> </w:t>
      </w:r>
    </w:p>
    <w:p w14:paraId="18E34309" w14:textId="1418ABA9" w:rsidR="000D5993" w:rsidRPr="00DC09C7" w:rsidRDefault="000D5993" w:rsidP="00DC09C7">
      <w:pPr>
        <w:pStyle w:val="DaftarParagraf"/>
        <w:numPr>
          <w:ilvl w:val="0"/>
          <w:numId w:val="76"/>
        </w:numPr>
        <w:pBdr>
          <w:top w:val="none" w:sz="0" w:space="0" w:color="auto"/>
          <w:left w:val="none" w:sz="0" w:space="0" w:color="auto"/>
          <w:bottom w:val="none" w:sz="0" w:space="0" w:color="auto"/>
          <w:right w:val="none" w:sz="0" w:space="0" w:color="auto"/>
          <w:between w:val="none" w:sz="0" w:space="0" w:color="auto"/>
          <w:bar w:val="none" w:sz="0" w:color="auto"/>
        </w:pBdr>
        <w:bidi w:val="0"/>
        <w:spacing w:after="0" w:line="360" w:lineRule="auto"/>
        <w:jc w:val="both"/>
        <w:rPr>
          <w:rFonts w:ascii="Souvenir Lt BT" w:hAnsi="Souvenir Lt BT" w:cs="Traditional Arabic"/>
          <w:b/>
          <w:bCs/>
          <w:sz w:val="24"/>
          <w:szCs w:val="32"/>
        </w:rPr>
      </w:pPr>
      <w:r w:rsidRPr="00DC09C7">
        <w:rPr>
          <w:rFonts w:ascii="Souvenir Lt BT" w:hAnsi="Souvenir Lt BT" w:cs="Traditional Arabic"/>
          <w:b/>
          <w:bCs/>
          <w:sz w:val="24"/>
          <w:szCs w:val="32"/>
        </w:rPr>
        <w:t xml:space="preserve">Golongan </w:t>
      </w:r>
      <w:proofErr w:type="spellStart"/>
      <w:r w:rsidRPr="00DC09C7">
        <w:rPr>
          <w:rFonts w:ascii="Souvenir Lt BT" w:hAnsi="Souvenir Lt BT" w:cs="Traditional Arabic"/>
          <w:b/>
          <w:bCs/>
          <w:i/>
          <w:sz w:val="24"/>
          <w:szCs w:val="32"/>
        </w:rPr>
        <w:t>Progestin</w:t>
      </w:r>
      <w:proofErr w:type="spellEnd"/>
      <w:r w:rsidRPr="00DC09C7">
        <w:rPr>
          <w:rFonts w:ascii="Souvenir Lt BT" w:hAnsi="Souvenir Lt BT" w:cs="Traditional Arabic"/>
          <w:b/>
          <w:bCs/>
          <w:i/>
          <w:sz w:val="24"/>
          <w:szCs w:val="32"/>
        </w:rPr>
        <w:t xml:space="preserve"> </w:t>
      </w:r>
      <w:proofErr w:type="spellStart"/>
      <w:r w:rsidRPr="00DC09C7">
        <w:rPr>
          <w:rFonts w:ascii="Souvenir Lt BT" w:hAnsi="Souvenir Lt BT" w:cs="Traditional Arabic"/>
          <w:b/>
          <w:bCs/>
          <w:i/>
          <w:sz w:val="24"/>
          <w:szCs w:val="32"/>
        </w:rPr>
        <w:t>only</w:t>
      </w:r>
      <w:proofErr w:type="spellEnd"/>
      <w:r w:rsidRPr="00DC09C7">
        <w:rPr>
          <w:rFonts w:ascii="Souvenir Lt BT" w:hAnsi="Souvenir Lt BT" w:cs="Traditional Arabic"/>
          <w:b/>
          <w:bCs/>
          <w:i/>
          <w:sz w:val="24"/>
          <w:szCs w:val="32"/>
        </w:rPr>
        <w:t xml:space="preserve"> </w:t>
      </w:r>
      <w:proofErr w:type="spellStart"/>
      <w:r w:rsidRPr="00DC09C7">
        <w:rPr>
          <w:rFonts w:ascii="Souvenir Lt BT" w:hAnsi="Souvenir Lt BT" w:cs="Traditional Arabic"/>
          <w:b/>
          <w:bCs/>
          <w:i/>
          <w:sz w:val="24"/>
          <w:szCs w:val="32"/>
        </w:rPr>
        <w:t>pills</w:t>
      </w:r>
      <w:proofErr w:type="spellEnd"/>
      <w:r w:rsidR="00AA7176" w:rsidRPr="00DC09C7">
        <w:rPr>
          <w:rFonts w:ascii="Souvenir Lt BT" w:hAnsi="Souvenir Lt BT" w:cs="Traditional Arabic"/>
          <w:b/>
          <w:bCs/>
          <w:i/>
          <w:sz w:val="24"/>
          <w:szCs w:val="32"/>
        </w:rPr>
        <w:t>.</w:t>
      </w:r>
    </w:p>
    <w:p w14:paraId="618F623F" w14:textId="638216ED" w:rsidR="000D5993" w:rsidRPr="00AB77D5" w:rsidRDefault="000D5993" w:rsidP="009C63B5">
      <w:pPr>
        <w:bidi w:val="0"/>
        <w:spacing w:after="0" w:line="360" w:lineRule="auto"/>
        <w:ind w:firstLine="720"/>
        <w:jc w:val="both"/>
        <w:rPr>
          <w:rFonts w:ascii="Souvenir Lt BT" w:hAnsi="Souvenir Lt BT" w:cs="Traditional Arabic"/>
          <w:sz w:val="24"/>
          <w:szCs w:val="32"/>
        </w:rPr>
      </w:pPr>
      <w:r w:rsidRPr="00AB77D5">
        <w:rPr>
          <w:rFonts w:ascii="Souvenir Lt BT" w:hAnsi="Souvenir Lt BT" w:cs="Traditional Arabic"/>
          <w:sz w:val="24"/>
          <w:szCs w:val="32"/>
        </w:rPr>
        <w:t xml:space="preserve">Obat golongan ini paling banyak dipakai oleh </w:t>
      </w:r>
      <w:r w:rsidR="00037DD9">
        <w:rPr>
          <w:rFonts w:ascii="Souvenir Lt BT" w:hAnsi="Souvenir Lt BT" w:cs="Traditional Arabic"/>
          <w:sz w:val="24"/>
          <w:szCs w:val="32"/>
        </w:rPr>
        <w:t>Jamaah</w:t>
      </w:r>
      <w:r w:rsidRPr="00AB77D5">
        <w:rPr>
          <w:rFonts w:ascii="Souvenir Lt BT" w:hAnsi="Souvenir Lt BT" w:cs="Traditional Arabic"/>
          <w:sz w:val="24"/>
          <w:szCs w:val="32"/>
        </w:rPr>
        <w:t xml:space="preserve"> Haji dan </w:t>
      </w:r>
      <w:r w:rsidR="00C5041D">
        <w:rPr>
          <w:rFonts w:ascii="Souvenir Lt BT" w:hAnsi="Souvenir Lt BT" w:cs="Traditional Arabic"/>
          <w:sz w:val="24"/>
          <w:szCs w:val="32"/>
        </w:rPr>
        <w:t>Umrah</w:t>
      </w:r>
      <w:r w:rsidRPr="00AB77D5">
        <w:rPr>
          <w:rFonts w:ascii="Souvenir Lt BT" w:hAnsi="Souvenir Lt BT" w:cs="Traditional Arabic"/>
          <w:sz w:val="24"/>
          <w:szCs w:val="32"/>
        </w:rPr>
        <w:t xml:space="preserve">. Beberapa merek dagang yang terkenal </w:t>
      </w:r>
      <w:r w:rsidR="002E345F">
        <w:rPr>
          <w:rFonts w:ascii="Souvenir Lt BT" w:hAnsi="Souvenir Lt BT" w:cs="Traditional Arabic"/>
          <w:sz w:val="24"/>
          <w:szCs w:val="32"/>
        </w:rPr>
        <w:t>di antara</w:t>
      </w:r>
      <w:r w:rsidRPr="00AB77D5">
        <w:rPr>
          <w:rFonts w:ascii="Souvenir Lt BT" w:hAnsi="Souvenir Lt BT" w:cs="Traditional Arabic"/>
          <w:sz w:val="24"/>
          <w:szCs w:val="32"/>
        </w:rPr>
        <w:t xml:space="preserve">nya  </w:t>
      </w:r>
      <w:proofErr w:type="spellStart"/>
      <w:r w:rsidRPr="00AB77D5">
        <w:rPr>
          <w:rFonts w:ascii="Souvenir Lt BT" w:hAnsi="Souvenir Lt BT" w:cs="Traditional Arabic"/>
          <w:sz w:val="24"/>
          <w:szCs w:val="32"/>
        </w:rPr>
        <w:t>Primolut</w:t>
      </w:r>
      <w:proofErr w:type="spellEnd"/>
      <w:r w:rsidRPr="00AB77D5">
        <w:rPr>
          <w:rFonts w:ascii="Souvenir Lt BT" w:hAnsi="Souvenir Lt BT" w:cs="Traditional Arabic"/>
          <w:sz w:val="24"/>
          <w:szCs w:val="32"/>
        </w:rPr>
        <w:t xml:space="preserve"> N, </w:t>
      </w:r>
      <w:proofErr w:type="spellStart"/>
      <w:r w:rsidRPr="00AB77D5">
        <w:rPr>
          <w:rFonts w:ascii="Souvenir Lt BT" w:hAnsi="Souvenir Lt BT" w:cs="Traditional Arabic"/>
          <w:sz w:val="24"/>
          <w:szCs w:val="32"/>
        </w:rPr>
        <w:t>Luthenyl</w:t>
      </w:r>
      <w:proofErr w:type="spellEnd"/>
      <w:r w:rsidRPr="00AB77D5">
        <w:rPr>
          <w:rFonts w:ascii="Souvenir Lt BT" w:hAnsi="Souvenir Lt BT" w:cs="Traditional Arabic"/>
          <w:sz w:val="24"/>
          <w:szCs w:val="32"/>
        </w:rPr>
        <w:t xml:space="preserve"> dan lainnya. Cara kerja obat ini adalah dengan menggantikan/menempati reseptor progesteron alami pada endometrium. </w:t>
      </w:r>
    </w:p>
    <w:p w14:paraId="54B8EAA5" w14:textId="77777777" w:rsidR="000D5993" w:rsidRPr="00AB77D5" w:rsidRDefault="000D5993" w:rsidP="009C63B5">
      <w:pPr>
        <w:bidi w:val="0"/>
        <w:spacing w:after="0" w:line="360" w:lineRule="auto"/>
        <w:ind w:firstLine="720"/>
        <w:jc w:val="both"/>
        <w:rPr>
          <w:rFonts w:ascii="Souvenir Lt BT" w:hAnsi="Souvenir Lt BT" w:cs="Traditional Arabic"/>
          <w:sz w:val="24"/>
          <w:szCs w:val="32"/>
          <w:vertAlign w:val="superscript"/>
        </w:rPr>
      </w:pPr>
      <w:r w:rsidRPr="00AB77D5">
        <w:rPr>
          <w:rFonts w:ascii="Souvenir Lt BT" w:hAnsi="Souvenir Lt BT" w:cs="Traditional Arabic"/>
          <w:sz w:val="24"/>
          <w:szCs w:val="32"/>
        </w:rPr>
        <w:t>Seperti yang dijelaskan sebelumnya bahwa Progesteron alami tubuh akan turun mendadak (</w:t>
      </w:r>
      <w:proofErr w:type="spellStart"/>
      <w:r w:rsidRPr="00AB77D5">
        <w:rPr>
          <w:rFonts w:ascii="Souvenir Lt BT" w:hAnsi="Souvenir Lt BT" w:cs="Traditional Arabic"/>
          <w:i/>
          <w:sz w:val="24"/>
          <w:szCs w:val="32"/>
        </w:rPr>
        <w:t>withdrawal</w:t>
      </w:r>
      <w:proofErr w:type="spellEnd"/>
      <w:r w:rsidRPr="00AB77D5">
        <w:rPr>
          <w:rFonts w:ascii="Souvenir Lt BT" w:hAnsi="Souvenir Lt BT" w:cs="Traditional Arabic"/>
          <w:sz w:val="24"/>
          <w:szCs w:val="32"/>
        </w:rPr>
        <w:t xml:space="preserve">) akibat degenerasi korpus luteum di ovarium. Dengan diberikan obat ini dengan dosis dan cara yang tepat, maka seolah-olah tidak terjadi penurunan kerja hormon progesteron pada endometrium.  Sehingga endometrium terus-menerus menerima </w:t>
      </w:r>
      <w:proofErr w:type="spellStart"/>
      <w:r w:rsidRPr="00097710">
        <w:rPr>
          <w:rFonts w:ascii="Souvenir Lt BT" w:hAnsi="Souvenir Lt BT" w:cs="Traditional Arabic"/>
          <w:i/>
          <w:iCs/>
          <w:sz w:val="24"/>
          <w:szCs w:val="32"/>
        </w:rPr>
        <w:t>signal</w:t>
      </w:r>
      <w:proofErr w:type="spellEnd"/>
      <w:r w:rsidRPr="00AB77D5">
        <w:rPr>
          <w:rFonts w:ascii="Souvenir Lt BT" w:hAnsi="Souvenir Lt BT" w:cs="Traditional Arabic"/>
          <w:sz w:val="24"/>
          <w:szCs w:val="32"/>
        </w:rPr>
        <w:t xml:space="preserve"> dari hormon progesteron untuk melanjutkan Fase Sekresi. Dengan demikian tidak terjadi peluruhan dari endometrium, sehingga tidak terjadi haid.</w:t>
      </w:r>
      <w:r w:rsidRPr="00AB77D5">
        <w:rPr>
          <w:rFonts w:ascii="Souvenir Lt BT" w:hAnsi="Souvenir Lt BT" w:cs="Traditional Arabic"/>
          <w:sz w:val="24"/>
          <w:szCs w:val="32"/>
          <w:vertAlign w:val="superscript"/>
        </w:rPr>
        <w:t>4</w:t>
      </w:r>
    </w:p>
    <w:p w14:paraId="550E9B06" w14:textId="52B56B8B" w:rsidR="000D5993" w:rsidRPr="00DC09C7" w:rsidRDefault="000D5993" w:rsidP="00DC09C7">
      <w:pPr>
        <w:pStyle w:val="DaftarParagraf"/>
        <w:numPr>
          <w:ilvl w:val="0"/>
          <w:numId w:val="76"/>
        </w:numPr>
        <w:pBdr>
          <w:top w:val="none" w:sz="0" w:space="0" w:color="auto"/>
          <w:left w:val="none" w:sz="0" w:space="0" w:color="auto"/>
          <w:bottom w:val="none" w:sz="0" w:space="0" w:color="auto"/>
          <w:right w:val="none" w:sz="0" w:space="0" w:color="auto"/>
          <w:between w:val="none" w:sz="0" w:space="0" w:color="auto"/>
          <w:bar w:val="none" w:sz="0" w:color="auto"/>
        </w:pBdr>
        <w:bidi w:val="0"/>
        <w:spacing w:after="0" w:line="360" w:lineRule="auto"/>
        <w:jc w:val="both"/>
        <w:rPr>
          <w:rFonts w:ascii="Souvenir Lt BT" w:hAnsi="Souvenir Lt BT" w:cs="Traditional Arabic"/>
          <w:b/>
          <w:bCs/>
          <w:sz w:val="24"/>
          <w:szCs w:val="32"/>
        </w:rPr>
      </w:pPr>
      <w:r w:rsidRPr="00DC09C7">
        <w:rPr>
          <w:rFonts w:ascii="Souvenir Lt BT" w:hAnsi="Souvenir Lt BT" w:cs="Traditional Arabic"/>
          <w:b/>
          <w:bCs/>
          <w:sz w:val="24"/>
          <w:szCs w:val="32"/>
        </w:rPr>
        <w:t>Pil Kontrasepsi Kombinasi (</w:t>
      </w:r>
      <w:proofErr w:type="spellStart"/>
      <w:r w:rsidRPr="00DC09C7">
        <w:rPr>
          <w:rFonts w:ascii="Souvenir Lt BT" w:hAnsi="Souvenir Lt BT" w:cs="Traditional Arabic"/>
          <w:b/>
          <w:bCs/>
          <w:i/>
          <w:sz w:val="24"/>
          <w:szCs w:val="32"/>
        </w:rPr>
        <w:t>Combine</w:t>
      </w:r>
      <w:proofErr w:type="spellEnd"/>
      <w:r w:rsidRPr="00DC09C7">
        <w:rPr>
          <w:rFonts w:ascii="Souvenir Lt BT" w:hAnsi="Souvenir Lt BT" w:cs="Traditional Arabic"/>
          <w:b/>
          <w:bCs/>
          <w:i/>
          <w:sz w:val="24"/>
          <w:szCs w:val="32"/>
        </w:rPr>
        <w:t xml:space="preserve"> Oral </w:t>
      </w:r>
      <w:proofErr w:type="spellStart"/>
      <w:r w:rsidRPr="00DC09C7">
        <w:rPr>
          <w:rFonts w:ascii="Souvenir Lt BT" w:hAnsi="Souvenir Lt BT" w:cs="Traditional Arabic"/>
          <w:b/>
          <w:bCs/>
          <w:i/>
          <w:sz w:val="24"/>
          <w:szCs w:val="32"/>
        </w:rPr>
        <w:t>Contraceptive</w:t>
      </w:r>
      <w:proofErr w:type="spellEnd"/>
      <w:r w:rsidRPr="00DC09C7">
        <w:rPr>
          <w:rFonts w:ascii="Souvenir Lt BT" w:hAnsi="Souvenir Lt BT" w:cs="Traditional Arabic"/>
          <w:b/>
          <w:bCs/>
          <w:sz w:val="24"/>
          <w:szCs w:val="32"/>
        </w:rPr>
        <w:t>)</w:t>
      </w:r>
      <w:r w:rsidR="008B4715" w:rsidRPr="00DC09C7">
        <w:rPr>
          <w:rFonts w:ascii="Souvenir Lt BT" w:hAnsi="Souvenir Lt BT" w:cs="Traditional Arabic"/>
          <w:b/>
          <w:bCs/>
          <w:sz w:val="24"/>
          <w:szCs w:val="32"/>
        </w:rPr>
        <w:t>.</w:t>
      </w:r>
    </w:p>
    <w:p w14:paraId="2C5E2247" w14:textId="20359D45" w:rsidR="000D5993" w:rsidRPr="00AB77D5" w:rsidRDefault="000D5993" w:rsidP="009C63B5">
      <w:pPr>
        <w:bidi w:val="0"/>
        <w:spacing w:after="0" w:line="360" w:lineRule="auto"/>
        <w:ind w:firstLine="720"/>
        <w:jc w:val="both"/>
        <w:rPr>
          <w:rFonts w:ascii="Souvenir Lt BT" w:hAnsi="Souvenir Lt BT" w:cs="Traditional Arabic"/>
          <w:sz w:val="24"/>
          <w:szCs w:val="32"/>
        </w:rPr>
      </w:pPr>
      <w:r w:rsidRPr="00AB77D5">
        <w:rPr>
          <w:rFonts w:ascii="Souvenir Lt BT" w:hAnsi="Souvenir Lt BT" w:cs="Traditional Arabic"/>
          <w:sz w:val="24"/>
          <w:szCs w:val="32"/>
        </w:rPr>
        <w:t xml:space="preserve">Obat ini adalah Pil Keluarga Berencana  (KB) atau Pil Penunda kehamilan. Obat ini mengandung dua hormon sekaligus yaitu estrogen dan </w:t>
      </w:r>
      <w:proofErr w:type="spellStart"/>
      <w:r w:rsidRPr="00AB77D5">
        <w:rPr>
          <w:rFonts w:ascii="Souvenir Lt BT" w:hAnsi="Souvenir Lt BT" w:cs="Traditional Arabic"/>
          <w:sz w:val="24"/>
          <w:szCs w:val="32"/>
        </w:rPr>
        <w:t>pregesteron</w:t>
      </w:r>
      <w:proofErr w:type="spellEnd"/>
      <w:r w:rsidRPr="00AB77D5">
        <w:rPr>
          <w:rFonts w:ascii="Souvenir Lt BT" w:hAnsi="Souvenir Lt BT" w:cs="Traditional Arabic"/>
          <w:sz w:val="24"/>
          <w:szCs w:val="32"/>
        </w:rPr>
        <w:t xml:space="preserve">. </w:t>
      </w:r>
      <w:r w:rsidR="00443C07" w:rsidRPr="00503446">
        <w:rPr>
          <w:rFonts w:ascii="Souvenir Lt BT" w:hAnsi="Souvenir Lt BT" w:cs="Traditional Arabic"/>
          <w:sz w:val="24"/>
          <w:szCs w:val="32"/>
        </w:rPr>
        <w:t>Merek</w:t>
      </w:r>
      <w:r w:rsidRPr="00AB77D5">
        <w:rPr>
          <w:rFonts w:ascii="Souvenir Lt BT" w:hAnsi="Souvenir Lt BT" w:cs="Traditional Arabic"/>
          <w:sz w:val="24"/>
          <w:szCs w:val="32"/>
        </w:rPr>
        <w:t xml:space="preserve"> dagang yang mudah ditemukan seperti </w:t>
      </w:r>
      <w:proofErr w:type="spellStart"/>
      <w:r w:rsidRPr="00AB77D5">
        <w:rPr>
          <w:rFonts w:ascii="Souvenir Lt BT" w:hAnsi="Souvenir Lt BT" w:cs="Traditional Arabic"/>
          <w:sz w:val="24"/>
          <w:szCs w:val="32"/>
        </w:rPr>
        <w:t>Microgynon</w:t>
      </w:r>
      <w:proofErr w:type="spellEnd"/>
      <w:r w:rsidRPr="00AB77D5">
        <w:rPr>
          <w:rFonts w:ascii="Souvenir Lt BT" w:hAnsi="Souvenir Lt BT" w:cs="Traditional Arabic"/>
          <w:sz w:val="24"/>
          <w:szCs w:val="32"/>
        </w:rPr>
        <w:t xml:space="preserve">, Yasmin, </w:t>
      </w:r>
      <w:proofErr w:type="spellStart"/>
      <w:r w:rsidRPr="00AB77D5">
        <w:rPr>
          <w:rFonts w:ascii="Souvenir Lt BT" w:hAnsi="Souvenir Lt BT" w:cs="Traditional Arabic"/>
          <w:sz w:val="24"/>
          <w:szCs w:val="32"/>
        </w:rPr>
        <w:t>Yaz</w:t>
      </w:r>
      <w:proofErr w:type="spellEnd"/>
      <w:r w:rsidRPr="00AB77D5">
        <w:rPr>
          <w:rFonts w:ascii="Souvenir Lt BT" w:hAnsi="Souvenir Lt BT" w:cs="Traditional Arabic"/>
          <w:sz w:val="24"/>
          <w:szCs w:val="32"/>
        </w:rPr>
        <w:t>, Diane dan lainnya.</w:t>
      </w:r>
    </w:p>
    <w:p w14:paraId="3255C341" w14:textId="77777777" w:rsidR="000D5993" w:rsidRPr="00AB77D5" w:rsidRDefault="000D5993" w:rsidP="009C63B5">
      <w:pPr>
        <w:bidi w:val="0"/>
        <w:spacing w:after="0" w:line="360" w:lineRule="auto"/>
        <w:ind w:firstLine="720"/>
        <w:jc w:val="both"/>
        <w:rPr>
          <w:rFonts w:ascii="Souvenir Lt BT" w:hAnsi="Souvenir Lt BT" w:cs="Traditional Arabic"/>
          <w:sz w:val="24"/>
          <w:szCs w:val="32"/>
          <w:vertAlign w:val="superscript"/>
        </w:rPr>
      </w:pPr>
      <w:r w:rsidRPr="00AB77D5">
        <w:rPr>
          <w:rFonts w:ascii="Souvenir Lt BT" w:hAnsi="Souvenir Lt BT" w:cs="Traditional Arabic"/>
          <w:sz w:val="24"/>
          <w:szCs w:val="32"/>
        </w:rPr>
        <w:t xml:space="preserve">Dengan diberikan obat pil KB ini dengan dosis dan cara pemakaian yang teratur, termasuk tidak meminum obat yang </w:t>
      </w:r>
      <w:proofErr w:type="spellStart"/>
      <w:r w:rsidRPr="00AB77D5">
        <w:rPr>
          <w:rFonts w:ascii="Souvenir Lt BT" w:hAnsi="Souvenir Lt BT" w:cs="Traditional Arabic"/>
          <w:sz w:val="24"/>
          <w:szCs w:val="32"/>
        </w:rPr>
        <w:t>plasebo</w:t>
      </w:r>
      <w:proofErr w:type="spellEnd"/>
      <w:r w:rsidRPr="00AB77D5">
        <w:rPr>
          <w:rFonts w:ascii="Souvenir Lt BT" w:hAnsi="Souvenir Lt BT" w:cs="Traditional Arabic"/>
          <w:sz w:val="24"/>
          <w:szCs w:val="32"/>
        </w:rPr>
        <w:t>, maka tidak akan terjadi penurunan kadar estrogen dan progesteron dalam darah. Dengan demikian tidak terjadi peluruhan endometrium dan tidak terjadi menstruasi/haid.</w:t>
      </w:r>
      <w:r w:rsidRPr="00AB77D5">
        <w:rPr>
          <w:rFonts w:ascii="Souvenir Lt BT" w:hAnsi="Souvenir Lt BT" w:cs="Traditional Arabic"/>
          <w:sz w:val="24"/>
          <w:szCs w:val="32"/>
          <w:vertAlign w:val="superscript"/>
        </w:rPr>
        <w:t>4</w:t>
      </w:r>
    </w:p>
    <w:p w14:paraId="1F3056B4" w14:textId="1951482E" w:rsidR="000D5993" w:rsidRPr="00DC09C7" w:rsidRDefault="000D5993" w:rsidP="00DC09C7">
      <w:pPr>
        <w:pStyle w:val="DaftarParagraf"/>
        <w:numPr>
          <w:ilvl w:val="0"/>
          <w:numId w:val="76"/>
        </w:numPr>
        <w:pBdr>
          <w:top w:val="none" w:sz="0" w:space="0" w:color="auto"/>
          <w:left w:val="none" w:sz="0" w:space="0" w:color="auto"/>
          <w:bottom w:val="none" w:sz="0" w:space="0" w:color="auto"/>
          <w:right w:val="none" w:sz="0" w:space="0" w:color="auto"/>
          <w:between w:val="none" w:sz="0" w:space="0" w:color="auto"/>
          <w:bar w:val="none" w:sz="0" w:color="auto"/>
        </w:pBdr>
        <w:bidi w:val="0"/>
        <w:spacing w:after="0" w:line="360" w:lineRule="auto"/>
        <w:jc w:val="both"/>
        <w:rPr>
          <w:rFonts w:ascii="Souvenir Lt BT" w:hAnsi="Souvenir Lt BT" w:cs="Traditional Arabic"/>
          <w:b/>
          <w:bCs/>
          <w:sz w:val="24"/>
          <w:szCs w:val="32"/>
        </w:rPr>
      </w:pPr>
      <w:r w:rsidRPr="00DC09C7">
        <w:rPr>
          <w:rFonts w:ascii="Souvenir Lt BT" w:hAnsi="Souvenir Lt BT" w:cs="Traditional Arabic"/>
          <w:b/>
          <w:bCs/>
          <w:sz w:val="24"/>
          <w:szCs w:val="32"/>
        </w:rPr>
        <w:t>Syarat penggunaan pil penunda haid</w:t>
      </w:r>
      <w:r w:rsidR="00443C07" w:rsidRPr="00DC09C7">
        <w:rPr>
          <w:rFonts w:ascii="Souvenir Lt BT" w:hAnsi="Souvenir Lt BT" w:cs="Traditional Arabic"/>
          <w:b/>
          <w:bCs/>
          <w:sz w:val="24"/>
          <w:szCs w:val="32"/>
        </w:rPr>
        <w:t>.</w:t>
      </w:r>
    </w:p>
    <w:p w14:paraId="2C86B397" w14:textId="0606EBB8" w:rsidR="000D5993" w:rsidRPr="00AB77D5" w:rsidRDefault="000D5993" w:rsidP="009C63B5">
      <w:pPr>
        <w:bidi w:val="0"/>
        <w:spacing w:after="0" w:line="360" w:lineRule="auto"/>
        <w:ind w:firstLine="720"/>
        <w:jc w:val="both"/>
        <w:rPr>
          <w:rFonts w:ascii="Souvenir Lt BT" w:hAnsi="Souvenir Lt BT" w:cs="Traditional Arabic"/>
          <w:sz w:val="24"/>
          <w:szCs w:val="32"/>
        </w:rPr>
      </w:pPr>
      <w:r w:rsidRPr="00AB77D5">
        <w:rPr>
          <w:rFonts w:ascii="Souvenir Lt BT" w:hAnsi="Souvenir Lt BT" w:cs="Traditional Arabic"/>
          <w:sz w:val="24"/>
          <w:szCs w:val="32"/>
        </w:rPr>
        <w:t>Untuk mencegah terjadinya proses penurunan (</w:t>
      </w:r>
      <w:proofErr w:type="spellStart"/>
      <w:r w:rsidRPr="00AB77D5">
        <w:rPr>
          <w:rFonts w:ascii="Souvenir Lt BT" w:hAnsi="Souvenir Lt BT" w:cs="Traditional Arabic"/>
          <w:i/>
          <w:sz w:val="24"/>
          <w:szCs w:val="32"/>
        </w:rPr>
        <w:t>withdrawal</w:t>
      </w:r>
      <w:proofErr w:type="spellEnd"/>
      <w:r w:rsidRPr="00AB77D5">
        <w:rPr>
          <w:rFonts w:ascii="Souvenir Lt BT" w:hAnsi="Souvenir Lt BT" w:cs="Traditional Arabic"/>
          <w:sz w:val="24"/>
          <w:szCs w:val="32"/>
        </w:rPr>
        <w:t>) kadar progesteron dan estrogen yang memulai luruhnya endometrium (proses awal haid) dengan memakai obat-obatan, maka ada beberapa hal yang harus diperhatikan sebagai berikut:</w:t>
      </w:r>
    </w:p>
    <w:p w14:paraId="46A4776E" w14:textId="528D9C67" w:rsidR="000D5993" w:rsidRPr="00AB77D5" w:rsidRDefault="000D5993" w:rsidP="00AA5676">
      <w:pPr>
        <w:pStyle w:val="DaftarParagraf"/>
        <w:numPr>
          <w:ilvl w:val="0"/>
          <w:numId w:val="74"/>
        </w:numPr>
        <w:pBdr>
          <w:top w:val="none" w:sz="0" w:space="0" w:color="auto"/>
          <w:left w:val="none" w:sz="0" w:space="0" w:color="auto"/>
          <w:bottom w:val="none" w:sz="0" w:space="0" w:color="auto"/>
          <w:right w:val="none" w:sz="0" w:space="0" w:color="auto"/>
          <w:between w:val="none" w:sz="0" w:space="0" w:color="auto"/>
          <w:bar w:val="none" w:sz="0" w:color="auto"/>
        </w:pBdr>
        <w:bidi w:val="0"/>
        <w:spacing w:after="0" w:line="360" w:lineRule="auto"/>
        <w:jc w:val="both"/>
        <w:rPr>
          <w:rFonts w:ascii="Souvenir Lt BT" w:hAnsi="Souvenir Lt BT" w:cs="Traditional Arabic"/>
          <w:sz w:val="24"/>
          <w:szCs w:val="32"/>
        </w:rPr>
      </w:pPr>
      <w:r w:rsidRPr="00AB77D5">
        <w:rPr>
          <w:rFonts w:ascii="Souvenir Lt BT" w:hAnsi="Souvenir Lt BT" w:cs="Traditional Arabic"/>
          <w:sz w:val="24"/>
          <w:szCs w:val="32"/>
        </w:rPr>
        <w:t>Waktu memulai minum obat harus tepat</w:t>
      </w:r>
      <w:r w:rsidR="00443C07">
        <w:rPr>
          <w:rFonts w:ascii="Souvenir Lt BT" w:hAnsi="Souvenir Lt BT" w:cs="Traditional Arabic"/>
          <w:sz w:val="24"/>
          <w:szCs w:val="32"/>
        </w:rPr>
        <w:t>.</w:t>
      </w:r>
    </w:p>
    <w:p w14:paraId="2E868D0E" w14:textId="77777777" w:rsidR="000D5993" w:rsidRPr="00AB77D5" w:rsidRDefault="000D5993" w:rsidP="009C63B5">
      <w:pPr>
        <w:bidi w:val="0"/>
        <w:spacing w:after="0" w:line="360" w:lineRule="auto"/>
        <w:ind w:firstLine="720"/>
        <w:jc w:val="both"/>
        <w:rPr>
          <w:rFonts w:ascii="Souvenir Lt BT" w:hAnsi="Souvenir Lt BT" w:cs="Traditional Arabic"/>
          <w:sz w:val="24"/>
          <w:szCs w:val="32"/>
        </w:rPr>
      </w:pPr>
      <w:r w:rsidRPr="00AB77D5">
        <w:rPr>
          <w:rFonts w:ascii="Souvenir Lt BT" w:hAnsi="Souvenir Lt BT" w:cs="Traditional Arabic"/>
          <w:sz w:val="24"/>
          <w:szCs w:val="32"/>
        </w:rPr>
        <w:lastRenderedPageBreak/>
        <w:t xml:space="preserve">Jika memakai golongan </w:t>
      </w:r>
      <w:proofErr w:type="spellStart"/>
      <w:r w:rsidRPr="00AB77D5">
        <w:rPr>
          <w:rFonts w:ascii="Souvenir Lt BT" w:hAnsi="Souvenir Lt BT" w:cs="Traditional Arabic"/>
          <w:i/>
          <w:sz w:val="24"/>
          <w:szCs w:val="32"/>
        </w:rPr>
        <w:t>progestin</w:t>
      </w:r>
      <w:proofErr w:type="spellEnd"/>
      <w:r w:rsidRPr="00AB77D5">
        <w:rPr>
          <w:rFonts w:ascii="Souvenir Lt BT" w:hAnsi="Souvenir Lt BT" w:cs="Traditional Arabic"/>
          <w:i/>
          <w:sz w:val="24"/>
          <w:szCs w:val="32"/>
        </w:rPr>
        <w:t xml:space="preserve"> </w:t>
      </w:r>
      <w:proofErr w:type="spellStart"/>
      <w:r w:rsidRPr="00AB77D5">
        <w:rPr>
          <w:rFonts w:ascii="Souvenir Lt BT" w:hAnsi="Souvenir Lt BT" w:cs="Traditional Arabic"/>
          <w:i/>
          <w:sz w:val="24"/>
          <w:szCs w:val="32"/>
        </w:rPr>
        <w:t>only</w:t>
      </w:r>
      <w:proofErr w:type="spellEnd"/>
      <w:r w:rsidRPr="00AB77D5">
        <w:rPr>
          <w:rFonts w:ascii="Souvenir Lt BT" w:hAnsi="Souvenir Lt BT" w:cs="Traditional Arabic"/>
          <w:sz w:val="24"/>
          <w:szCs w:val="32"/>
        </w:rPr>
        <w:t xml:space="preserve">, seperti </w:t>
      </w:r>
      <w:proofErr w:type="spellStart"/>
      <w:r w:rsidRPr="00AB77D5">
        <w:rPr>
          <w:rFonts w:ascii="Souvenir Lt BT" w:hAnsi="Souvenir Lt BT" w:cs="Traditional Arabic"/>
          <w:sz w:val="24"/>
          <w:szCs w:val="32"/>
        </w:rPr>
        <w:t>Primolut</w:t>
      </w:r>
      <w:proofErr w:type="spellEnd"/>
      <w:r w:rsidRPr="00AB77D5">
        <w:rPr>
          <w:rFonts w:ascii="Souvenir Lt BT" w:hAnsi="Souvenir Lt BT" w:cs="Traditional Arabic"/>
          <w:sz w:val="24"/>
          <w:szCs w:val="32"/>
        </w:rPr>
        <w:t xml:space="preserve"> N atau </w:t>
      </w:r>
      <w:proofErr w:type="spellStart"/>
      <w:r w:rsidRPr="00AB77D5">
        <w:rPr>
          <w:rFonts w:ascii="Souvenir Lt BT" w:hAnsi="Souvenir Lt BT" w:cs="Traditional Arabic"/>
          <w:sz w:val="24"/>
          <w:szCs w:val="32"/>
        </w:rPr>
        <w:t>Luthenyl</w:t>
      </w:r>
      <w:proofErr w:type="spellEnd"/>
      <w:r w:rsidRPr="00AB77D5">
        <w:rPr>
          <w:rFonts w:ascii="Souvenir Lt BT" w:hAnsi="Souvenir Lt BT" w:cs="Traditional Arabic"/>
          <w:sz w:val="24"/>
          <w:szCs w:val="32"/>
        </w:rPr>
        <w:t xml:space="preserve"> tablet, maka harus dimulai saat fase </w:t>
      </w:r>
      <w:proofErr w:type="spellStart"/>
      <w:r w:rsidRPr="00AB77D5">
        <w:rPr>
          <w:rFonts w:ascii="Souvenir Lt BT" w:hAnsi="Souvenir Lt BT" w:cs="Traditional Arabic"/>
          <w:sz w:val="24"/>
          <w:szCs w:val="32"/>
        </w:rPr>
        <w:t>midluthelal</w:t>
      </w:r>
      <w:proofErr w:type="spellEnd"/>
      <w:r w:rsidRPr="00AB77D5">
        <w:rPr>
          <w:rFonts w:ascii="Souvenir Lt BT" w:hAnsi="Souvenir Lt BT" w:cs="Traditional Arabic"/>
          <w:sz w:val="24"/>
          <w:szCs w:val="32"/>
        </w:rPr>
        <w:t xml:space="preserve">, sekitar 7-10 hari dari prediksi haid selanjutnya. </w:t>
      </w:r>
    </w:p>
    <w:p w14:paraId="7ADE209C" w14:textId="77777777" w:rsidR="000D5993" w:rsidRPr="00AB77D5" w:rsidRDefault="000D5993" w:rsidP="009C63B5">
      <w:pPr>
        <w:bidi w:val="0"/>
        <w:spacing w:after="0" w:line="360" w:lineRule="auto"/>
        <w:ind w:firstLine="720"/>
        <w:jc w:val="both"/>
        <w:rPr>
          <w:rFonts w:ascii="Souvenir Lt BT" w:hAnsi="Souvenir Lt BT" w:cs="Traditional Arabic"/>
          <w:sz w:val="24"/>
          <w:szCs w:val="32"/>
        </w:rPr>
      </w:pPr>
      <w:r w:rsidRPr="00AB77D5">
        <w:rPr>
          <w:rFonts w:ascii="Souvenir Lt BT" w:hAnsi="Souvenir Lt BT" w:cs="Traditional Arabic"/>
          <w:sz w:val="24"/>
          <w:szCs w:val="32"/>
        </w:rPr>
        <w:t xml:space="preserve">Jika memakai pil KB kombinasi (COC </w:t>
      </w:r>
      <w:proofErr w:type="spellStart"/>
      <w:r w:rsidRPr="00AB77D5">
        <w:rPr>
          <w:rFonts w:ascii="Souvenir Lt BT" w:hAnsi="Souvenir Lt BT" w:cs="Traditional Arabic"/>
          <w:sz w:val="24"/>
          <w:szCs w:val="32"/>
        </w:rPr>
        <w:t>pills</w:t>
      </w:r>
      <w:proofErr w:type="spellEnd"/>
      <w:r w:rsidRPr="00AB77D5">
        <w:rPr>
          <w:rFonts w:ascii="Souvenir Lt BT" w:hAnsi="Souvenir Lt BT" w:cs="Traditional Arabic"/>
          <w:sz w:val="24"/>
          <w:szCs w:val="32"/>
        </w:rPr>
        <w:t>) maka harus dimulai saat fase proliferasi awal yaitu haid sekitar hari 1-3 dari hari keluarnya darah haid..</w:t>
      </w:r>
    </w:p>
    <w:p w14:paraId="3695E84C" w14:textId="1DB5FBDA" w:rsidR="000D5993" w:rsidRPr="00AB77D5" w:rsidRDefault="000D5993" w:rsidP="00AA5676">
      <w:pPr>
        <w:pStyle w:val="DaftarParagraf"/>
        <w:numPr>
          <w:ilvl w:val="0"/>
          <w:numId w:val="74"/>
        </w:numPr>
        <w:pBdr>
          <w:top w:val="none" w:sz="0" w:space="0" w:color="auto"/>
          <w:left w:val="none" w:sz="0" w:space="0" w:color="auto"/>
          <w:bottom w:val="none" w:sz="0" w:space="0" w:color="auto"/>
          <w:right w:val="none" w:sz="0" w:space="0" w:color="auto"/>
          <w:between w:val="none" w:sz="0" w:space="0" w:color="auto"/>
          <w:bar w:val="none" w:sz="0" w:color="auto"/>
        </w:pBdr>
        <w:bidi w:val="0"/>
        <w:spacing w:after="0" w:line="360" w:lineRule="auto"/>
        <w:jc w:val="both"/>
        <w:rPr>
          <w:rFonts w:ascii="Souvenir Lt BT" w:hAnsi="Souvenir Lt BT" w:cs="Traditional Arabic"/>
          <w:sz w:val="24"/>
          <w:szCs w:val="32"/>
        </w:rPr>
      </w:pPr>
      <w:r w:rsidRPr="00AB77D5">
        <w:rPr>
          <w:rFonts w:ascii="Souvenir Lt BT" w:hAnsi="Souvenir Lt BT" w:cs="Traditional Arabic"/>
          <w:sz w:val="24"/>
          <w:szCs w:val="32"/>
        </w:rPr>
        <w:t>Besar dosis harus sesuai</w:t>
      </w:r>
      <w:r w:rsidR="00443C07">
        <w:rPr>
          <w:rFonts w:ascii="Souvenir Lt BT" w:hAnsi="Souvenir Lt BT" w:cs="Traditional Arabic"/>
          <w:sz w:val="24"/>
          <w:szCs w:val="32"/>
        </w:rPr>
        <w:t>.</w:t>
      </w:r>
    </w:p>
    <w:p w14:paraId="2FFD8D8B" w14:textId="51FE87EB" w:rsidR="000D5993" w:rsidRPr="00AB77D5" w:rsidRDefault="000D5993" w:rsidP="009C63B5">
      <w:pPr>
        <w:bidi w:val="0"/>
        <w:spacing w:after="0" w:line="360" w:lineRule="auto"/>
        <w:ind w:firstLine="709"/>
        <w:jc w:val="both"/>
        <w:rPr>
          <w:rFonts w:ascii="Souvenir Lt BT" w:hAnsi="Souvenir Lt BT" w:cs="Traditional Arabic"/>
          <w:sz w:val="24"/>
          <w:szCs w:val="32"/>
        </w:rPr>
      </w:pPr>
      <w:r w:rsidRPr="00AB77D5">
        <w:rPr>
          <w:rFonts w:ascii="Souvenir Lt BT" w:hAnsi="Souvenir Lt BT" w:cs="Traditional Arabic"/>
          <w:sz w:val="24"/>
          <w:szCs w:val="32"/>
        </w:rPr>
        <w:t xml:space="preserve">Setiap obat yang dipakai dosisnya harus disesuaikan dengan kondisi pasien. </w:t>
      </w:r>
      <w:r w:rsidR="002E345F">
        <w:rPr>
          <w:rFonts w:ascii="Souvenir Lt BT" w:hAnsi="Souvenir Lt BT" w:cs="Traditional Arabic"/>
          <w:sz w:val="24"/>
          <w:szCs w:val="32"/>
        </w:rPr>
        <w:t>Di antara</w:t>
      </w:r>
      <w:r w:rsidRPr="00AB77D5">
        <w:rPr>
          <w:rFonts w:ascii="Souvenir Lt BT" w:hAnsi="Souvenir Lt BT" w:cs="Traditional Arabic"/>
          <w:sz w:val="24"/>
          <w:szCs w:val="32"/>
        </w:rPr>
        <w:t xml:space="preserve"> parameter yang menentukan dosis adalah berat badan, luas permukaan tubuh, pemakaian obat-obatan yang saling berinteraksi atau obat pengencer darah, menderita penyakit tertentu (seperti gangguan fungi hati dan </w:t>
      </w:r>
      <w:proofErr w:type="spellStart"/>
      <w:r w:rsidRPr="00AB77D5">
        <w:rPr>
          <w:rFonts w:ascii="Souvenir Lt BT" w:hAnsi="Souvenir Lt BT" w:cs="Traditional Arabic"/>
          <w:sz w:val="24"/>
          <w:szCs w:val="32"/>
        </w:rPr>
        <w:t>liver</w:t>
      </w:r>
      <w:proofErr w:type="spellEnd"/>
      <w:r w:rsidRPr="00AB77D5">
        <w:rPr>
          <w:rFonts w:ascii="Souvenir Lt BT" w:hAnsi="Souvenir Lt BT" w:cs="Traditional Arabic"/>
          <w:sz w:val="24"/>
          <w:szCs w:val="32"/>
        </w:rPr>
        <w:t>). Sebaiknya sebelum menggunakan obat, harus didiskusikan dengan dokter.</w:t>
      </w:r>
    </w:p>
    <w:p w14:paraId="2D2BD07C" w14:textId="3C097562" w:rsidR="000D5993" w:rsidRPr="00AB77D5" w:rsidRDefault="000D5993" w:rsidP="00AA5676">
      <w:pPr>
        <w:pStyle w:val="DaftarParagraf"/>
        <w:numPr>
          <w:ilvl w:val="0"/>
          <w:numId w:val="74"/>
        </w:numPr>
        <w:pBdr>
          <w:top w:val="none" w:sz="0" w:space="0" w:color="auto"/>
          <w:left w:val="none" w:sz="0" w:space="0" w:color="auto"/>
          <w:bottom w:val="none" w:sz="0" w:space="0" w:color="auto"/>
          <w:right w:val="none" w:sz="0" w:space="0" w:color="auto"/>
          <w:between w:val="none" w:sz="0" w:space="0" w:color="auto"/>
          <w:bar w:val="none" w:sz="0" w:color="auto"/>
        </w:pBdr>
        <w:bidi w:val="0"/>
        <w:spacing w:after="0" w:line="360" w:lineRule="auto"/>
        <w:jc w:val="both"/>
        <w:rPr>
          <w:rFonts w:ascii="Souvenir Lt BT" w:hAnsi="Souvenir Lt BT" w:cs="Traditional Arabic"/>
          <w:sz w:val="24"/>
          <w:szCs w:val="32"/>
        </w:rPr>
      </w:pPr>
      <w:r w:rsidRPr="00AB77D5">
        <w:rPr>
          <w:rFonts w:ascii="Souvenir Lt BT" w:hAnsi="Souvenir Lt BT" w:cs="Traditional Arabic"/>
          <w:sz w:val="24"/>
          <w:szCs w:val="32"/>
        </w:rPr>
        <w:t>Keteraturan jadwal minum harus diatur ketat</w:t>
      </w:r>
      <w:r w:rsidR="00AA5676" w:rsidRPr="00AA5676">
        <w:rPr>
          <w:rFonts w:ascii="Souvenir Lt BT" w:hAnsi="Souvenir Lt BT" w:cs="Traditional Arabic"/>
          <w:sz w:val="24"/>
          <w:szCs w:val="32"/>
        </w:rPr>
        <w:t>.</w:t>
      </w:r>
    </w:p>
    <w:p w14:paraId="04E9E75D" w14:textId="77777777" w:rsidR="000D5993" w:rsidRPr="00AB77D5" w:rsidRDefault="000D5993" w:rsidP="009C63B5">
      <w:pPr>
        <w:bidi w:val="0"/>
        <w:spacing w:after="0" w:line="360" w:lineRule="auto"/>
        <w:ind w:firstLine="709"/>
        <w:jc w:val="both"/>
        <w:rPr>
          <w:rFonts w:ascii="Souvenir Lt BT" w:hAnsi="Souvenir Lt BT" w:cs="Traditional Arabic"/>
          <w:sz w:val="24"/>
          <w:szCs w:val="32"/>
          <w:vertAlign w:val="superscript"/>
        </w:rPr>
      </w:pPr>
      <w:r w:rsidRPr="00AB77D5">
        <w:rPr>
          <w:rFonts w:ascii="Souvenir Lt BT" w:hAnsi="Souvenir Lt BT" w:cs="Traditional Arabic"/>
          <w:sz w:val="24"/>
          <w:szCs w:val="32"/>
        </w:rPr>
        <w:t xml:space="preserve">Keteraturan jadwal minum obat sangat mempengaruhi kegagalan dalam penundaan haid, karena masing-masing obat memiliki waktu paruh berbeda-beda sehingga lama jangka waktu obat bekerja juga terbatas. Jika hormon </w:t>
      </w:r>
      <w:proofErr w:type="spellStart"/>
      <w:r w:rsidRPr="00AB77D5">
        <w:rPr>
          <w:rFonts w:ascii="Souvenir Lt BT" w:hAnsi="Souvenir Lt BT" w:cs="Traditional Arabic"/>
          <w:sz w:val="24"/>
          <w:szCs w:val="32"/>
        </w:rPr>
        <w:t>progestin</w:t>
      </w:r>
      <w:proofErr w:type="spellEnd"/>
      <w:r w:rsidRPr="00AB77D5">
        <w:rPr>
          <w:rFonts w:ascii="Souvenir Lt BT" w:hAnsi="Souvenir Lt BT" w:cs="Traditional Arabic"/>
          <w:sz w:val="24"/>
          <w:szCs w:val="32"/>
        </w:rPr>
        <w:t xml:space="preserve"> yang diminum terlambat dari waktunya, maka akan terjadi penurunan kadarnya di dalam darah, sehingga terjadi keluar bercak darah akibat </w:t>
      </w:r>
      <w:proofErr w:type="spellStart"/>
      <w:r w:rsidRPr="00AB77D5">
        <w:rPr>
          <w:rFonts w:ascii="Souvenir Lt BT" w:hAnsi="Souvenir Lt BT" w:cs="Traditional Arabic"/>
          <w:i/>
          <w:sz w:val="24"/>
          <w:szCs w:val="32"/>
        </w:rPr>
        <w:t>withdrawal</w:t>
      </w:r>
      <w:proofErr w:type="spellEnd"/>
      <w:r w:rsidRPr="00AB77D5">
        <w:rPr>
          <w:rFonts w:ascii="Souvenir Lt BT" w:hAnsi="Souvenir Lt BT" w:cs="Traditional Arabic"/>
          <w:i/>
          <w:sz w:val="24"/>
          <w:szCs w:val="32"/>
        </w:rPr>
        <w:t xml:space="preserve"> </w:t>
      </w:r>
      <w:proofErr w:type="spellStart"/>
      <w:r w:rsidRPr="00AB77D5">
        <w:rPr>
          <w:rFonts w:ascii="Souvenir Lt BT" w:hAnsi="Souvenir Lt BT" w:cs="Traditional Arabic"/>
          <w:i/>
          <w:sz w:val="24"/>
          <w:szCs w:val="32"/>
        </w:rPr>
        <w:t>bleeding</w:t>
      </w:r>
      <w:proofErr w:type="spellEnd"/>
      <w:r w:rsidRPr="00AB77D5">
        <w:rPr>
          <w:rFonts w:ascii="Souvenir Lt BT" w:hAnsi="Souvenir Lt BT" w:cs="Traditional Arabic"/>
          <w:sz w:val="24"/>
          <w:szCs w:val="32"/>
        </w:rPr>
        <w:t xml:space="preserve"> (mekanisme haid).</w:t>
      </w:r>
      <w:r w:rsidRPr="00AB77D5">
        <w:rPr>
          <w:rFonts w:ascii="Souvenir Lt BT" w:hAnsi="Souvenir Lt BT" w:cs="Traditional Arabic"/>
          <w:sz w:val="24"/>
          <w:szCs w:val="32"/>
          <w:vertAlign w:val="superscript"/>
        </w:rPr>
        <w:t>4</w:t>
      </w:r>
    </w:p>
    <w:p w14:paraId="1C5D84BF" w14:textId="3D01ECB4" w:rsidR="000D5993" w:rsidRPr="00AB77D5" w:rsidRDefault="000D5993" w:rsidP="00AA5676">
      <w:pPr>
        <w:pStyle w:val="DaftarParagraf"/>
        <w:numPr>
          <w:ilvl w:val="0"/>
          <w:numId w:val="74"/>
        </w:numPr>
        <w:pBdr>
          <w:top w:val="none" w:sz="0" w:space="0" w:color="auto"/>
          <w:left w:val="none" w:sz="0" w:space="0" w:color="auto"/>
          <w:bottom w:val="none" w:sz="0" w:space="0" w:color="auto"/>
          <w:right w:val="none" w:sz="0" w:space="0" w:color="auto"/>
          <w:between w:val="none" w:sz="0" w:space="0" w:color="auto"/>
          <w:bar w:val="none" w:sz="0" w:color="auto"/>
        </w:pBdr>
        <w:bidi w:val="0"/>
        <w:spacing w:after="0" w:line="360" w:lineRule="auto"/>
        <w:jc w:val="both"/>
        <w:rPr>
          <w:rFonts w:ascii="Souvenir Lt BT" w:hAnsi="Souvenir Lt BT" w:cs="Traditional Arabic"/>
          <w:sz w:val="24"/>
          <w:szCs w:val="32"/>
        </w:rPr>
      </w:pPr>
      <w:r w:rsidRPr="00AB77D5">
        <w:rPr>
          <w:rFonts w:ascii="Souvenir Lt BT" w:hAnsi="Souvenir Lt BT" w:cs="Traditional Arabic"/>
          <w:sz w:val="24"/>
          <w:szCs w:val="32"/>
        </w:rPr>
        <w:t>Kondisi kesehatan tertentu</w:t>
      </w:r>
      <w:r w:rsidR="00AA5676" w:rsidRPr="00AA5676">
        <w:rPr>
          <w:rFonts w:ascii="Souvenir Lt BT" w:hAnsi="Souvenir Lt BT" w:cs="Traditional Arabic"/>
          <w:sz w:val="24"/>
          <w:szCs w:val="32"/>
        </w:rPr>
        <w:t>.</w:t>
      </w:r>
    </w:p>
    <w:p w14:paraId="4ABA6270" w14:textId="204F43E8" w:rsidR="000D5993" w:rsidRPr="00AB77D5" w:rsidRDefault="000D5993" w:rsidP="009C63B5">
      <w:pPr>
        <w:bidi w:val="0"/>
        <w:spacing w:after="0" w:line="360" w:lineRule="auto"/>
        <w:ind w:firstLine="709"/>
        <w:jc w:val="both"/>
        <w:rPr>
          <w:rFonts w:ascii="Souvenir Lt BT" w:hAnsi="Souvenir Lt BT" w:cs="Traditional Arabic"/>
          <w:sz w:val="24"/>
          <w:szCs w:val="32"/>
        </w:rPr>
      </w:pPr>
      <w:r w:rsidRPr="00AB77D5">
        <w:rPr>
          <w:rFonts w:ascii="Souvenir Lt BT" w:hAnsi="Souvenir Lt BT" w:cs="Traditional Arabic"/>
          <w:sz w:val="24"/>
          <w:szCs w:val="32"/>
        </w:rPr>
        <w:t xml:space="preserve">Ada beberapa kondisi medis yang bisa menyebabkan obat tidak bekerja optimal, beberapa </w:t>
      </w:r>
      <w:r w:rsidR="002E345F">
        <w:rPr>
          <w:rFonts w:ascii="Souvenir Lt BT" w:hAnsi="Souvenir Lt BT" w:cs="Traditional Arabic"/>
          <w:sz w:val="24"/>
          <w:szCs w:val="32"/>
        </w:rPr>
        <w:t>di antara</w:t>
      </w:r>
      <w:r w:rsidRPr="00AB77D5">
        <w:rPr>
          <w:rFonts w:ascii="Souvenir Lt BT" w:hAnsi="Souvenir Lt BT" w:cs="Traditional Arabic"/>
          <w:sz w:val="24"/>
          <w:szCs w:val="32"/>
        </w:rPr>
        <w:t xml:space="preserve">nya adalah obesitas, penyakit gangguan fungsi </w:t>
      </w:r>
      <w:proofErr w:type="spellStart"/>
      <w:r w:rsidRPr="00AB77D5">
        <w:rPr>
          <w:rFonts w:ascii="Souvenir Lt BT" w:hAnsi="Souvenir Lt BT" w:cs="Traditional Arabic"/>
          <w:sz w:val="24"/>
          <w:szCs w:val="32"/>
        </w:rPr>
        <w:t>liver</w:t>
      </w:r>
      <w:proofErr w:type="spellEnd"/>
      <w:r w:rsidRPr="00AB77D5">
        <w:rPr>
          <w:rFonts w:ascii="Souvenir Lt BT" w:hAnsi="Souvenir Lt BT" w:cs="Traditional Arabic"/>
          <w:sz w:val="24"/>
          <w:szCs w:val="32"/>
        </w:rPr>
        <w:t xml:space="preserve"> dan ginjal, alergi terhadap obat yang diberikan, atau interaksi dengan obat lain yang dikonsumsi.</w:t>
      </w:r>
    </w:p>
    <w:p w14:paraId="59823053" w14:textId="77777777" w:rsidR="00FC26F5" w:rsidRDefault="00FC26F5" w:rsidP="00FC26F5">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360" w:lineRule="auto"/>
        <w:jc w:val="both"/>
        <w:rPr>
          <w:rFonts w:ascii="Souvenir Lt BT" w:hAnsi="Souvenir Lt BT" w:cs="Traditional Arabic"/>
          <w:b/>
          <w:bCs/>
          <w:sz w:val="24"/>
          <w:szCs w:val="32"/>
        </w:rPr>
      </w:pPr>
    </w:p>
    <w:p w14:paraId="6A784494" w14:textId="472A38D3" w:rsidR="00FC26F5" w:rsidRPr="00ED0FA8" w:rsidRDefault="00FC26F5" w:rsidP="00FC26F5">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360" w:lineRule="auto"/>
        <w:jc w:val="both"/>
        <w:rPr>
          <w:rFonts w:ascii="Souvenir Lt BT" w:hAnsi="Souvenir Lt BT" w:cs="Traditional Arabic"/>
          <w:b/>
          <w:bCs/>
          <w:color w:val="EE0000"/>
          <w:sz w:val="24"/>
          <w:szCs w:val="32"/>
        </w:rPr>
      </w:pPr>
      <w:r w:rsidRPr="00ED0FA8">
        <w:rPr>
          <w:rFonts w:ascii="Souvenir Lt BT" w:hAnsi="Souvenir Lt BT" w:cs="Traditional Arabic"/>
          <w:b/>
          <w:bCs/>
          <w:color w:val="EE0000"/>
          <w:sz w:val="24"/>
          <w:szCs w:val="32"/>
        </w:rPr>
        <w:t xml:space="preserve">Nomor </w:t>
      </w:r>
      <w:r w:rsidR="00ED0FA8" w:rsidRPr="00ED0FA8">
        <w:rPr>
          <w:rFonts w:ascii="Souvenir Lt BT" w:hAnsi="Souvenir Lt BT" w:cs="Traditional Arabic"/>
          <w:b/>
          <w:bCs/>
          <w:color w:val="EE0000"/>
          <w:sz w:val="24"/>
          <w:szCs w:val="32"/>
        </w:rPr>
        <w:t>4.10.1.4</w:t>
      </w:r>
    </w:p>
    <w:p w14:paraId="6B5F2E5D" w14:textId="39D2D297" w:rsidR="000D5993" w:rsidRPr="00FC26F5" w:rsidRDefault="000D5993" w:rsidP="00ED0FA8">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360" w:lineRule="auto"/>
        <w:jc w:val="center"/>
        <w:rPr>
          <w:rFonts w:ascii="Souvenir Lt BT" w:hAnsi="Souvenir Lt BT" w:cs="Traditional Arabic"/>
          <w:b/>
          <w:bCs/>
          <w:sz w:val="24"/>
          <w:szCs w:val="32"/>
        </w:rPr>
      </w:pPr>
      <w:r w:rsidRPr="00FC26F5">
        <w:rPr>
          <w:rFonts w:ascii="Souvenir Lt BT" w:hAnsi="Souvenir Lt BT" w:cs="Traditional Arabic"/>
          <w:b/>
          <w:bCs/>
          <w:sz w:val="24"/>
          <w:szCs w:val="32"/>
        </w:rPr>
        <w:t xml:space="preserve">Mekanisme </w:t>
      </w:r>
      <w:r w:rsidR="00AA5676" w:rsidRPr="00FC26F5">
        <w:rPr>
          <w:rFonts w:ascii="Souvenir Lt BT" w:hAnsi="Souvenir Lt BT" w:cs="Traditional Arabic"/>
          <w:b/>
          <w:bCs/>
          <w:sz w:val="24"/>
          <w:szCs w:val="32"/>
        </w:rPr>
        <w:t>Terjadi Bercak Darah/Bercak Hitam Yang Keluar Setelah Minum Obat Penunda Haid</w:t>
      </w:r>
    </w:p>
    <w:p w14:paraId="3D829128" w14:textId="416DB715" w:rsidR="000D5993" w:rsidRPr="00AB77D5" w:rsidRDefault="000D5993" w:rsidP="009C63B5">
      <w:pPr>
        <w:bidi w:val="0"/>
        <w:spacing w:after="0" w:line="360" w:lineRule="auto"/>
        <w:ind w:firstLine="709"/>
        <w:jc w:val="both"/>
        <w:rPr>
          <w:rFonts w:ascii="Souvenir Lt BT" w:hAnsi="Souvenir Lt BT" w:cs="Traditional Arabic"/>
          <w:sz w:val="24"/>
          <w:szCs w:val="32"/>
        </w:rPr>
      </w:pPr>
      <w:r w:rsidRPr="00AB77D5">
        <w:rPr>
          <w:rFonts w:ascii="Souvenir Lt BT" w:hAnsi="Souvenir Lt BT" w:cs="Traditional Arabic"/>
          <w:sz w:val="24"/>
          <w:szCs w:val="32"/>
        </w:rPr>
        <w:t>Perdarahan yang terjadi pada haid/me</w:t>
      </w:r>
      <w:r w:rsidR="00FB5130">
        <w:rPr>
          <w:rFonts w:ascii="Souvenir Lt BT" w:hAnsi="Souvenir Lt BT" w:cs="Traditional Arabic"/>
          <w:sz w:val="24"/>
          <w:szCs w:val="32"/>
        </w:rPr>
        <w:t>n</w:t>
      </w:r>
      <w:r w:rsidRPr="00AB77D5">
        <w:rPr>
          <w:rFonts w:ascii="Souvenir Lt BT" w:hAnsi="Souvenir Lt BT" w:cs="Traditional Arabic"/>
          <w:sz w:val="24"/>
          <w:szCs w:val="32"/>
        </w:rPr>
        <w:t xml:space="preserve">struasi secara mekanisme terjadinya disebut </w:t>
      </w:r>
      <w:proofErr w:type="spellStart"/>
      <w:r w:rsidRPr="00AB77D5">
        <w:rPr>
          <w:rFonts w:ascii="Souvenir Lt BT" w:hAnsi="Souvenir Lt BT" w:cs="Traditional Arabic"/>
          <w:i/>
          <w:sz w:val="24"/>
          <w:szCs w:val="32"/>
        </w:rPr>
        <w:t>withdrawal</w:t>
      </w:r>
      <w:proofErr w:type="spellEnd"/>
      <w:r w:rsidRPr="00AB77D5">
        <w:rPr>
          <w:rFonts w:ascii="Souvenir Lt BT" w:hAnsi="Souvenir Lt BT" w:cs="Traditional Arabic"/>
          <w:i/>
          <w:sz w:val="24"/>
          <w:szCs w:val="32"/>
        </w:rPr>
        <w:t xml:space="preserve"> </w:t>
      </w:r>
      <w:proofErr w:type="spellStart"/>
      <w:r w:rsidRPr="00AB77D5">
        <w:rPr>
          <w:rFonts w:ascii="Souvenir Lt BT" w:hAnsi="Souvenir Lt BT" w:cs="Traditional Arabic"/>
          <w:i/>
          <w:sz w:val="24"/>
          <w:szCs w:val="32"/>
        </w:rPr>
        <w:t>bleeding</w:t>
      </w:r>
      <w:proofErr w:type="spellEnd"/>
      <w:r w:rsidRPr="00AB77D5">
        <w:rPr>
          <w:rFonts w:ascii="Souvenir Lt BT" w:hAnsi="Souvenir Lt BT" w:cs="Traditional Arabic"/>
          <w:sz w:val="24"/>
          <w:szCs w:val="32"/>
        </w:rPr>
        <w:t>, maksudnya adalah luruhnya endometrium lalu keluar menjadi darah haid melalui vagina, yang terjadi akibat penurunan mendadak Progesteron dan Estrogen dalam tubuh wanita.</w:t>
      </w:r>
    </w:p>
    <w:p w14:paraId="5507909C" w14:textId="77777777" w:rsidR="000D5993" w:rsidRPr="00AB77D5" w:rsidRDefault="000D5993" w:rsidP="009C63B5">
      <w:pPr>
        <w:bidi w:val="0"/>
        <w:spacing w:after="0" w:line="360" w:lineRule="auto"/>
        <w:ind w:firstLine="709"/>
        <w:jc w:val="both"/>
        <w:rPr>
          <w:rFonts w:ascii="Souvenir Lt BT" w:hAnsi="Souvenir Lt BT" w:cs="Traditional Arabic"/>
          <w:sz w:val="24"/>
          <w:szCs w:val="32"/>
        </w:rPr>
      </w:pPr>
      <w:r w:rsidRPr="00AB77D5">
        <w:rPr>
          <w:rFonts w:ascii="Souvenir Lt BT" w:hAnsi="Souvenir Lt BT" w:cs="Traditional Arabic"/>
          <w:sz w:val="24"/>
          <w:szCs w:val="32"/>
        </w:rPr>
        <w:lastRenderedPageBreak/>
        <w:t xml:space="preserve">Jika seorang wanita minum pil penunda haid dengan memenuhi syarat-syarat di atas, agar tidak terjadi </w:t>
      </w:r>
      <w:proofErr w:type="spellStart"/>
      <w:r w:rsidRPr="00AB77D5">
        <w:rPr>
          <w:rFonts w:ascii="Souvenir Lt BT" w:hAnsi="Souvenir Lt BT" w:cs="Traditional Arabic"/>
          <w:i/>
          <w:sz w:val="24"/>
          <w:szCs w:val="32"/>
        </w:rPr>
        <w:t>withdrawal</w:t>
      </w:r>
      <w:proofErr w:type="spellEnd"/>
      <w:r w:rsidRPr="00AB77D5">
        <w:rPr>
          <w:rFonts w:ascii="Souvenir Lt BT" w:hAnsi="Souvenir Lt BT" w:cs="Traditional Arabic"/>
          <w:sz w:val="24"/>
          <w:szCs w:val="32"/>
        </w:rPr>
        <w:t xml:space="preserve"> (penurunan) hormon progesteron, maka secara mekanisme keluarnya darah dari vagina diduga bukan akibat penurunan hormon tapi merupakan suatu </w:t>
      </w:r>
      <w:proofErr w:type="spellStart"/>
      <w:r w:rsidRPr="00AB77D5">
        <w:rPr>
          <w:rFonts w:ascii="Souvenir Lt BT" w:hAnsi="Souvenir Lt BT" w:cs="Traditional Arabic"/>
          <w:i/>
          <w:sz w:val="24"/>
          <w:szCs w:val="32"/>
        </w:rPr>
        <w:t>breakthrough</w:t>
      </w:r>
      <w:proofErr w:type="spellEnd"/>
      <w:r w:rsidRPr="00AB77D5">
        <w:rPr>
          <w:rFonts w:ascii="Souvenir Lt BT" w:hAnsi="Souvenir Lt BT" w:cs="Traditional Arabic"/>
          <w:i/>
          <w:sz w:val="24"/>
          <w:szCs w:val="32"/>
        </w:rPr>
        <w:t xml:space="preserve"> </w:t>
      </w:r>
      <w:proofErr w:type="spellStart"/>
      <w:r w:rsidRPr="00AB77D5">
        <w:rPr>
          <w:rFonts w:ascii="Souvenir Lt BT" w:hAnsi="Souvenir Lt BT" w:cs="Traditional Arabic"/>
          <w:i/>
          <w:sz w:val="24"/>
          <w:szCs w:val="32"/>
        </w:rPr>
        <w:t>bleeding</w:t>
      </w:r>
      <w:proofErr w:type="spellEnd"/>
      <w:r w:rsidRPr="00AB77D5">
        <w:rPr>
          <w:rFonts w:ascii="Souvenir Lt BT" w:hAnsi="Souvenir Lt BT" w:cs="Traditional Arabic"/>
          <w:sz w:val="24"/>
          <w:szCs w:val="32"/>
        </w:rPr>
        <w:t xml:space="preserve">. </w:t>
      </w:r>
    </w:p>
    <w:p w14:paraId="1E438BC9" w14:textId="77777777" w:rsidR="000D5993" w:rsidRPr="00AB77D5" w:rsidRDefault="000D5993" w:rsidP="009C63B5">
      <w:pPr>
        <w:bidi w:val="0"/>
        <w:spacing w:after="0" w:line="360" w:lineRule="auto"/>
        <w:ind w:firstLine="709"/>
        <w:jc w:val="both"/>
        <w:rPr>
          <w:rFonts w:ascii="Souvenir Lt BT" w:hAnsi="Souvenir Lt BT" w:cs="Traditional Arabic"/>
          <w:color w:val="000000" w:themeColor="text1"/>
          <w:sz w:val="24"/>
          <w:szCs w:val="32"/>
        </w:rPr>
      </w:pPr>
      <w:r w:rsidRPr="00AB77D5">
        <w:rPr>
          <w:rFonts w:ascii="Souvenir Lt BT" w:hAnsi="Souvenir Lt BT" w:cs="Traditional Arabic"/>
          <w:color w:val="000000" w:themeColor="text1"/>
          <w:sz w:val="24"/>
          <w:szCs w:val="32"/>
        </w:rPr>
        <w:t xml:space="preserve">Hal ini masih merupakan dugaan kuat, karena jika ingin mendapatkan data paling objektif adalah dengan mengukur kadar obat dan hormon progesteron dalam darah pasien. </w:t>
      </w:r>
    </w:p>
    <w:p w14:paraId="20567311" w14:textId="77777777" w:rsidR="000D5993" w:rsidRPr="00AB77D5" w:rsidRDefault="000D5993" w:rsidP="009C63B5">
      <w:pPr>
        <w:bidi w:val="0"/>
        <w:spacing w:after="0" w:line="360" w:lineRule="auto"/>
        <w:ind w:firstLine="709"/>
        <w:jc w:val="both"/>
        <w:rPr>
          <w:rFonts w:ascii="Souvenir Lt BT" w:hAnsi="Souvenir Lt BT" w:cs="Traditional Arabic"/>
          <w:sz w:val="24"/>
          <w:szCs w:val="32"/>
        </w:rPr>
      </w:pPr>
      <w:proofErr w:type="spellStart"/>
      <w:r w:rsidRPr="00AB77D5">
        <w:rPr>
          <w:rFonts w:ascii="Souvenir Lt BT" w:hAnsi="Souvenir Lt BT" w:cs="Traditional Arabic"/>
          <w:i/>
          <w:sz w:val="24"/>
          <w:szCs w:val="32"/>
        </w:rPr>
        <w:t>Breakthrough</w:t>
      </w:r>
      <w:proofErr w:type="spellEnd"/>
      <w:r w:rsidRPr="00AB77D5">
        <w:rPr>
          <w:rFonts w:ascii="Souvenir Lt BT" w:hAnsi="Souvenir Lt BT" w:cs="Traditional Arabic"/>
          <w:i/>
          <w:sz w:val="24"/>
          <w:szCs w:val="32"/>
        </w:rPr>
        <w:t xml:space="preserve"> </w:t>
      </w:r>
      <w:proofErr w:type="spellStart"/>
      <w:r w:rsidRPr="00AB77D5">
        <w:rPr>
          <w:rFonts w:ascii="Souvenir Lt BT" w:hAnsi="Souvenir Lt BT" w:cs="Traditional Arabic"/>
          <w:i/>
          <w:sz w:val="24"/>
          <w:szCs w:val="32"/>
        </w:rPr>
        <w:t>bleeding</w:t>
      </w:r>
      <w:proofErr w:type="spellEnd"/>
      <w:r w:rsidRPr="00AB77D5">
        <w:rPr>
          <w:rFonts w:ascii="Souvenir Lt BT" w:hAnsi="Souvenir Lt BT" w:cs="Traditional Arabic"/>
          <w:sz w:val="24"/>
          <w:szCs w:val="32"/>
        </w:rPr>
        <w:t xml:space="preserve"> adalah keluarnya darah dari rahim (uterus) dengan tidak terjadwal, umumnya pada pengguna pil KB atau pil progesteron. Mekanisme keluarnya darah disebabkan kerapuhan (</w:t>
      </w:r>
      <w:proofErr w:type="spellStart"/>
      <w:r w:rsidRPr="00AB77D5">
        <w:rPr>
          <w:rFonts w:ascii="Souvenir Lt BT" w:hAnsi="Souvenir Lt BT" w:cs="Traditional Arabic"/>
          <w:i/>
          <w:sz w:val="24"/>
          <w:szCs w:val="32"/>
        </w:rPr>
        <w:t>fragilitas</w:t>
      </w:r>
      <w:proofErr w:type="spellEnd"/>
      <w:r w:rsidRPr="00AB77D5">
        <w:rPr>
          <w:rFonts w:ascii="Souvenir Lt BT" w:hAnsi="Souvenir Lt BT" w:cs="Traditional Arabic"/>
          <w:sz w:val="24"/>
          <w:szCs w:val="32"/>
        </w:rPr>
        <w:t xml:space="preserve">) kapiler pada lapisan endometrium. Mekanisme lain yang diduga adalah perubahan faktor </w:t>
      </w:r>
      <w:proofErr w:type="spellStart"/>
      <w:r w:rsidRPr="00AB77D5">
        <w:rPr>
          <w:rFonts w:ascii="Souvenir Lt BT" w:hAnsi="Souvenir Lt BT" w:cs="Traditional Arabic"/>
          <w:sz w:val="24"/>
          <w:szCs w:val="32"/>
        </w:rPr>
        <w:t>angiogenik</w:t>
      </w:r>
      <w:proofErr w:type="spellEnd"/>
      <w:r w:rsidRPr="00AB77D5">
        <w:rPr>
          <w:rFonts w:ascii="Souvenir Lt BT" w:hAnsi="Souvenir Lt BT" w:cs="Traditional Arabic"/>
          <w:sz w:val="24"/>
          <w:szCs w:val="32"/>
        </w:rPr>
        <w:t xml:space="preserve"> lokal, </w:t>
      </w:r>
      <w:proofErr w:type="spellStart"/>
      <w:r w:rsidRPr="00AB77D5">
        <w:rPr>
          <w:rFonts w:ascii="Souvenir Lt BT" w:hAnsi="Souvenir Lt BT" w:cs="Traditional Arabic"/>
          <w:sz w:val="24"/>
          <w:szCs w:val="32"/>
        </w:rPr>
        <w:t>perfusi</w:t>
      </w:r>
      <w:proofErr w:type="spellEnd"/>
      <w:r w:rsidRPr="00AB77D5">
        <w:rPr>
          <w:rFonts w:ascii="Souvenir Lt BT" w:hAnsi="Souvenir Lt BT" w:cs="Traditional Arabic"/>
          <w:sz w:val="24"/>
          <w:szCs w:val="32"/>
        </w:rPr>
        <w:t xml:space="preserve"> dan integritas struktur pada endometrium.</w:t>
      </w:r>
      <w:r w:rsidRPr="00AB77D5">
        <w:rPr>
          <w:rFonts w:ascii="Souvenir Lt BT" w:hAnsi="Souvenir Lt BT" w:cs="Traditional Arabic"/>
          <w:sz w:val="24"/>
          <w:szCs w:val="32"/>
          <w:vertAlign w:val="superscript"/>
        </w:rPr>
        <w:t>5</w:t>
      </w:r>
      <w:r w:rsidRPr="00AB77D5">
        <w:rPr>
          <w:rFonts w:ascii="Souvenir Lt BT" w:hAnsi="Souvenir Lt BT" w:cs="Traditional Arabic"/>
          <w:sz w:val="24"/>
          <w:szCs w:val="32"/>
        </w:rPr>
        <w:t xml:space="preserve"> </w:t>
      </w:r>
    </w:p>
    <w:p w14:paraId="2F890CDF" w14:textId="412AFE41" w:rsidR="000D5993" w:rsidRPr="00AB77D5" w:rsidRDefault="000D5993" w:rsidP="009C63B5">
      <w:pPr>
        <w:bidi w:val="0"/>
        <w:spacing w:after="0" w:line="360" w:lineRule="auto"/>
        <w:ind w:firstLine="709"/>
        <w:jc w:val="both"/>
        <w:rPr>
          <w:rFonts w:ascii="Souvenir Lt BT" w:hAnsi="Souvenir Lt BT" w:cs="Traditional Arabic"/>
          <w:sz w:val="24"/>
          <w:szCs w:val="32"/>
        </w:rPr>
      </w:pPr>
      <w:proofErr w:type="spellStart"/>
      <w:r w:rsidRPr="00AB77D5">
        <w:rPr>
          <w:rFonts w:ascii="Souvenir Lt BT" w:hAnsi="Souvenir Lt BT" w:cs="Traditional Arabic"/>
          <w:i/>
          <w:sz w:val="24"/>
          <w:szCs w:val="32"/>
        </w:rPr>
        <w:t>Breakthrough</w:t>
      </w:r>
      <w:proofErr w:type="spellEnd"/>
      <w:r w:rsidRPr="00AB77D5">
        <w:rPr>
          <w:rFonts w:ascii="Souvenir Lt BT" w:hAnsi="Souvenir Lt BT" w:cs="Traditional Arabic"/>
          <w:i/>
          <w:sz w:val="24"/>
          <w:szCs w:val="32"/>
        </w:rPr>
        <w:t xml:space="preserve"> </w:t>
      </w:r>
      <w:proofErr w:type="spellStart"/>
      <w:r w:rsidRPr="00AB77D5">
        <w:rPr>
          <w:rFonts w:ascii="Souvenir Lt BT" w:hAnsi="Souvenir Lt BT" w:cs="Traditional Arabic"/>
          <w:i/>
          <w:sz w:val="24"/>
          <w:szCs w:val="32"/>
        </w:rPr>
        <w:t>bleeding</w:t>
      </w:r>
      <w:proofErr w:type="spellEnd"/>
      <w:r w:rsidRPr="00AB77D5">
        <w:rPr>
          <w:rFonts w:ascii="Souvenir Lt BT" w:hAnsi="Souvenir Lt BT" w:cs="Traditional Arabic"/>
          <w:sz w:val="24"/>
          <w:szCs w:val="32"/>
        </w:rPr>
        <w:t xml:space="preserve"> ini cukup sering terjadi, sekitar 20% pada pengguna pil KB kombinasi. Sedangkan pada pengguna pil </w:t>
      </w:r>
      <w:proofErr w:type="spellStart"/>
      <w:r w:rsidRPr="00AB77D5">
        <w:rPr>
          <w:rFonts w:ascii="Souvenir Lt BT" w:hAnsi="Souvenir Lt BT" w:cs="Traditional Arabic"/>
          <w:i/>
          <w:sz w:val="24"/>
          <w:szCs w:val="32"/>
        </w:rPr>
        <w:t>progestin</w:t>
      </w:r>
      <w:proofErr w:type="spellEnd"/>
      <w:r w:rsidRPr="00AB77D5">
        <w:rPr>
          <w:rFonts w:ascii="Souvenir Lt BT" w:hAnsi="Souvenir Lt BT" w:cs="Traditional Arabic"/>
          <w:i/>
          <w:sz w:val="24"/>
          <w:szCs w:val="32"/>
        </w:rPr>
        <w:t xml:space="preserve"> </w:t>
      </w:r>
      <w:proofErr w:type="spellStart"/>
      <w:r w:rsidRPr="00AB77D5">
        <w:rPr>
          <w:rFonts w:ascii="Souvenir Lt BT" w:hAnsi="Souvenir Lt BT" w:cs="Traditional Arabic"/>
          <w:i/>
          <w:sz w:val="24"/>
          <w:szCs w:val="32"/>
        </w:rPr>
        <w:t>only</w:t>
      </w:r>
      <w:proofErr w:type="spellEnd"/>
      <w:r w:rsidRPr="00AB77D5">
        <w:rPr>
          <w:rFonts w:ascii="Souvenir Lt BT" w:hAnsi="Souvenir Lt BT" w:cs="Traditional Arabic"/>
          <w:sz w:val="24"/>
          <w:szCs w:val="32"/>
        </w:rPr>
        <w:t xml:space="preserve"> sekitar 10-15%.</w:t>
      </w:r>
      <w:r w:rsidRPr="00AB77D5">
        <w:rPr>
          <w:rFonts w:ascii="Souvenir Lt BT" w:hAnsi="Souvenir Lt BT" w:cs="Traditional Arabic"/>
          <w:sz w:val="24"/>
          <w:szCs w:val="32"/>
          <w:vertAlign w:val="superscript"/>
        </w:rPr>
        <w:t>5</w:t>
      </w:r>
      <w:r w:rsidRPr="00AB77D5">
        <w:rPr>
          <w:rFonts w:ascii="Souvenir Lt BT" w:hAnsi="Souvenir Lt BT" w:cs="Traditional Arabic"/>
          <w:sz w:val="24"/>
          <w:szCs w:val="32"/>
        </w:rPr>
        <w:t xml:space="preserve"> Sehingga perlu dilakukan edukasi kepada </w:t>
      </w:r>
      <w:r w:rsidR="00037DD9">
        <w:rPr>
          <w:rFonts w:ascii="Souvenir Lt BT" w:hAnsi="Souvenir Lt BT" w:cs="Traditional Arabic"/>
          <w:sz w:val="24"/>
          <w:szCs w:val="32"/>
        </w:rPr>
        <w:t>jamaah</w:t>
      </w:r>
      <w:r w:rsidRPr="00AB77D5">
        <w:rPr>
          <w:rFonts w:ascii="Souvenir Lt BT" w:hAnsi="Souvenir Lt BT" w:cs="Traditional Arabic"/>
          <w:sz w:val="24"/>
          <w:szCs w:val="32"/>
        </w:rPr>
        <w:t xml:space="preserve"> Haji dan </w:t>
      </w:r>
      <w:r w:rsidR="00C5041D">
        <w:rPr>
          <w:rFonts w:ascii="Souvenir Lt BT" w:hAnsi="Souvenir Lt BT" w:cs="Traditional Arabic"/>
          <w:sz w:val="24"/>
          <w:szCs w:val="32"/>
        </w:rPr>
        <w:t>Umrah</w:t>
      </w:r>
      <w:r w:rsidRPr="00AB77D5">
        <w:rPr>
          <w:rFonts w:ascii="Souvenir Lt BT" w:hAnsi="Souvenir Lt BT" w:cs="Traditional Arabic"/>
          <w:sz w:val="24"/>
          <w:szCs w:val="32"/>
        </w:rPr>
        <w:t xml:space="preserve"> agar bisa memahami kondisi efek samping dalam pemakaian obat-obatan ini.</w:t>
      </w:r>
    </w:p>
    <w:p w14:paraId="37BF9B9B" w14:textId="78AD64B3" w:rsidR="000D5993" w:rsidRPr="00AA5676" w:rsidRDefault="00AA5676" w:rsidP="00AA5676">
      <w:pPr>
        <w:bidi w:val="0"/>
        <w:spacing w:after="0" w:line="360" w:lineRule="auto"/>
        <w:jc w:val="both"/>
        <w:rPr>
          <w:rFonts w:ascii="Souvenir Lt BT" w:hAnsi="Souvenir Lt BT" w:cs="Traditional Arabic"/>
          <w:b/>
          <w:bCs/>
          <w:sz w:val="24"/>
          <w:szCs w:val="32"/>
        </w:rPr>
      </w:pPr>
      <w:r w:rsidRPr="00AA5676">
        <w:rPr>
          <w:rFonts w:ascii="Souvenir Lt BT" w:hAnsi="Souvenir Lt BT" w:cs="Traditional Arabic"/>
          <w:b/>
          <w:bCs/>
          <w:sz w:val="24"/>
          <w:szCs w:val="32"/>
        </w:rPr>
        <w:t>Kesimpulan</w:t>
      </w:r>
      <w:r>
        <w:rPr>
          <w:rFonts w:ascii="Souvenir Lt BT" w:hAnsi="Souvenir Lt BT" w:cs="Traditional Arabic"/>
          <w:b/>
          <w:bCs/>
          <w:sz w:val="24"/>
          <w:szCs w:val="32"/>
        </w:rPr>
        <w:t>:</w:t>
      </w:r>
    </w:p>
    <w:p w14:paraId="4CC165EB" w14:textId="2DEB11AB" w:rsidR="000D5993" w:rsidRPr="00AB77D5" w:rsidRDefault="000D5993" w:rsidP="009C63B5">
      <w:pPr>
        <w:bidi w:val="0"/>
        <w:spacing w:after="0" w:line="360" w:lineRule="auto"/>
        <w:ind w:firstLine="709"/>
        <w:jc w:val="both"/>
        <w:rPr>
          <w:rFonts w:ascii="Souvenir Lt BT" w:hAnsi="Souvenir Lt BT" w:cs="Traditional Arabic"/>
          <w:sz w:val="24"/>
          <w:szCs w:val="32"/>
        </w:rPr>
      </w:pPr>
      <w:r w:rsidRPr="00AB77D5">
        <w:rPr>
          <w:rFonts w:ascii="Souvenir Lt BT" w:hAnsi="Souvenir Lt BT" w:cs="Traditional Arabic"/>
          <w:sz w:val="24"/>
          <w:szCs w:val="32"/>
        </w:rPr>
        <w:t xml:space="preserve">Haid/Menstruasi terjadi keluar darah dari rahim dengan mekanisme </w:t>
      </w:r>
      <w:proofErr w:type="spellStart"/>
      <w:r w:rsidRPr="00AB77D5">
        <w:rPr>
          <w:rFonts w:ascii="Souvenir Lt BT" w:hAnsi="Souvenir Lt BT" w:cs="Traditional Arabic"/>
          <w:i/>
          <w:sz w:val="24"/>
          <w:szCs w:val="32"/>
        </w:rPr>
        <w:t>withdrawal</w:t>
      </w:r>
      <w:proofErr w:type="spellEnd"/>
      <w:r w:rsidRPr="00AB77D5">
        <w:rPr>
          <w:rFonts w:ascii="Souvenir Lt BT" w:hAnsi="Souvenir Lt BT" w:cs="Traditional Arabic"/>
          <w:i/>
          <w:sz w:val="24"/>
          <w:szCs w:val="32"/>
        </w:rPr>
        <w:t xml:space="preserve"> </w:t>
      </w:r>
      <w:proofErr w:type="spellStart"/>
      <w:r w:rsidRPr="00AB77D5">
        <w:rPr>
          <w:rFonts w:ascii="Souvenir Lt BT" w:hAnsi="Souvenir Lt BT" w:cs="Traditional Arabic"/>
          <w:i/>
          <w:sz w:val="24"/>
          <w:szCs w:val="32"/>
        </w:rPr>
        <w:t>bleeding</w:t>
      </w:r>
      <w:proofErr w:type="spellEnd"/>
      <w:r w:rsidRPr="00AB77D5">
        <w:rPr>
          <w:rFonts w:ascii="Souvenir Lt BT" w:hAnsi="Souvenir Lt BT" w:cs="Traditional Arabic"/>
          <w:sz w:val="24"/>
          <w:szCs w:val="32"/>
        </w:rPr>
        <w:t xml:space="preserve">. Sedangkan pada pasien pengguna pil penunda haid atau pil kontrasepsi mekanisme yang terjadi berbeda yaitu </w:t>
      </w:r>
      <w:proofErr w:type="spellStart"/>
      <w:r w:rsidRPr="00AB77D5">
        <w:rPr>
          <w:rFonts w:ascii="Souvenir Lt BT" w:hAnsi="Souvenir Lt BT" w:cs="Traditional Arabic"/>
          <w:i/>
          <w:sz w:val="24"/>
          <w:szCs w:val="32"/>
        </w:rPr>
        <w:t>Breakthough</w:t>
      </w:r>
      <w:proofErr w:type="spellEnd"/>
      <w:r w:rsidRPr="00AB77D5">
        <w:rPr>
          <w:rFonts w:ascii="Souvenir Lt BT" w:hAnsi="Souvenir Lt BT" w:cs="Traditional Arabic"/>
          <w:i/>
          <w:sz w:val="24"/>
          <w:szCs w:val="32"/>
        </w:rPr>
        <w:t xml:space="preserve"> </w:t>
      </w:r>
      <w:proofErr w:type="spellStart"/>
      <w:r w:rsidRPr="00AB77D5">
        <w:rPr>
          <w:rFonts w:ascii="Souvenir Lt BT" w:hAnsi="Souvenir Lt BT" w:cs="Traditional Arabic"/>
          <w:i/>
          <w:sz w:val="24"/>
          <w:szCs w:val="32"/>
        </w:rPr>
        <w:t>bleeding</w:t>
      </w:r>
      <w:proofErr w:type="spellEnd"/>
      <w:r w:rsidRPr="00AB77D5">
        <w:rPr>
          <w:rFonts w:ascii="Souvenir Lt BT" w:hAnsi="Souvenir Lt BT" w:cs="Traditional Arabic"/>
          <w:sz w:val="24"/>
          <w:szCs w:val="32"/>
        </w:rPr>
        <w:t xml:space="preserve">. Namun untuk menegakkan ini bukanlah suatu </w:t>
      </w:r>
      <w:proofErr w:type="spellStart"/>
      <w:r w:rsidRPr="00AB77D5">
        <w:rPr>
          <w:rFonts w:ascii="Souvenir Lt BT" w:hAnsi="Souvenir Lt BT" w:cs="Traditional Arabic"/>
          <w:i/>
          <w:sz w:val="24"/>
          <w:szCs w:val="32"/>
        </w:rPr>
        <w:t>withdrawal</w:t>
      </w:r>
      <w:proofErr w:type="spellEnd"/>
      <w:r w:rsidRPr="00AB77D5">
        <w:rPr>
          <w:rFonts w:ascii="Souvenir Lt BT" w:hAnsi="Souvenir Lt BT" w:cs="Traditional Arabic"/>
          <w:i/>
          <w:sz w:val="24"/>
          <w:szCs w:val="32"/>
        </w:rPr>
        <w:t xml:space="preserve"> </w:t>
      </w:r>
      <w:proofErr w:type="spellStart"/>
      <w:r w:rsidRPr="00AB77D5">
        <w:rPr>
          <w:rFonts w:ascii="Souvenir Lt BT" w:hAnsi="Souvenir Lt BT" w:cs="Traditional Arabic"/>
          <w:i/>
          <w:sz w:val="24"/>
          <w:szCs w:val="32"/>
        </w:rPr>
        <w:t>bleeding</w:t>
      </w:r>
      <w:proofErr w:type="spellEnd"/>
      <w:r w:rsidRPr="00AB77D5">
        <w:rPr>
          <w:rFonts w:ascii="Souvenir Lt BT" w:hAnsi="Souvenir Lt BT" w:cs="Traditional Arabic"/>
          <w:sz w:val="24"/>
          <w:szCs w:val="32"/>
        </w:rPr>
        <w:t xml:space="preserve"> perlu dievaluasi secara teliti setiap </w:t>
      </w:r>
      <w:r w:rsidR="00037DD9">
        <w:rPr>
          <w:rFonts w:ascii="Souvenir Lt BT" w:hAnsi="Souvenir Lt BT" w:cs="Traditional Arabic"/>
          <w:sz w:val="24"/>
          <w:szCs w:val="32"/>
        </w:rPr>
        <w:t>jamaah</w:t>
      </w:r>
      <w:r w:rsidRPr="00AB77D5">
        <w:rPr>
          <w:rFonts w:ascii="Souvenir Lt BT" w:hAnsi="Souvenir Lt BT" w:cs="Traditional Arabic"/>
          <w:sz w:val="24"/>
          <w:szCs w:val="32"/>
        </w:rPr>
        <w:t xml:space="preserve"> tentang kapan memulai minum obat, dosis, keteraturan dan kondisi-kondisi medis yang terkait.  Dengan demikian setiap </w:t>
      </w:r>
      <w:r w:rsidR="00037DD9">
        <w:rPr>
          <w:rFonts w:ascii="Souvenir Lt BT" w:hAnsi="Souvenir Lt BT" w:cs="Traditional Arabic"/>
          <w:sz w:val="24"/>
          <w:szCs w:val="32"/>
        </w:rPr>
        <w:t>jamaah</w:t>
      </w:r>
      <w:r w:rsidRPr="00AB77D5">
        <w:rPr>
          <w:rFonts w:ascii="Souvenir Lt BT" w:hAnsi="Souvenir Lt BT" w:cs="Traditional Arabic"/>
          <w:sz w:val="24"/>
          <w:szCs w:val="32"/>
        </w:rPr>
        <w:t xml:space="preserve"> walaupun sama-sama </w:t>
      </w:r>
      <w:r w:rsidR="00BB449B">
        <w:rPr>
          <w:rFonts w:ascii="Souvenir Lt BT" w:hAnsi="Souvenir Lt BT" w:cs="Traditional Arabic"/>
          <w:sz w:val="24"/>
          <w:szCs w:val="32"/>
        </w:rPr>
        <w:t>mengonsumsi</w:t>
      </w:r>
      <w:r w:rsidRPr="00AB77D5">
        <w:rPr>
          <w:rFonts w:ascii="Souvenir Lt BT" w:hAnsi="Souvenir Lt BT" w:cs="Traditional Arabic"/>
          <w:sz w:val="24"/>
          <w:szCs w:val="32"/>
        </w:rPr>
        <w:t xml:space="preserve"> obat penunda haid, bisa saja terjadi perbedaan dalam evaluasi mekanisme perdarahan yang terjadi.</w:t>
      </w:r>
    </w:p>
    <w:p w14:paraId="326FD5B1" w14:textId="06E231C3" w:rsidR="000D5993" w:rsidRPr="00AB77D5" w:rsidRDefault="000D5993" w:rsidP="009C63B5">
      <w:pPr>
        <w:bidi w:val="0"/>
        <w:spacing w:after="0" w:line="360" w:lineRule="auto"/>
        <w:ind w:firstLine="709"/>
        <w:jc w:val="both"/>
        <w:rPr>
          <w:rFonts w:ascii="Souvenir Lt BT" w:hAnsi="Souvenir Lt BT" w:cs="Traditional Arabic"/>
          <w:sz w:val="24"/>
          <w:szCs w:val="32"/>
        </w:rPr>
      </w:pPr>
      <w:r w:rsidRPr="00AB77D5">
        <w:rPr>
          <w:rFonts w:ascii="Souvenir Lt BT" w:hAnsi="Souvenir Lt BT" w:cs="Traditional Arabic"/>
          <w:sz w:val="24"/>
          <w:szCs w:val="32"/>
        </w:rPr>
        <w:t xml:space="preserve">Makalah ini hanya memaparkan perbedaan mekanisme perdarahan yang terjadi pada kedua kondisi di atas, dengan tujuan dapat sedikit membantu </w:t>
      </w:r>
      <w:r w:rsidR="00037DD9">
        <w:rPr>
          <w:rFonts w:ascii="Souvenir Lt BT" w:hAnsi="Souvenir Lt BT" w:cs="Traditional Arabic"/>
          <w:sz w:val="24"/>
          <w:szCs w:val="32"/>
        </w:rPr>
        <w:t>u</w:t>
      </w:r>
      <w:r w:rsidR="00037DD9" w:rsidRPr="00503446">
        <w:rPr>
          <w:rFonts w:ascii="Souvenir Lt BT" w:hAnsi="Souvenir Lt BT" w:cs="Traditional Arabic"/>
          <w:sz w:val="24"/>
          <w:szCs w:val="32"/>
        </w:rPr>
        <w:t>staz</w:t>
      </w:r>
      <w:r w:rsidRPr="00AB77D5">
        <w:rPr>
          <w:rFonts w:ascii="Souvenir Lt BT" w:hAnsi="Souvenir Lt BT" w:cs="Traditional Arabic"/>
          <w:sz w:val="24"/>
          <w:szCs w:val="32"/>
        </w:rPr>
        <w:t xml:space="preserve"> atau pembimbing ibadah dalam memberikan fatwa/arahan terhadap kondisi </w:t>
      </w:r>
      <w:r w:rsidR="0071381F" w:rsidRPr="00503446">
        <w:rPr>
          <w:rFonts w:ascii="Souvenir Lt BT" w:hAnsi="Souvenir Lt BT" w:cs="Traditional Arabic"/>
          <w:sz w:val="24"/>
          <w:szCs w:val="32"/>
        </w:rPr>
        <w:t>j</w:t>
      </w:r>
      <w:r w:rsidR="00037DD9">
        <w:rPr>
          <w:rFonts w:ascii="Souvenir Lt BT" w:hAnsi="Souvenir Lt BT" w:cs="Traditional Arabic"/>
          <w:sz w:val="24"/>
          <w:szCs w:val="32"/>
        </w:rPr>
        <w:t>a</w:t>
      </w:r>
      <w:r w:rsidR="0071381F" w:rsidRPr="00503446">
        <w:rPr>
          <w:rFonts w:ascii="Souvenir Lt BT" w:hAnsi="Souvenir Lt BT" w:cs="Traditional Arabic"/>
          <w:sz w:val="24"/>
          <w:szCs w:val="32"/>
        </w:rPr>
        <w:t>maah</w:t>
      </w:r>
      <w:r w:rsidRPr="00AB77D5">
        <w:rPr>
          <w:rFonts w:ascii="Souvenir Lt BT" w:hAnsi="Souvenir Lt BT" w:cs="Traditional Arabic"/>
          <w:sz w:val="24"/>
          <w:szCs w:val="32"/>
        </w:rPr>
        <w:t>.</w:t>
      </w:r>
      <w:r w:rsidR="009339C9">
        <w:rPr>
          <w:rStyle w:val="ReferensiCatatanKaki"/>
          <w:rFonts w:ascii="Souvenir Lt BT" w:hAnsi="Souvenir Lt BT" w:cs="Traditional Arabic"/>
          <w:sz w:val="24"/>
          <w:szCs w:val="32"/>
        </w:rPr>
        <w:footnoteReference w:id="60"/>
      </w:r>
    </w:p>
    <w:p w14:paraId="1BDDAF9B" w14:textId="77777777" w:rsidR="00922A8A" w:rsidRPr="00ED0FA8" w:rsidRDefault="00922A8A" w:rsidP="009C63B5">
      <w:pPr>
        <w:bidi w:val="0"/>
        <w:spacing w:after="0"/>
        <w:jc w:val="both"/>
        <w:rPr>
          <w:rFonts w:ascii="Souvenir Lt BT" w:hAnsi="Souvenir Lt BT" w:cs="Traditional Arabic"/>
          <w:b/>
          <w:bCs/>
          <w:color w:val="000000" w:themeColor="text1"/>
          <w:sz w:val="24"/>
          <w:szCs w:val="32"/>
        </w:rPr>
      </w:pPr>
    </w:p>
    <w:p w14:paraId="22A68522" w14:textId="030A6FC3" w:rsidR="00922A8A" w:rsidRPr="00AB77D5" w:rsidRDefault="00ED0FA8" w:rsidP="00ED0FA8">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center"/>
        <w:rPr>
          <w:rFonts w:ascii="Souvenir Lt BT" w:hAnsi="Souvenir Lt BT" w:cs="Traditional Arabic"/>
          <w:b/>
          <w:bCs/>
          <w:sz w:val="24"/>
          <w:szCs w:val="32"/>
        </w:rPr>
      </w:pPr>
      <w:r>
        <w:rPr>
          <w:rFonts w:ascii="Souvenir Lt BT" w:hAnsi="Souvenir Lt BT" w:cs="Traditional Arabic"/>
          <w:sz w:val="24"/>
          <w:szCs w:val="32"/>
        </w:rPr>
        <w:t>***</w:t>
      </w:r>
      <w:r w:rsidR="00922A8A" w:rsidRPr="00AB77D5">
        <w:rPr>
          <w:rFonts w:ascii="Souvenir Lt BT" w:hAnsi="Souvenir Lt BT" w:cs="Traditional Arabic"/>
          <w:b/>
          <w:bCs/>
          <w:sz w:val="24"/>
          <w:szCs w:val="32"/>
        </w:rPr>
        <w:br w:type="page"/>
      </w:r>
    </w:p>
    <w:p w14:paraId="05491B60" w14:textId="61FCC5DD" w:rsidR="00686E6C" w:rsidRPr="00686E6C" w:rsidRDefault="00686E6C" w:rsidP="00E76AE7">
      <w:pPr>
        <w:bidi w:val="0"/>
        <w:spacing w:after="0"/>
        <w:ind w:firstLine="360"/>
        <w:jc w:val="both"/>
        <w:rPr>
          <w:rFonts w:ascii="Souvenir Lt BT" w:hAnsi="Souvenir Lt BT" w:cs="Traditional Arabic"/>
          <w:sz w:val="24"/>
          <w:szCs w:val="32"/>
        </w:rPr>
      </w:pPr>
      <w:r w:rsidRPr="00686E6C">
        <w:rPr>
          <w:rFonts w:ascii="Souvenir Lt BT" w:hAnsi="Souvenir Lt BT" w:cs="Traditional Arabic"/>
          <w:b/>
          <w:bCs/>
          <w:sz w:val="24"/>
          <w:szCs w:val="32"/>
        </w:rPr>
        <w:lastRenderedPageBreak/>
        <w:t xml:space="preserve">Pertanyaan 3: </w:t>
      </w:r>
      <w:r w:rsidRPr="00686E6C">
        <w:rPr>
          <w:rFonts w:ascii="Souvenir Lt BT" w:hAnsi="Souvenir Lt BT" w:cs="Traditional Arabic"/>
          <w:sz w:val="24"/>
          <w:szCs w:val="32"/>
        </w:rPr>
        <w:t xml:space="preserve">Apakah </w:t>
      </w:r>
      <w:r w:rsidR="006666CC" w:rsidRPr="00AB77D5">
        <w:rPr>
          <w:rFonts w:ascii="Souvenir Lt BT" w:hAnsi="Souvenir Lt BT" w:cs="Traditional Arabic"/>
          <w:sz w:val="24"/>
          <w:szCs w:val="32"/>
        </w:rPr>
        <w:t>w</w:t>
      </w:r>
      <w:r w:rsidRPr="00686E6C">
        <w:rPr>
          <w:rFonts w:ascii="Souvenir Lt BT" w:hAnsi="Souvenir Lt BT" w:cs="Traditional Arabic"/>
          <w:sz w:val="24"/>
          <w:szCs w:val="32"/>
        </w:rPr>
        <w:t xml:space="preserve">anita yang </w:t>
      </w:r>
      <w:r w:rsidR="006666CC" w:rsidRPr="00AB77D5">
        <w:rPr>
          <w:rFonts w:ascii="Souvenir Lt BT" w:hAnsi="Souvenir Lt BT" w:cs="Traditional Arabic"/>
          <w:sz w:val="24"/>
          <w:szCs w:val="32"/>
        </w:rPr>
        <w:t>h</w:t>
      </w:r>
      <w:r w:rsidRPr="00686E6C">
        <w:rPr>
          <w:rFonts w:ascii="Souvenir Lt BT" w:hAnsi="Souvenir Lt BT" w:cs="Traditional Arabic"/>
          <w:sz w:val="24"/>
          <w:szCs w:val="32"/>
        </w:rPr>
        <w:t xml:space="preserve">aid dan </w:t>
      </w:r>
      <w:r w:rsidR="006666CC" w:rsidRPr="00AB77D5">
        <w:rPr>
          <w:rFonts w:ascii="Souvenir Lt BT" w:hAnsi="Souvenir Lt BT" w:cs="Traditional Arabic"/>
          <w:sz w:val="24"/>
          <w:szCs w:val="32"/>
        </w:rPr>
        <w:t>t</w:t>
      </w:r>
      <w:r w:rsidRPr="00686E6C">
        <w:rPr>
          <w:rFonts w:ascii="Souvenir Lt BT" w:hAnsi="Souvenir Lt BT" w:cs="Traditional Arabic"/>
          <w:sz w:val="24"/>
          <w:szCs w:val="32"/>
        </w:rPr>
        <w:t xml:space="preserve">iba di Madinah </w:t>
      </w:r>
      <w:r w:rsidR="006666CC" w:rsidRPr="00AB77D5">
        <w:rPr>
          <w:rFonts w:ascii="Souvenir Lt BT" w:hAnsi="Souvenir Lt BT" w:cs="Traditional Arabic"/>
          <w:sz w:val="24"/>
          <w:szCs w:val="32"/>
        </w:rPr>
        <w:t>b</w:t>
      </w:r>
      <w:r w:rsidRPr="00686E6C">
        <w:rPr>
          <w:rFonts w:ascii="Souvenir Lt BT" w:hAnsi="Souvenir Lt BT" w:cs="Traditional Arabic"/>
          <w:sz w:val="24"/>
          <w:szCs w:val="32"/>
        </w:rPr>
        <w:t xml:space="preserve">oleh </w:t>
      </w:r>
      <w:r w:rsidR="006666CC" w:rsidRPr="00AB77D5">
        <w:rPr>
          <w:rFonts w:ascii="Souvenir Lt BT" w:hAnsi="Souvenir Lt BT" w:cs="Traditional Arabic"/>
          <w:sz w:val="24"/>
          <w:szCs w:val="32"/>
        </w:rPr>
        <w:t>m</w:t>
      </w:r>
      <w:r w:rsidRPr="00686E6C">
        <w:rPr>
          <w:rFonts w:ascii="Souvenir Lt BT" w:hAnsi="Souvenir Lt BT" w:cs="Traditional Arabic"/>
          <w:sz w:val="24"/>
          <w:szCs w:val="32"/>
        </w:rPr>
        <w:t xml:space="preserve">enunda </w:t>
      </w:r>
      <w:r w:rsidR="001221B8">
        <w:rPr>
          <w:rFonts w:ascii="Souvenir Lt BT" w:hAnsi="Souvenir Lt BT" w:cs="Traditional Arabic"/>
          <w:sz w:val="24"/>
          <w:szCs w:val="32"/>
        </w:rPr>
        <w:t>i</w:t>
      </w:r>
      <w:r w:rsidRPr="00686E6C">
        <w:rPr>
          <w:rFonts w:ascii="Souvenir Lt BT" w:hAnsi="Souvenir Lt BT" w:cs="Traditional Arabic"/>
          <w:sz w:val="24"/>
          <w:szCs w:val="32"/>
        </w:rPr>
        <w:t xml:space="preserve">hramnya hingga </w:t>
      </w:r>
      <w:r w:rsidR="006666CC" w:rsidRPr="00AB77D5">
        <w:rPr>
          <w:rFonts w:ascii="Souvenir Lt BT" w:hAnsi="Souvenir Lt BT" w:cs="Traditional Arabic"/>
          <w:sz w:val="24"/>
          <w:szCs w:val="32"/>
        </w:rPr>
        <w:t>s</w:t>
      </w:r>
      <w:r w:rsidRPr="00686E6C">
        <w:rPr>
          <w:rFonts w:ascii="Souvenir Lt BT" w:hAnsi="Souvenir Lt BT" w:cs="Traditional Arabic"/>
          <w:sz w:val="24"/>
          <w:szCs w:val="32"/>
        </w:rPr>
        <w:t xml:space="preserve">uci di </w:t>
      </w:r>
      <w:r w:rsidR="00FB4A79">
        <w:rPr>
          <w:rFonts w:ascii="Souvenir Lt BT" w:hAnsi="Souvenir Lt BT" w:cs="Traditional Arabic"/>
          <w:sz w:val="24"/>
          <w:szCs w:val="32"/>
        </w:rPr>
        <w:t>Makkah</w:t>
      </w:r>
      <w:r w:rsidRPr="00686E6C">
        <w:rPr>
          <w:rFonts w:ascii="Souvenir Lt BT" w:hAnsi="Souvenir Lt BT" w:cs="Traditional Arabic"/>
          <w:sz w:val="24"/>
          <w:szCs w:val="32"/>
        </w:rPr>
        <w:t>?</w:t>
      </w:r>
    </w:p>
    <w:p w14:paraId="60ABDD8E" w14:textId="77777777" w:rsidR="00686E6C" w:rsidRPr="00686E6C" w:rsidRDefault="00686E6C" w:rsidP="00E76AE7">
      <w:pPr>
        <w:bidi w:val="0"/>
        <w:spacing w:after="0"/>
        <w:ind w:left="720"/>
        <w:jc w:val="both"/>
        <w:rPr>
          <w:rFonts w:ascii="Souvenir Lt BT" w:hAnsi="Souvenir Lt BT" w:cs="Traditional Arabic"/>
          <w:b/>
          <w:bCs/>
          <w:sz w:val="24"/>
          <w:szCs w:val="32"/>
        </w:rPr>
      </w:pPr>
      <w:r w:rsidRPr="00686E6C">
        <w:rPr>
          <w:rFonts w:ascii="Souvenir Lt BT" w:hAnsi="Souvenir Lt BT" w:cs="Traditional Arabic"/>
          <w:b/>
          <w:bCs/>
          <w:sz w:val="24"/>
          <w:szCs w:val="32"/>
        </w:rPr>
        <w:t>Jawab:</w:t>
      </w:r>
    </w:p>
    <w:p w14:paraId="3C5F8CD1" w14:textId="77777777" w:rsidR="00686E6C" w:rsidRPr="00686E6C" w:rsidRDefault="00686E6C" w:rsidP="00E76AE7">
      <w:pPr>
        <w:bidi w:val="0"/>
        <w:spacing w:after="0"/>
        <w:ind w:firstLine="720"/>
        <w:jc w:val="both"/>
        <w:rPr>
          <w:rFonts w:ascii="Souvenir Lt BT" w:hAnsi="Souvenir Lt BT" w:cs="Traditional Arabic"/>
          <w:sz w:val="24"/>
          <w:szCs w:val="32"/>
        </w:rPr>
      </w:pPr>
      <w:r w:rsidRPr="00686E6C">
        <w:rPr>
          <w:rFonts w:ascii="Souvenir Lt BT" w:hAnsi="Souvenir Lt BT" w:cs="Traditional Arabic"/>
          <w:sz w:val="24"/>
          <w:szCs w:val="32"/>
        </w:rPr>
        <w:t>Ada beberapa hal penting yang perlu dipahami dalam permasalahan ini.</w:t>
      </w:r>
    </w:p>
    <w:p w14:paraId="38AA0DE9" w14:textId="21D8EF0C" w:rsidR="00686E6C" w:rsidRPr="00686E6C" w:rsidRDefault="00686E6C" w:rsidP="00E76AE7">
      <w:pPr>
        <w:bidi w:val="0"/>
        <w:spacing w:after="0"/>
        <w:ind w:firstLine="720"/>
        <w:jc w:val="both"/>
        <w:rPr>
          <w:rFonts w:ascii="Souvenir Lt BT" w:hAnsi="Souvenir Lt BT" w:cs="Traditional Arabic"/>
          <w:sz w:val="24"/>
          <w:szCs w:val="32"/>
        </w:rPr>
      </w:pPr>
      <w:r w:rsidRPr="00686E6C">
        <w:rPr>
          <w:rFonts w:ascii="Souvenir Lt BT" w:hAnsi="Souvenir Lt BT" w:cs="Traditional Arabic"/>
          <w:sz w:val="24"/>
          <w:szCs w:val="32"/>
        </w:rPr>
        <w:t xml:space="preserve">Wanita yang haid tetap wajib berihram dari </w:t>
      </w:r>
      <w:r w:rsidR="009A4197">
        <w:rPr>
          <w:rFonts w:ascii="Souvenir Lt BT" w:hAnsi="Souvenir Lt BT" w:cs="Traditional Arabic"/>
          <w:sz w:val="24"/>
          <w:szCs w:val="32"/>
        </w:rPr>
        <w:t>mikat</w:t>
      </w:r>
      <w:r w:rsidRPr="00686E6C">
        <w:rPr>
          <w:rFonts w:ascii="Souvenir Lt BT" w:hAnsi="Souvenir Lt BT" w:cs="Traditional Arabic"/>
          <w:sz w:val="24"/>
          <w:szCs w:val="32"/>
        </w:rPr>
        <w:t xml:space="preserve">nya, yaitu di </w:t>
      </w:r>
      <w:r w:rsidR="009A4197">
        <w:rPr>
          <w:rFonts w:ascii="Souvenir Lt BT" w:hAnsi="Souvenir Lt BT" w:cs="Traditional Arabic"/>
          <w:sz w:val="24"/>
          <w:szCs w:val="32"/>
        </w:rPr>
        <w:t>Dz</w:t>
      </w:r>
      <w:r w:rsidRPr="00686E6C">
        <w:rPr>
          <w:rFonts w:ascii="Souvenir Lt BT" w:hAnsi="Souvenir Lt BT" w:cs="Traditional Arabic"/>
          <w:sz w:val="24"/>
          <w:szCs w:val="32"/>
        </w:rPr>
        <w:t>ul</w:t>
      </w:r>
      <w:r w:rsidR="009A4197">
        <w:rPr>
          <w:rFonts w:ascii="Souvenir Lt BT" w:hAnsi="Souvenir Lt BT" w:cs="Traditional Arabic"/>
          <w:sz w:val="24"/>
          <w:szCs w:val="32"/>
        </w:rPr>
        <w:t xml:space="preserve"> </w:t>
      </w:r>
      <w:proofErr w:type="spellStart"/>
      <w:r w:rsidR="009A4197">
        <w:rPr>
          <w:rFonts w:ascii="Souvenir Lt BT" w:hAnsi="Souvenir Lt BT" w:cs="Traditional Arabic"/>
          <w:sz w:val="24"/>
          <w:szCs w:val="32"/>
        </w:rPr>
        <w:t>H</w:t>
      </w:r>
      <w:r w:rsidRPr="00686E6C">
        <w:rPr>
          <w:rFonts w:ascii="Souvenir Lt BT" w:hAnsi="Souvenir Lt BT" w:cs="Traditional Arabic"/>
          <w:sz w:val="24"/>
          <w:szCs w:val="32"/>
        </w:rPr>
        <w:t>ulaifah</w:t>
      </w:r>
      <w:proofErr w:type="spellEnd"/>
      <w:r w:rsidRPr="00686E6C">
        <w:rPr>
          <w:rFonts w:ascii="Souvenir Lt BT" w:hAnsi="Souvenir Lt BT" w:cs="Traditional Arabic"/>
          <w:sz w:val="24"/>
          <w:szCs w:val="32"/>
        </w:rPr>
        <w:t xml:space="preserve">, sebagaimana </w:t>
      </w:r>
      <w:r w:rsidR="00037DD9">
        <w:rPr>
          <w:rFonts w:ascii="Souvenir Lt BT" w:hAnsi="Souvenir Lt BT" w:cs="Traditional Arabic"/>
          <w:sz w:val="24"/>
          <w:szCs w:val="32"/>
        </w:rPr>
        <w:t>jamaah</w:t>
      </w:r>
      <w:r w:rsidRPr="00686E6C">
        <w:rPr>
          <w:rFonts w:ascii="Souvenir Lt BT" w:hAnsi="Souvenir Lt BT" w:cs="Traditional Arabic"/>
          <w:sz w:val="24"/>
          <w:szCs w:val="32"/>
        </w:rPr>
        <w:t xml:space="preserve"> yang lain.</w:t>
      </w:r>
      <w:r w:rsidR="006666CC" w:rsidRPr="00AB77D5">
        <w:rPr>
          <w:rStyle w:val="ReferensiCatatanKaki"/>
          <w:rFonts w:ascii="Souvenir Lt BT" w:hAnsi="Souvenir Lt BT" w:cs="Traditional Arabic"/>
          <w:sz w:val="24"/>
          <w:szCs w:val="32"/>
        </w:rPr>
        <w:footnoteReference w:id="61"/>
      </w:r>
      <w:r w:rsidRPr="00686E6C">
        <w:rPr>
          <w:rFonts w:ascii="Souvenir Lt BT" w:hAnsi="Souvenir Lt BT" w:cs="Traditional Arabic"/>
          <w:sz w:val="24"/>
          <w:szCs w:val="32"/>
        </w:rPr>
        <w:t xml:space="preserve"> Jika ia tiba di </w:t>
      </w:r>
      <w:r w:rsidR="00FB4A79">
        <w:rPr>
          <w:rFonts w:ascii="Souvenir Lt BT" w:hAnsi="Souvenir Lt BT" w:cs="Traditional Arabic"/>
          <w:sz w:val="24"/>
          <w:szCs w:val="32"/>
        </w:rPr>
        <w:t>Makkah</w:t>
      </w:r>
      <w:r w:rsidRPr="00686E6C">
        <w:rPr>
          <w:rFonts w:ascii="Souvenir Lt BT" w:hAnsi="Souvenir Lt BT" w:cs="Traditional Arabic"/>
          <w:sz w:val="24"/>
          <w:szCs w:val="32"/>
        </w:rPr>
        <w:t>, ia tidak boleh melakukan tawaf hingga ia suci. Selama menunggu masa suci, ia tetap dalam kondisi berihram, sehingga seluruh larangan ihram masih berlaku baginya. Hendaknya ia benar-benar memperhatikan hal ini.</w:t>
      </w:r>
    </w:p>
    <w:p w14:paraId="6EE47145" w14:textId="2A920180" w:rsidR="00686E6C" w:rsidRPr="00686E6C" w:rsidRDefault="00686E6C" w:rsidP="00E76AE7">
      <w:pPr>
        <w:bidi w:val="0"/>
        <w:spacing w:after="0"/>
        <w:ind w:firstLine="720"/>
        <w:jc w:val="both"/>
        <w:rPr>
          <w:rFonts w:ascii="Souvenir Lt BT" w:hAnsi="Souvenir Lt BT" w:cs="Traditional Arabic"/>
          <w:sz w:val="24"/>
          <w:szCs w:val="32"/>
        </w:rPr>
      </w:pPr>
      <w:r w:rsidRPr="00686E6C">
        <w:rPr>
          <w:rFonts w:ascii="Souvenir Lt BT" w:hAnsi="Souvenir Lt BT" w:cs="Traditional Arabic"/>
          <w:sz w:val="24"/>
          <w:szCs w:val="32"/>
        </w:rPr>
        <w:t xml:space="preserve">Jika telah suci, ia mandi besar lalu langsung tawaf di </w:t>
      </w:r>
      <w:proofErr w:type="spellStart"/>
      <w:r w:rsidRPr="00686E6C">
        <w:rPr>
          <w:rFonts w:ascii="Souvenir Lt BT" w:hAnsi="Souvenir Lt BT" w:cs="Traditional Arabic"/>
          <w:sz w:val="24"/>
          <w:szCs w:val="32"/>
        </w:rPr>
        <w:t>Ka</w:t>
      </w:r>
      <w:r w:rsidR="00A257FA">
        <w:rPr>
          <w:rFonts w:ascii="Souvenir Lt BT" w:hAnsi="Souvenir Lt BT" w:cs="Traditional Arabic"/>
          <w:sz w:val="24"/>
          <w:szCs w:val="32"/>
        </w:rPr>
        <w:t>’</w:t>
      </w:r>
      <w:r w:rsidRPr="00686E6C">
        <w:rPr>
          <w:rFonts w:ascii="Souvenir Lt BT" w:hAnsi="Souvenir Lt BT" w:cs="Traditional Arabic"/>
          <w:sz w:val="24"/>
          <w:szCs w:val="32"/>
        </w:rPr>
        <w:t>bah</w:t>
      </w:r>
      <w:proofErr w:type="spellEnd"/>
      <w:r w:rsidR="006666CC" w:rsidRPr="00AB77D5">
        <w:rPr>
          <w:rFonts w:ascii="Souvenir Lt BT" w:hAnsi="Souvenir Lt BT" w:cs="Traditional Arabic"/>
          <w:sz w:val="24"/>
          <w:szCs w:val="32"/>
        </w:rPr>
        <w:t>,</w:t>
      </w:r>
      <w:r w:rsidRPr="00686E6C">
        <w:rPr>
          <w:rFonts w:ascii="Souvenir Lt BT" w:hAnsi="Souvenir Lt BT" w:cs="Traditional Arabic"/>
          <w:sz w:val="24"/>
          <w:szCs w:val="32"/>
        </w:rPr>
        <w:t xml:space="preserve"> tanpa perlu pergi dulu ke </w:t>
      </w:r>
      <w:proofErr w:type="spellStart"/>
      <w:r w:rsidR="006666CC" w:rsidRPr="00AB77D5">
        <w:rPr>
          <w:rFonts w:ascii="Souvenir Lt BT" w:hAnsi="Souvenir Lt BT" w:cs="Traditional Arabic"/>
          <w:sz w:val="24"/>
          <w:szCs w:val="32"/>
        </w:rPr>
        <w:t>a</w:t>
      </w:r>
      <w:r w:rsidRPr="00686E6C">
        <w:rPr>
          <w:rFonts w:ascii="Souvenir Lt BT" w:hAnsi="Souvenir Lt BT" w:cs="Traditional Arabic"/>
          <w:sz w:val="24"/>
          <w:szCs w:val="32"/>
        </w:rPr>
        <w:t>t-Tan</w:t>
      </w:r>
      <w:r w:rsidR="00A257FA">
        <w:rPr>
          <w:rFonts w:ascii="Souvenir Lt BT" w:hAnsi="Souvenir Lt BT" w:cs="Traditional Arabic"/>
          <w:sz w:val="24"/>
          <w:szCs w:val="32"/>
        </w:rPr>
        <w:t>’</w:t>
      </w:r>
      <w:r w:rsidRPr="00686E6C">
        <w:rPr>
          <w:rFonts w:ascii="Souvenir Lt BT" w:hAnsi="Souvenir Lt BT" w:cs="Traditional Arabic"/>
          <w:sz w:val="24"/>
          <w:szCs w:val="32"/>
        </w:rPr>
        <w:t>im</w:t>
      </w:r>
      <w:proofErr w:type="spellEnd"/>
      <w:r w:rsidRPr="00686E6C">
        <w:rPr>
          <w:rFonts w:ascii="Souvenir Lt BT" w:hAnsi="Souvenir Lt BT" w:cs="Traditional Arabic"/>
          <w:sz w:val="24"/>
          <w:szCs w:val="32"/>
        </w:rPr>
        <w:t xml:space="preserve">, karena sejak di </w:t>
      </w:r>
      <w:r w:rsidR="005E0205">
        <w:rPr>
          <w:rFonts w:ascii="Souvenir Lt BT" w:hAnsi="Souvenir Lt BT" w:cs="Traditional Arabic"/>
          <w:sz w:val="24"/>
          <w:szCs w:val="32"/>
        </w:rPr>
        <w:t xml:space="preserve">Dzul </w:t>
      </w:r>
      <w:proofErr w:type="spellStart"/>
      <w:r w:rsidR="005E0205">
        <w:rPr>
          <w:rFonts w:ascii="Souvenir Lt BT" w:hAnsi="Souvenir Lt BT" w:cs="Traditional Arabic"/>
          <w:sz w:val="24"/>
          <w:szCs w:val="32"/>
        </w:rPr>
        <w:t>Hulaifah</w:t>
      </w:r>
      <w:proofErr w:type="spellEnd"/>
      <w:r w:rsidRPr="00686E6C">
        <w:rPr>
          <w:rFonts w:ascii="Souvenir Lt BT" w:hAnsi="Souvenir Lt BT" w:cs="Traditional Arabic"/>
          <w:sz w:val="24"/>
          <w:szCs w:val="32"/>
        </w:rPr>
        <w:t xml:space="preserve"> ia sudah dalam keadaan berihram.</w:t>
      </w:r>
    </w:p>
    <w:p w14:paraId="4CDA44CC" w14:textId="764E5F57" w:rsidR="00686E6C" w:rsidRPr="00686E6C" w:rsidRDefault="00686E6C" w:rsidP="006666CC">
      <w:pPr>
        <w:bidi w:val="0"/>
        <w:spacing w:after="0"/>
        <w:ind w:firstLine="720"/>
        <w:jc w:val="both"/>
        <w:rPr>
          <w:rFonts w:ascii="Souvenir Lt BT" w:hAnsi="Souvenir Lt BT" w:cs="Traditional Arabic"/>
          <w:sz w:val="24"/>
          <w:szCs w:val="32"/>
        </w:rPr>
      </w:pPr>
      <w:r w:rsidRPr="00686E6C">
        <w:rPr>
          <w:rFonts w:ascii="Souvenir Lt BT" w:hAnsi="Souvenir Lt BT" w:cs="Traditional Arabic"/>
          <w:sz w:val="24"/>
          <w:szCs w:val="32"/>
        </w:rPr>
        <w:t xml:space="preserve">Adapun jika ia menunda ihramnya hingga sampai di </w:t>
      </w:r>
      <w:r w:rsidR="00FB4A79">
        <w:rPr>
          <w:rFonts w:ascii="Souvenir Lt BT" w:hAnsi="Souvenir Lt BT" w:cs="Traditional Arabic"/>
          <w:sz w:val="24"/>
          <w:szCs w:val="32"/>
        </w:rPr>
        <w:t>Makkah</w:t>
      </w:r>
      <w:r w:rsidRPr="00686E6C">
        <w:rPr>
          <w:rFonts w:ascii="Souvenir Lt BT" w:hAnsi="Souvenir Lt BT" w:cs="Traditional Arabic"/>
          <w:sz w:val="24"/>
          <w:szCs w:val="32"/>
        </w:rPr>
        <w:t xml:space="preserve">, berarti ia telah melewati </w:t>
      </w:r>
      <w:r w:rsidR="009A4197">
        <w:rPr>
          <w:rFonts w:ascii="Souvenir Lt BT" w:hAnsi="Souvenir Lt BT" w:cs="Traditional Arabic"/>
          <w:sz w:val="24"/>
          <w:szCs w:val="32"/>
        </w:rPr>
        <w:t>mikat</w:t>
      </w:r>
      <w:r w:rsidRPr="00686E6C">
        <w:rPr>
          <w:rFonts w:ascii="Souvenir Lt BT" w:hAnsi="Souvenir Lt BT" w:cs="Traditional Arabic"/>
          <w:sz w:val="24"/>
          <w:szCs w:val="32"/>
        </w:rPr>
        <w:t xml:space="preserve"> tanpa ihram. Ini adalah pelanggaran, dan ia wajib membayar dam.</w:t>
      </w:r>
    </w:p>
    <w:p w14:paraId="649A19D8" w14:textId="77777777" w:rsidR="00BE3E6A" w:rsidRPr="00AB77D5" w:rsidRDefault="00BE3E6A" w:rsidP="009C63B5">
      <w:pPr>
        <w:spacing w:after="0"/>
        <w:jc w:val="both"/>
        <w:rPr>
          <w:rFonts w:ascii="Souvenir Lt BT" w:hAnsi="Souvenir Lt BT" w:cs="Traditional Arabic"/>
          <w:b/>
          <w:bCs/>
          <w:sz w:val="24"/>
          <w:szCs w:val="32"/>
          <w:highlight w:val="green"/>
        </w:rPr>
      </w:pPr>
    </w:p>
    <w:p w14:paraId="33A2E6CD" w14:textId="7B9BCD2D" w:rsidR="006666CC" w:rsidRPr="00ED0FA8" w:rsidRDefault="006666CC" w:rsidP="006666CC">
      <w:pPr>
        <w:spacing w:after="0"/>
        <w:jc w:val="center"/>
        <w:rPr>
          <w:rFonts w:ascii="Souvenir Lt BT" w:hAnsi="Souvenir Lt BT" w:cs="Traditional Arabic"/>
          <w:sz w:val="24"/>
          <w:szCs w:val="32"/>
        </w:rPr>
      </w:pPr>
      <w:r w:rsidRPr="00ED0FA8">
        <w:rPr>
          <w:rFonts w:ascii="Souvenir Lt BT" w:hAnsi="Souvenir Lt BT" w:cs="Traditional Arabic"/>
          <w:sz w:val="24"/>
          <w:szCs w:val="32"/>
        </w:rPr>
        <w:t>***</w:t>
      </w:r>
    </w:p>
    <w:p w14:paraId="66F544F8" w14:textId="77777777" w:rsidR="006666CC" w:rsidRPr="00AB77D5" w:rsidRDefault="006666CC" w:rsidP="006666CC">
      <w:pPr>
        <w:spacing w:after="0"/>
        <w:jc w:val="center"/>
        <w:rPr>
          <w:rFonts w:ascii="Souvenir Lt BT" w:hAnsi="Souvenir Lt BT" w:cs="Traditional Arabic"/>
          <w:sz w:val="24"/>
          <w:szCs w:val="32"/>
          <w:highlight w:val="green"/>
        </w:rPr>
      </w:pPr>
    </w:p>
    <w:p w14:paraId="5A3F3461" w14:textId="1BD9CEF6" w:rsidR="002E00DC" w:rsidRPr="002E00DC" w:rsidRDefault="002E00DC" w:rsidP="002E00DC">
      <w:pPr>
        <w:bidi w:val="0"/>
        <w:spacing w:after="0"/>
        <w:ind w:firstLine="720"/>
        <w:jc w:val="both"/>
        <w:rPr>
          <w:rFonts w:ascii="Souvenir Lt BT" w:hAnsi="Souvenir Lt BT" w:cs="Traditional Arabic"/>
          <w:b/>
          <w:bCs/>
          <w:sz w:val="24"/>
          <w:szCs w:val="32"/>
        </w:rPr>
      </w:pPr>
      <w:r w:rsidRPr="002E00DC">
        <w:rPr>
          <w:rFonts w:ascii="Souvenir Lt BT" w:hAnsi="Souvenir Lt BT" w:cs="Traditional Arabic"/>
          <w:b/>
          <w:bCs/>
          <w:sz w:val="24"/>
          <w:szCs w:val="32"/>
        </w:rPr>
        <w:t xml:space="preserve">Pertanyaan 4: </w:t>
      </w:r>
      <w:r w:rsidRPr="002E00DC">
        <w:rPr>
          <w:rFonts w:ascii="Souvenir Lt BT" w:hAnsi="Souvenir Lt BT" w:cs="Traditional Arabic"/>
          <w:sz w:val="24"/>
          <w:szCs w:val="32"/>
        </w:rPr>
        <w:t>B</w:t>
      </w:r>
      <w:r w:rsidR="002A4579" w:rsidRPr="00AB77D5">
        <w:rPr>
          <w:rFonts w:ascii="Souvenir Lt BT" w:hAnsi="Souvenir Lt BT" w:cs="Traditional Arabic"/>
          <w:sz w:val="24"/>
          <w:szCs w:val="32"/>
        </w:rPr>
        <w:t>olehkah wanita yang sedang ihram membuka jilbabnya di hadapan sesama wanita?</w:t>
      </w:r>
    </w:p>
    <w:p w14:paraId="45C9437B" w14:textId="77777777" w:rsidR="002E00DC" w:rsidRPr="002E00DC" w:rsidRDefault="002E00DC" w:rsidP="002E00DC">
      <w:pPr>
        <w:bidi w:val="0"/>
        <w:spacing w:after="0"/>
        <w:ind w:firstLine="720"/>
        <w:jc w:val="both"/>
        <w:rPr>
          <w:rFonts w:ascii="Souvenir Lt BT" w:hAnsi="Souvenir Lt BT" w:cs="Traditional Arabic"/>
          <w:b/>
          <w:bCs/>
          <w:sz w:val="24"/>
          <w:szCs w:val="32"/>
        </w:rPr>
      </w:pPr>
      <w:r w:rsidRPr="002E00DC">
        <w:rPr>
          <w:rFonts w:ascii="Souvenir Lt BT" w:hAnsi="Souvenir Lt BT" w:cs="Traditional Arabic"/>
          <w:b/>
          <w:bCs/>
          <w:sz w:val="24"/>
          <w:szCs w:val="32"/>
        </w:rPr>
        <w:lastRenderedPageBreak/>
        <w:t>Jawab:</w:t>
      </w:r>
    </w:p>
    <w:p w14:paraId="552EA225" w14:textId="77777777" w:rsidR="002E00DC" w:rsidRPr="002E00DC" w:rsidRDefault="002E00DC" w:rsidP="002E00DC">
      <w:pPr>
        <w:bidi w:val="0"/>
        <w:spacing w:after="0"/>
        <w:ind w:firstLine="720"/>
        <w:jc w:val="both"/>
        <w:rPr>
          <w:rFonts w:ascii="Souvenir Lt BT" w:hAnsi="Souvenir Lt BT" w:cs="Traditional Arabic"/>
          <w:sz w:val="24"/>
          <w:szCs w:val="32"/>
        </w:rPr>
      </w:pPr>
      <w:r w:rsidRPr="002E00DC">
        <w:rPr>
          <w:rFonts w:ascii="Souvenir Lt BT" w:hAnsi="Souvenir Lt BT" w:cs="Traditional Arabic"/>
          <w:sz w:val="24"/>
          <w:szCs w:val="32"/>
        </w:rPr>
        <w:t>Menutup aurat bukanlah syarat ihram. Karenanya, seseorang yang berihram boleh mandi, dan di dalam kamar mandi ia boleh membuka auratnya sebagaimana biasa.</w:t>
      </w:r>
    </w:p>
    <w:p w14:paraId="790F44D2" w14:textId="03D5AEC6" w:rsidR="002E00DC" w:rsidRPr="002E00DC" w:rsidRDefault="002E00DC" w:rsidP="002E00DC">
      <w:pPr>
        <w:bidi w:val="0"/>
        <w:spacing w:after="0"/>
        <w:ind w:firstLine="720"/>
        <w:jc w:val="both"/>
        <w:rPr>
          <w:rFonts w:ascii="Souvenir Lt BT" w:hAnsi="Souvenir Lt BT" w:cs="Traditional Arabic"/>
          <w:sz w:val="24"/>
          <w:szCs w:val="32"/>
        </w:rPr>
      </w:pPr>
      <w:r w:rsidRPr="002E00DC">
        <w:rPr>
          <w:rFonts w:ascii="Souvenir Lt BT" w:hAnsi="Souvenir Lt BT" w:cs="Traditional Arabic"/>
          <w:sz w:val="24"/>
          <w:szCs w:val="32"/>
        </w:rPr>
        <w:t>Demikian pula seorang wanita yang sedang berihram</w:t>
      </w:r>
      <w:r w:rsidRPr="00AB77D5">
        <w:rPr>
          <w:rFonts w:ascii="Souvenir Lt BT" w:hAnsi="Souvenir Lt BT" w:cs="Traditional Arabic"/>
          <w:sz w:val="24"/>
          <w:szCs w:val="32"/>
        </w:rPr>
        <w:t>,</w:t>
      </w:r>
      <w:r w:rsidRPr="002E00DC">
        <w:rPr>
          <w:rFonts w:ascii="Souvenir Lt BT" w:hAnsi="Souvenir Lt BT" w:cs="Traditional Arabic"/>
          <w:sz w:val="24"/>
          <w:szCs w:val="32"/>
        </w:rPr>
        <w:t xml:space="preserve"> jika ia berada di kamar bersama sesama wanita, bersama mahramnya, atau bersama suaminya, maka boleh baginya memperlihatkan rambutnya di hadapan mereka.</w:t>
      </w:r>
    </w:p>
    <w:p w14:paraId="59D03542" w14:textId="77777777" w:rsidR="002E00DC" w:rsidRPr="00AB77D5" w:rsidRDefault="002E00DC" w:rsidP="002E00DC">
      <w:pPr>
        <w:bidi w:val="0"/>
        <w:spacing w:after="0"/>
        <w:ind w:firstLine="720"/>
        <w:jc w:val="both"/>
        <w:rPr>
          <w:rFonts w:ascii="Souvenir Lt BT" w:hAnsi="Souvenir Lt BT" w:cs="Traditional Arabic"/>
          <w:sz w:val="24"/>
          <w:szCs w:val="32"/>
        </w:rPr>
      </w:pPr>
      <w:r w:rsidRPr="002E00DC">
        <w:rPr>
          <w:rFonts w:ascii="Souvenir Lt BT" w:hAnsi="Souvenir Lt BT" w:cs="Traditional Arabic"/>
          <w:sz w:val="24"/>
          <w:szCs w:val="32"/>
        </w:rPr>
        <w:t>Namun ketika tawaf, ia wajib menutup auratnya, karena menutup aurat adalah syarat sah tawaf.</w:t>
      </w:r>
    </w:p>
    <w:p w14:paraId="776E27DF" w14:textId="77777777" w:rsidR="00AF20F0" w:rsidRPr="00AB77D5" w:rsidRDefault="00AF20F0" w:rsidP="00AF20F0">
      <w:pPr>
        <w:bidi w:val="0"/>
        <w:spacing w:after="0"/>
        <w:ind w:firstLine="720"/>
        <w:jc w:val="both"/>
        <w:rPr>
          <w:rFonts w:ascii="Souvenir Lt BT" w:hAnsi="Souvenir Lt BT" w:cs="Traditional Arabic"/>
          <w:sz w:val="24"/>
          <w:szCs w:val="32"/>
        </w:rPr>
      </w:pPr>
    </w:p>
    <w:p w14:paraId="0CB494D7" w14:textId="47FC29CB" w:rsidR="00AF20F0" w:rsidRPr="002E00DC" w:rsidRDefault="00AF20F0" w:rsidP="00AF20F0">
      <w:pPr>
        <w:bidi w:val="0"/>
        <w:spacing w:after="0"/>
        <w:jc w:val="center"/>
        <w:rPr>
          <w:rFonts w:ascii="Souvenir Lt BT" w:hAnsi="Souvenir Lt BT" w:cs="Traditional Arabic"/>
          <w:sz w:val="24"/>
          <w:szCs w:val="32"/>
        </w:rPr>
      </w:pPr>
      <w:r w:rsidRPr="00AB77D5">
        <w:rPr>
          <w:rFonts w:ascii="Souvenir Lt BT" w:hAnsi="Souvenir Lt BT" w:cs="Traditional Arabic"/>
          <w:sz w:val="24"/>
          <w:szCs w:val="32"/>
        </w:rPr>
        <w:t>***</w:t>
      </w:r>
    </w:p>
    <w:p w14:paraId="1C095E8E" w14:textId="2FDC3946" w:rsidR="00BE3E6A" w:rsidRPr="00AB77D5" w:rsidRDefault="00BE3E6A" w:rsidP="00AF20F0">
      <w:pPr>
        <w:bidi w:val="0"/>
        <w:spacing w:after="0"/>
        <w:jc w:val="both"/>
        <w:rPr>
          <w:rFonts w:ascii="Souvenir Lt BT" w:hAnsi="Souvenir Lt BT" w:cs="Traditional Arabic"/>
          <w:sz w:val="24"/>
          <w:szCs w:val="32"/>
          <w:highlight w:val="green"/>
        </w:rPr>
      </w:pPr>
    </w:p>
    <w:p w14:paraId="1A30DA2B" w14:textId="43B919F7" w:rsidR="00AF20F0" w:rsidRPr="00AF20F0" w:rsidRDefault="00AF20F0" w:rsidP="00AF20F0">
      <w:pPr>
        <w:bidi w:val="0"/>
        <w:spacing w:after="0"/>
        <w:ind w:firstLine="720"/>
        <w:jc w:val="both"/>
        <w:rPr>
          <w:rFonts w:ascii="Souvenir Lt BT" w:hAnsi="Souvenir Lt BT" w:cs="Traditional Arabic"/>
          <w:sz w:val="24"/>
          <w:szCs w:val="32"/>
        </w:rPr>
      </w:pPr>
      <w:r w:rsidRPr="00AF20F0">
        <w:rPr>
          <w:rFonts w:ascii="Souvenir Lt BT" w:hAnsi="Souvenir Lt BT" w:cs="Traditional Arabic"/>
          <w:b/>
          <w:bCs/>
          <w:sz w:val="24"/>
          <w:szCs w:val="32"/>
        </w:rPr>
        <w:t xml:space="preserve">Pertanyaan 5: </w:t>
      </w:r>
      <w:r w:rsidRPr="00AF20F0">
        <w:rPr>
          <w:rFonts w:ascii="Souvenir Lt BT" w:hAnsi="Souvenir Lt BT" w:cs="Traditional Arabic"/>
          <w:sz w:val="24"/>
          <w:szCs w:val="32"/>
        </w:rPr>
        <w:t xml:space="preserve">Jika </w:t>
      </w:r>
      <w:r w:rsidR="002A4579" w:rsidRPr="00AB77D5">
        <w:rPr>
          <w:rFonts w:ascii="Souvenir Lt BT" w:hAnsi="Souvenir Lt BT" w:cs="Traditional Arabic"/>
          <w:sz w:val="24"/>
          <w:szCs w:val="32"/>
        </w:rPr>
        <w:t>s</w:t>
      </w:r>
      <w:r w:rsidRPr="00AF20F0">
        <w:rPr>
          <w:rFonts w:ascii="Souvenir Lt BT" w:hAnsi="Souvenir Lt BT" w:cs="Traditional Arabic"/>
          <w:sz w:val="24"/>
          <w:szCs w:val="32"/>
        </w:rPr>
        <w:t xml:space="preserve">ebagian </w:t>
      </w:r>
      <w:r w:rsidR="002A4579" w:rsidRPr="00AB77D5">
        <w:rPr>
          <w:rFonts w:ascii="Souvenir Lt BT" w:hAnsi="Souvenir Lt BT" w:cs="Traditional Arabic"/>
          <w:sz w:val="24"/>
          <w:szCs w:val="32"/>
        </w:rPr>
        <w:t>a</w:t>
      </w:r>
      <w:r w:rsidRPr="00AF20F0">
        <w:rPr>
          <w:rFonts w:ascii="Souvenir Lt BT" w:hAnsi="Souvenir Lt BT" w:cs="Traditional Arabic"/>
          <w:sz w:val="24"/>
          <w:szCs w:val="32"/>
        </w:rPr>
        <w:t xml:space="preserve">urat </w:t>
      </w:r>
      <w:r w:rsidR="002A4579" w:rsidRPr="00AB77D5">
        <w:rPr>
          <w:rFonts w:ascii="Souvenir Lt BT" w:hAnsi="Souvenir Lt BT" w:cs="Traditional Arabic"/>
          <w:sz w:val="24"/>
          <w:szCs w:val="32"/>
        </w:rPr>
        <w:t>t</w:t>
      </w:r>
      <w:r w:rsidRPr="00AF20F0">
        <w:rPr>
          <w:rFonts w:ascii="Souvenir Lt BT" w:hAnsi="Souvenir Lt BT" w:cs="Traditional Arabic"/>
          <w:sz w:val="24"/>
          <w:szCs w:val="32"/>
        </w:rPr>
        <w:t xml:space="preserve">ersingkap </w:t>
      </w:r>
      <w:r w:rsidR="002A4579" w:rsidRPr="00AB77D5">
        <w:rPr>
          <w:rFonts w:ascii="Souvenir Lt BT" w:hAnsi="Souvenir Lt BT" w:cs="Traditional Arabic"/>
          <w:sz w:val="24"/>
          <w:szCs w:val="32"/>
        </w:rPr>
        <w:t>t</w:t>
      </w:r>
      <w:r w:rsidRPr="00AF20F0">
        <w:rPr>
          <w:rFonts w:ascii="Souvenir Lt BT" w:hAnsi="Souvenir Lt BT" w:cs="Traditional Arabic"/>
          <w:sz w:val="24"/>
          <w:szCs w:val="32"/>
        </w:rPr>
        <w:t xml:space="preserve">anpa </w:t>
      </w:r>
      <w:r w:rsidR="002A4579" w:rsidRPr="00AB77D5">
        <w:rPr>
          <w:rFonts w:ascii="Souvenir Lt BT" w:hAnsi="Souvenir Lt BT" w:cs="Traditional Arabic"/>
          <w:sz w:val="24"/>
          <w:szCs w:val="32"/>
        </w:rPr>
        <w:t>s</w:t>
      </w:r>
      <w:r w:rsidRPr="00AF20F0">
        <w:rPr>
          <w:rFonts w:ascii="Souvenir Lt BT" w:hAnsi="Souvenir Lt BT" w:cs="Traditional Arabic"/>
          <w:sz w:val="24"/>
          <w:szCs w:val="32"/>
        </w:rPr>
        <w:t xml:space="preserve">engaja ketika </w:t>
      </w:r>
      <w:r w:rsidR="002A4579" w:rsidRPr="00AB77D5">
        <w:rPr>
          <w:rFonts w:ascii="Souvenir Lt BT" w:hAnsi="Souvenir Lt BT" w:cs="Traditional Arabic"/>
          <w:sz w:val="24"/>
          <w:szCs w:val="32"/>
        </w:rPr>
        <w:t>t</w:t>
      </w:r>
      <w:r w:rsidRPr="00AF20F0">
        <w:rPr>
          <w:rFonts w:ascii="Souvenir Lt BT" w:hAnsi="Souvenir Lt BT" w:cs="Traditional Arabic"/>
          <w:sz w:val="24"/>
          <w:szCs w:val="32"/>
        </w:rPr>
        <w:t xml:space="preserve">awaf, </w:t>
      </w:r>
      <w:r w:rsidR="002A4579" w:rsidRPr="00AB77D5">
        <w:rPr>
          <w:rFonts w:ascii="Souvenir Lt BT" w:hAnsi="Souvenir Lt BT" w:cs="Traditional Arabic"/>
          <w:sz w:val="24"/>
          <w:szCs w:val="32"/>
        </w:rPr>
        <w:t>a</w:t>
      </w:r>
      <w:r w:rsidRPr="00AF20F0">
        <w:rPr>
          <w:rFonts w:ascii="Souvenir Lt BT" w:hAnsi="Souvenir Lt BT" w:cs="Traditional Arabic"/>
          <w:sz w:val="24"/>
          <w:szCs w:val="32"/>
        </w:rPr>
        <w:t xml:space="preserve">pakah </w:t>
      </w:r>
      <w:r w:rsidR="002A4579" w:rsidRPr="00AB77D5">
        <w:rPr>
          <w:rFonts w:ascii="Souvenir Lt BT" w:hAnsi="Souvenir Lt BT" w:cs="Traditional Arabic"/>
          <w:sz w:val="24"/>
          <w:szCs w:val="32"/>
        </w:rPr>
        <w:t>t</w:t>
      </w:r>
      <w:r w:rsidRPr="00AF20F0">
        <w:rPr>
          <w:rFonts w:ascii="Souvenir Lt BT" w:hAnsi="Souvenir Lt BT" w:cs="Traditional Arabic"/>
          <w:sz w:val="24"/>
          <w:szCs w:val="32"/>
        </w:rPr>
        <w:t xml:space="preserve">awafnya </w:t>
      </w:r>
      <w:r w:rsidR="002A4579" w:rsidRPr="00AB77D5">
        <w:rPr>
          <w:rFonts w:ascii="Souvenir Lt BT" w:hAnsi="Souvenir Lt BT" w:cs="Traditional Arabic"/>
          <w:sz w:val="24"/>
          <w:szCs w:val="32"/>
        </w:rPr>
        <w:t>b</w:t>
      </w:r>
      <w:r w:rsidRPr="00AF20F0">
        <w:rPr>
          <w:rFonts w:ascii="Souvenir Lt BT" w:hAnsi="Souvenir Lt BT" w:cs="Traditional Arabic"/>
          <w:sz w:val="24"/>
          <w:szCs w:val="32"/>
        </w:rPr>
        <w:t>atal?</w:t>
      </w:r>
    </w:p>
    <w:p w14:paraId="5F2E60FC" w14:textId="77777777" w:rsidR="00AF20F0" w:rsidRPr="00AF20F0" w:rsidRDefault="00AF20F0" w:rsidP="00AF20F0">
      <w:pPr>
        <w:bidi w:val="0"/>
        <w:spacing w:after="0"/>
        <w:ind w:firstLine="720"/>
        <w:jc w:val="both"/>
        <w:rPr>
          <w:rFonts w:ascii="Souvenir Lt BT" w:hAnsi="Souvenir Lt BT" w:cs="Traditional Arabic"/>
          <w:sz w:val="24"/>
          <w:szCs w:val="32"/>
        </w:rPr>
      </w:pPr>
      <w:r w:rsidRPr="00AF20F0">
        <w:rPr>
          <w:rFonts w:ascii="Souvenir Lt BT" w:hAnsi="Souvenir Lt BT" w:cs="Traditional Arabic"/>
          <w:b/>
          <w:bCs/>
          <w:sz w:val="24"/>
          <w:szCs w:val="32"/>
        </w:rPr>
        <w:t>Jawab:</w:t>
      </w:r>
    </w:p>
    <w:p w14:paraId="114B9AB0" w14:textId="509C494A" w:rsidR="00AF20F0" w:rsidRPr="00AF20F0" w:rsidRDefault="00AF20F0" w:rsidP="00AF20F0">
      <w:pPr>
        <w:bidi w:val="0"/>
        <w:spacing w:after="0"/>
        <w:ind w:firstLine="720"/>
        <w:jc w:val="both"/>
        <w:rPr>
          <w:rFonts w:ascii="Souvenir Lt BT" w:hAnsi="Souvenir Lt BT" w:cs="Traditional Arabic"/>
          <w:sz w:val="24"/>
          <w:szCs w:val="32"/>
        </w:rPr>
      </w:pPr>
      <w:r w:rsidRPr="00AF20F0">
        <w:rPr>
          <w:rFonts w:ascii="Souvenir Lt BT" w:hAnsi="Souvenir Lt BT" w:cs="Traditional Arabic"/>
          <w:sz w:val="24"/>
          <w:szCs w:val="32"/>
        </w:rPr>
        <w:t xml:space="preserve">Menutup aurat memang merupakan syarat sah tawaf. Namun jika aurat seseorang tersingkap tanpa sengaja ketika tawaf, hal itu dimaafkan dengan syarat ia segera menutupnya saat itu juga. An-Nawawi </w:t>
      </w:r>
      <w:proofErr w:type="spellStart"/>
      <w:r w:rsidRPr="00AF20F0">
        <w:rPr>
          <w:rFonts w:ascii="Souvenir Lt BT" w:hAnsi="Souvenir Lt BT" w:cs="Traditional Arabic"/>
          <w:i/>
          <w:iCs/>
          <w:sz w:val="24"/>
          <w:szCs w:val="32"/>
        </w:rPr>
        <w:t>rahimahullâh</w:t>
      </w:r>
      <w:proofErr w:type="spellEnd"/>
      <w:r w:rsidRPr="00AF20F0">
        <w:rPr>
          <w:rFonts w:ascii="Souvenir Lt BT" w:hAnsi="Souvenir Lt BT" w:cs="Traditional Arabic"/>
          <w:sz w:val="24"/>
          <w:szCs w:val="32"/>
        </w:rPr>
        <w:t xml:space="preserve"> berkata</w:t>
      </w:r>
      <w:r w:rsidRPr="00AB77D5">
        <w:rPr>
          <w:rFonts w:ascii="Souvenir Lt BT" w:hAnsi="Souvenir Lt BT" w:cs="Traditional Arabic"/>
          <w:sz w:val="24"/>
          <w:szCs w:val="32"/>
        </w:rPr>
        <w:t>,</w:t>
      </w:r>
    </w:p>
    <w:p w14:paraId="1C79FE13" w14:textId="77777777" w:rsidR="00AF20F0" w:rsidRPr="00AF20F0" w:rsidRDefault="00AF20F0" w:rsidP="00AF20F0">
      <w:pPr>
        <w:spacing w:after="0"/>
        <w:jc w:val="both"/>
        <w:rPr>
          <w:rFonts w:ascii="Souvenir Lt BT" w:hAnsi="Souvenir Lt BT" w:cs="Traditional Arabic"/>
          <w:sz w:val="24"/>
          <w:szCs w:val="32"/>
        </w:rPr>
      </w:pPr>
      <w:r w:rsidRPr="00AF20F0">
        <w:rPr>
          <w:rFonts w:ascii="Souvenir Lt BT" w:hAnsi="Souvenir Lt BT" w:cs="Traditional Arabic"/>
          <w:sz w:val="24"/>
          <w:szCs w:val="32"/>
          <w:rtl/>
        </w:rPr>
        <w:t>سَتْرُ الْعَوْرَةِ شَرْطٌ لِصِحَّةِ الطَّوَافِ... فَمَتَى انْكَشَفَ جُزْءٌ مِنْ عَوْرَةِ أَحَدِهِمَا بِتَفْرِيطِهِ بَطَلَ... وَإِنِ انْكَشَفَ بِلَا تَفْرِيطٍ وَسَتَرَ فِي الْحَالِ لَمْ يَبْطُلْ طَوَافُهُ كَمَا لَا تَبْطُلُ صَلَاتُهُ</w:t>
      </w:r>
    </w:p>
    <w:p w14:paraId="0F14D1DB" w14:textId="02579416" w:rsidR="00AF20F0" w:rsidRPr="00AB77D5" w:rsidRDefault="00A257FA" w:rsidP="00AF20F0">
      <w:pPr>
        <w:bidi w:val="0"/>
        <w:spacing w:after="0"/>
        <w:jc w:val="both"/>
        <w:rPr>
          <w:rFonts w:ascii="Souvenir Lt BT" w:hAnsi="Souvenir Lt BT" w:cs="Traditional Arabic"/>
          <w:sz w:val="24"/>
          <w:szCs w:val="32"/>
        </w:rPr>
      </w:pPr>
      <w:r>
        <w:rPr>
          <w:rFonts w:ascii="Souvenir Lt BT" w:hAnsi="Souvenir Lt BT" w:cs="Traditional Arabic"/>
          <w:i/>
          <w:iCs/>
          <w:sz w:val="24"/>
          <w:szCs w:val="32"/>
        </w:rPr>
        <w:t>“</w:t>
      </w:r>
      <w:r w:rsidR="00AF20F0" w:rsidRPr="00AF20F0">
        <w:rPr>
          <w:rFonts w:ascii="Souvenir Lt BT" w:hAnsi="Souvenir Lt BT" w:cs="Traditional Arabic"/>
          <w:i/>
          <w:iCs/>
          <w:sz w:val="24"/>
          <w:szCs w:val="32"/>
        </w:rPr>
        <w:t>Menutup aurat adalah syarat sah tawaf</w:t>
      </w:r>
      <w:r w:rsidR="00AF20F0" w:rsidRPr="00AB77D5">
        <w:rPr>
          <w:rFonts w:ascii="Souvenir Lt BT" w:hAnsi="Souvenir Lt BT" w:cs="Traditional Arabic"/>
          <w:i/>
          <w:iCs/>
          <w:sz w:val="24"/>
          <w:szCs w:val="32"/>
        </w:rPr>
        <w:t xml:space="preserve"> </w:t>
      </w:r>
      <w:r w:rsidR="00AF20F0" w:rsidRPr="00AF20F0">
        <w:rPr>
          <w:rFonts w:ascii="Souvenir Lt BT" w:hAnsi="Souvenir Lt BT" w:cs="Traditional Arabic"/>
          <w:i/>
          <w:iCs/>
          <w:sz w:val="24"/>
          <w:szCs w:val="32"/>
        </w:rPr>
        <w:t>... Kapan saja sebagian aurat seseorang</w:t>
      </w:r>
      <w:r w:rsidR="00AF20F0" w:rsidRPr="00AB77D5">
        <w:rPr>
          <w:rFonts w:ascii="Souvenir Lt BT" w:hAnsi="Souvenir Lt BT" w:cs="Traditional Arabic"/>
          <w:i/>
          <w:iCs/>
          <w:sz w:val="24"/>
          <w:szCs w:val="32"/>
        </w:rPr>
        <w:t>,</w:t>
      </w:r>
      <w:r w:rsidR="00AF20F0" w:rsidRPr="00AF20F0">
        <w:rPr>
          <w:rFonts w:ascii="Souvenir Lt BT" w:hAnsi="Souvenir Lt BT" w:cs="Traditional Arabic"/>
          <w:i/>
          <w:iCs/>
          <w:sz w:val="24"/>
          <w:szCs w:val="32"/>
        </w:rPr>
        <w:t xml:space="preserve"> </w:t>
      </w:r>
      <w:r w:rsidR="0036234F" w:rsidRPr="00AB77D5">
        <w:rPr>
          <w:rFonts w:ascii="Souvenir Lt BT" w:hAnsi="Souvenir Lt BT" w:cs="Traditional Arabic"/>
          <w:i/>
          <w:iCs/>
          <w:sz w:val="24"/>
          <w:szCs w:val="32"/>
        </w:rPr>
        <w:t xml:space="preserve">baik </w:t>
      </w:r>
      <w:r w:rsidR="00AF20F0" w:rsidRPr="00AF20F0">
        <w:rPr>
          <w:rFonts w:ascii="Souvenir Lt BT" w:hAnsi="Souvenir Lt BT" w:cs="Traditional Arabic"/>
          <w:i/>
          <w:iCs/>
          <w:sz w:val="24"/>
          <w:szCs w:val="32"/>
        </w:rPr>
        <w:t>laki-laki maupun perempuan tersingkap karena kelalaiannya, maka tawafnya batal. Namun jika tersingkap bukan karena kelalaiannya</w:t>
      </w:r>
      <w:r w:rsidR="0036234F" w:rsidRPr="00AB77D5">
        <w:rPr>
          <w:rFonts w:ascii="Souvenir Lt BT" w:hAnsi="Souvenir Lt BT" w:cs="Traditional Arabic"/>
          <w:i/>
          <w:iCs/>
          <w:sz w:val="24"/>
          <w:szCs w:val="32"/>
        </w:rPr>
        <w:t>,</w:t>
      </w:r>
      <w:r w:rsidR="00AF20F0" w:rsidRPr="00AF20F0">
        <w:rPr>
          <w:rFonts w:ascii="Souvenir Lt BT" w:hAnsi="Souvenir Lt BT" w:cs="Traditional Arabic"/>
          <w:i/>
          <w:iCs/>
          <w:sz w:val="24"/>
          <w:szCs w:val="32"/>
        </w:rPr>
        <w:t xml:space="preserve"> artinya ia sudah berusaha menutupnya</w:t>
      </w:r>
      <w:r w:rsidR="0036234F" w:rsidRPr="00AB77D5">
        <w:rPr>
          <w:rFonts w:ascii="Souvenir Lt BT" w:hAnsi="Souvenir Lt BT" w:cs="Traditional Arabic"/>
          <w:i/>
          <w:iCs/>
          <w:sz w:val="24"/>
          <w:szCs w:val="32"/>
        </w:rPr>
        <w:t>,</w:t>
      </w:r>
      <w:r w:rsidR="00AF20F0" w:rsidRPr="00AF20F0">
        <w:rPr>
          <w:rFonts w:ascii="Souvenir Lt BT" w:hAnsi="Souvenir Lt BT" w:cs="Traditional Arabic"/>
          <w:i/>
          <w:iCs/>
          <w:sz w:val="24"/>
          <w:szCs w:val="32"/>
        </w:rPr>
        <w:t xml:space="preserve"> lalu ia segera menutupnya saat itu juga, maka tawafnya tidak batal, sebagaimana salatnya pun tidak batal jika terjadi hal yang sama.</w:t>
      </w:r>
      <w:r>
        <w:rPr>
          <w:rFonts w:ascii="Souvenir Lt BT" w:hAnsi="Souvenir Lt BT" w:cs="Traditional Arabic"/>
          <w:i/>
          <w:iCs/>
          <w:sz w:val="24"/>
          <w:szCs w:val="32"/>
        </w:rPr>
        <w:t>”</w:t>
      </w:r>
      <w:r w:rsidR="00F637A2">
        <w:rPr>
          <w:rStyle w:val="ReferensiCatatanKaki"/>
          <w:rFonts w:ascii="Souvenir Lt BT" w:hAnsi="Souvenir Lt BT" w:cs="Traditional Arabic"/>
          <w:i/>
          <w:iCs/>
          <w:sz w:val="24"/>
          <w:szCs w:val="32"/>
        </w:rPr>
        <w:footnoteReference w:id="62"/>
      </w:r>
      <w:r w:rsidR="00AF20F0" w:rsidRPr="00AF20F0">
        <w:rPr>
          <w:rFonts w:ascii="Souvenir Lt BT" w:hAnsi="Souvenir Lt BT" w:cs="Traditional Arabic"/>
          <w:sz w:val="24"/>
          <w:szCs w:val="32"/>
        </w:rPr>
        <w:t xml:space="preserve"> </w:t>
      </w:r>
    </w:p>
    <w:p w14:paraId="6C699D76" w14:textId="77777777" w:rsidR="0036234F" w:rsidRPr="00AB77D5" w:rsidRDefault="0036234F" w:rsidP="0036234F">
      <w:pPr>
        <w:bidi w:val="0"/>
        <w:spacing w:after="0"/>
        <w:jc w:val="both"/>
        <w:rPr>
          <w:rFonts w:ascii="Souvenir Lt BT" w:hAnsi="Souvenir Lt BT" w:cs="Traditional Arabic"/>
          <w:sz w:val="24"/>
          <w:szCs w:val="32"/>
        </w:rPr>
      </w:pPr>
    </w:p>
    <w:p w14:paraId="3CDF297A" w14:textId="3A5A53F6" w:rsidR="0036234F" w:rsidRPr="00AB77D5" w:rsidRDefault="0036234F" w:rsidP="0036234F">
      <w:pPr>
        <w:bidi w:val="0"/>
        <w:spacing w:after="0"/>
        <w:jc w:val="center"/>
        <w:rPr>
          <w:rFonts w:ascii="Souvenir Lt BT" w:hAnsi="Souvenir Lt BT" w:cs="Traditional Arabic"/>
          <w:sz w:val="24"/>
          <w:szCs w:val="32"/>
        </w:rPr>
      </w:pPr>
      <w:r w:rsidRPr="00AB77D5">
        <w:rPr>
          <w:rFonts w:ascii="Souvenir Lt BT" w:hAnsi="Souvenir Lt BT" w:cs="Traditional Arabic"/>
          <w:sz w:val="24"/>
          <w:szCs w:val="32"/>
        </w:rPr>
        <w:t>***</w:t>
      </w:r>
    </w:p>
    <w:p w14:paraId="46A95528" w14:textId="77777777" w:rsidR="0036234F" w:rsidRPr="00AB77D5" w:rsidRDefault="0036234F" w:rsidP="0036234F">
      <w:pPr>
        <w:bidi w:val="0"/>
        <w:spacing w:after="0"/>
        <w:jc w:val="center"/>
        <w:rPr>
          <w:rFonts w:ascii="Souvenir Lt BT" w:hAnsi="Souvenir Lt BT" w:cs="Traditional Arabic"/>
          <w:sz w:val="24"/>
          <w:szCs w:val="32"/>
        </w:rPr>
      </w:pPr>
    </w:p>
    <w:p w14:paraId="71AF6FE4" w14:textId="77777777" w:rsidR="000277B3" w:rsidRPr="000277B3" w:rsidRDefault="000277B3" w:rsidP="002A4579">
      <w:pPr>
        <w:bidi w:val="0"/>
        <w:spacing w:after="0"/>
        <w:ind w:firstLine="720"/>
        <w:jc w:val="both"/>
        <w:rPr>
          <w:rFonts w:ascii="Souvenir Lt BT" w:hAnsi="Souvenir Lt BT" w:cs="Traditional Arabic"/>
          <w:sz w:val="24"/>
          <w:szCs w:val="32"/>
        </w:rPr>
      </w:pPr>
      <w:r w:rsidRPr="000277B3">
        <w:rPr>
          <w:rFonts w:ascii="Souvenir Lt BT" w:hAnsi="Souvenir Lt BT" w:cs="Traditional Arabic"/>
          <w:b/>
          <w:bCs/>
          <w:sz w:val="24"/>
          <w:szCs w:val="32"/>
        </w:rPr>
        <w:t xml:space="preserve">Pertanyaan 6: </w:t>
      </w:r>
      <w:r w:rsidRPr="000277B3">
        <w:rPr>
          <w:rFonts w:ascii="Souvenir Lt BT" w:hAnsi="Souvenir Lt BT" w:cs="Traditional Arabic"/>
          <w:sz w:val="24"/>
          <w:szCs w:val="32"/>
        </w:rPr>
        <w:t>Bolehkah Wanita Berwudu dengan Hanya Mengusap di Atas Kerudungnya Tanpa Melepasnya?</w:t>
      </w:r>
    </w:p>
    <w:p w14:paraId="72647376" w14:textId="77777777" w:rsidR="000277B3" w:rsidRPr="000277B3" w:rsidRDefault="000277B3" w:rsidP="002A4579">
      <w:pPr>
        <w:bidi w:val="0"/>
        <w:spacing w:after="0"/>
        <w:ind w:firstLine="720"/>
        <w:jc w:val="both"/>
        <w:rPr>
          <w:rFonts w:ascii="Souvenir Lt BT" w:hAnsi="Souvenir Lt BT" w:cs="Traditional Arabic"/>
          <w:sz w:val="24"/>
          <w:szCs w:val="32"/>
        </w:rPr>
      </w:pPr>
      <w:r w:rsidRPr="000277B3">
        <w:rPr>
          <w:rFonts w:ascii="Souvenir Lt BT" w:hAnsi="Souvenir Lt BT" w:cs="Traditional Arabic"/>
          <w:b/>
          <w:bCs/>
          <w:sz w:val="24"/>
          <w:szCs w:val="32"/>
        </w:rPr>
        <w:t>Jawab:</w:t>
      </w:r>
    </w:p>
    <w:p w14:paraId="12AE7CF7" w14:textId="0DE577DB" w:rsidR="000277B3" w:rsidRPr="000277B3" w:rsidRDefault="000277B3" w:rsidP="002A4579">
      <w:pPr>
        <w:bidi w:val="0"/>
        <w:spacing w:after="0"/>
        <w:ind w:firstLine="720"/>
        <w:jc w:val="both"/>
        <w:rPr>
          <w:rFonts w:ascii="Souvenir Lt BT" w:hAnsi="Souvenir Lt BT" w:cs="Traditional Arabic"/>
          <w:sz w:val="24"/>
          <w:szCs w:val="32"/>
        </w:rPr>
      </w:pPr>
      <w:r w:rsidRPr="000277B3">
        <w:rPr>
          <w:rFonts w:ascii="Souvenir Lt BT" w:hAnsi="Souvenir Lt BT" w:cs="Traditional Arabic"/>
          <w:sz w:val="24"/>
          <w:szCs w:val="32"/>
        </w:rPr>
        <w:t>Boleh bagi seorang wanita yang memakai jilbab untuk hanya mengusap di atas jilbabnya ketika berwudu, tanpa perlu memasukkan tangan ke bawah jilbab, apalagi sampai membukanya.</w:t>
      </w:r>
      <w:r w:rsidR="002A4579" w:rsidRPr="00AB77D5">
        <w:rPr>
          <w:rFonts w:ascii="Souvenir Lt BT" w:hAnsi="Souvenir Lt BT" w:cs="Traditional Arabic"/>
          <w:sz w:val="24"/>
          <w:szCs w:val="32"/>
        </w:rPr>
        <w:t xml:space="preserve"> </w:t>
      </w:r>
    </w:p>
    <w:p w14:paraId="4AFCD663" w14:textId="77777777" w:rsidR="000277B3" w:rsidRPr="000277B3" w:rsidRDefault="000277B3" w:rsidP="002A4579">
      <w:pPr>
        <w:bidi w:val="0"/>
        <w:spacing w:after="0"/>
        <w:ind w:firstLine="720"/>
        <w:jc w:val="both"/>
        <w:rPr>
          <w:rFonts w:ascii="Souvenir Lt BT" w:hAnsi="Souvenir Lt BT" w:cs="Traditional Arabic"/>
          <w:sz w:val="24"/>
          <w:szCs w:val="32"/>
        </w:rPr>
      </w:pPr>
      <w:r w:rsidRPr="000277B3">
        <w:rPr>
          <w:rFonts w:ascii="Souvenir Lt BT" w:hAnsi="Souvenir Lt BT" w:cs="Traditional Arabic"/>
          <w:b/>
          <w:bCs/>
          <w:sz w:val="24"/>
          <w:szCs w:val="32"/>
        </w:rPr>
        <w:t>Perincian:</w:t>
      </w:r>
    </w:p>
    <w:p w14:paraId="60B978D1" w14:textId="22BBB543" w:rsidR="000277B3" w:rsidRPr="000277B3" w:rsidRDefault="000277B3" w:rsidP="002A4579">
      <w:pPr>
        <w:bidi w:val="0"/>
        <w:spacing w:after="0"/>
        <w:ind w:firstLine="720"/>
        <w:jc w:val="both"/>
        <w:rPr>
          <w:rFonts w:ascii="Souvenir Lt BT" w:hAnsi="Souvenir Lt BT" w:cs="Traditional Arabic"/>
          <w:sz w:val="24"/>
          <w:szCs w:val="32"/>
        </w:rPr>
      </w:pPr>
      <w:r w:rsidRPr="000277B3">
        <w:rPr>
          <w:rFonts w:ascii="Souvenir Lt BT" w:hAnsi="Souvenir Lt BT" w:cs="Traditional Arabic"/>
          <w:sz w:val="24"/>
          <w:szCs w:val="32"/>
        </w:rPr>
        <w:t xml:space="preserve">Para ulama berselisih tentang kebolehan wanita mengusap di atas jilbabnya tanpa membukanya. Jumhur ulama membolehkannya hanya dalam kondisi darurat. Adapun mazhab Hanbali membolehkannya meskipun bukan dalam </w:t>
      </w:r>
      <w:r w:rsidRPr="000277B3">
        <w:rPr>
          <w:rFonts w:ascii="Souvenir Lt BT" w:hAnsi="Souvenir Lt BT" w:cs="Traditional Arabic"/>
          <w:sz w:val="24"/>
          <w:szCs w:val="32"/>
        </w:rPr>
        <w:lastRenderedPageBreak/>
        <w:t>kondisi darurat, dengan syarat memang ada kesulitan untuk membuka jilbab tersebut. Dan pada umumnya jilbab-jilbab yang dipakai sekarang memang tidak mudah dibuka, tidak seperti songkok yang cukup diangkat untuk dilepaskan.</w:t>
      </w:r>
      <w:r w:rsidR="002A4579" w:rsidRPr="00AB77D5">
        <w:rPr>
          <w:rFonts w:ascii="Souvenir Lt BT" w:eastAsiaTheme="minorHAnsi" w:hAnsi="Souvenir Lt BT" w:cs="Traditional Arabic"/>
          <w:color w:val="auto"/>
          <w:sz w:val="24"/>
          <w:szCs w:val="32"/>
          <w:bdr w:val="none" w:sz="0" w:space="0" w:color="auto"/>
          <w:vertAlign w:val="superscript"/>
          <w:lang w:eastAsia="en-US"/>
        </w:rPr>
        <w:footnoteReference w:id="63"/>
      </w:r>
    </w:p>
    <w:p w14:paraId="465CD67F" w14:textId="3B551513" w:rsidR="000277B3" w:rsidRPr="000277B3" w:rsidRDefault="000277B3" w:rsidP="002A4579">
      <w:pPr>
        <w:bidi w:val="0"/>
        <w:spacing w:after="0"/>
        <w:ind w:firstLine="720"/>
        <w:jc w:val="both"/>
        <w:rPr>
          <w:rFonts w:ascii="Souvenir Lt BT" w:hAnsi="Souvenir Lt BT" w:cs="Traditional Arabic"/>
          <w:sz w:val="24"/>
          <w:szCs w:val="32"/>
        </w:rPr>
      </w:pPr>
      <w:r w:rsidRPr="000277B3">
        <w:rPr>
          <w:rFonts w:ascii="Souvenir Lt BT" w:hAnsi="Souvenir Lt BT" w:cs="Traditional Arabic"/>
          <w:sz w:val="24"/>
          <w:szCs w:val="32"/>
        </w:rPr>
        <w:t xml:space="preserve">Pendapat inilah yang lebih kuat, berdasarkan hadis Bilal </w:t>
      </w:r>
      <w:proofErr w:type="spellStart"/>
      <w:r w:rsidR="002A4579" w:rsidRPr="00AB77D5">
        <w:rPr>
          <w:rFonts w:ascii="Souvenir Lt BT" w:hAnsi="Souvenir Lt BT" w:cs="Traditional Arabic"/>
          <w:i/>
          <w:iCs/>
          <w:sz w:val="24"/>
          <w:szCs w:val="32"/>
        </w:rPr>
        <w:t>radhiyallâhu</w:t>
      </w:r>
      <w:proofErr w:type="spellEnd"/>
      <w:r w:rsidRPr="000277B3">
        <w:rPr>
          <w:rFonts w:ascii="Souvenir Lt BT" w:hAnsi="Souvenir Lt BT" w:cs="Traditional Arabic"/>
          <w:i/>
          <w:iCs/>
          <w:sz w:val="24"/>
          <w:szCs w:val="32"/>
        </w:rPr>
        <w:t xml:space="preserve"> </w:t>
      </w:r>
      <w:r w:rsidR="00A257FA">
        <w:rPr>
          <w:rFonts w:ascii="Souvenir Lt BT" w:hAnsi="Souvenir Lt BT" w:cs="Traditional Arabic"/>
          <w:i/>
          <w:iCs/>
          <w:sz w:val="24"/>
          <w:szCs w:val="32"/>
        </w:rPr>
        <w:t>‘</w:t>
      </w:r>
      <w:proofErr w:type="spellStart"/>
      <w:r w:rsidRPr="000277B3">
        <w:rPr>
          <w:rFonts w:ascii="Souvenir Lt BT" w:hAnsi="Souvenir Lt BT" w:cs="Traditional Arabic"/>
          <w:i/>
          <w:iCs/>
          <w:sz w:val="24"/>
          <w:szCs w:val="32"/>
        </w:rPr>
        <w:t>anhu</w:t>
      </w:r>
      <w:proofErr w:type="spellEnd"/>
      <w:r w:rsidR="002A4579" w:rsidRPr="00AB77D5">
        <w:rPr>
          <w:rFonts w:ascii="Souvenir Lt BT" w:hAnsi="Souvenir Lt BT" w:cs="Traditional Arabic"/>
          <w:sz w:val="24"/>
          <w:szCs w:val="32"/>
        </w:rPr>
        <w:t>,</w:t>
      </w:r>
    </w:p>
    <w:p w14:paraId="729DA78A" w14:textId="77777777" w:rsidR="000277B3" w:rsidRPr="000277B3" w:rsidRDefault="000277B3" w:rsidP="002A4579">
      <w:pPr>
        <w:spacing w:after="0"/>
        <w:jc w:val="both"/>
        <w:rPr>
          <w:rFonts w:ascii="Souvenir Lt BT" w:hAnsi="Souvenir Lt BT" w:cs="Traditional Arabic"/>
          <w:sz w:val="24"/>
          <w:szCs w:val="32"/>
        </w:rPr>
      </w:pPr>
      <w:r w:rsidRPr="000277B3">
        <w:rPr>
          <w:rFonts w:ascii="Souvenir Lt BT" w:hAnsi="Souvenir Lt BT" w:cs="Traditional Arabic"/>
          <w:sz w:val="24"/>
          <w:szCs w:val="32"/>
          <w:rtl/>
        </w:rPr>
        <w:t>أَنَّ رَسُولَ اللهِ صَلَّى اللهُ عَلَيْهِ وَسَلَّمَ مَسَحَ عَلَى الْخُفَّيْنِ وَالْخِمَارِ</w:t>
      </w:r>
    </w:p>
    <w:p w14:paraId="25315E6F" w14:textId="7320608D" w:rsidR="000277B3" w:rsidRPr="000277B3" w:rsidRDefault="00A257FA" w:rsidP="000277B3">
      <w:pPr>
        <w:bidi w:val="0"/>
        <w:spacing w:after="0"/>
        <w:jc w:val="both"/>
        <w:rPr>
          <w:rFonts w:ascii="Souvenir Lt BT" w:hAnsi="Souvenir Lt BT" w:cs="Traditional Arabic"/>
          <w:sz w:val="24"/>
          <w:szCs w:val="32"/>
        </w:rPr>
      </w:pPr>
      <w:r>
        <w:rPr>
          <w:rFonts w:ascii="Souvenir Lt BT" w:hAnsi="Souvenir Lt BT" w:cs="Traditional Arabic"/>
          <w:i/>
          <w:iCs/>
          <w:sz w:val="24"/>
          <w:szCs w:val="32"/>
        </w:rPr>
        <w:t>“</w:t>
      </w:r>
      <w:r w:rsidR="000277B3" w:rsidRPr="000277B3">
        <w:rPr>
          <w:rFonts w:ascii="Souvenir Lt BT" w:hAnsi="Souvenir Lt BT" w:cs="Traditional Arabic"/>
          <w:i/>
          <w:iCs/>
          <w:sz w:val="24"/>
          <w:szCs w:val="32"/>
        </w:rPr>
        <w:t xml:space="preserve">Sesungguhnya Rasulullah </w:t>
      </w:r>
      <w:r w:rsidRPr="00A257FA">
        <w:rPr>
          <w:rFonts w:ascii="Souvenir Lt BT" w:hAnsi="Souvenir Lt BT" w:cs="Traditional Arabic"/>
          <w:i/>
          <w:iCs/>
          <w:sz w:val="24"/>
          <w:szCs w:val="32"/>
          <w:rtl/>
        </w:rPr>
        <w:t>ﷺ</w:t>
      </w:r>
      <w:r w:rsidR="000277B3" w:rsidRPr="000277B3">
        <w:rPr>
          <w:rFonts w:ascii="Souvenir Lt BT" w:hAnsi="Souvenir Lt BT" w:cs="Traditional Arabic"/>
          <w:i/>
          <w:iCs/>
          <w:sz w:val="24"/>
          <w:szCs w:val="32"/>
        </w:rPr>
        <w:t xml:space="preserve"> ketika berwudu mengusap kedua </w:t>
      </w:r>
      <w:proofErr w:type="spellStart"/>
      <w:r w:rsidR="000277B3" w:rsidRPr="000277B3">
        <w:rPr>
          <w:rFonts w:ascii="Souvenir Lt BT" w:hAnsi="Souvenir Lt BT" w:cs="Traditional Arabic"/>
          <w:i/>
          <w:iCs/>
          <w:sz w:val="24"/>
          <w:szCs w:val="32"/>
        </w:rPr>
        <w:t>khuf</w:t>
      </w:r>
      <w:proofErr w:type="spellEnd"/>
      <w:r w:rsidR="000277B3" w:rsidRPr="000277B3">
        <w:rPr>
          <w:rFonts w:ascii="Souvenir Lt BT" w:hAnsi="Souvenir Lt BT" w:cs="Traditional Arabic"/>
          <w:i/>
          <w:iCs/>
          <w:sz w:val="24"/>
          <w:szCs w:val="32"/>
        </w:rPr>
        <w:t xml:space="preserve"> dan mengusap </w:t>
      </w:r>
      <w:proofErr w:type="spellStart"/>
      <w:r w:rsidR="00A861F0">
        <w:rPr>
          <w:rFonts w:ascii="Souvenir Lt BT" w:hAnsi="Souvenir Lt BT" w:cs="Traditional Arabic"/>
          <w:i/>
          <w:iCs/>
          <w:sz w:val="24"/>
          <w:szCs w:val="32"/>
        </w:rPr>
        <w:t>khimar</w:t>
      </w:r>
      <w:proofErr w:type="spellEnd"/>
      <w:r w:rsidR="000277B3" w:rsidRPr="000277B3">
        <w:rPr>
          <w:rFonts w:ascii="Souvenir Lt BT" w:hAnsi="Souvenir Lt BT" w:cs="Traditional Arabic"/>
          <w:i/>
          <w:iCs/>
          <w:sz w:val="24"/>
          <w:szCs w:val="32"/>
        </w:rPr>
        <w:t xml:space="preserve"> (penutup kepala).</w:t>
      </w:r>
      <w:r>
        <w:rPr>
          <w:rFonts w:ascii="Souvenir Lt BT" w:hAnsi="Souvenir Lt BT" w:cs="Traditional Arabic"/>
          <w:i/>
          <w:iCs/>
          <w:sz w:val="24"/>
          <w:szCs w:val="32"/>
        </w:rPr>
        <w:t>”</w:t>
      </w:r>
      <w:r w:rsidR="00AA0AD5">
        <w:rPr>
          <w:rStyle w:val="ReferensiCatatanKaki"/>
          <w:rFonts w:ascii="Souvenir Lt BT" w:hAnsi="Souvenir Lt BT" w:cs="Traditional Arabic"/>
          <w:i/>
          <w:iCs/>
          <w:sz w:val="24"/>
          <w:szCs w:val="32"/>
        </w:rPr>
        <w:footnoteReference w:id="64"/>
      </w:r>
      <w:r w:rsidR="000277B3" w:rsidRPr="000277B3">
        <w:rPr>
          <w:rFonts w:ascii="Souvenir Lt BT" w:hAnsi="Souvenir Lt BT" w:cs="Traditional Arabic"/>
          <w:sz w:val="24"/>
          <w:szCs w:val="32"/>
        </w:rPr>
        <w:t xml:space="preserve"> </w:t>
      </w:r>
    </w:p>
    <w:p w14:paraId="306D16A0" w14:textId="44417852" w:rsidR="002A4579" w:rsidRPr="00AB77D5" w:rsidRDefault="000277B3" w:rsidP="002A4579">
      <w:pPr>
        <w:bidi w:val="0"/>
        <w:spacing w:after="0"/>
        <w:ind w:firstLine="720"/>
        <w:jc w:val="both"/>
        <w:rPr>
          <w:rFonts w:ascii="Souvenir Lt BT" w:hAnsi="Souvenir Lt BT" w:cs="Traditional Arabic"/>
          <w:sz w:val="24"/>
          <w:szCs w:val="32"/>
        </w:rPr>
      </w:pPr>
      <w:r w:rsidRPr="000277B3">
        <w:rPr>
          <w:rFonts w:ascii="Souvenir Lt BT" w:hAnsi="Souvenir Lt BT" w:cs="Traditional Arabic"/>
          <w:sz w:val="24"/>
          <w:szCs w:val="32"/>
        </w:rPr>
        <w:t>An-Nawawi berkata</w:t>
      </w:r>
      <w:r w:rsidR="002A4579" w:rsidRPr="00AB77D5">
        <w:rPr>
          <w:rFonts w:ascii="Souvenir Lt BT" w:hAnsi="Souvenir Lt BT" w:cs="Traditional Arabic"/>
          <w:sz w:val="24"/>
          <w:szCs w:val="32"/>
        </w:rPr>
        <w:t>,</w:t>
      </w:r>
      <w:r w:rsidRPr="000277B3">
        <w:rPr>
          <w:rFonts w:ascii="Souvenir Lt BT" w:hAnsi="Souvenir Lt BT" w:cs="Traditional Arabic"/>
          <w:sz w:val="24"/>
          <w:szCs w:val="32"/>
        </w:rPr>
        <w:t xml:space="preserve"> </w:t>
      </w:r>
      <w:r w:rsidR="00A257FA">
        <w:rPr>
          <w:rFonts w:ascii="Souvenir Lt BT" w:hAnsi="Souvenir Lt BT" w:cs="Traditional Arabic"/>
          <w:i/>
          <w:iCs/>
          <w:sz w:val="24"/>
          <w:szCs w:val="32"/>
        </w:rPr>
        <w:t>“</w:t>
      </w:r>
      <w:r w:rsidRPr="000277B3">
        <w:rPr>
          <w:rFonts w:ascii="Souvenir Lt BT" w:hAnsi="Souvenir Lt BT" w:cs="Traditional Arabic"/>
          <w:i/>
          <w:iCs/>
          <w:sz w:val="24"/>
          <w:szCs w:val="32"/>
        </w:rPr>
        <w:t xml:space="preserve">Yang dimaksud dengan </w:t>
      </w:r>
      <w:proofErr w:type="spellStart"/>
      <w:r w:rsidRPr="000277B3">
        <w:rPr>
          <w:rFonts w:ascii="Souvenir Lt BT" w:hAnsi="Souvenir Lt BT" w:cs="Traditional Arabic"/>
          <w:i/>
          <w:iCs/>
          <w:sz w:val="24"/>
          <w:szCs w:val="32"/>
        </w:rPr>
        <w:t>khim</w:t>
      </w:r>
      <w:r w:rsidR="00403FE3">
        <w:rPr>
          <w:rFonts w:ascii="Souvenir Lt BT" w:hAnsi="Souvenir Lt BT" w:cs="Traditional Arabic"/>
          <w:i/>
          <w:iCs/>
          <w:sz w:val="24"/>
          <w:szCs w:val="32"/>
        </w:rPr>
        <w:t>a</w:t>
      </w:r>
      <w:r w:rsidRPr="000277B3">
        <w:rPr>
          <w:rFonts w:ascii="Souvenir Lt BT" w:hAnsi="Souvenir Lt BT" w:cs="Traditional Arabic"/>
          <w:i/>
          <w:iCs/>
          <w:sz w:val="24"/>
          <w:szCs w:val="32"/>
        </w:rPr>
        <w:t>r</w:t>
      </w:r>
      <w:proofErr w:type="spellEnd"/>
      <w:r w:rsidRPr="000277B3">
        <w:rPr>
          <w:rFonts w:ascii="Souvenir Lt BT" w:hAnsi="Souvenir Lt BT" w:cs="Traditional Arabic"/>
          <w:i/>
          <w:iCs/>
          <w:sz w:val="24"/>
          <w:szCs w:val="32"/>
        </w:rPr>
        <w:t xml:space="preserve"> di sini adalah </w:t>
      </w:r>
      <w:r w:rsidR="00A257FA">
        <w:rPr>
          <w:rFonts w:ascii="Souvenir Lt BT" w:hAnsi="Souvenir Lt BT" w:cs="Traditional Arabic"/>
          <w:i/>
          <w:iCs/>
          <w:sz w:val="24"/>
          <w:szCs w:val="32"/>
        </w:rPr>
        <w:t>‘</w:t>
      </w:r>
      <w:proofErr w:type="spellStart"/>
      <w:r w:rsidRPr="000277B3">
        <w:rPr>
          <w:rFonts w:ascii="Souvenir Lt BT" w:hAnsi="Souvenir Lt BT" w:cs="Traditional Arabic"/>
          <w:i/>
          <w:iCs/>
          <w:sz w:val="24"/>
          <w:szCs w:val="32"/>
        </w:rPr>
        <w:t>imâmah</w:t>
      </w:r>
      <w:proofErr w:type="spellEnd"/>
      <w:r w:rsidRPr="000277B3">
        <w:rPr>
          <w:rFonts w:ascii="Souvenir Lt BT" w:hAnsi="Souvenir Lt BT" w:cs="Traditional Arabic"/>
          <w:i/>
          <w:iCs/>
          <w:sz w:val="24"/>
          <w:szCs w:val="32"/>
        </w:rPr>
        <w:t xml:space="preserve"> (sorban), karena sorban menutup kepala.</w:t>
      </w:r>
      <w:r w:rsidR="00A257FA">
        <w:rPr>
          <w:rFonts w:ascii="Souvenir Lt BT" w:hAnsi="Souvenir Lt BT" w:cs="Traditional Arabic"/>
          <w:i/>
          <w:iCs/>
          <w:sz w:val="24"/>
          <w:szCs w:val="32"/>
        </w:rPr>
        <w:t>”</w:t>
      </w:r>
      <w:r w:rsidR="00B10B4E">
        <w:rPr>
          <w:rStyle w:val="ReferensiCatatanKaki"/>
          <w:rFonts w:ascii="Souvenir Lt BT" w:hAnsi="Souvenir Lt BT" w:cs="Traditional Arabic"/>
          <w:i/>
          <w:iCs/>
          <w:sz w:val="24"/>
          <w:szCs w:val="32"/>
        </w:rPr>
        <w:footnoteReference w:id="65"/>
      </w:r>
      <w:r w:rsidRPr="000277B3">
        <w:rPr>
          <w:rFonts w:ascii="Souvenir Lt BT" w:hAnsi="Souvenir Lt BT" w:cs="Traditional Arabic"/>
          <w:sz w:val="24"/>
          <w:szCs w:val="32"/>
        </w:rPr>
        <w:t xml:space="preserve"> </w:t>
      </w:r>
    </w:p>
    <w:p w14:paraId="72008131" w14:textId="1D28DF10" w:rsidR="000277B3" w:rsidRPr="000277B3" w:rsidRDefault="000277B3" w:rsidP="00D70C99">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highlight w:val="green"/>
          <w:bdr w:val="none" w:sz="0" w:space="0" w:color="auto"/>
          <w:lang w:eastAsia="en-US"/>
        </w:rPr>
      </w:pPr>
      <w:r w:rsidRPr="000277B3">
        <w:rPr>
          <w:rFonts w:ascii="Souvenir Lt BT" w:hAnsi="Souvenir Lt BT" w:cs="Traditional Arabic"/>
          <w:sz w:val="24"/>
          <w:szCs w:val="32"/>
        </w:rPr>
        <w:t>Dan telah datang pula hadis-hadis lain tentang kebolehan mengusap sorban sebagai pengganti mengusap kepala ketika berwudu.</w:t>
      </w:r>
      <w:r w:rsidR="00D70C99" w:rsidRPr="00AB77D5">
        <w:rPr>
          <w:rFonts w:ascii="Souvenir Lt BT" w:eastAsiaTheme="minorHAnsi" w:hAnsi="Souvenir Lt BT" w:cs="Traditional Arabic"/>
          <w:color w:val="auto"/>
          <w:sz w:val="24"/>
          <w:szCs w:val="32"/>
          <w:bdr w:val="none" w:sz="0" w:space="0" w:color="auto"/>
          <w:vertAlign w:val="superscript"/>
          <w:lang w:eastAsia="en-US"/>
        </w:rPr>
        <w:t xml:space="preserve"> </w:t>
      </w:r>
      <w:r w:rsidR="00D70C99" w:rsidRPr="00AB77D5">
        <w:rPr>
          <w:rFonts w:ascii="Souvenir Lt BT" w:eastAsiaTheme="minorHAnsi" w:hAnsi="Souvenir Lt BT" w:cs="Traditional Arabic"/>
          <w:color w:val="auto"/>
          <w:sz w:val="24"/>
          <w:szCs w:val="32"/>
          <w:bdr w:val="none" w:sz="0" w:space="0" w:color="auto"/>
          <w:vertAlign w:val="superscript"/>
          <w:lang w:eastAsia="en-US"/>
        </w:rPr>
        <w:footnoteReference w:id="66"/>
      </w:r>
    </w:p>
    <w:p w14:paraId="18692FD6" w14:textId="77777777" w:rsidR="000277B3" w:rsidRPr="000277B3" w:rsidRDefault="000277B3" w:rsidP="000277B3">
      <w:pPr>
        <w:bidi w:val="0"/>
        <w:spacing w:after="0"/>
        <w:ind w:firstLine="720"/>
        <w:jc w:val="both"/>
        <w:rPr>
          <w:rFonts w:ascii="Souvenir Lt BT" w:hAnsi="Souvenir Lt BT" w:cs="Traditional Arabic"/>
          <w:sz w:val="24"/>
          <w:szCs w:val="32"/>
        </w:rPr>
      </w:pPr>
      <w:r w:rsidRPr="000277B3">
        <w:rPr>
          <w:rFonts w:ascii="Souvenir Lt BT" w:hAnsi="Souvenir Lt BT" w:cs="Traditional Arabic"/>
          <w:sz w:val="24"/>
          <w:szCs w:val="32"/>
        </w:rPr>
        <w:t>Jika laki-laki boleh mengusap sorban, maka wanita pun boleh mengusap jilbabnya, dengan beberapa alasan berikut.</w:t>
      </w:r>
    </w:p>
    <w:p w14:paraId="165CE21D" w14:textId="77777777" w:rsidR="000277B3" w:rsidRPr="000277B3" w:rsidRDefault="000277B3" w:rsidP="000277B3">
      <w:pPr>
        <w:bidi w:val="0"/>
        <w:spacing w:after="0"/>
        <w:ind w:firstLine="720"/>
        <w:jc w:val="both"/>
        <w:rPr>
          <w:rFonts w:ascii="Souvenir Lt BT" w:hAnsi="Souvenir Lt BT" w:cs="Traditional Arabic"/>
          <w:sz w:val="24"/>
          <w:szCs w:val="32"/>
        </w:rPr>
      </w:pPr>
      <w:r w:rsidRPr="000277B3">
        <w:rPr>
          <w:rFonts w:ascii="Souvenir Lt BT" w:hAnsi="Souvenir Lt BT" w:cs="Traditional Arabic"/>
          <w:b/>
          <w:bCs/>
          <w:sz w:val="24"/>
          <w:szCs w:val="32"/>
        </w:rPr>
        <w:t>Pertama,</w:t>
      </w:r>
      <w:r w:rsidRPr="000277B3">
        <w:rPr>
          <w:rFonts w:ascii="Souvenir Lt BT" w:hAnsi="Souvenir Lt BT" w:cs="Traditional Arabic"/>
          <w:sz w:val="24"/>
          <w:szCs w:val="32"/>
        </w:rPr>
        <w:t xml:space="preserve"> hukum asal adalah kesetaraan antara laki-laki dan perempuan dalam hukum syariat. Sebagaimana laki-laki boleh mengusap penutup kepalanya (sorban), maka demikian pula perempuan boleh mengusap penutup kepalanya (jilbab) ketika berwudu.</w:t>
      </w:r>
    </w:p>
    <w:p w14:paraId="045B1CF3" w14:textId="05639FF1" w:rsidR="000277B3" w:rsidRPr="000277B3" w:rsidRDefault="000277B3" w:rsidP="000277B3">
      <w:pPr>
        <w:bidi w:val="0"/>
        <w:spacing w:after="0"/>
        <w:ind w:firstLine="720"/>
        <w:jc w:val="both"/>
        <w:rPr>
          <w:rFonts w:ascii="Souvenir Lt BT" w:hAnsi="Souvenir Lt BT" w:cs="Traditional Arabic"/>
          <w:sz w:val="24"/>
          <w:szCs w:val="32"/>
        </w:rPr>
      </w:pPr>
      <w:r w:rsidRPr="000277B3">
        <w:rPr>
          <w:rFonts w:ascii="Souvenir Lt BT" w:hAnsi="Souvenir Lt BT" w:cs="Traditional Arabic"/>
          <w:b/>
          <w:bCs/>
          <w:sz w:val="24"/>
          <w:szCs w:val="32"/>
        </w:rPr>
        <w:t>Kedua,</w:t>
      </w:r>
      <w:r w:rsidRPr="000277B3">
        <w:rPr>
          <w:rFonts w:ascii="Souvenir Lt BT" w:hAnsi="Souvenir Lt BT" w:cs="Traditional Arabic"/>
          <w:sz w:val="24"/>
          <w:szCs w:val="32"/>
        </w:rPr>
        <w:t xml:space="preserve"> ini sesuai dengan keumuman lafal hadis Bilal, yaitu kata </w:t>
      </w:r>
      <w:r w:rsidR="00A257FA">
        <w:rPr>
          <w:rFonts w:ascii="Souvenir Lt BT" w:hAnsi="Souvenir Lt BT" w:cs="Traditional Arabic"/>
          <w:i/>
          <w:iCs/>
          <w:sz w:val="24"/>
          <w:szCs w:val="32"/>
        </w:rPr>
        <w:t>“</w:t>
      </w:r>
      <w:proofErr w:type="spellStart"/>
      <w:r w:rsidRPr="000277B3">
        <w:rPr>
          <w:rFonts w:ascii="Souvenir Lt BT" w:hAnsi="Souvenir Lt BT" w:cs="Traditional Arabic"/>
          <w:i/>
          <w:iCs/>
          <w:sz w:val="24"/>
          <w:szCs w:val="32"/>
        </w:rPr>
        <w:t>al-</w:t>
      </w:r>
      <w:r w:rsidR="0081590A">
        <w:rPr>
          <w:rFonts w:ascii="Souvenir Lt BT" w:hAnsi="Souvenir Lt BT" w:cs="Traditional Arabic"/>
          <w:i/>
          <w:iCs/>
          <w:sz w:val="24"/>
          <w:szCs w:val="32"/>
        </w:rPr>
        <w:t>K</w:t>
      </w:r>
      <w:r w:rsidR="00A861F0">
        <w:rPr>
          <w:rFonts w:ascii="Souvenir Lt BT" w:hAnsi="Souvenir Lt BT" w:cs="Traditional Arabic"/>
          <w:i/>
          <w:iCs/>
          <w:sz w:val="24"/>
          <w:szCs w:val="32"/>
        </w:rPr>
        <w:t>himar</w:t>
      </w:r>
      <w:proofErr w:type="spellEnd"/>
      <w:r w:rsidR="00A257FA">
        <w:rPr>
          <w:rFonts w:ascii="Souvenir Lt BT" w:hAnsi="Souvenir Lt BT" w:cs="Traditional Arabic"/>
          <w:i/>
          <w:iCs/>
          <w:sz w:val="24"/>
          <w:szCs w:val="32"/>
        </w:rPr>
        <w:t>”</w:t>
      </w:r>
      <w:r w:rsidRPr="000277B3">
        <w:rPr>
          <w:rFonts w:ascii="Souvenir Lt BT" w:hAnsi="Souvenir Lt BT" w:cs="Traditional Arabic"/>
          <w:sz w:val="24"/>
          <w:szCs w:val="32"/>
        </w:rPr>
        <w:t xml:space="preserve"> yang mencakup seluruh penutup kepala, karena </w:t>
      </w:r>
      <w:proofErr w:type="spellStart"/>
      <w:r w:rsidR="00A861F0" w:rsidRPr="009C45F9">
        <w:rPr>
          <w:rFonts w:ascii="Souvenir Lt BT" w:hAnsi="Souvenir Lt BT" w:cs="Traditional Arabic"/>
          <w:sz w:val="24"/>
          <w:szCs w:val="32"/>
        </w:rPr>
        <w:t>khimar</w:t>
      </w:r>
      <w:proofErr w:type="spellEnd"/>
      <w:r w:rsidRPr="000277B3">
        <w:rPr>
          <w:rFonts w:ascii="Souvenir Lt BT" w:hAnsi="Souvenir Lt BT" w:cs="Traditional Arabic"/>
          <w:sz w:val="24"/>
          <w:szCs w:val="32"/>
        </w:rPr>
        <w:t xml:space="preserve"> dalam bahasa Arab berarti penutup kepala.</w:t>
      </w:r>
    </w:p>
    <w:p w14:paraId="36724269" w14:textId="09583A37" w:rsidR="000277B3" w:rsidRPr="000277B3" w:rsidRDefault="000277B3" w:rsidP="000277B3">
      <w:pPr>
        <w:bidi w:val="0"/>
        <w:spacing w:after="0"/>
        <w:ind w:firstLine="720"/>
        <w:jc w:val="both"/>
        <w:rPr>
          <w:rFonts w:ascii="Souvenir Lt BT" w:hAnsi="Souvenir Lt BT" w:cs="Traditional Arabic"/>
          <w:sz w:val="24"/>
          <w:szCs w:val="32"/>
        </w:rPr>
      </w:pPr>
      <w:r w:rsidRPr="000277B3">
        <w:rPr>
          <w:rFonts w:ascii="Souvenir Lt BT" w:hAnsi="Souvenir Lt BT" w:cs="Traditional Arabic"/>
          <w:b/>
          <w:bCs/>
          <w:sz w:val="24"/>
          <w:szCs w:val="32"/>
        </w:rPr>
        <w:lastRenderedPageBreak/>
        <w:t>Ketiga,</w:t>
      </w:r>
      <w:r w:rsidRPr="000277B3">
        <w:rPr>
          <w:rFonts w:ascii="Souvenir Lt BT" w:hAnsi="Souvenir Lt BT" w:cs="Traditional Arabic"/>
          <w:sz w:val="24"/>
          <w:szCs w:val="32"/>
        </w:rPr>
        <w:t xml:space="preserve"> jika laki-laki dibolehkan mengusap sorban karena ada kemudahan dan untuk menghilangkan kesulitan membuka sorban,</w:t>
      </w:r>
      <w:r w:rsidR="00060845" w:rsidRPr="00AB77D5">
        <w:rPr>
          <w:rFonts w:ascii="Souvenir Lt BT" w:eastAsiaTheme="minorHAnsi" w:hAnsi="Souvenir Lt BT" w:cs="Traditional Arabic"/>
          <w:color w:val="auto"/>
          <w:sz w:val="24"/>
          <w:szCs w:val="32"/>
          <w:bdr w:val="none" w:sz="0" w:space="0" w:color="auto"/>
          <w:vertAlign w:val="superscript"/>
          <w:lang w:eastAsia="en-US"/>
        </w:rPr>
        <w:footnoteReference w:id="67"/>
      </w:r>
      <w:r w:rsidRPr="000277B3">
        <w:rPr>
          <w:rFonts w:ascii="Souvenir Lt BT" w:hAnsi="Souvenir Lt BT" w:cs="Traditional Arabic"/>
          <w:sz w:val="24"/>
          <w:szCs w:val="32"/>
        </w:rPr>
        <w:t xml:space="preserve"> maka wanita lebih layak mendapat keringanan ini, dilihat dari beberapa sisi: kebutuhan wanita terhadap penutup kepala lebih besar daripada kebutuhan laki-laki terhadap sorban, karena jilbab menutup aurat; jilbab wanita umumnya lebih menutup kepala dibanding sorban laki-laki; dan melepas serta memasang kembali jilbab jelas lebih sulit daripada melepas dan memasang sorban.</w:t>
      </w:r>
    </w:p>
    <w:p w14:paraId="586A8F75" w14:textId="77777777" w:rsidR="000277B3" w:rsidRPr="000277B3" w:rsidRDefault="000277B3" w:rsidP="000277B3">
      <w:pPr>
        <w:bidi w:val="0"/>
        <w:spacing w:after="0"/>
        <w:ind w:firstLine="720"/>
        <w:jc w:val="both"/>
        <w:rPr>
          <w:rFonts w:ascii="Souvenir Lt BT" w:hAnsi="Souvenir Lt BT" w:cs="Traditional Arabic"/>
          <w:sz w:val="24"/>
          <w:szCs w:val="32"/>
        </w:rPr>
      </w:pPr>
      <w:r w:rsidRPr="000277B3">
        <w:rPr>
          <w:rFonts w:ascii="Souvenir Lt BT" w:hAnsi="Souvenir Lt BT" w:cs="Traditional Arabic"/>
          <w:b/>
          <w:bCs/>
          <w:sz w:val="24"/>
          <w:szCs w:val="32"/>
        </w:rPr>
        <w:t xml:space="preserve">Keempat, </w:t>
      </w:r>
      <w:r w:rsidRPr="000277B3">
        <w:rPr>
          <w:rFonts w:ascii="Souvenir Lt BT" w:hAnsi="Souvenir Lt BT" w:cs="Traditional Arabic"/>
          <w:sz w:val="24"/>
          <w:szCs w:val="32"/>
        </w:rPr>
        <w:t>kebolehan ini semakin kuat jika ada sebab-sebab lain yang menyertainya, seperti cuaca dingin, kekhawatiran rambutnya tersingkap, atau sebab-sebab lainnya.</w:t>
      </w:r>
    </w:p>
    <w:p w14:paraId="10E1455B" w14:textId="280409EB" w:rsidR="00C95CCB" w:rsidRPr="00AB77D5" w:rsidRDefault="00C95CCB" w:rsidP="00C95CCB">
      <w:pPr>
        <w:bidi w:val="0"/>
        <w:spacing w:after="0"/>
        <w:jc w:val="both"/>
        <w:rPr>
          <w:rFonts w:ascii="Souvenir Lt BT" w:hAnsi="Souvenir Lt BT" w:cs="Traditional Arabic"/>
          <w:sz w:val="24"/>
          <w:szCs w:val="32"/>
        </w:rPr>
      </w:pPr>
    </w:p>
    <w:p w14:paraId="38437C6D" w14:textId="3A903A2F" w:rsidR="00B459CB" w:rsidRDefault="00DF1F49" w:rsidP="00B459CB">
      <w:pPr>
        <w:bidi w:val="0"/>
        <w:spacing w:after="0"/>
        <w:jc w:val="center"/>
        <w:rPr>
          <w:rFonts w:ascii="Souvenir Lt BT" w:hAnsi="Souvenir Lt BT" w:cs="Traditional Arabic"/>
          <w:sz w:val="24"/>
          <w:szCs w:val="32"/>
        </w:rPr>
      </w:pPr>
      <w:r>
        <w:rPr>
          <w:rFonts w:ascii="Souvenir Lt BT" w:hAnsi="Souvenir Lt BT" w:cs="Traditional Arabic"/>
          <w:noProof/>
          <w:sz w:val="24"/>
          <w:szCs w:val="32"/>
        </w:rPr>
        <w:drawing>
          <wp:inline distT="0" distB="0" distL="0" distR="0" wp14:anchorId="44B00574" wp14:editId="2A550695">
            <wp:extent cx="5785485" cy="2908300"/>
            <wp:effectExtent l="0" t="0" r="571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85485" cy="2908300"/>
                    </a:xfrm>
                    <a:prstGeom prst="rect">
                      <a:avLst/>
                    </a:prstGeom>
                    <a:noFill/>
                  </pic:spPr>
                </pic:pic>
              </a:graphicData>
            </a:graphic>
          </wp:inline>
        </w:drawing>
      </w:r>
    </w:p>
    <w:p w14:paraId="4BF817D8" w14:textId="77777777" w:rsidR="00B459CB" w:rsidRPr="00AB77D5" w:rsidRDefault="00B459CB" w:rsidP="00B459CB">
      <w:pPr>
        <w:bidi w:val="0"/>
        <w:spacing w:after="0"/>
        <w:jc w:val="both"/>
        <w:rPr>
          <w:rFonts w:ascii="Souvenir Lt BT" w:hAnsi="Souvenir Lt BT" w:cs="Traditional Arabic"/>
          <w:sz w:val="24"/>
          <w:szCs w:val="32"/>
        </w:rPr>
      </w:pPr>
    </w:p>
    <w:p w14:paraId="3627361C" w14:textId="7C1412B1" w:rsidR="007D1E87" w:rsidRPr="00AB77D5" w:rsidRDefault="00C95CCB" w:rsidP="00C95CCB">
      <w:pPr>
        <w:bidi w:val="0"/>
        <w:spacing w:after="0"/>
        <w:jc w:val="center"/>
        <w:rPr>
          <w:rFonts w:ascii="Souvenir Lt BT" w:hAnsi="Souvenir Lt BT" w:cs="Traditional Arabic"/>
          <w:sz w:val="24"/>
          <w:szCs w:val="32"/>
          <w:rtl/>
        </w:rPr>
      </w:pPr>
      <w:r w:rsidRPr="00AB77D5">
        <w:rPr>
          <w:rFonts w:ascii="Souvenir Lt BT" w:hAnsi="Souvenir Lt BT" w:cs="Traditional Arabic"/>
          <w:sz w:val="24"/>
          <w:szCs w:val="32"/>
        </w:rPr>
        <w:t>***</w:t>
      </w:r>
    </w:p>
    <w:p w14:paraId="1953A059" w14:textId="77777777" w:rsidR="007D1E87" w:rsidRPr="00AB77D5" w:rsidRDefault="007D1E87" w:rsidP="009C63B5">
      <w:pPr>
        <w:pStyle w:val="NormalWeb"/>
        <w:shd w:val="clear" w:color="auto" w:fill="FFFFFF"/>
        <w:spacing w:before="0" w:beforeAutospacing="0" w:after="0" w:afterAutospacing="0" w:line="276" w:lineRule="auto"/>
        <w:rPr>
          <w:rFonts w:ascii="Souvenir Lt BT" w:hAnsi="Souvenir Lt BT" w:cs="Traditional Arabic"/>
          <w:b/>
          <w:bCs/>
          <w:color w:val="000000" w:themeColor="text1"/>
          <w:szCs w:val="32"/>
        </w:rPr>
      </w:pPr>
    </w:p>
    <w:p w14:paraId="383B3772" w14:textId="1B2F3037" w:rsidR="00404E8C" w:rsidRPr="00AB77D5" w:rsidRDefault="00404E8C" w:rsidP="009C63B5">
      <w:pPr>
        <w:pStyle w:val="NormalWeb"/>
        <w:shd w:val="clear" w:color="auto" w:fill="FFFFFF"/>
        <w:spacing w:before="0" w:beforeAutospacing="0" w:after="0" w:afterAutospacing="0" w:line="276" w:lineRule="auto"/>
        <w:rPr>
          <w:rFonts w:ascii="Souvenir Lt BT" w:hAnsi="Souvenir Lt BT" w:cs="Traditional Arabic"/>
          <w:b/>
          <w:bCs/>
          <w:color w:val="FF0000"/>
          <w:szCs w:val="32"/>
        </w:rPr>
      </w:pPr>
      <w:r w:rsidRPr="00AB77D5">
        <w:rPr>
          <w:rFonts w:ascii="Souvenir Lt BT" w:hAnsi="Souvenir Lt BT" w:cs="Traditional Arabic"/>
          <w:b/>
          <w:bCs/>
          <w:color w:val="FF0000"/>
          <w:szCs w:val="32"/>
        </w:rPr>
        <w:t xml:space="preserve">Nomor </w:t>
      </w:r>
      <w:r w:rsidR="00ED0FA8">
        <w:rPr>
          <w:rFonts w:ascii="Souvenir Lt BT" w:hAnsi="Souvenir Lt BT" w:cs="Traditional Arabic"/>
          <w:b/>
          <w:bCs/>
          <w:color w:val="FF0000"/>
          <w:szCs w:val="32"/>
        </w:rPr>
        <w:t>4</w:t>
      </w:r>
      <w:r w:rsidRPr="00AB77D5">
        <w:rPr>
          <w:rFonts w:ascii="Souvenir Lt BT" w:hAnsi="Souvenir Lt BT" w:cs="Traditional Arabic"/>
          <w:b/>
          <w:bCs/>
          <w:color w:val="FF0000"/>
          <w:szCs w:val="32"/>
        </w:rPr>
        <w:t>.11</w:t>
      </w:r>
    </w:p>
    <w:p w14:paraId="52CAE455" w14:textId="70794057" w:rsidR="00404E8C" w:rsidRPr="00AB77D5" w:rsidRDefault="000064A5" w:rsidP="009C63B5">
      <w:pPr>
        <w:pStyle w:val="NormalWeb"/>
        <w:shd w:val="clear" w:color="auto" w:fill="FFFFFF"/>
        <w:spacing w:before="0" w:beforeAutospacing="0" w:after="0" w:afterAutospacing="0" w:line="276" w:lineRule="auto"/>
        <w:jc w:val="center"/>
        <w:rPr>
          <w:rFonts w:ascii="Souvenir Lt BT" w:hAnsi="Souvenir Lt BT" w:cs="Traditional Arabic"/>
          <w:b/>
          <w:bCs/>
          <w:color w:val="000000" w:themeColor="text1"/>
          <w:szCs w:val="32"/>
        </w:rPr>
      </w:pPr>
      <w:r w:rsidRPr="00AB77D5">
        <w:rPr>
          <w:rFonts w:ascii="Souvenir Lt BT" w:hAnsi="Souvenir Lt BT" w:cs="Traditional Arabic"/>
          <w:b/>
          <w:bCs/>
          <w:color w:val="000000" w:themeColor="text1"/>
          <w:szCs w:val="32"/>
        </w:rPr>
        <w:t>S</w:t>
      </w:r>
      <w:r>
        <w:rPr>
          <w:rFonts w:ascii="Souvenir Lt BT" w:hAnsi="Souvenir Lt BT" w:cs="Traditional Arabic"/>
          <w:b/>
          <w:bCs/>
          <w:color w:val="000000" w:themeColor="text1"/>
          <w:szCs w:val="32"/>
        </w:rPr>
        <w:t>A</w:t>
      </w:r>
      <w:r w:rsidRPr="00AB77D5">
        <w:rPr>
          <w:rFonts w:ascii="Souvenir Lt BT" w:hAnsi="Souvenir Lt BT" w:cs="Traditional Arabic"/>
          <w:b/>
          <w:bCs/>
          <w:color w:val="000000" w:themeColor="text1"/>
          <w:szCs w:val="32"/>
        </w:rPr>
        <w:t>LAT</w:t>
      </w:r>
    </w:p>
    <w:p w14:paraId="0CCEA440" w14:textId="23DAE45D" w:rsidR="006E142A" w:rsidRPr="00AB77D5" w:rsidRDefault="00F4523D" w:rsidP="006E142A">
      <w:pPr>
        <w:pStyle w:val="NormalWeb"/>
        <w:shd w:val="clear" w:color="auto" w:fill="FFFFFF"/>
        <w:spacing w:after="0"/>
        <w:jc w:val="both"/>
        <w:rPr>
          <w:rFonts w:ascii="Souvenir Lt BT" w:hAnsi="Souvenir Lt BT" w:cs="Traditional Arabic"/>
          <w:color w:val="000000" w:themeColor="text1"/>
          <w:szCs w:val="32"/>
        </w:rPr>
      </w:pPr>
      <w:r w:rsidRPr="00AB77D5">
        <w:rPr>
          <w:rFonts w:ascii="Souvenir Lt BT" w:hAnsi="Souvenir Lt BT" w:cs="Traditional Arabic"/>
          <w:color w:val="000000" w:themeColor="text1"/>
          <w:szCs w:val="32"/>
        </w:rPr>
        <w:tab/>
      </w:r>
      <w:r w:rsidR="006E142A" w:rsidRPr="00AB77D5">
        <w:rPr>
          <w:rFonts w:ascii="Souvenir Lt BT" w:hAnsi="Souvenir Lt BT" w:cs="Traditional Arabic"/>
          <w:b/>
          <w:bCs/>
          <w:color w:val="000000" w:themeColor="text1"/>
          <w:szCs w:val="32"/>
        </w:rPr>
        <w:t xml:space="preserve">Pertanyaan 1: </w:t>
      </w:r>
      <w:r w:rsidR="006E142A" w:rsidRPr="00AB77D5">
        <w:rPr>
          <w:rFonts w:ascii="Souvenir Lt BT" w:hAnsi="Souvenir Lt BT" w:cs="Traditional Arabic"/>
          <w:color w:val="000000" w:themeColor="text1"/>
          <w:szCs w:val="32"/>
        </w:rPr>
        <w:t xml:space="preserve">Bolehkah </w:t>
      </w:r>
      <w:r w:rsidR="00037DD9">
        <w:rPr>
          <w:rFonts w:ascii="Souvenir Lt BT" w:hAnsi="Souvenir Lt BT" w:cs="Traditional Arabic"/>
          <w:color w:val="000000" w:themeColor="text1"/>
          <w:szCs w:val="32"/>
        </w:rPr>
        <w:t>jamaah</w:t>
      </w:r>
      <w:r w:rsidR="006E142A" w:rsidRPr="00AB77D5">
        <w:rPr>
          <w:rFonts w:ascii="Souvenir Lt BT" w:hAnsi="Souvenir Lt BT" w:cs="Traditional Arabic"/>
          <w:color w:val="000000" w:themeColor="text1"/>
          <w:szCs w:val="32"/>
        </w:rPr>
        <w:t xml:space="preserve"> haji dan umrah mengerjakan salat sunah rawatib?</w:t>
      </w:r>
    </w:p>
    <w:p w14:paraId="6E7FE2D8" w14:textId="77777777" w:rsidR="006E142A" w:rsidRPr="006E142A" w:rsidRDefault="006E142A" w:rsidP="006E142A">
      <w:pPr>
        <w:pStyle w:val="NormalWeb"/>
        <w:shd w:val="clear" w:color="auto" w:fill="FFFFFF"/>
        <w:spacing w:before="0" w:beforeAutospacing="0" w:after="0" w:afterAutospacing="0" w:line="276" w:lineRule="auto"/>
        <w:ind w:firstLine="720"/>
        <w:jc w:val="both"/>
        <w:rPr>
          <w:rFonts w:ascii="Souvenir Lt BT" w:hAnsi="Souvenir Lt BT" w:cs="Traditional Arabic"/>
          <w:color w:val="000000" w:themeColor="text1"/>
          <w:szCs w:val="32"/>
        </w:rPr>
      </w:pPr>
      <w:r w:rsidRPr="006E142A">
        <w:rPr>
          <w:rFonts w:ascii="Souvenir Lt BT" w:hAnsi="Souvenir Lt BT" w:cs="Traditional Arabic"/>
          <w:b/>
          <w:bCs/>
          <w:color w:val="000000" w:themeColor="text1"/>
          <w:szCs w:val="32"/>
        </w:rPr>
        <w:t>Jawab:</w:t>
      </w:r>
    </w:p>
    <w:p w14:paraId="3B2E7021" w14:textId="77777777" w:rsidR="006E142A" w:rsidRPr="006E142A" w:rsidRDefault="006E142A" w:rsidP="006E142A">
      <w:pPr>
        <w:pStyle w:val="NormalWeb"/>
        <w:shd w:val="clear" w:color="auto" w:fill="FFFFFF"/>
        <w:spacing w:before="0" w:beforeAutospacing="0" w:after="0" w:afterAutospacing="0" w:line="276" w:lineRule="auto"/>
        <w:ind w:firstLine="720"/>
        <w:jc w:val="both"/>
        <w:rPr>
          <w:rFonts w:ascii="Souvenir Lt BT" w:hAnsi="Souvenir Lt BT" w:cs="Traditional Arabic"/>
          <w:color w:val="000000" w:themeColor="text1"/>
          <w:szCs w:val="32"/>
        </w:rPr>
      </w:pPr>
      <w:r w:rsidRPr="006E142A">
        <w:rPr>
          <w:rFonts w:ascii="Souvenir Lt BT" w:hAnsi="Souvenir Lt BT" w:cs="Traditional Arabic"/>
          <w:color w:val="000000" w:themeColor="text1"/>
          <w:szCs w:val="32"/>
        </w:rPr>
        <w:t>Kondisi seorang musafir ketika salat ada dua keadaan.</w:t>
      </w:r>
    </w:p>
    <w:p w14:paraId="7F907EF9" w14:textId="3BFB9697" w:rsidR="006E142A" w:rsidRPr="006E142A" w:rsidRDefault="006E142A" w:rsidP="006E142A">
      <w:pPr>
        <w:pStyle w:val="NormalWeb"/>
        <w:shd w:val="clear" w:color="auto" w:fill="FFFFFF"/>
        <w:spacing w:before="0" w:beforeAutospacing="0" w:after="0" w:afterAutospacing="0" w:line="276" w:lineRule="auto"/>
        <w:ind w:firstLine="720"/>
        <w:jc w:val="both"/>
        <w:rPr>
          <w:rFonts w:ascii="Souvenir Lt BT" w:hAnsi="Souvenir Lt BT" w:cs="Traditional Arabic"/>
          <w:color w:val="000000" w:themeColor="text1"/>
          <w:szCs w:val="32"/>
        </w:rPr>
      </w:pPr>
      <w:r w:rsidRPr="006E142A">
        <w:rPr>
          <w:rFonts w:ascii="Souvenir Lt BT" w:hAnsi="Souvenir Lt BT" w:cs="Traditional Arabic"/>
          <w:b/>
          <w:bCs/>
          <w:color w:val="000000" w:themeColor="text1"/>
          <w:szCs w:val="32"/>
        </w:rPr>
        <w:t>Keadaan pertama:</w:t>
      </w:r>
      <w:r w:rsidRPr="006E142A">
        <w:rPr>
          <w:rFonts w:ascii="Souvenir Lt BT" w:hAnsi="Souvenir Lt BT" w:cs="Traditional Arabic"/>
          <w:color w:val="000000" w:themeColor="text1"/>
          <w:szCs w:val="32"/>
        </w:rPr>
        <w:t xml:space="preserve"> ia mengerjakan salat qasar</w:t>
      </w:r>
      <w:r w:rsidRPr="00AB77D5">
        <w:rPr>
          <w:rFonts w:ascii="Souvenir Lt BT" w:hAnsi="Souvenir Lt BT" w:cs="Traditional Arabic"/>
          <w:color w:val="000000" w:themeColor="text1"/>
          <w:szCs w:val="32"/>
        </w:rPr>
        <w:t xml:space="preserve">, </w:t>
      </w:r>
      <w:r w:rsidRPr="006E142A">
        <w:rPr>
          <w:rFonts w:ascii="Souvenir Lt BT" w:hAnsi="Souvenir Lt BT" w:cs="Traditional Arabic"/>
          <w:color w:val="000000" w:themeColor="text1"/>
          <w:szCs w:val="32"/>
        </w:rPr>
        <w:t xml:space="preserve">dan qasar memang yang </w:t>
      </w:r>
      <w:r w:rsidR="00210631" w:rsidRPr="00AB77D5">
        <w:rPr>
          <w:rFonts w:ascii="Souvenir Lt BT" w:hAnsi="Souvenir Lt BT" w:cs="Traditional Arabic"/>
          <w:color w:val="000000" w:themeColor="text1"/>
          <w:szCs w:val="32"/>
        </w:rPr>
        <w:t>disunahkan</w:t>
      </w:r>
      <w:r w:rsidRPr="006E142A">
        <w:rPr>
          <w:rFonts w:ascii="Souvenir Lt BT" w:hAnsi="Souvenir Lt BT" w:cs="Traditional Arabic"/>
          <w:color w:val="000000" w:themeColor="text1"/>
          <w:szCs w:val="32"/>
        </w:rPr>
        <w:t xml:space="preserve"> bagi musafir. Dalam kondisi ini, yang d</w:t>
      </w:r>
      <w:r w:rsidR="0038595B">
        <w:rPr>
          <w:rFonts w:ascii="Souvenir Lt BT" w:hAnsi="Souvenir Lt BT" w:cs="Traditional Arabic"/>
          <w:color w:val="000000" w:themeColor="text1"/>
          <w:szCs w:val="32"/>
        </w:rPr>
        <w:t>i</w:t>
      </w:r>
      <w:r w:rsidR="00B9649E">
        <w:rPr>
          <w:rFonts w:ascii="Souvenir Lt BT" w:hAnsi="Souvenir Lt BT" w:cs="Traditional Arabic"/>
          <w:color w:val="000000" w:themeColor="text1"/>
          <w:szCs w:val="32"/>
        </w:rPr>
        <w:t>sya</w:t>
      </w:r>
      <w:r w:rsidRPr="006E142A">
        <w:rPr>
          <w:rFonts w:ascii="Souvenir Lt BT" w:hAnsi="Souvenir Lt BT" w:cs="Traditional Arabic"/>
          <w:color w:val="000000" w:themeColor="text1"/>
          <w:szCs w:val="32"/>
        </w:rPr>
        <w:t xml:space="preserve">riatkan adalah meninggalkan salat sunah rawatib, kecuali dua rakaat sebelum subuh. Adapun salat witir, salat sunah mutlak, salat-salat sunah yang memiliki sebab seperti salat </w:t>
      </w:r>
      <w:r w:rsidRPr="006E142A">
        <w:rPr>
          <w:rFonts w:ascii="Souvenir Lt BT" w:hAnsi="Souvenir Lt BT" w:cs="Traditional Arabic"/>
          <w:color w:val="000000" w:themeColor="text1"/>
          <w:szCs w:val="32"/>
        </w:rPr>
        <w:lastRenderedPageBreak/>
        <w:t>sunah wudu, dua rakaat setelah tawaf, salat duha, dan salat tahajud, semuanya tetap d</w:t>
      </w:r>
      <w:r w:rsidR="0038595B">
        <w:rPr>
          <w:rFonts w:ascii="Souvenir Lt BT" w:hAnsi="Souvenir Lt BT" w:cs="Traditional Arabic"/>
          <w:color w:val="000000" w:themeColor="text1"/>
          <w:szCs w:val="32"/>
        </w:rPr>
        <w:t>i</w:t>
      </w:r>
      <w:r w:rsidR="00B9649E">
        <w:rPr>
          <w:rFonts w:ascii="Souvenir Lt BT" w:hAnsi="Souvenir Lt BT" w:cs="Traditional Arabic"/>
          <w:color w:val="000000" w:themeColor="text1"/>
          <w:szCs w:val="32"/>
        </w:rPr>
        <w:t>sya</w:t>
      </w:r>
      <w:r w:rsidRPr="006E142A">
        <w:rPr>
          <w:rFonts w:ascii="Souvenir Lt BT" w:hAnsi="Souvenir Lt BT" w:cs="Traditional Arabic"/>
          <w:color w:val="000000" w:themeColor="text1"/>
          <w:szCs w:val="32"/>
        </w:rPr>
        <w:t>riatkan.</w:t>
      </w:r>
      <w:r w:rsidR="00C21B2D">
        <w:rPr>
          <w:rStyle w:val="ReferensiCatatanKaki"/>
          <w:rFonts w:ascii="Souvenir Lt BT" w:hAnsi="Souvenir Lt BT" w:cs="Traditional Arabic"/>
          <w:color w:val="000000" w:themeColor="text1"/>
          <w:szCs w:val="32"/>
        </w:rPr>
        <w:footnoteReference w:id="68"/>
      </w:r>
      <w:r w:rsidRPr="006E142A">
        <w:rPr>
          <w:rFonts w:ascii="Souvenir Lt BT" w:hAnsi="Souvenir Lt BT" w:cs="Traditional Arabic"/>
          <w:color w:val="000000" w:themeColor="text1"/>
          <w:szCs w:val="32"/>
        </w:rPr>
        <w:t xml:space="preserve"> </w:t>
      </w:r>
    </w:p>
    <w:p w14:paraId="65640041" w14:textId="50731892" w:rsidR="006E142A" w:rsidRPr="006E142A" w:rsidRDefault="006E142A" w:rsidP="00210631">
      <w:pPr>
        <w:pStyle w:val="NormalWeb"/>
        <w:shd w:val="clear" w:color="auto" w:fill="FFFFFF"/>
        <w:spacing w:before="0" w:beforeAutospacing="0" w:after="0" w:afterAutospacing="0" w:line="276" w:lineRule="auto"/>
        <w:ind w:firstLine="720"/>
        <w:jc w:val="both"/>
        <w:rPr>
          <w:rFonts w:ascii="Souvenir Lt BT" w:hAnsi="Souvenir Lt BT" w:cs="Traditional Arabic"/>
          <w:color w:val="000000" w:themeColor="text1"/>
          <w:szCs w:val="32"/>
        </w:rPr>
      </w:pPr>
      <w:r w:rsidRPr="006E142A">
        <w:rPr>
          <w:rFonts w:ascii="Souvenir Lt BT" w:hAnsi="Souvenir Lt BT" w:cs="Traditional Arabic"/>
          <w:b/>
          <w:bCs/>
          <w:color w:val="000000" w:themeColor="text1"/>
          <w:szCs w:val="32"/>
        </w:rPr>
        <w:t xml:space="preserve">Keadaan kedua: </w:t>
      </w:r>
      <w:r w:rsidRPr="006E142A">
        <w:rPr>
          <w:rFonts w:ascii="Souvenir Lt BT" w:hAnsi="Souvenir Lt BT" w:cs="Traditional Arabic"/>
          <w:color w:val="000000" w:themeColor="text1"/>
          <w:szCs w:val="32"/>
        </w:rPr>
        <w:t xml:space="preserve">ia salat bermakmum kepada imam yang salatnya sempurna (empat rakaat), sebagaimana kondisi para </w:t>
      </w:r>
      <w:r w:rsidR="00037DD9">
        <w:rPr>
          <w:rFonts w:ascii="Souvenir Lt BT" w:hAnsi="Souvenir Lt BT" w:cs="Traditional Arabic"/>
          <w:color w:val="000000" w:themeColor="text1"/>
          <w:szCs w:val="32"/>
        </w:rPr>
        <w:t>jamaah</w:t>
      </w:r>
      <w:r w:rsidRPr="006E142A">
        <w:rPr>
          <w:rFonts w:ascii="Souvenir Lt BT" w:hAnsi="Souvenir Lt BT" w:cs="Traditional Arabic"/>
          <w:color w:val="000000" w:themeColor="text1"/>
          <w:szCs w:val="32"/>
        </w:rPr>
        <w:t xml:space="preserve"> haji dan umrah yang biasanya salat </w:t>
      </w:r>
      <w:r w:rsidRPr="00503446">
        <w:rPr>
          <w:rFonts w:ascii="Souvenir Lt BT" w:hAnsi="Souvenir Lt BT" w:cs="Traditional Arabic"/>
          <w:color w:val="000000" w:themeColor="text1"/>
          <w:szCs w:val="32"/>
        </w:rPr>
        <w:t>ber</w:t>
      </w:r>
      <w:r w:rsidR="00037DD9">
        <w:rPr>
          <w:rFonts w:ascii="Souvenir Lt BT" w:hAnsi="Souvenir Lt BT" w:cs="Traditional Arabic"/>
          <w:color w:val="000000" w:themeColor="text1"/>
          <w:szCs w:val="32"/>
        </w:rPr>
        <w:t>jamaah</w:t>
      </w:r>
      <w:r w:rsidRPr="006E142A">
        <w:rPr>
          <w:rFonts w:ascii="Souvenir Lt BT" w:hAnsi="Souvenir Lt BT" w:cs="Traditional Arabic"/>
          <w:color w:val="000000" w:themeColor="text1"/>
          <w:szCs w:val="32"/>
        </w:rPr>
        <w:t xml:space="preserve"> di Masjid Nabawi dan </w:t>
      </w:r>
      <w:r w:rsidR="0057099E">
        <w:rPr>
          <w:rFonts w:ascii="Souvenir Lt BT" w:hAnsi="Souvenir Lt BT" w:cs="Traditional Arabic"/>
          <w:color w:val="000000" w:themeColor="text1"/>
          <w:szCs w:val="32"/>
        </w:rPr>
        <w:t>Masjidilharam</w:t>
      </w:r>
      <w:r w:rsidRPr="006E142A">
        <w:rPr>
          <w:rFonts w:ascii="Souvenir Lt BT" w:hAnsi="Souvenir Lt BT" w:cs="Traditional Arabic"/>
          <w:color w:val="000000" w:themeColor="text1"/>
          <w:szCs w:val="32"/>
        </w:rPr>
        <w:t>. Dalam kondisi ini, yang lebih utama adalah tetap mengerjakan salat sunah rawatib, karena salatnya telah mengikuti hukum orang yang mukim.</w:t>
      </w:r>
    </w:p>
    <w:p w14:paraId="486AA9BC" w14:textId="17A5EF0D" w:rsidR="006E142A" w:rsidRPr="006E142A" w:rsidRDefault="006E142A" w:rsidP="00210631">
      <w:pPr>
        <w:pStyle w:val="NormalWeb"/>
        <w:shd w:val="clear" w:color="auto" w:fill="FFFFFF"/>
        <w:spacing w:before="0" w:beforeAutospacing="0" w:after="0" w:afterAutospacing="0" w:line="276" w:lineRule="auto"/>
        <w:ind w:firstLine="720"/>
        <w:jc w:val="both"/>
        <w:rPr>
          <w:rFonts w:ascii="Souvenir Lt BT" w:hAnsi="Souvenir Lt BT" w:cs="Traditional Arabic"/>
          <w:color w:val="000000" w:themeColor="text1"/>
          <w:szCs w:val="32"/>
        </w:rPr>
      </w:pPr>
      <w:r w:rsidRPr="006E142A">
        <w:rPr>
          <w:rFonts w:ascii="Souvenir Lt BT" w:hAnsi="Souvenir Lt BT" w:cs="Traditional Arabic"/>
          <w:color w:val="000000" w:themeColor="text1"/>
          <w:szCs w:val="32"/>
        </w:rPr>
        <w:t>Sy</w:t>
      </w:r>
      <w:r w:rsidR="00210631" w:rsidRPr="00AB77D5">
        <w:rPr>
          <w:rFonts w:ascii="Souvenir Lt BT" w:hAnsi="Souvenir Lt BT" w:cs="Traditional Arabic"/>
          <w:color w:val="000000" w:themeColor="text1"/>
          <w:szCs w:val="32"/>
        </w:rPr>
        <w:t>ekh</w:t>
      </w:r>
      <w:r w:rsidRPr="006E142A">
        <w:rPr>
          <w:rFonts w:ascii="Souvenir Lt BT" w:hAnsi="Souvenir Lt BT" w:cs="Traditional Arabic"/>
          <w:color w:val="000000" w:themeColor="text1"/>
          <w:szCs w:val="32"/>
        </w:rPr>
        <w:t xml:space="preserve"> Bin </w:t>
      </w:r>
      <w:proofErr w:type="spellStart"/>
      <w:r w:rsidRPr="006E142A">
        <w:rPr>
          <w:rFonts w:ascii="Souvenir Lt BT" w:hAnsi="Souvenir Lt BT" w:cs="Traditional Arabic"/>
          <w:color w:val="000000" w:themeColor="text1"/>
          <w:szCs w:val="32"/>
        </w:rPr>
        <w:t>Baz</w:t>
      </w:r>
      <w:proofErr w:type="spellEnd"/>
      <w:r w:rsidRPr="006E142A">
        <w:rPr>
          <w:rFonts w:ascii="Souvenir Lt BT" w:hAnsi="Souvenir Lt BT" w:cs="Traditional Arabic"/>
          <w:color w:val="000000" w:themeColor="text1"/>
          <w:szCs w:val="32"/>
        </w:rPr>
        <w:t xml:space="preserve"> </w:t>
      </w:r>
      <w:proofErr w:type="spellStart"/>
      <w:r w:rsidRPr="006E142A">
        <w:rPr>
          <w:rFonts w:ascii="Souvenir Lt BT" w:hAnsi="Souvenir Lt BT" w:cs="Traditional Arabic"/>
          <w:i/>
          <w:iCs/>
          <w:color w:val="000000" w:themeColor="text1"/>
          <w:szCs w:val="32"/>
        </w:rPr>
        <w:t>rahimahullâh</w:t>
      </w:r>
      <w:proofErr w:type="spellEnd"/>
      <w:r w:rsidRPr="006E142A">
        <w:rPr>
          <w:rFonts w:ascii="Souvenir Lt BT" w:hAnsi="Souvenir Lt BT" w:cs="Traditional Arabic"/>
          <w:color w:val="000000" w:themeColor="text1"/>
          <w:szCs w:val="32"/>
        </w:rPr>
        <w:t xml:space="preserve"> pernah ditanya</w:t>
      </w:r>
      <w:r w:rsidR="00210631" w:rsidRPr="00AB77D5">
        <w:rPr>
          <w:rFonts w:ascii="Souvenir Lt BT" w:hAnsi="Souvenir Lt BT" w:cs="Traditional Arabic"/>
          <w:color w:val="000000" w:themeColor="text1"/>
          <w:szCs w:val="32"/>
        </w:rPr>
        <w:t>,</w:t>
      </w:r>
    </w:p>
    <w:p w14:paraId="3EFE6F42" w14:textId="77777777" w:rsidR="006E142A" w:rsidRPr="006E142A" w:rsidRDefault="006E142A" w:rsidP="006E142A">
      <w:pPr>
        <w:pStyle w:val="NormalWeb"/>
        <w:shd w:val="clear" w:color="auto" w:fill="FFFFFF"/>
        <w:bidi/>
        <w:spacing w:before="0" w:beforeAutospacing="0" w:after="0" w:afterAutospacing="0" w:line="276" w:lineRule="auto"/>
        <w:jc w:val="both"/>
        <w:rPr>
          <w:rFonts w:ascii="Souvenir Lt BT" w:hAnsi="Souvenir Lt BT" w:cs="Traditional Arabic"/>
          <w:color w:val="000000" w:themeColor="text1"/>
          <w:szCs w:val="32"/>
        </w:rPr>
      </w:pPr>
      <w:r w:rsidRPr="006E142A">
        <w:rPr>
          <w:rFonts w:ascii="Souvenir Lt BT" w:hAnsi="Souvenir Lt BT" w:cs="Traditional Arabic"/>
          <w:color w:val="000000" w:themeColor="text1"/>
          <w:szCs w:val="32"/>
          <w:rtl/>
        </w:rPr>
        <w:t>هَلْ عَلَى الْمُسَافِرِ سُنَّةُ الرَّاتِبَةِ إِذَا صَلَّى مَعَ الَّذِينَ يُتِمُّونَ؟</w:t>
      </w:r>
    </w:p>
    <w:p w14:paraId="41FF0846" w14:textId="56FE988C" w:rsidR="006E142A" w:rsidRPr="006E142A" w:rsidRDefault="00A257FA" w:rsidP="006E142A">
      <w:pPr>
        <w:pStyle w:val="NormalWeb"/>
        <w:shd w:val="clear" w:color="auto" w:fill="FFFFFF"/>
        <w:spacing w:before="0" w:beforeAutospacing="0" w:after="0" w:afterAutospacing="0" w:line="276" w:lineRule="auto"/>
        <w:jc w:val="both"/>
        <w:rPr>
          <w:rFonts w:ascii="Souvenir Lt BT" w:hAnsi="Souvenir Lt BT" w:cs="Traditional Arabic"/>
          <w:color w:val="000000" w:themeColor="text1"/>
          <w:szCs w:val="32"/>
        </w:rPr>
      </w:pPr>
      <w:r>
        <w:rPr>
          <w:rFonts w:ascii="Souvenir Lt BT" w:hAnsi="Souvenir Lt BT" w:cs="Traditional Arabic"/>
          <w:i/>
          <w:iCs/>
          <w:color w:val="000000" w:themeColor="text1"/>
          <w:szCs w:val="32"/>
        </w:rPr>
        <w:t>“</w:t>
      </w:r>
      <w:r w:rsidR="006E142A" w:rsidRPr="006E142A">
        <w:rPr>
          <w:rFonts w:ascii="Souvenir Lt BT" w:hAnsi="Souvenir Lt BT" w:cs="Traditional Arabic"/>
          <w:i/>
          <w:iCs/>
          <w:color w:val="000000" w:themeColor="text1"/>
          <w:szCs w:val="32"/>
        </w:rPr>
        <w:t>Apakah seorang musafir hendaknya mengerjakan salat sunah rawatib jika ia salat bersama orang-orang yang salatnya sempurna?</w:t>
      </w:r>
      <w:r>
        <w:rPr>
          <w:rFonts w:ascii="Souvenir Lt BT" w:hAnsi="Souvenir Lt BT" w:cs="Traditional Arabic"/>
          <w:i/>
          <w:iCs/>
          <w:color w:val="000000" w:themeColor="text1"/>
          <w:szCs w:val="32"/>
        </w:rPr>
        <w:t>”</w:t>
      </w:r>
    </w:p>
    <w:p w14:paraId="6FED4257" w14:textId="7F56503D" w:rsidR="006E142A" w:rsidRPr="006E142A" w:rsidRDefault="006E142A" w:rsidP="00210631">
      <w:pPr>
        <w:pStyle w:val="NormalWeb"/>
        <w:shd w:val="clear" w:color="auto" w:fill="FFFFFF"/>
        <w:spacing w:before="0" w:beforeAutospacing="0" w:after="0" w:afterAutospacing="0" w:line="276" w:lineRule="auto"/>
        <w:ind w:firstLine="720"/>
        <w:jc w:val="both"/>
        <w:rPr>
          <w:rFonts w:ascii="Souvenir Lt BT" w:hAnsi="Souvenir Lt BT" w:cs="Traditional Arabic"/>
          <w:color w:val="000000" w:themeColor="text1"/>
          <w:szCs w:val="32"/>
        </w:rPr>
      </w:pPr>
      <w:r w:rsidRPr="006E142A">
        <w:rPr>
          <w:rFonts w:ascii="Souvenir Lt BT" w:hAnsi="Souvenir Lt BT" w:cs="Traditional Arabic"/>
          <w:color w:val="000000" w:themeColor="text1"/>
          <w:szCs w:val="32"/>
        </w:rPr>
        <w:t>Maka beliau menjawab</w:t>
      </w:r>
      <w:r w:rsidR="00210631" w:rsidRPr="00AB77D5">
        <w:rPr>
          <w:rFonts w:ascii="Souvenir Lt BT" w:hAnsi="Souvenir Lt BT" w:cs="Traditional Arabic"/>
          <w:color w:val="000000" w:themeColor="text1"/>
          <w:szCs w:val="32"/>
        </w:rPr>
        <w:t>,</w:t>
      </w:r>
    </w:p>
    <w:p w14:paraId="7C16E66F" w14:textId="730A6640" w:rsidR="006E142A" w:rsidRPr="006E142A" w:rsidRDefault="006E142A" w:rsidP="006E142A">
      <w:pPr>
        <w:pStyle w:val="NormalWeb"/>
        <w:shd w:val="clear" w:color="auto" w:fill="FFFFFF"/>
        <w:bidi/>
        <w:spacing w:before="0" w:beforeAutospacing="0" w:after="0" w:afterAutospacing="0" w:line="276" w:lineRule="auto"/>
        <w:jc w:val="both"/>
        <w:rPr>
          <w:rFonts w:ascii="Souvenir Lt BT" w:hAnsi="Souvenir Lt BT" w:cs="Traditional Arabic"/>
          <w:color w:val="000000" w:themeColor="text1"/>
          <w:szCs w:val="32"/>
        </w:rPr>
      </w:pPr>
      <w:r w:rsidRPr="006E142A">
        <w:rPr>
          <w:rFonts w:ascii="Souvenir Lt BT" w:hAnsi="Souvenir Lt BT" w:cs="Traditional Arabic"/>
          <w:color w:val="000000" w:themeColor="text1"/>
          <w:szCs w:val="32"/>
          <w:rtl/>
        </w:rPr>
        <w:t>إِذَا صَلَّى مَعَ الْمُتِمِّينَ فَا</w:t>
      </w:r>
      <w:r w:rsidR="00A233C5">
        <w:rPr>
          <w:rFonts w:ascii="Souvenir Lt BT" w:hAnsi="Souvenir Lt BT" w:cs="Traditional Arabic"/>
          <w:color w:val="000000" w:themeColor="text1"/>
          <w:szCs w:val="32"/>
          <w:rtl/>
        </w:rPr>
        <w:t>ل</w:t>
      </w:r>
      <w:r w:rsidR="003D05DE">
        <w:rPr>
          <w:rFonts w:ascii="Souvenir Lt BT" w:hAnsi="Souvenir Lt BT" w:cs="Traditional Arabic" w:hint="cs"/>
          <w:color w:val="000000" w:themeColor="text1"/>
          <w:szCs w:val="32"/>
          <w:rtl/>
        </w:rPr>
        <w:t>أَ</w:t>
      </w:r>
      <w:r w:rsidRPr="006E142A">
        <w:rPr>
          <w:rFonts w:ascii="Souvenir Lt BT" w:hAnsi="Souvenir Lt BT" w:cs="Traditional Arabic"/>
          <w:color w:val="000000" w:themeColor="text1"/>
          <w:szCs w:val="32"/>
          <w:rtl/>
        </w:rPr>
        <w:t xml:space="preserve">فْضَلُ أَنْ يَأْتِيَ بِالرَّاتِبَةِ </w:t>
      </w:r>
      <w:r w:rsidR="00EB6127">
        <w:rPr>
          <w:rFonts w:ascii="Souvenir Lt BT" w:hAnsi="Souvenir Lt BT" w:cs="Traditional Arabic"/>
          <w:color w:val="000000" w:themeColor="text1"/>
          <w:szCs w:val="32"/>
          <w:rtl/>
        </w:rPr>
        <w:t>لِأَنَّهُ</w:t>
      </w:r>
      <w:r w:rsidRPr="006E142A">
        <w:rPr>
          <w:rFonts w:ascii="Souvenir Lt BT" w:hAnsi="Souvenir Lt BT" w:cs="Traditional Arabic"/>
          <w:color w:val="000000" w:themeColor="text1"/>
          <w:szCs w:val="32"/>
          <w:rtl/>
        </w:rPr>
        <w:t xml:space="preserve"> صَارَ لَهُ حُكْمُ الْمُقِيمِينَ فَيُصَلِّي الرَّاتِبَةَ، وَإِنْ تَرَكَ فَلَا بَأْسَ، لَكِنْ إِذَا أَتَمَّ فَا</w:t>
      </w:r>
      <w:r w:rsidR="00A233C5">
        <w:rPr>
          <w:rFonts w:ascii="Souvenir Lt BT" w:hAnsi="Souvenir Lt BT" w:cs="Traditional Arabic"/>
          <w:color w:val="000000" w:themeColor="text1"/>
          <w:szCs w:val="32"/>
          <w:rtl/>
        </w:rPr>
        <w:t>ل</w:t>
      </w:r>
      <w:r w:rsidR="00EB6127">
        <w:rPr>
          <w:rFonts w:ascii="Souvenir Lt BT" w:hAnsi="Souvenir Lt BT" w:cs="Traditional Arabic" w:hint="cs"/>
          <w:color w:val="000000" w:themeColor="text1"/>
          <w:szCs w:val="32"/>
          <w:rtl/>
        </w:rPr>
        <w:t>ْأَ</w:t>
      </w:r>
      <w:r w:rsidRPr="006E142A">
        <w:rPr>
          <w:rFonts w:ascii="Souvenir Lt BT" w:hAnsi="Souvenir Lt BT" w:cs="Traditional Arabic"/>
          <w:color w:val="000000" w:themeColor="text1"/>
          <w:szCs w:val="32"/>
          <w:rtl/>
        </w:rPr>
        <w:t>فْضَلُ أَنْ يَأْتِيَ بِالرَّاتِبَةِ. وَإِنْ قَصَرَ فَا</w:t>
      </w:r>
      <w:r w:rsidR="00A233C5">
        <w:rPr>
          <w:rFonts w:ascii="Souvenir Lt BT" w:hAnsi="Souvenir Lt BT" w:cs="Traditional Arabic"/>
          <w:color w:val="000000" w:themeColor="text1"/>
          <w:szCs w:val="32"/>
          <w:rtl/>
        </w:rPr>
        <w:t>ل</w:t>
      </w:r>
      <w:r w:rsidR="00EB6127">
        <w:rPr>
          <w:rFonts w:ascii="Souvenir Lt BT" w:hAnsi="Souvenir Lt BT" w:cs="Traditional Arabic" w:hint="cs"/>
          <w:color w:val="000000" w:themeColor="text1"/>
          <w:szCs w:val="32"/>
          <w:rtl/>
        </w:rPr>
        <w:t>أَ</w:t>
      </w:r>
      <w:r w:rsidRPr="006E142A">
        <w:rPr>
          <w:rFonts w:ascii="Souvenir Lt BT" w:hAnsi="Souvenir Lt BT" w:cs="Traditional Arabic"/>
          <w:color w:val="000000" w:themeColor="text1"/>
          <w:szCs w:val="32"/>
          <w:rtl/>
        </w:rPr>
        <w:t>فْضَلُ تَرْكُ الرَّاتِبَةِ لِلظُّهْرِ وَالْعِشَاءِ. أَمَّا الْفَجْرُ فَإِنَّ سُنَّتَهَا ثَابِتَةٌ فِي السَّفَرِ وَالْحَضَرِ. وَهَكَذَا الْوِتْرُ، الْمُسَافِرُ يُوتِرُ وَيُصَلِّي سُنَّةَ الْفَجْرِ. أَمَّا سُنَّةُ الْمَغْرِبِ وَسُنَّةُ الظُّهْرِ وَسُنَّةُ الْعِشَاءِ فَا</w:t>
      </w:r>
      <w:r w:rsidR="00A233C5">
        <w:rPr>
          <w:rFonts w:ascii="Souvenir Lt BT" w:hAnsi="Souvenir Lt BT" w:cs="Traditional Arabic"/>
          <w:color w:val="000000" w:themeColor="text1"/>
          <w:szCs w:val="32"/>
          <w:rtl/>
        </w:rPr>
        <w:t>ل</w:t>
      </w:r>
      <w:r w:rsidR="00025D85">
        <w:rPr>
          <w:rFonts w:ascii="Souvenir Lt BT" w:hAnsi="Souvenir Lt BT" w:cs="Traditional Arabic" w:hint="cs"/>
          <w:color w:val="000000" w:themeColor="text1"/>
          <w:szCs w:val="32"/>
          <w:rtl/>
        </w:rPr>
        <w:t>أَ</w:t>
      </w:r>
      <w:r w:rsidRPr="006E142A">
        <w:rPr>
          <w:rFonts w:ascii="Souvenir Lt BT" w:hAnsi="Souvenir Lt BT" w:cs="Traditional Arabic"/>
          <w:color w:val="000000" w:themeColor="text1"/>
          <w:szCs w:val="32"/>
          <w:rtl/>
        </w:rPr>
        <w:t>فْضَلُ تَرْكُهَا لِلْمُسَافِرِينَ إِذَا قَصَرُوا</w:t>
      </w:r>
    </w:p>
    <w:p w14:paraId="159320A5" w14:textId="45C99050" w:rsidR="006E142A" w:rsidRPr="006E142A" w:rsidRDefault="00A257FA" w:rsidP="006E142A">
      <w:pPr>
        <w:pStyle w:val="NormalWeb"/>
        <w:shd w:val="clear" w:color="auto" w:fill="FFFFFF"/>
        <w:spacing w:before="0" w:beforeAutospacing="0" w:after="0" w:afterAutospacing="0" w:line="276" w:lineRule="auto"/>
        <w:jc w:val="both"/>
        <w:rPr>
          <w:rFonts w:ascii="Souvenir Lt BT" w:hAnsi="Souvenir Lt BT" w:cs="Traditional Arabic"/>
          <w:color w:val="000000" w:themeColor="text1"/>
          <w:szCs w:val="32"/>
        </w:rPr>
      </w:pPr>
      <w:r>
        <w:rPr>
          <w:rFonts w:ascii="Souvenir Lt BT" w:hAnsi="Souvenir Lt BT" w:cs="Traditional Arabic"/>
          <w:i/>
          <w:iCs/>
          <w:color w:val="000000" w:themeColor="text1"/>
          <w:szCs w:val="32"/>
        </w:rPr>
        <w:t>“</w:t>
      </w:r>
      <w:r w:rsidR="006E142A" w:rsidRPr="006E142A">
        <w:rPr>
          <w:rFonts w:ascii="Souvenir Lt BT" w:hAnsi="Souvenir Lt BT" w:cs="Traditional Arabic"/>
          <w:i/>
          <w:iCs/>
          <w:color w:val="000000" w:themeColor="text1"/>
          <w:szCs w:val="32"/>
        </w:rPr>
        <w:t xml:space="preserve">Jika ia salat bersama orang-orang yang salatnya sempurna, maka yang lebih utama adalah ia mengerjakan salat sunah rawatib, karena ia telah mengikuti hukum orang yang mukim. Jika ia meninggalkannya pun tidak mengapa. Namun jika salatnya sempurna, yang lebih utama adalah mengerjakan rawatib. Jika salatnya qasar, yang lebih utama adalah meninggalkan rawatib </w:t>
      </w:r>
      <w:r w:rsidR="00E73DEC">
        <w:rPr>
          <w:rFonts w:ascii="Souvenir Lt BT" w:hAnsi="Souvenir Lt BT" w:cs="Traditional Arabic"/>
          <w:i/>
          <w:iCs/>
          <w:color w:val="000000" w:themeColor="text1"/>
          <w:szCs w:val="32"/>
        </w:rPr>
        <w:t>Zuhur</w:t>
      </w:r>
      <w:r w:rsidR="006E142A" w:rsidRPr="006E142A">
        <w:rPr>
          <w:rFonts w:ascii="Souvenir Lt BT" w:hAnsi="Souvenir Lt BT" w:cs="Traditional Arabic"/>
          <w:i/>
          <w:iCs/>
          <w:color w:val="000000" w:themeColor="text1"/>
          <w:szCs w:val="32"/>
        </w:rPr>
        <w:t xml:space="preserve"> dan </w:t>
      </w:r>
      <w:r w:rsidR="00B9649E">
        <w:rPr>
          <w:rFonts w:ascii="Souvenir Lt BT" w:hAnsi="Souvenir Lt BT" w:cs="Traditional Arabic"/>
          <w:i/>
          <w:iCs/>
          <w:color w:val="000000" w:themeColor="text1"/>
          <w:szCs w:val="32"/>
        </w:rPr>
        <w:t>Isya</w:t>
      </w:r>
      <w:r w:rsidR="006E142A" w:rsidRPr="006E142A">
        <w:rPr>
          <w:rFonts w:ascii="Souvenir Lt BT" w:hAnsi="Souvenir Lt BT" w:cs="Traditional Arabic"/>
          <w:i/>
          <w:iCs/>
          <w:color w:val="000000" w:themeColor="text1"/>
          <w:szCs w:val="32"/>
        </w:rPr>
        <w:t>. Adapun dua rakaat sebelum subuh, ia tetap dikerjakan baik dalam safar maupun tidak. Demikian pula witir</w:t>
      </w:r>
      <w:r w:rsidR="00210631" w:rsidRPr="00AB77D5">
        <w:rPr>
          <w:rFonts w:ascii="Souvenir Lt BT" w:hAnsi="Souvenir Lt BT" w:cs="Traditional Arabic"/>
          <w:i/>
          <w:iCs/>
          <w:color w:val="000000" w:themeColor="text1"/>
          <w:szCs w:val="32"/>
        </w:rPr>
        <w:t xml:space="preserve">, </w:t>
      </w:r>
      <w:r w:rsidR="006E142A" w:rsidRPr="006E142A">
        <w:rPr>
          <w:rFonts w:ascii="Souvenir Lt BT" w:hAnsi="Souvenir Lt BT" w:cs="Traditional Arabic"/>
          <w:i/>
          <w:iCs/>
          <w:color w:val="000000" w:themeColor="text1"/>
          <w:szCs w:val="32"/>
        </w:rPr>
        <w:t xml:space="preserve">musafir tetap mengerjakan witir dan dua rakaat sebelum subuh. Adapun rawatib magrib, </w:t>
      </w:r>
      <w:r w:rsidR="00E73DEC">
        <w:rPr>
          <w:rFonts w:ascii="Souvenir Lt BT" w:hAnsi="Souvenir Lt BT" w:cs="Traditional Arabic"/>
          <w:i/>
          <w:iCs/>
          <w:color w:val="000000" w:themeColor="text1"/>
          <w:szCs w:val="32"/>
        </w:rPr>
        <w:t>Zuhur</w:t>
      </w:r>
      <w:r w:rsidR="006E142A" w:rsidRPr="006E142A">
        <w:rPr>
          <w:rFonts w:ascii="Souvenir Lt BT" w:hAnsi="Souvenir Lt BT" w:cs="Traditional Arabic"/>
          <w:i/>
          <w:iCs/>
          <w:color w:val="000000" w:themeColor="text1"/>
          <w:szCs w:val="32"/>
        </w:rPr>
        <w:t xml:space="preserve">, dan </w:t>
      </w:r>
      <w:r w:rsidR="00B9649E">
        <w:rPr>
          <w:rFonts w:ascii="Souvenir Lt BT" w:hAnsi="Souvenir Lt BT" w:cs="Traditional Arabic"/>
          <w:i/>
          <w:iCs/>
          <w:color w:val="000000" w:themeColor="text1"/>
          <w:szCs w:val="32"/>
        </w:rPr>
        <w:t>Isya</w:t>
      </w:r>
      <w:r w:rsidR="006E142A" w:rsidRPr="006E142A">
        <w:rPr>
          <w:rFonts w:ascii="Souvenir Lt BT" w:hAnsi="Souvenir Lt BT" w:cs="Traditional Arabic"/>
          <w:i/>
          <w:iCs/>
          <w:color w:val="000000" w:themeColor="text1"/>
          <w:szCs w:val="32"/>
        </w:rPr>
        <w:t>, yang lebih utama bagi musafir adalah meninggalkannya jika mereka salat qasar.</w:t>
      </w:r>
      <w:r>
        <w:rPr>
          <w:rFonts w:ascii="Souvenir Lt BT" w:hAnsi="Souvenir Lt BT" w:cs="Traditional Arabic"/>
          <w:i/>
          <w:iCs/>
          <w:color w:val="000000" w:themeColor="text1"/>
          <w:szCs w:val="32"/>
        </w:rPr>
        <w:t>”</w:t>
      </w:r>
      <w:r w:rsidR="00797C00">
        <w:rPr>
          <w:rStyle w:val="ReferensiCatatanKaki"/>
          <w:rFonts w:ascii="Souvenir Lt BT" w:hAnsi="Souvenir Lt BT" w:cs="Traditional Arabic"/>
          <w:i/>
          <w:iCs/>
          <w:color w:val="000000" w:themeColor="text1"/>
          <w:szCs w:val="32"/>
        </w:rPr>
        <w:footnoteReference w:id="69"/>
      </w:r>
      <w:r w:rsidR="006E142A" w:rsidRPr="006E142A">
        <w:rPr>
          <w:rFonts w:ascii="Souvenir Lt BT" w:hAnsi="Souvenir Lt BT" w:cs="Traditional Arabic"/>
          <w:color w:val="000000" w:themeColor="text1"/>
          <w:szCs w:val="32"/>
        </w:rPr>
        <w:t xml:space="preserve"> </w:t>
      </w:r>
    </w:p>
    <w:p w14:paraId="2225B308" w14:textId="77777777" w:rsidR="00607CEF" w:rsidRPr="00AB77D5" w:rsidRDefault="00607CEF" w:rsidP="009C63B5">
      <w:pPr>
        <w:pStyle w:val="NormalWeb"/>
        <w:shd w:val="clear" w:color="auto" w:fill="FFFFFF"/>
        <w:spacing w:before="0" w:beforeAutospacing="0" w:after="0" w:afterAutospacing="0" w:line="276" w:lineRule="auto"/>
        <w:jc w:val="both"/>
        <w:rPr>
          <w:rFonts w:ascii="Souvenir Lt BT" w:hAnsi="Souvenir Lt BT" w:cs="Traditional Arabic"/>
          <w:szCs w:val="32"/>
          <w:highlight w:val="green"/>
        </w:rPr>
      </w:pPr>
    </w:p>
    <w:p w14:paraId="4968DE52" w14:textId="2E6FCE32" w:rsidR="00F727D9" w:rsidRPr="00F727D9" w:rsidRDefault="00F727D9" w:rsidP="00F727D9">
      <w:pPr>
        <w:pStyle w:val="NormalWeb"/>
        <w:shd w:val="clear" w:color="auto" w:fill="FFFFFF"/>
        <w:spacing w:before="0" w:beforeAutospacing="0" w:after="0" w:afterAutospacing="0" w:line="276" w:lineRule="auto"/>
        <w:jc w:val="center"/>
        <w:rPr>
          <w:rFonts w:ascii="Souvenir Lt BT" w:hAnsi="Souvenir Lt BT" w:cs="Traditional Arabic"/>
          <w:color w:val="000000" w:themeColor="text1"/>
          <w:szCs w:val="32"/>
        </w:rPr>
      </w:pPr>
      <w:r w:rsidRPr="00F727D9">
        <w:rPr>
          <w:rFonts w:ascii="Souvenir Lt BT" w:hAnsi="Souvenir Lt BT" w:cs="Traditional Arabic"/>
          <w:color w:val="000000" w:themeColor="text1"/>
          <w:szCs w:val="32"/>
        </w:rPr>
        <w:t>***</w:t>
      </w:r>
    </w:p>
    <w:p w14:paraId="29A1CB10" w14:textId="77777777" w:rsidR="00F727D9" w:rsidRPr="00F727D9" w:rsidRDefault="00F727D9" w:rsidP="00F727D9">
      <w:pPr>
        <w:pStyle w:val="NormalWeb"/>
        <w:shd w:val="clear" w:color="auto" w:fill="FFFFFF"/>
        <w:spacing w:before="0" w:beforeAutospacing="0" w:after="0" w:afterAutospacing="0" w:line="276" w:lineRule="auto"/>
        <w:jc w:val="center"/>
        <w:rPr>
          <w:rFonts w:ascii="Souvenir Lt BT" w:hAnsi="Souvenir Lt BT" w:cs="Traditional Arabic"/>
          <w:color w:val="FF0000"/>
          <w:szCs w:val="32"/>
        </w:rPr>
      </w:pPr>
    </w:p>
    <w:p w14:paraId="24E1F635" w14:textId="2D8C470B" w:rsidR="004A6B57" w:rsidRPr="004A6B57" w:rsidRDefault="004A6B57" w:rsidP="004A6B57">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4A6B57">
        <w:rPr>
          <w:rFonts w:ascii="Souvenir Lt BT" w:hAnsi="Souvenir Lt BT" w:cs="Traditional Arabic"/>
          <w:b/>
          <w:bCs/>
          <w:szCs w:val="32"/>
        </w:rPr>
        <w:t xml:space="preserve">Pertanyaan 2: </w:t>
      </w:r>
      <w:r w:rsidRPr="00AB77D5">
        <w:rPr>
          <w:rFonts w:ascii="Souvenir Lt BT" w:hAnsi="Souvenir Lt BT" w:cs="Traditional Arabic"/>
          <w:szCs w:val="32"/>
        </w:rPr>
        <w:t>Apakah ada</w:t>
      </w:r>
      <w:r w:rsidR="00F22560">
        <w:rPr>
          <w:rFonts w:ascii="Souvenir Lt BT" w:hAnsi="Souvenir Lt BT" w:cs="Traditional Arabic"/>
          <w:szCs w:val="32"/>
        </w:rPr>
        <w:t xml:space="preserve"> S</w:t>
      </w:r>
      <w:r w:rsidRPr="00AB77D5">
        <w:rPr>
          <w:rFonts w:ascii="Souvenir Lt BT" w:hAnsi="Souvenir Lt BT" w:cs="Traditional Arabic"/>
          <w:szCs w:val="32"/>
        </w:rPr>
        <w:t xml:space="preserve">alat </w:t>
      </w:r>
      <w:proofErr w:type="spellStart"/>
      <w:r w:rsidR="00F22560">
        <w:rPr>
          <w:rFonts w:ascii="Souvenir Lt BT" w:hAnsi="Souvenir Lt BT" w:cs="Traditional Arabic"/>
          <w:i/>
          <w:iCs/>
          <w:szCs w:val="32"/>
        </w:rPr>
        <w:t>A</w:t>
      </w:r>
      <w:r w:rsidRPr="00AB77D5">
        <w:rPr>
          <w:rFonts w:ascii="Souvenir Lt BT" w:hAnsi="Souvenir Lt BT" w:cs="Traditional Arabic"/>
          <w:i/>
          <w:iCs/>
          <w:szCs w:val="32"/>
        </w:rPr>
        <w:t>rba</w:t>
      </w:r>
      <w:r w:rsidR="00A257FA">
        <w:rPr>
          <w:rFonts w:ascii="Souvenir Lt BT" w:hAnsi="Souvenir Lt BT" w:cs="Traditional Arabic"/>
          <w:i/>
          <w:iCs/>
          <w:szCs w:val="32"/>
        </w:rPr>
        <w:t>’</w:t>
      </w:r>
      <w:r w:rsidR="00F050CD" w:rsidRPr="00AB77D5">
        <w:rPr>
          <w:rFonts w:ascii="Souvenir Lt BT" w:hAnsi="Souvenir Lt BT" w:cs="Traditional Arabic"/>
          <w:i/>
          <w:iCs/>
          <w:szCs w:val="32"/>
        </w:rPr>
        <w:t>î</w:t>
      </w:r>
      <w:r w:rsidRPr="00AB77D5">
        <w:rPr>
          <w:rFonts w:ascii="Souvenir Lt BT" w:hAnsi="Souvenir Lt BT" w:cs="Traditional Arabic"/>
          <w:i/>
          <w:iCs/>
          <w:szCs w:val="32"/>
        </w:rPr>
        <w:t>n</w:t>
      </w:r>
      <w:proofErr w:type="spellEnd"/>
      <w:r w:rsidRPr="00AB77D5">
        <w:rPr>
          <w:rFonts w:ascii="Souvenir Lt BT" w:hAnsi="Souvenir Lt BT" w:cs="Traditional Arabic"/>
          <w:szCs w:val="32"/>
        </w:rPr>
        <w:t xml:space="preserve"> di masjid </w:t>
      </w:r>
      <w:proofErr w:type="spellStart"/>
      <w:r w:rsidRPr="00AB77D5">
        <w:rPr>
          <w:rFonts w:ascii="Souvenir Lt BT" w:hAnsi="Souvenir Lt BT" w:cs="Traditional Arabic"/>
          <w:szCs w:val="32"/>
        </w:rPr>
        <w:t>nabawi</w:t>
      </w:r>
      <w:proofErr w:type="spellEnd"/>
      <w:r w:rsidRPr="00AB77D5">
        <w:rPr>
          <w:rFonts w:ascii="Souvenir Lt BT" w:hAnsi="Souvenir Lt BT" w:cs="Traditional Arabic"/>
          <w:szCs w:val="32"/>
        </w:rPr>
        <w:t>?</w:t>
      </w:r>
    </w:p>
    <w:p w14:paraId="0BAF2833" w14:textId="77777777" w:rsidR="004A6B57" w:rsidRPr="004A6B57" w:rsidRDefault="004A6B57" w:rsidP="004A6B57">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4A6B57">
        <w:rPr>
          <w:rFonts w:ascii="Souvenir Lt BT" w:hAnsi="Souvenir Lt BT" w:cs="Traditional Arabic"/>
          <w:b/>
          <w:bCs/>
          <w:szCs w:val="32"/>
        </w:rPr>
        <w:t>Jawab:</w:t>
      </w:r>
    </w:p>
    <w:p w14:paraId="59A5D0F1" w14:textId="07BCC073" w:rsidR="004A6B57" w:rsidRPr="004A6B57" w:rsidRDefault="004A6B57" w:rsidP="004A6B57">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4A6B57">
        <w:rPr>
          <w:rFonts w:ascii="Souvenir Lt BT" w:hAnsi="Souvenir Lt BT" w:cs="Traditional Arabic"/>
          <w:szCs w:val="32"/>
        </w:rPr>
        <w:t xml:space="preserve">Istilah </w:t>
      </w:r>
      <w:r w:rsidR="00A257FA">
        <w:rPr>
          <w:rFonts w:ascii="Souvenir Lt BT" w:hAnsi="Souvenir Lt BT" w:cs="Traditional Arabic"/>
          <w:i/>
          <w:iCs/>
          <w:szCs w:val="32"/>
        </w:rPr>
        <w:t>“</w:t>
      </w:r>
      <w:r w:rsidRPr="004A6B57">
        <w:rPr>
          <w:rFonts w:ascii="Souvenir Lt BT" w:hAnsi="Souvenir Lt BT" w:cs="Traditional Arabic"/>
          <w:i/>
          <w:iCs/>
          <w:szCs w:val="32"/>
        </w:rPr>
        <w:t xml:space="preserve">Salat </w:t>
      </w:r>
      <w:proofErr w:type="spellStart"/>
      <w:r w:rsidRPr="004A6B57">
        <w:rPr>
          <w:rFonts w:ascii="Souvenir Lt BT" w:hAnsi="Souvenir Lt BT" w:cs="Traditional Arabic"/>
          <w:i/>
          <w:iCs/>
          <w:szCs w:val="32"/>
        </w:rPr>
        <w:t>Arba</w:t>
      </w:r>
      <w:r w:rsidR="00A257FA">
        <w:rPr>
          <w:rFonts w:ascii="Souvenir Lt BT" w:hAnsi="Souvenir Lt BT" w:cs="Traditional Arabic"/>
          <w:i/>
          <w:iCs/>
          <w:szCs w:val="32"/>
        </w:rPr>
        <w:t>’</w:t>
      </w:r>
      <w:r w:rsidR="00F050CD" w:rsidRPr="00AB77D5">
        <w:rPr>
          <w:rFonts w:ascii="Souvenir Lt BT" w:hAnsi="Souvenir Lt BT" w:cs="Traditional Arabic"/>
          <w:i/>
          <w:iCs/>
          <w:szCs w:val="32"/>
        </w:rPr>
        <w:t>î</w:t>
      </w:r>
      <w:r w:rsidRPr="004A6B57">
        <w:rPr>
          <w:rFonts w:ascii="Souvenir Lt BT" w:hAnsi="Souvenir Lt BT" w:cs="Traditional Arabic"/>
          <w:i/>
          <w:iCs/>
          <w:szCs w:val="32"/>
        </w:rPr>
        <w:t>n</w:t>
      </w:r>
      <w:proofErr w:type="spellEnd"/>
      <w:r w:rsidR="00A257FA">
        <w:rPr>
          <w:rFonts w:ascii="Souvenir Lt BT" w:hAnsi="Souvenir Lt BT" w:cs="Traditional Arabic"/>
          <w:i/>
          <w:iCs/>
          <w:szCs w:val="32"/>
        </w:rPr>
        <w:t>”</w:t>
      </w:r>
      <w:r w:rsidRPr="004A6B57">
        <w:rPr>
          <w:rFonts w:ascii="Souvenir Lt BT" w:hAnsi="Souvenir Lt BT" w:cs="Traditional Arabic"/>
          <w:szCs w:val="32"/>
        </w:rPr>
        <w:t xml:space="preserve"> sudah sangat akrab di telinga </w:t>
      </w:r>
      <w:r w:rsidR="00037DD9">
        <w:rPr>
          <w:rFonts w:ascii="Souvenir Lt BT" w:hAnsi="Souvenir Lt BT" w:cs="Traditional Arabic"/>
          <w:szCs w:val="32"/>
        </w:rPr>
        <w:t>jamaah</w:t>
      </w:r>
      <w:r w:rsidRPr="004A6B57">
        <w:rPr>
          <w:rFonts w:ascii="Souvenir Lt BT" w:hAnsi="Souvenir Lt BT" w:cs="Traditional Arabic"/>
          <w:szCs w:val="32"/>
        </w:rPr>
        <w:t xml:space="preserve"> haji Indonesia. Para </w:t>
      </w:r>
      <w:r w:rsidR="00037DD9">
        <w:rPr>
          <w:rFonts w:ascii="Souvenir Lt BT" w:hAnsi="Souvenir Lt BT" w:cs="Traditional Arabic"/>
          <w:szCs w:val="32"/>
        </w:rPr>
        <w:t>jamaah</w:t>
      </w:r>
      <w:r w:rsidRPr="004A6B57">
        <w:rPr>
          <w:rFonts w:ascii="Souvenir Lt BT" w:hAnsi="Souvenir Lt BT" w:cs="Traditional Arabic"/>
          <w:szCs w:val="32"/>
        </w:rPr>
        <w:t xml:space="preserve"> yang hanya diberi kesempatan delapan hari di Kota Madinah benar-benar bersungguh-sungguh untuk bisa salat empat puluh waktu di Masjid Nabawi tanpa terlewat satu pun. Ini tentu bukan perkara ringan mengingat waktu yang tersedia hanya delapan hari.</w:t>
      </w:r>
      <w:r w:rsidR="0036078B" w:rsidRPr="00AB77D5">
        <w:rPr>
          <w:rFonts w:ascii="Souvenir Lt BT" w:hAnsi="Souvenir Lt BT" w:cs="Traditional Arabic"/>
          <w:szCs w:val="32"/>
        </w:rPr>
        <w:t xml:space="preserve"> </w:t>
      </w:r>
    </w:p>
    <w:p w14:paraId="494D9208" w14:textId="007BA760" w:rsidR="004A6B57" w:rsidRPr="004A6B57" w:rsidRDefault="004A6B57" w:rsidP="004A6B57">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4A6B57">
        <w:rPr>
          <w:rFonts w:ascii="Souvenir Lt BT" w:hAnsi="Souvenir Lt BT" w:cs="Traditional Arabic"/>
          <w:szCs w:val="32"/>
        </w:rPr>
        <w:lastRenderedPageBreak/>
        <w:t xml:space="preserve">Dari situlah muncul berbagai fenomena yang kerap kita saksikan. Ada </w:t>
      </w:r>
      <w:r w:rsidR="00037DD9">
        <w:rPr>
          <w:rFonts w:ascii="Souvenir Lt BT" w:hAnsi="Souvenir Lt BT" w:cs="Traditional Arabic"/>
          <w:szCs w:val="32"/>
        </w:rPr>
        <w:t>jamaah</w:t>
      </w:r>
      <w:r w:rsidRPr="004A6B57">
        <w:rPr>
          <w:rFonts w:ascii="Souvenir Lt BT" w:hAnsi="Souvenir Lt BT" w:cs="Traditional Arabic"/>
          <w:szCs w:val="32"/>
        </w:rPr>
        <w:t xml:space="preserve"> yang berwajah murung penuh kesedihan karena terluput satu waktu salat akibat uzur tertentu, sehingga bilangan empat puluh waktu pun tidak tercapai. Ada yang merasa dosa-dosanya di Tanah Air menjadi penghalang untuk menyempurnakan </w:t>
      </w:r>
      <w:r w:rsidR="003C2183" w:rsidRPr="004A6B57">
        <w:rPr>
          <w:rFonts w:ascii="Souvenir Lt BT" w:hAnsi="Souvenir Lt BT" w:cs="Traditional Arabic"/>
          <w:i/>
          <w:iCs/>
          <w:szCs w:val="32"/>
        </w:rPr>
        <w:t xml:space="preserve">Salat </w:t>
      </w:r>
      <w:proofErr w:type="spellStart"/>
      <w:r w:rsidR="003C2183" w:rsidRPr="004A6B57">
        <w:rPr>
          <w:rFonts w:ascii="Souvenir Lt BT" w:hAnsi="Souvenir Lt BT" w:cs="Traditional Arabic"/>
          <w:i/>
          <w:iCs/>
          <w:szCs w:val="32"/>
        </w:rPr>
        <w:t>Arba</w:t>
      </w:r>
      <w:r w:rsidR="00A257FA">
        <w:rPr>
          <w:rFonts w:ascii="Souvenir Lt BT" w:hAnsi="Souvenir Lt BT" w:cs="Traditional Arabic"/>
          <w:i/>
          <w:iCs/>
          <w:szCs w:val="32"/>
        </w:rPr>
        <w:t>’</w:t>
      </w:r>
      <w:r w:rsidR="003C2183" w:rsidRPr="00AB77D5">
        <w:rPr>
          <w:rFonts w:ascii="Souvenir Lt BT" w:hAnsi="Souvenir Lt BT" w:cs="Traditional Arabic"/>
          <w:i/>
          <w:iCs/>
          <w:szCs w:val="32"/>
        </w:rPr>
        <w:t>î</w:t>
      </w:r>
      <w:r w:rsidR="003C2183" w:rsidRPr="004A6B57">
        <w:rPr>
          <w:rFonts w:ascii="Souvenir Lt BT" w:hAnsi="Souvenir Lt BT" w:cs="Traditional Arabic"/>
          <w:i/>
          <w:iCs/>
          <w:szCs w:val="32"/>
        </w:rPr>
        <w:t>n</w:t>
      </w:r>
      <w:proofErr w:type="spellEnd"/>
      <w:r w:rsidRPr="004A6B57">
        <w:rPr>
          <w:rFonts w:ascii="Souvenir Lt BT" w:hAnsi="Souvenir Lt BT" w:cs="Traditional Arabic"/>
          <w:szCs w:val="32"/>
        </w:rPr>
        <w:t xml:space="preserve">. Ada pula yang berlari-lari dari hotel ke masjid demi mengejar </w:t>
      </w:r>
      <w:proofErr w:type="spellStart"/>
      <w:r w:rsidR="00D44794">
        <w:rPr>
          <w:rFonts w:ascii="Souvenir Lt BT" w:hAnsi="Souvenir Lt BT" w:cs="Traditional Arabic"/>
          <w:szCs w:val="32"/>
        </w:rPr>
        <w:t>T</w:t>
      </w:r>
      <w:r w:rsidRPr="004A6B57">
        <w:rPr>
          <w:rFonts w:ascii="Souvenir Lt BT" w:hAnsi="Souvenir Lt BT" w:cs="Traditional Arabic"/>
          <w:szCs w:val="32"/>
        </w:rPr>
        <w:t>akbiratul</w:t>
      </w:r>
      <w:proofErr w:type="spellEnd"/>
      <w:r w:rsidRPr="004A6B57">
        <w:rPr>
          <w:rFonts w:ascii="Souvenir Lt BT" w:hAnsi="Souvenir Lt BT" w:cs="Traditional Arabic"/>
          <w:szCs w:val="32"/>
        </w:rPr>
        <w:t xml:space="preserve"> ihram, hingga masuk ke saf dalam keadaan </w:t>
      </w:r>
      <w:proofErr w:type="spellStart"/>
      <w:r w:rsidRPr="004A6B57">
        <w:rPr>
          <w:rFonts w:ascii="Souvenir Lt BT" w:hAnsi="Souvenir Lt BT" w:cs="Traditional Arabic"/>
          <w:i/>
          <w:iCs/>
          <w:szCs w:val="32"/>
        </w:rPr>
        <w:t>ngos-ngosan</w:t>
      </w:r>
      <w:proofErr w:type="spellEnd"/>
      <w:r w:rsidRPr="004A6B57">
        <w:rPr>
          <w:rFonts w:ascii="Souvenir Lt BT" w:hAnsi="Souvenir Lt BT" w:cs="Traditional Arabic"/>
          <w:szCs w:val="32"/>
        </w:rPr>
        <w:t xml:space="preserve"> kelelahan</w:t>
      </w:r>
      <w:r w:rsidR="00564D7B" w:rsidRPr="00AB77D5">
        <w:rPr>
          <w:rFonts w:ascii="Souvenir Lt BT" w:hAnsi="Souvenir Lt BT" w:cs="Traditional Arabic"/>
          <w:szCs w:val="32"/>
        </w:rPr>
        <w:t xml:space="preserve">, </w:t>
      </w:r>
      <w:r w:rsidRPr="004A6B57">
        <w:rPr>
          <w:rFonts w:ascii="Souvenir Lt BT" w:hAnsi="Souvenir Lt BT" w:cs="Traditional Arabic"/>
          <w:szCs w:val="32"/>
        </w:rPr>
        <w:t xml:space="preserve">dan tidak jarang pula tetap ketinggalan. Bahkan ada </w:t>
      </w:r>
      <w:r w:rsidR="00037DD9">
        <w:rPr>
          <w:rFonts w:ascii="Souvenir Lt BT" w:hAnsi="Souvenir Lt BT" w:cs="Traditional Arabic"/>
          <w:szCs w:val="32"/>
        </w:rPr>
        <w:t>jamaah</w:t>
      </w:r>
      <w:r w:rsidRPr="004A6B57">
        <w:rPr>
          <w:rFonts w:ascii="Souvenir Lt BT" w:hAnsi="Souvenir Lt BT" w:cs="Traditional Arabic"/>
          <w:szCs w:val="32"/>
        </w:rPr>
        <w:t xml:space="preserve"> yang sampai menerima fatwa tidak bertanggung jawab yang membolehkan tayamum di Masjid Nabawi demi tidak melewatkan </w:t>
      </w:r>
      <w:r w:rsidR="00564D7B" w:rsidRPr="004A6B57">
        <w:rPr>
          <w:rFonts w:ascii="Souvenir Lt BT" w:hAnsi="Souvenir Lt BT" w:cs="Traditional Arabic"/>
          <w:i/>
          <w:iCs/>
          <w:szCs w:val="32"/>
        </w:rPr>
        <w:t xml:space="preserve">Salat </w:t>
      </w:r>
      <w:proofErr w:type="spellStart"/>
      <w:r w:rsidR="00564D7B" w:rsidRPr="004A6B57">
        <w:rPr>
          <w:rFonts w:ascii="Souvenir Lt BT" w:hAnsi="Souvenir Lt BT" w:cs="Traditional Arabic"/>
          <w:i/>
          <w:iCs/>
          <w:szCs w:val="32"/>
        </w:rPr>
        <w:t>Arba</w:t>
      </w:r>
      <w:r w:rsidR="00A257FA">
        <w:rPr>
          <w:rFonts w:ascii="Souvenir Lt BT" w:hAnsi="Souvenir Lt BT" w:cs="Traditional Arabic"/>
          <w:i/>
          <w:iCs/>
          <w:szCs w:val="32"/>
        </w:rPr>
        <w:t>’</w:t>
      </w:r>
      <w:r w:rsidR="00564D7B" w:rsidRPr="00AB77D5">
        <w:rPr>
          <w:rFonts w:ascii="Souvenir Lt BT" w:hAnsi="Souvenir Lt BT" w:cs="Traditional Arabic"/>
          <w:i/>
          <w:iCs/>
          <w:szCs w:val="32"/>
        </w:rPr>
        <w:t>î</w:t>
      </w:r>
      <w:r w:rsidR="00564D7B" w:rsidRPr="004A6B57">
        <w:rPr>
          <w:rFonts w:ascii="Souvenir Lt BT" w:hAnsi="Souvenir Lt BT" w:cs="Traditional Arabic"/>
          <w:i/>
          <w:iCs/>
          <w:szCs w:val="32"/>
        </w:rPr>
        <w:t>n</w:t>
      </w:r>
      <w:proofErr w:type="spellEnd"/>
      <w:r w:rsidRPr="004A6B57">
        <w:rPr>
          <w:rFonts w:ascii="Souvenir Lt BT" w:hAnsi="Souvenir Lt BT" w:cs="Traditional Arabic"/>
          <w:szCs w:val="32"/>
        </w:rPr>
        <w:t xml:space="preserve">. Sebaliknya, ada pula </w:t>
      </w:r>
      <w:r w:rsidR="00037DD9">
        <w:rPr>
          <w:rFonts w:ascii="Souvenir Lt BT" w:hAnsi="Souvenir Lt BT" w:cs="Traditional Arabic"/>
          <w:szCs w:val="32"/>
        </w:rPr>
        <w:t>jamaah</w:t>
      </w:r>
      <w:r w:rsidRPr="004A6B57">
        <w:rPr>
          <w:rFonts w:ascii="Souvenir Lt BT" w:hAnsi="Souvenir Lt BT" w:cs="Traditional Arabic"/>
          <w:szCs w:val="32"/>
        </w:rPr>
        <w:t xml:space="preserve"> yang setelah mencapai empat puluh waktu tidak mau lagi ke masjid, padahal masih bisa meraih bonus waktu ke-41 dan ke-42.</w:t>
      </w:r>
      <w:r w:rsidR="00655624" w:rsidRPr="00AB77D5">
        <w:rPr>
          <w:rFonts w:ascii="Souvenir Lt BT" w:hAnsi="Souvenir Lt BT" w:cs="Traditional Arabic"/>
          <w:szCs w:val="32"/>
        </w:rPr>
        <w:t xml:space="preserve"> </w:t>
      </w:r>
    </w:p>
    <w:p w14:paraId="3FE806A3" w14:textId="3D7F6C67" w:rsidR="004A6B57" w:rsidRPr="004A6B57" w:rsidRDefault="004A6B57" w:rsidP="004A6B57">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4A6B57">
        <w:rPr>
          <w:rFonts w:ascii="Souvenir Lt BT" w:hAnsi="Souvenir Lt BT" w:cs="Traditional Arabic"/>
          <w:szCs w:val="32"/>
        </w:rPr>
        <w:t xml:space="preserve">Lalu, apa sebenarnya landasan para </w:t>
      </w:r>
      <w:r w:rsidR="00037DD9">
        <w:rPr>
          <w:rFonts w:ascii="Souvenir Lt BT" w:hAnsi="Souvenir Lt BT" w:cs="Traditional Arabic"/>
          <w:szCs w:val="32"/>
        </w:rPr>
        <w:t>jamaah</w:t>
      </w:r>
      <w:r w:rsidRPr="004A6B57">
        <w:rPr>
          <w:rFonts w:ascii="Souvenir Lt BT" w:hAnsi="Souvenir Lt BT" w:cs="Traditional Arabic"/>
          <w:szCs w:val="32"/>
        </w:rPr>
        <w:t xml:space="preserve"> dalam berusaha keras menyempurnakan </w:t>
      </w:r>
      <w:r w:rsidR="00A257FA">
        <w:rPr>
          <w:rFonts w:ascii="Souvenir Lt BT" w:hAnsi="Souvenir Lt BT" w:cs="Traditional Arabic"/>
          <w:szCs w:val="32"/>
        </w:rPr>
        <w:t>“</w:t>
      </w:r>
      <w:r w:rsidR="00655624" w:rsidRPr="004A6B57">
        <w:rPr>
          <w:rFonts w:ascii="Souvenir Lt BT" w:hAnsi="Souvenir Lt BT" w:cs="Traditional Arabic"/>
          <w:i/>
          <w:iCs/>
          <w:szCs w:val="32"/>
        </w:rPr>
        <w:t xml:space="preserve">Salat </w:t>
      </w:r>
      <w:proofErr w:type="spellStart"/>
      <w:r w:rsidR="00655624" w:rsidRPr="004A6B57">
        <w:rPr>
          <w:rFonts w:ascii="Souvenir Lt BT" w:hAnsi="Souvenir Lt BT" w:cs="Traditional Arabic"/>
          <w:i/>
          <w:iCs/>
          <w:szCs w:val="32"/>
        </w:rPr>
        <w:t>Arba</w:t>
      </w:r>
      <w:r w:rsidR="00A257FA">
        <w:rPr>
          <w:rFonts w:ascii="Souvenir Lt BT" w:hAnsi="Souvenir Lt BT" w:cs="Traditional Arabic"/>
          <w:i/>
          <w:iCs/>
          <w:szCs w:val="32"/>
        </w:rPr>
        <w:t>’</w:t>
      </w:r>
      <w:r w:rsidR="00655624" w:rsidRPr="00AB77D5">
        <w:rPr>
          <w:rFonts w:ascii="Souvenir Lt BT" w:hAnsi="Souvenir Lt BT" w:cs="Traditional Arabic"/>
          <w:i/>
          <w:iCs/>
          <w:szCs w:val="32"/>
        </w:rPr>
        <w:t>î</w:t>
      </w:r>
      <w:r w:rsidR="00655624" w:rsidRPr="004A6B57">
        <w:rPr>
          <w:rFonts w:ascii="Souvenir Lt BT" w:hAnsi="Souvenir Lt BT" w:cs="Traditional Arabic"/>
          <w:i/>
          <w:iCs/>
          <w:szCs w:val="32"/>
        </w:rPr>
        <w:t>n</w:t>
      </w:r>
      <w:proofErr w:type="spellEnd"/>
      <w:r w:rsidR="00A257FA">
        <w:rPr>
          <w:rFonts w:ascii="Souvenir Lt BT" w:hAnsi="Souvenir Lt BT" w:cs="Traditional Arabic"/>
          <w:szCs w:val="32"/>
        </w:rPr>
        <w:t>”</w:t>
      </w:r>
      <w:r w:rsidRPr="004A6B57">
        <w:rPr>
          <w:rFonts w:ascii="Souvenir Lt BT" w:hAnsi="Souvenir Lt BT" w:cs="Traditional Arabic"/>
          <w:szCs w:val="32"/>
        </w:rPr>
        <w:t xml:space="preserve"> ini?</w:t>
      </w:r>
    </w:p>
    <w:p w14:paraId="43536ADD" w14:textId="1DCED18D" w:rsidR="004A6B57" w:rsidRPr="004A6B57" w:rsidRDefault="004A6B57" w:rsidP="004A6B57">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4A6B57">
        <w:rPr>
          <w:rFonts w:ascii="Souvenir Lt BT" w:hAnsi="Souvenir Lt BT" w:cs="Traditional Arabic"/>
          <w:szCs w:val="32"/>
        </w:rPr>
        <w:t xml:space="preserve">Imam Ahmad bin </w:t>
      </w:r>
      <w:proofErr w:type="spellStart"/>
      <w:r w:rsidRPr="004A6B57">
        <w:rPr>
          <w:rFonts w:ascii="Souvenir Lt BT" w:hAnsi="Souvenir Lt BT" w:cs="Traditional Arabic"/>
          <w:szCs w:val="32"/>
        </w:rPr>
        <w:t>Hanbal</w:t>
      </w:r>
      <w:proofErr w:type="spellEnd"/>
      <w:r w:rsidRPr="004A6B57">
        <w:rPr>
          <w:rFonts w:ascii="Souvenir Lt BT" w:hAnsi="Souvenir Lt BT" w:cs="Traditional Arabic"/>
          <w:szCs w:val="32"/>
        </w:rPr>
        <w:t xml:space="preserve"> dalam </w:t>
      </w:r>
      <w:proofErr w:type="spellStart"/>
      <w:r w:rsidRPr="004A6B57">
        <w:rPr>
          <w:rFonts w:ascii="Souvenir Lt BT" w:hAnsi="Souvenir Lt BT" w:cs="Traditional Arabic"/>
          <w:szCs w:val="32"/>
        </w:rPr>
        <w:t>Musnadnya</w:t>
      </w:r>
      <w:proofErr w:type="spellEnd"/>
      <w:r w:rsidRPr="004A6B57">
        <w:rPr>
          <w:rFonts w:ascii="Souvenir Lt BT" w:hAnsi="Souvenir Lt BT" w:cs="Traditional Arabic"/>
          <w:szCs w:val="32"/>
        </w:rPr>
        <w:t xml:space="preserve"> No. 12583 membawakan hadis berikut</w:t>
      </w:r>
      <w:r w:rsidR="00655624" w:rsidRPr="00AB77D5">
        <w:rPr>
          <w:rFonts w:ascii="Souvenir Lt BT" w:hAnsi="Souvenir Lt BT" w:cs="Traditional Arabic"/>
          <w:szCs w:val="32"/>
        </w:rPr>
        <w:t>,</w:t>
      </w:r>
    </w:p>
    <w:p w14:paraId="72377D58" w14:textId="77777777" w:rsidR="004A6B57" w:rsidRPr="004A6B57" w:rsidRDefault="004A6B57" w:rsidP="00655624">
      <w:pPr>
        <w:pStyle w:val="NormalWeb"/>
        <w:shd w:val="clear" w:color="auto" w:fill="FFFFFF"/>
        <w:bidi/>
        <w:spacing w:before="0" w:beforeAutospacing="0" w:after="0" w:afterAutospacing="0" w:line="276" w:lineRule="auto"/>
        <w:jc w:val="both"/>
        <w:rPr>
          <w:rFonts w:ascii="Souvenir Lt BT" w:hAnsi="Souvenir Lt BT" w:cs="Traditional Arabic"/>
          <w:szCs w:val="32"/>
        </w:rPr>
      </w:pPr>
      <w:r w:rsidRPr="004A6B57">
        <w:rPr>
          <w:rFonts w:ascii="Souvenir Lt BT" w:hAnsi="Souvenir Lt BT" w:cs="Traditional Arabic"/>
          <w:szCs w:val="32"/>
          <w:rtl/>
        </w:rPr>
        <w:t>عَنْ أَنَسِ بْنِ مَالِكٍ عَنِ النَّبِيِّ صَلَّى اللهُ عَلَيْهِ وَسَلَّمَ أَنَّهُ قَالَ: مَنْ صَلَّى فِي مَسْجِدِي أَرْبَعِينَ صَلَاةً لَا يَفُوتُهُ صَلَاةٌ كُتِبَتْ لَهُ بَرَاءَةٌ مِنَ النَّارِ وَنَجَاةٌ مِنَ الْعَذَابِ وَبَرِئَ مِنَ النِّفَاقِ</w:t>
      </w:r>
    </w:p>
    <w:p w14:paraId="55D089BC" w14:textId="59D006E9" w:rsidR="004A6B57" w:rsidRPr="004A6B57" w:rsidRDefault="00A257FA" w:rsidP="00655624">
      <w:pPr>
        <w:pStyle w:val="NormalWeb"/>
        <w:shd w:val="clear" w:color="auto" w:fill="FFFFFF"/>
        <w:spacing w:before="0" w:beforeAutospacing="0" w:after="0" w:afterAutospacing="0" w:line="276" w:lineRule="auto"/>
        <w:jc w:val="both"/>
        <w:rPr>
          <w:rFonts w:ascii="Souvenir Lt BT" w:hAnsi="Souvenir Lt BT" w:cs="Traditional Arabic"/>
          <w:szCs w:val="32"/>
        </w:rPr>
      </w:pPr>
      <w:r>
        <w:rPr>
          <w:rFonts w:ascii="Souvenir Lt BT" w:hAnsi="Souvenir Lt BT" w:cs="Traditional Arabic"/>
          <w:i/>
          <w:iCs/>
          <w:szCs w:val="32"/>
        </w:rPr>
        <w:t>“</w:t>
      </w:r>
      <w:r w:rsidR="004A6B57" w:rsidRPr="004A6B57">
        <w:rPr>
          <w:rFonts w:ascii="Souvenir Lt BT" w:hAnsi="Souvenir Lt BT" w:cs="Traditional Arabic"/>
          <w:i/>
          <w:iCs/>
          <w:szCs w:val="32"/>
        </w:rPr>
        <w:t xml:space="preserve">Dari Anas bin Malik </w:t>
      </w:r>
      <w:proofErr w:type="spellStart"/>
      <w:r w:rsidR="00655624" w:rsidRPr="00AB77D5">
        <w:rPr>
          <w:rFonts w:ascii="Souvenir Lt BT" w:hAnsi="Souvenir Lt BT" w:cs="Traditional Arabic"/>
          <w:i/>
          <w:iCs/>
          <w:szCs w:val="32"/>
        </w:rPr>
        <w:t>radhiyallâhu</w:t>
      </w:r>
      <w:proofErr w:type="spellEnd"/>
      <w:r w:rsidR="004A6B57" w:rsidRPr="004A6B57">
        <w:rPr>
          <w:rFonts w:ascii="Souvenir Lt BT" w:hAnsi="Souvenir Lt BT" w:cs="Traditional Arabic"/>
          <w:i/>
          <w:iCs/>
          <w:szCs w:val="32"/>
        </w:rPr>
        <w:t xml:space="preserve"> </w:t>
      </w:r>
      <w:r>
        <w:rPr>
          <w:rFonts w:ascii="Souvenir Lt BT" w:hAnsi="Souvenir Lt BT" w:cs="Traditional Arabic"/>
          <w:i/>
          <w:iCs/>
          <w:szCs w:val="32"/>
        </w:rPr>
        <w:t>‘</w:t>
      </w:r>
      <w:proofErr w:type="spellStart"/>
      <w:r w:rsidR="004A6B57" w:rsidRPr="004A6B57">
        <w:rPr>
          <w:rFonts w:ascii="Souvenir Lt BT" w:hAnsi="Souvenir Lt BT" w:cs="Traditional Arabic"/>
          <w:i/>
          <w:iCs/>
          <w:szCs w:val="32"/>
        </w:rPr>
        <w:t>anhu</w:t>
      </w:r>
      <w:proofErr w:type="spellEnd"/>
      <w:r w:rsidR="004A6B57" w:rsidRPr="004A6B57">
        <w:rPr>
          <w:rFonts w:ascii="Souvenir Lt BT" w:hAnsi="Souvenir Lt BT" w:cs="Traditional Arabic"/>
          <w:i/>
          <w:iCs/>
          <w:szCs w:val="32"/>
        </w:rPr>
        <w:t xml:space="preserve">, dari Nabi </w:t>
      </w:r>
      <w:r w:rsidRPr="00A257FA">
        <w:rPr>
          <w:rFonts w:ascii="Souvenir Lt BT" w:hAnsi="Souvenir Lt BT" w:cs="Traditional Arabic"/>
          <w:i/>
          <w:iCs/>
          <w:szCs w:val="32"/>
          <w:rtl/>
        </w:rPr>
        <w:t>ﷺ</w:t>
      </w:r>
      <w:r w:rsidR="004A6B57" w:rsidRPr="004A6B57">
        <w:rPr>
          <w:rFonts w:ascii="Souvenir Lt BT" w:hAnsi="Souvenir Lt BT" w:cs="Traditional Arabic"/>
          <w:i/>
          <w:iCs/>
          <w:szCs w:val="32"/>
        </w:rPr>
        <w:t>, bahwa beliau bersabda</w:t>
      </w:r>
      <w:r w:rsidR="00655624" w:rsidRPr="00AB77D5">
        <w:rPr>
          <w:rFonts w:ascii="Souvenir Lt BT" w:hAnsi="Souvenir Lt BT" w:cs="Traditional Arabic"/>
          <w:i/>
          <w:iCs/>
          <w:szCs w:val="32"/>
        </w:rPr>
        <w:t>,</w:t>
      </w:r>
      <w:r w:rsidR="004A6B57" w:rsidRPr="004A6B57">
        <w:rPr>
          <w:rFonts w:ascii="Souvenir Lt BT" w:hAnsi="Souvenir Lt BT" w:cs="Traditional Arabic"/>
          <w:i/>
          <w:iCs/>
          <w:szCs w:val="32"/>
        </w:rPr>
        <w:t xml:space="preserve"> </w:t>
      </w:r>
      <w:r>
        <w:rPr>
          <w:rFonts w:ascii="Souvenir Lt BT" w:hAnsi="Souvenir Lt BT" w:cs="Traditional Arabic"/>
          <w:i/>
          <w:iCs/>
          <w:szCs w:val="32"/>
        </w:rPr>
        <w:t>‘</w:t>
      </w:r>
      <w:r w:rsidR="004A6B57" w:rsidRPr="004A6B57">
        <w:rPr>
          <w:rFonts w:ascii="Souvenir Lt BT" w:hAnsi="Souvenir Lt BT" w:cs="Traditional Arabic"/>
          <w:i/>
          <w:iCs/>
          <w:szCs w:val="32"/>
        </w:rPr>
        <w:t>Barang siapa yang salat di masjidku empat puluh kali salat tanpa terlewat satu pun, maka dicatat baginya kebebasan dari neraka, keselamatan dari azab, dan terbebaskan dari kemunafikan.</w:t>
      </w:r>
      <w:r>
        <w:rPr>
          <w:rFonts w:ascii="Souvenir Lt BT" w:hAnsi="Souvenir Lt BT" w:cs="Traditional Arabic"/>
          <w:i/>
          <w:iCs/>
          <w:szCs w:val="32"/>
        </w:rPr>
        <w:t>’”</w:t>
      </w:r>
    </w:p>
    <w:p w14:paraId="3C40D95F" w14:textId="2AF7F25D" w:rsidR="004A6B57" w:rsidRPr="004A6B57" w:rsidRDefault="004A6B57" w:rsidP="004A6B57">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4A6B57">
        <w:rPr>
          <w:rFonts w:ascii="Souvenir Lt BT" w:hAnsi="Souvenir Lt BT" w:cs="Traditional Arabic"/>
          <w:szCs w:val="32"/>
        </w:rPr>
        <w:t xml:space="preserve">Sanad Imam Ahmad adalah: </w:t>
      </w:r>
      <w:proofErr w:type="spellStart"/>
      <w:r w:rsidR="004C7736">
        <w:rPr>
          <w:rFonts w:ascii="Souvenir Lt BT" w:hAnsi="Souvenir Lt BT" w:cs="Traditional Arabic"/>
          <w:szCs w:val="32"/>
        </w:rPr>
        <w:t>a</w:t>
      </w:r>
      <w:r w:rsidRPr="004A6B57">
        <w:rPr>
          <w:rFonts w:ascii="Souvenir Lt BT" w:hAnsi="Souvenir Lt BT" w:cs="Traditional Arabic"/>
          <w:szCs w:val="32"/>
        </w:rPr>
        <w:t>l</w:t>
      </w:r>
      <w:proofErr w:type="spellEnd"/>
      <w:r w:rsidRPr="004A6B57">
        <w:rPr>
          <w:rFonts w:ascii="Souvenir Lt BT" w:hAnsi="Souvenir Lt BT" w:cs="Traditional Arabic"/>
          <w:szCs w:val="32"/>
        </w:rPr>
        <w:t xml:space="preserve">-Hakam bin Musa, dari Abdurrahman bin Abi </w:t>
      </w:r>
      <w:proofErr w:type="spellStart"/>
      <w:r w:rsidR="003701B5">
        <w:rPr>
          <w:rFonts w:ascii="Souvenir Lt BT" w:hAnsi="Souvenir Lt BT" w:cs="Traditional Arabic"/>
          <w:szCs w:val="32"/>
        </w:rPr>
        <w:t>a</w:t>
      </w:r>
      <w:r w:rsidRPr="004A6B57">
        <w:rPr>
          <w:rFonts w:ascii="Souvenir Lt BT" w:hAnsi="Souvenir Lt BT" w:cs="Traditional Arabic"/>
          <w:szCs w:val="32"/>
        </w:rPr>
        <w:t>r</w:t>
      </w:r>
      <w:proofErr w:type="spellEnd"/>
      <w:r w:rsidRPr="004A6B57">
        <w:rPr>
          <w:rFonts w:ascii="Souvenir Lt BT" w:hAnsi="Souvenir Lt BT" w:cs="Traditional Arabic"/>
          <w:szCs w:val="32"/>
        </w:rPr>
        <w:t xml:space="preserve">-Rijal, dari </w:t>
      </w:r>
      <w:proofErr w:type="spellStart"/>
      <w:r w:rsidRPr="004A6B57">
        <w:rPr>
          <w:rFonts w:ascii="Souvenir Lt BT" w:hAnsi="Souvenir Lt BT" w:cs="Traditional Arabic"/>
          <w:szCs w:val="32"/>
        </w:rPr>
        <w:t>Nubaith</w:t>
      </w:r>
      <w:proofErr w:type="spellEnd"/>
      <w:r w:rsidRPr="004A6B57">
        <w:rPr>
          <w:rFonts w:ascii="Souvenir Lt BT" w:hAnsi="Souvenir Lt BT" w:cs="Traditional Arabic"/>
          <w:szCs w:val="32"/>
        </w:rPr>
        <w:t xml:space="preserve"> bin Umar, dari Anas bin Malik, dari Nabi </w:t>
      </w:r>
      <w:r w:rsidR="00A257FA" w:rsidRPr="00A257FA">
        <w:rPr>
          <w:rFonts w:ascii="Souvenir Lt BT" w:hAnsi="Souvenir Lt BT" w:cs="Traditional Arabic"/>
          <w:szCs w:val="32"/>
          <w:rtl/>
        </w:rPr>
        <w:t>ﷺ</w:t>
      </w:r>
      <w:r w:rsidRPr="004A6B57">
        <w:rPr>
          <w:rFonts w:ascii="Souvenir Lt BT" w:hAnsi="Souvenir Lt BT" w:cs="Traditional Arabic"/>
          <w:szCs w:val="32"/>
        </w:rPr>
        <w:t xml:space="preserve">. Hadis ini juga diriwayatkan oleh </w:t>
      </w:r>
      <w:proofErr w:type="spellStart"/>
      <w:r w:rsidR="000B3D9B">
        <w:rPr>
          <w:rFonts w:ascii="Souvenir Lt BT" w:hAnsi="Souvenir Lt BT" w:cs="Traditional Arabic"/>
          <w:szCs w:val="32"/>
        </w:rPr>
        <w:t>a</w:t>
      </w:r>
      <w:r w:rsidRPr="004A6B57">
        <w:rPr>
          <w:rFonts w:ascii="Souvenir Lt BT" w:hAnsi="Souvenir Lt BT" w:cs="Traditional Arabic"/>
          <w:szCs w:val="32"/>
        </w:rPr>
        <w:t>th</w:t>
      </w:r>
      <w:proofErr w:type="spellEnd"/>
      <w:r w:rsidRPr="004A6B57">
        <w:rPr>
          <w:rFonts w:ascii="Souvenir Lt BT" w:hAnsi="Souvenir Lt BT" w:cs="Traditional Arabic"/>
          <w:szCs w:val="32"/>
        </w:rPr>
        <w:t xml:space="preserve">-Thabrani dalam </w:t>
      </w:r>
      <w:proofErr w:type="spellStart"/>
      <w:r w:rsidR="003E79AB">
        <w:rPr>
          <w:rFonts w:ascii="Souvenir Lt BT" w:hAnsi="Souvenir Lt BT" w:cs="Traditional Arabic"/>
          <w:szCs w:val="32"/>
        </w:rPr>
        <w:t>a</w:t>
      </w:r>
      <w:r w:rsidRPr="004A6B57">
        <w:rPr>
          <w:rFonts w:ascii="Souvenir Lt BT" w:hAnsi="Souvenir Lt BT" w:cs="Traditional Arabic"/>
          <w:szCs w:val="32"/>
        </w:rPr>
        <w:t>l-Mu</w:t>
      </w:r>
      <w:r w:rsidR="00A257FA">
        <w:rPr>
          <w:rFonts w:ascii="Souvenir Lt BT" w:hAnsi="Souvenir Lt BT" w:cs="Traditional Arabic"/>
          <w:szCs w:val="32"/>
        </w:rPr>
        <w:t>’</w:t>
      </w:r>
      <w:r w:rsidRPr="004A6B57">
        <w:rPr>
          <w:rFonts w:ascii="Souvenir Lt BT" w:hAnsi="Souvenir Lt BT" w:cs="Traditional Arabic"/>
          <w:szCs w:val="32"/>
        </w:rPr>
        <w:t>jam</w:t>
      </w:r>
      <w:proofErr w:type="spellEnd"/>
      <w:r w:rsidRPr="004A6B57">
        <w:rPr>
          <w:rFonts w:ascii="Souvenir Lt BT" w:hAnsi="Souvenir Lt BT" w:cs="Traditional Arabic"/>
          <w:szCs w:val="32"/>
        </w:rPr>
        <w:t xml:space="preserve"> </w:t>
      </w:r>
      <w:proofErr w:type="spellStart"/>
      <w:r w:rsidR="003E79AB">
        <w:rPr>
          <w:rFonts w:ascii="Souvenir Lt BT" w:hAnsi="Souvenir Lt BT" w:cs="Traditional Arabic"/>
          <w:szCs w:val="32"/>
        </w:rPr>
        <w:t>a</w:t>
      </w:r>
      <w:r w:rsidRPr="004A6B57">
        <w:rPr>
          <w:rFonts w:ascii="Souvenir Lt BT" w:hAnsi="Souvenir Lt BT" w:cs="Traditional Arabic"/>
          <w:szCs w:val="32"/>
        </w:rPr>
        <w:t>l-A</w:t>
      </w:r>
      <w:r w:rsidR="00D65A54">
        <w:rPr>
          <w:rFonts w:ascii="Souvenir Lt BT" w:hAnsi="Souvenir Lt BT" w:cs="Traditional Arabic"/>
          <w:szCs w:val="32"/>
        </w:rPr>
        <w:t>u</w:t>
      </w:r>
      <w:r w:rsidRPr="004A6B57">
        <w:rPr>
          <w:rFonts w:ascii="Souvenir Lt BT" w:hAnsi="Souvenir Lt BT" w:cs="Traditional Arabic"/>
          <w:szCs w:val="32"/>
        </w:rPr>
        <w:t>sath</w:t>
      </w:r>
      <w:proofErr w:type="spellEnd"/>
      <w:r w:rsidRPr="004A6B57">
        <w:rPr>
          <w:rFonts w:ascii="Souvenir Lt BT" w:hAnsi="Souvenir Lt BT" w:cs="Traditional Arabic"/>
          <w:szCs w:val="32"/>
        </w:rPr>
        <w:t xml:space="preserve"> dengan jalur yang sama. Setelah itu Ath-Thabrani berkata</w:t>
      </w:r>
      <w:r w:rsidR="00655624" w:rsidRPr="00AB77D5">
        <w:rPr>
          <w:rFonts w:ascii="Souvenir Lt BT" w:hAnsi="Souvenir Lt BT" w:cs="Traditional Arabic"/>
          <w:szCs w:val="32"/>
        </w:rPr>
        <w:t>,</w:t>
      </w:r>
    </w:p>
    <w:p w14:paraId="1EDFF6D1" w14:textId="77777777" w:rsidR="004A6B57" w:rsidRPr="004A6B57" w:rsidRDefault="004A6B57" w:rsidP="00655624">
      <w:pPr>
        <w:pStyle w:val="NormalWeb"/>
        <w:shd w:val="clear" w:color="auto" w:fill="FFFFFF"/>
        <w:bidi/>
        <w:spacing w:before="0" w:beforeAutospacing="0" w:after="0" w:afterAutospacing="0" w:line="276" w:lineRule="auto"/>
        <w:jc w:val="both"/>
        <w:rPr>
          <w:rFonts w:ascii="Souvenir Lt BT" w:hAnsi="Souvenir Lt BT" w:cs="Traditional Arabic"/>
          <w:szCs w:val="32"/>
        </w:rPr>
      </w:pPr>
      <w:r w:rsidRPr="004A6B57">
        <w:rPr>
          <w:rFonts w:ascii="Souvenir Lt BT" w:hAnsi="Souvenir Lt BT" w:cs="Traditional Arabic"/>
          <w:szCs w:val="32"/>
          <w:rtl/>
        </w:rPr>
        <w:t>لَمْ يَرْوِ هَذَا الْحَدِيثَ عَنْ أَنَسٍ إِلَّا نُبَيْطُ بْنُ عُمَرَ، تَفَرَّدَ بِهِ عَبْدُ الرَّحْمَنِ بْنُ أَبِي الرِّجَالِ</w:t>
      </w:r>
    </w:p>
    <w:p w14:paraId="110C7995" w14:textId="36BCB860" w:rsidR="004A6B57" w:rsidRPr="004A6B57" w:rsidRDefault="00A257FA" w:rsidP="00655624">
      <w:pPr>
        <w:pStyle w:val="NormalWeb"/>
        <w:shd w:val="clear" w:color="auto" w:fill="FFFFFF"/>
        <w:spacing w:before="0" w:beforeAutospacing="0" w:after="0" w:afterAutospacing="0" w:line="276" w:lineRule="auto"/>
        <w:jc w:val="both"/>
        <w:rPr>
          <w:rFonts w:ascii="Souvenir Lt BT" w:hAnsi="Souvenir Lt BT" w:cs="Traditional Arabic"/>
          <w:szCs w:val="32"/>
        </w:rPr>
      </w:pPr>
      <w:r>
        <w:rPr>
          <w:rFonts w:ascii="Souvenir Lt BT" w:hAnsi="Souvenir Lt BT" w:cs="Traditional Arabic"/>
          <w:i/>
          <w:iCs/>
          <w:szCs w:val="32"/>
        </w:rPr>
        <w:t>“</w:t>
      </w:r>
      <w:r w:rsidR="004A6B57" w:rsidRPr="004A6B57">
        <w:rPr>
          <w:rFonts w:ascii="Souvenir Lt BT" w:hAnsi="Souvenir Lt BT" w:cs="Traditional Arabic"/>
          <w:i/>
          <w:iCs/>
          <w:szCs w:val="32"/>
        </w:rPr>
        <w:t xml:space="preserve">Tidak ada yang meriwayatkan hadis ini dari Anas kecuali </w:t>
      </w:r>
      <w:proofErr w:type="spellStart"/>
      <w:r w:rsidR="004A6B57" w:rsidRPr="004A6B57">
        <w:rPr>
          <w:rFonts w:ascii="Souvenir Lt BT" w:hAnsi="Souvenir Lt BT" w:cs="Traditional Arabic"/>
          <w:i/>
          <w:iCs/>
          <w:szCs w:val="32"/>
        </w:rPr>
        <w:t>Nubaith</w:t>
      </w:r>
      <w:proofErr w:type="spellEnd"/>
      <w:r w:rsidR="004A6B57" w:rsidRPr="004A6B57">
        <w:rPr>
          <w:rFonts w:ascii="Souvenir Lt BT" w:hAnsi="Souvenir Lt BT" w:cs="Traditional Arabic"/>
          <w:i/>
          <w:iCs/>
          <w:szCs w:val="32"/>
        </w:rPr>
        <w:t xml:space="preserve"> bin Umar, dan Abdurrahman bin Abi </w:t>
      </w:r>
      <w:proofErr w:type="spellStart"/>
      <w:r w:rsidR="00B212E6">
        <w:rPr>
          <w:rFonts w:ascii="Souvenir Lt BT" w:hAnsi="Souvenir Lt BT" w:cs="Traditional Arabic"/>
          <w:i/>
          <w:iCs/>
          <w:szCs w:val="32"/>
        </w:rPr>
        <w:t>a</w:t>
      </w:r>
      <w:r w:rsidR="004A6B57" w:rsidRPr="004A6B57">
        <w:rPr>
          <w:rFonts w:ascii="Souvenir Lt BT" w:hAnsi="Souvenir Lt BT" w:cs="Traditional Arabic"/>
          <w:i/>
          <w:iCs/>
          <w:szCs w:val="32"/>
        </w:rPr>
        <w:t>r</w:t>
      </w:r>
      <w:proofErr w:type="spellEnd"/>
      <w:r w:rsidR="004A6B57" w:rsidRPr="004A6B57">
        <w:rPr>
          <w:rFonts w:ascii="Souvenir Lt BT" w:hAnsi="Souvenir Lt BT" w:cs="Traditional Arabic"/>
          <w:i/>
          <w:iCs/>
          <w:szCs w:val="32"/>
        </w:rPr>
        <w:t xml:space="preserve">-Rijal </w:t>
      </w:r>
      <w:proofErr w:type="spellStart"/>
      <w:r w:rsidR="004A6B57" w:rsidRPr="004A6B57">
        <w:rPr>
          <w:rFonts w:ascii="Souvenir Lt BT" w:hAnsi="Souvenir Lt BT" w:cs="Traditional Arabic"/>
          <w:i/>
          <w:iCs/>
          <w:szCs w:val="32"/>
        </w:rPr>
        <w:t>bersendirian</w:t>
      </w:r>
      <w:proofErr w:type="spellEnd"/>
      <w:r w:rsidR="004A6B57" w:rsidRPr="004A6B57">
        <w:rPr>
          <w:rFonts w:ascii="Souvenir Lt BT" w:hAnsi="Souvenir Lt BT" w:cs="Traditional Arabic"/>
          <w:i/>
          <w:iCs/>
          <w:szCs w:val="32"/>
        </w:rPr>
        <w:t xml:space="preserve"> dalam meriwayatkannya dari </w:t>
      </w:r>
      <w:proofErr w:type="spellStart"/>
      <w:r w:rsidR="004A6B57" w:rsidRPr="004A6B57">
        <w:rPr>
          <w:rFonts w:ascii="Souvenir Lt BT" w:hAnsi="Souvenir Lt BT" w:cs="Traditional Arabic"/>
          <w:i/>
          <w:iCs/>
          <w:szCs w:val="32"/>
        </w:rPr>
        <w:t>Nubaith</w:t>
      </w:r>
      <w:proofErr w:type="spellEnd"/>
      <w:r w:rsidR="004A6B57" w:rsidRPr="004A6B57">
        <w:rPr>
          <w:rFonts w:ascii="Souvenir Lt BT" w:hAnsi="Souvenir Lt BT" w:cs="Traditional Arabic"/>
          <w:i/>
          <w:iCs/>
          <w:szCs w:val="32"/>
        </w:rPr>
        <w:t>.</w:t>
      </w:r>
      <w:r>
        <w:rPr>
          <w:rFonts w:ascii="Souvenir Lt BT" w:hAnsi="Souvenir Lt BT" w:cs="Traditional Arabic"/>
          <w:i/>
          <w:iCs/>
          <w:szCs w:val="32"/>
        </w:rPr>
        <w:t>”</w:t>
      </w:r>
      <w:r w:rsidR="009953EF">
        <w:rPr>
          <w:rStyle w:val="ReferensiCatatanKaki"/>
          <w:rFonts w:ascii="Souvenir Lt BT" w:hAnsi="Souvenir Lt BT" w:cs="Traditional Arabic"/>
          <w:i/>
          <w:iCs/>
          <w:szCs w:val="32"/>
        </w:rPr>
        <w:footnoteReference w:id="70"/>
      </w:r>
      <w:r w:rsidR="004A6B57" w:rsidRPr="004A6B57">
        <w:rPr>
          <w:rFonts w:ascii="Souvenir Lt BT" w:hAnsi="Souvenir Lt BT" w:cs="Traditional Arabic"/>
          <w:szCs w:val="32"/>
        </w:rPr>
        <w:t xml:space="preserve"> </w:t>
      </w:r>
    </w:p>
    <w:p w14:paraId="26A111D0" w14:textId="77777777" w:rsidR="004A6B57" w:rsidRPr="004A6B57" w:rsidRDefault="004A6B57" w:rsidP="004A6B57">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4A6B57">
        <w:rPr>
          <w:rFonts w:ascii="Souvenir Lt BT" w:hAnsi="Souvenir Lt BT" w:cs="Traditional Arabic"/>
          <w:szCs w:val="32"/>
        </w:rPr>
        <w:t>Dengan demikian, hadis ini bermasalah dari dua sisi.</w:t>
      </w:r>
    </w:p>
    <w:p w14:paraId="0C351362" w14:textId="5922743B" w:rsidR="004A6B57" w:rsidRPr="004A6B57" w:rsidRDefault="004A6B57" w:rsidP="004A6B57">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4A6B57">
        <w:rPr>
          <w:rFonts w:ascii="Souvenir Lt BT" w:hAnsi="Souvenir Lt BT" w:cs="Traditional Arabic"/>
          <w:b/>
          <w:bCs/>
          <w:szCs w:val="32"/>
        </w:rPr>
        <w:t>Pertama,</w:t>
      </w:r>
      <w:r w:rsidRPr="004A6B57">
        <w:rPr>
          <w:rFonts w:ascii="Souvenir Lt BT" w:hAnsi="Souvenir Lt BT" w:cs="Traditional Arabic"/>
          <w:szCs w:val="32"/>
        </w:rPr>
        <w:t xml:space="preserve"> kedudukan perawi </w:t>
      </w:r>
      <w:proofErr w:type="spellStart"/>
      <w:r w:rsidRPr="004A6B57">
        <w:rPr>
          <w:rFonts w:ascii="Souvenir Lt BT" w:hAnsi="Souvenir Lt BT" w:cs="Traditional Arabic"/>
          <w:szCs w:val="32"/>
        </w:rPr>
        <w:t>Nubaith</w:t>
      </w:r>
      <w:proofErr w:type="spellEnd"/>
      <w:r w:rsidRPr="004A6B57">
        <w:rPr>
          <w:rFonts w:ascii="Souvenir Lt BT" w:hAnsi="Souvenir Lt BT" w:cs="Traditional Arabic"/>
          <w:szCs w:val="32"/>
        </w:rPr>
        <w:t xml:space="preserve"> bin Umar. Ia adalah perawi yang </w:t>
      </w:r>
      <w:proofErr w:type="spellStart"/>
      <w:r w:rsidRPr="004A6B57">
        <w:rPr>
          <w:rFonts w:ascii="Souvenir Lt BT" w:hAnsi="Souvenir Lt BT" w:cs="Traditional Arabic"/>
          <w:szCs w:val="32"/>
        </w:rPr>
        <w:t>majhul</w:t>
      </w:r>
      <w:proofErr w:type="spellEnd"/>
      <w:r w:rsidR="00655624" w:rsidRPr="00AB77D5">
        <w:rPr>
          <w:rFonts w:ascii="Souvenir Lt BT" w:hAnsi="Souvenir Lt BT" w:cs="Traditional Arabic"/>
          <w:szCs w:val="32"/>
        </w:rPr>
        <w:t>,</w:t>
      </w:r>
      <w:r w:rsidRPr="004A6B57">
        <w:rPr>
          <w:rFonts w:ascii="Souvenir Lt BT" w:hAnsi="Souvenir Lt BT" w:cs="Traditional Arabic"/>
          <w:szCs w:val="32"/>
        </w:rPr>
        <w:t xml:space="preserve"> tidak dikenal kecuali dalam periwayatan ini. Adapun penilaian </w:t>
      </w:r>
      <w:proofErr w:type="spellStart"/>
      <w:r w:rsidRPr="00514081">
        <w:rPr>
          <w:rFonts w:ascii="Souvenir Lt BT" w:hAnsi="Souvenir Lt BT" w:cs="Traditional Arabic"/>
          <w:i/>
          <w:iCs/>
          <w:szCs w:val="32"/>
        </w:rPr>
        <w:t>tsiqah</w:t>
      </w:r>
      <w:proofErr w:type="spellEnd"/>
      <w:r w:rsidRPr="004A6B57">
        <w:rPr>
          <w:rFonts w:ascii="Souvenir Lt BT" w:hAnsi="Souvenir Lt BT" w:cs="Traditional Arabic"/>
          <w:szCs w:val="32"/>
        </w:rPr>
        <w:t xml:space="preserve"> dari Ibnu </w:t>
      </w:r>
      <w:proofErr w:type="spellStart"/>
      <w:r w:rsidRPr="004A6B57">
        <w:rPr>
          <w:rFonts w:ascii="Souvenir Lt BT" w:hAnsi="Souvenir Lt BT" w:cs="Traditional Arabic"/>
          <w:szCs w:val="32"/>
        </w:rPr>
        <w:t>Hibban</w:t>
      </w:r>
      <w:proofErr w:type="spellEnd"/>
      <w:r w:rsidRPr="004A6B57">
        <w:rPr>
          <w:rFonts w:ascii="Souvenir Lt BT" w:hAnsi="Souvenir Lt BT" w:cs="Traditional Arabic"/>
          <w:szCs w:val="32"/>
        </w:rPr>
        <w:t xml:space="preserve"> terhadap </w:t>
      </w:r>
      <w:proofErr w:type="spellStart"/>
      <w:r w:rsidRPr="004A6B57">
        <w:rPr>
          <w:rFonts w:ascii="Souvenir Lt BT" w:hAnsi="Souvenir Lt BT" w:cs="Traditional Arabic"/>
          <w:szCs w:val="32"/>
        </w:rPr>
        <w:t>Nubaith</w:t>
      </w:r>
      <w:proofErr w:type="spellEnd"/>
      <w:r w:rsidRPr="004A6B57">
        <w:rPr>
          <w:rFonts w:ascii="Souvenir Lt BT" w:hAnsi="Souvenir Lt BT" w:cs="Traditional Arabic"/>
          <w:szCs w:val="32"/>
        </w:rPr>
        <w:t xml:space="preserve"> tidak dapat diterima, karena Ibnu </w:t>
      </w:r>
      <w:proofErr w:type="spellStart"/>
      <w:r w:rsidRPr="004A6B57">
        <w:rPr>
          <w:rFonts w:ascii="Souvenir Lt BT" w:hAnsi="Souvenir Lt BT" w:cs="Traditional Arabic"/>
          <w:szCs w:val="32"/>
        </w:rPr>
        <w:t>Hibban</w:t>
      </w:r>
      <w:proofErr w:type="spellEnd"/>
      <w:r w:rsidRPr="004A6B57">
        <w:rPr>
          <w:rFonts w:ascii="Souvenir Lt BT" w:hAnsi="Souvenir Lt BT" w:cs="Traditional Arabic"/>
          <w:szCs w:val="32"/>
        </w:rPr>
        <w:t xml:space="preserve"> memang dikenal sering menilai </w:t>
      </w:r>
      <w:proofErr w:type="spellStart"/>
      <w:r w:rsidRPr="004A6B57">
        <w:rPr>
          <w:rFonts w:ascii="Souvenir Lt BT" w:hAnsi="Souvenir Lt BT" w:cs="Traditional Arabic"/>
          <w:szCs w:val="32"/>
        </w:rPr>
        <w:t>tsiqah</w:t>
      </w:r>
      <w:proofErr w:type="spellEnd"/>
      <w:r w:rsidRPr="004A6B57">
        <w:rPr>
          <w:rFonts w:ascii="Souvenir Lt BT" w:hAnsi="Souvenir Lt BT" w:cs="Traditional Arabic"/>
          <w:szCs w:val="32"/>
        </w:rPr>
        <w:t xml:space="preserve"> perawi-perawi yang </w:t>
      </w:r>
      <w:proofErr w:type="spellStart"/>
      <w:r w:rsidRPr="004A6B57">
        <w:rPr>
          <w:rFonts w:ascii="Souvenir Lt BT" w:hAnsi="Souvenir Lt BT" w:cs="Traditional Arabic"/>
          <w:szCs w:val="32"/>
        </w:rPr>
        <w:t>majhul</w:t>
      </w:r>
      <w:proofErr w:type="spellEnd"/>
      <w:r w:rsidRPr="004A6B57">
        <w:rPr>
          <w:rFonts w:ascii="Souvenir Lt BT" w:hAnsi="Souvenir Lt BT" w:cs="Traditional Arabic"/>
          <w:szCs w:val="32"/>
        </w:rPr>
        <w:t>.</w:t>
      </w:r>
    </w:p>
    <w:p w14:paraId="6B3560A1" w14:textId="7EA53A7F" w:rsidR="004A6B57" w:rsidRPr="004A6B57" w:rsidRDefault="004A6B57" w:rsidP="004A6B57">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4A6B57">
        <w:rPr>
          <w:rFonts w:ascii="Souvenir Lt BT" w:hAnsi="Souvenir Lt BT" w:cs="Traditional Arabic"/>
          <w:b/>
          <w:bCs/>
          <w:szCs w:val="32"/>
        </w:rPr>
        <w:t>Kedua,</w:t>
      </w:r>
      <w:r w:rsidRPr="004A6B57">
        <w:rPr>
          <w:rFonts w:ascii="Souvenir Lt BT" w:hAnsi="Souvenir Lt BT" w:cs="Traditional Arabic"/>
          <w:szCs w:val="32"/>
        </w:rPr>
        <w:t xml:space="preserve"> </w:t>
      </w:r>
      <w:proofErr w:type="spellStart"/>
      <w:r w:rsidRPr="004A6B57">
        <w:rPr>
          <w:rFonts w:ascii="Souvenir Lt BT" w:hAnsi="Souvenir Lt BT" w:cs="Traditional Arabic"/>
          <w:szCs w:val="32"/>
        </w:rPr>
        <w:t>Nubaith</w:t>
      </w:r>
      <w:proofErr w:type="spellEnd"/>
      <w:r w:rsidRPr="004A6B57">
        <w:rPr>
          <w:rFonts w:ascii="Souvenir Lt BT" w:hAnsi="Souvenir Lt BT" w:cs="Traditional Arabic"/>
          <w:szCs w:val="32"/>
        </w:rPr>
        <w:t xml:space="preserve"> juga </w:t>
      </w:r>
      <w:proofErr w:type="spellStart"/>
      <w:r w:rsidRPr="004A6B57">
        <w:rPr>
          <w:rFonts w:ascii="Souvenir Lt BT" w:hAnsi="Souvenir Lt BT" w:cs="Traditional Arabic"/>
          <w:szCs w:val="32"/>
        </w:rPr>
        <w:t>bersendirian</w:t>
      </w:r>
      <w:proofErr w:type="spellEnd"/>
      <w:r w:rsidRPr="004A6B57">
        <w:rPr>
          <w:rFonts w:ascii="Souvenir Lt BT" w:hAnsi="Souvenir Lt BT" w:cs="Traditional Arabic"/>
          <w:szCs w:val="32"/>
        </w:rPr>
        <w:t xml:space="preserve"> dalam menyebutkan </w:t>
      </w:r>
      <w:r w:rsidR="00A257FA">
        <w:rPr>
          <w:rFonts w:ascii="Souvenir Lt BT" w:hAnsi="Souvenir Lt BT" w:cs="Traditional Arabic"/>
          <w:i/>
          <w:iCs/>
          <w:szCs w:val="32"/>
        </w:rPr>
        <w:t>“</w:t>
      </w:r>
      <w:r w:rsidRPr="004A6B57">
        <w:rPr>
          <w:rFonts w:ascii="Souvenir Lt BT" w:hAnsi="Souvenir Lt BT" w:cs="Traditional Arabic"/>
          <w:i/>
          <w:iCs/>
          <w:szCs w:val="32"/>
        </w:rPr>
        <w:t>pengkhususan Masjid Nabawi.</w:t>
      </w:r>
      <w:r w:rsidR="00A257FA">
        <w:rPr>
          <w:rFonts w:ascii="Souvenir Lt BT" w:hAnsi="Souvenir Lt BT" w:cs="Traditional Arabic"/>
          <w:i/>
          <w:iCs/>
          <w:szCs w:val="32"/>
        </w:rPr>
        <w:t>”</w:t>
      </w:r>
      <w:r w:rsidRPr="004A6B57">
        <w:rPr>
          <w:rFonts w:ascii="Souvenir Lt BT" w:hAnsi="Souvenir Lt BT" w:cs="Traditional Arabic"/>
          <w:i/>
          <w:iCs/>
          <w:szCs w:val="32"/>
        </w:rPr>
        <w:t xml:space="preserve"> </w:t>
      </w:r>
      <w:r w:rsidRPr="004A6B57">
        <w:rPr>
          <w:rFonts w:ascii="Souvenir Lt BT" w:hAnsi="Souvenir Lt BT" w:cs="Traditional Arabic"/>
          <w:szCs w:val="32"/>
        </w:rPr>
        <w:t xml:space="preserve">Ini bertentangan dengan perawi-perawi lain yang juga meriwayatkan dari Anas bin Malik tentang keutamaan </w:t>
      </w:r>
      <w:r w:rsidR="00655624" w:rsidRPr="004A6B57">
        <w:rPr>
          <w:rFonts w:ascii="Souvenir Lt BT" w:hAnsi="Souvenir Lt BT" w:cs="Traditional Arabic"/>
          <w:i/>
          <w:iCs/>
          <w:szCs w:val="32"/>
        </w:rPr>
        <w:t xml:space="preserve">Salat </w:t>
      </w:r>
      <w:proofErr w:type="spellStart"/>
      <w:r w:rsidR="00655624" w:rsidRPr="004A6B57">
        <w:rPr>
          <w:rFonts w:ascii="Souvenir Lt BT" w:hAnsi="Souvenir Lt BT" w:cs="Traditional Arabic"/>
          <w:i/>
          <w:iCs/>
          <w:szCs w:val="32"/>
        </w:rPr>
        <w:t>Arba</w:t>
      </w:r>
      <w:r w:rsidR="00A257FA">
        <w:rPr>
          <w:rFonts w:ascii="Souvenir Lt BT" w:hAnsi="Souvenir Lt BT" w:cs="Traditional Arabic"/>
          <w:i/>
          <w:iCs/>
          <w:szCs w:val="32"/>
        </w:rPr>
        <w:t>’</w:t>
      </w:r>
      <w:r w:rsidR="00655624" w:rsidRPr="00AB77D5">
        <w:rPr>
          <w:rFonts w:ascii="Souvenir Lt BT" w:hAnsi="Souvenir Lt BT" w:cs="Traditional Arabic"/>
          <w:i/>
          <w:iCs/>
          <w:szCs w:val="32"/>
        </w:rPr>
        <w:t>î</w:t>
      </w:r>
      <w:r w:rsidR="00655624" w:rsidRPr="004A6B57">
        <w:rPr>
          <w:rFonts w:ascii="Souvenir Lt BT" w:hAnsi="Souvenir Lt BT" w:cs="Traditional Arabic"/>
          <w:i/>
          <w:iCs/>
          <w:szCs w:val="32"/>
        </w:rPr>
        <w:t>n</w:t>
      </w:r>
      <w:proofErr w:type="spellEnd"/>
      <w:r w:rsidRPr="004A6B57">
        <w:rPr>
          <w:rFonts w:ascii="Souvenir Lt BT" w:hAnsi="Souvenir Lt BT" w:cs="Traditional Arabic"/>
          <w:szCs w:val="32"/>
        </w:rPr>
        <w:t xml:space="preserve">, namun </w:t>
      </w:r>
      <w:r w:rsidRPr="004A6B57">
        <w:rPr>
          <w:rFonts w:ascii="Souvenir Lt BT" w:hAnsi="Souvenir Lt BT" w:cs="Traditional Arabic"/>
          <w:szCs w:val="32"/>
        </w:rPr>
        <w:lastRenderedPageBreak/>
        <w:t xml:space="preserve">dengan dua perbedaan mendasar: yang dimaksud adalah empat puluh </w:t>
      </w:r>
      <w:r w:rsidRPr="004A6B57">
        <w:rPr>
          <w:rFonts w:ascii="Souvenir Lt BT" w:hAnsi="Souvenir Lt BT" w:cs="Traditional Arabic"/>
          <w:i/>
          <w:iCs/>
          <w:szCs w:val="32"/>
        </w:rPr>
        <w:t>hari</w:t>
      </w:r>
      <w:r w:rsidRPr="004A6B57">
        <w:rPr>
          <w:rFonts w:ascii="Souvenir Lt BT" w:hAnsi="Souvenir Lt BT" w:cs="Traditional Arabic"/>
          <w:szCs w:val="32"/>
        </w:rPr>
        <w:t xml:space="preserve">, bukan empat puluh </w:t>
      </w:r>
      <w:r w:rsidRPr="004A6B57">
        <w:rPr>
          <w:rFonts w:ascii="Souvenir Lt BT" w:hAnsi="Souvenir Lt BT" w:cs="Traditional Arabic"/>
          <w:i/>
          <w:iCs/>
          <w:szCs w:val="32"/>
        </w:rPr>
        <w:t>waktu</w:t>
      </w:r>
      <w:r w:rsidRPr="004A6B57">
        <w:rPr>
          <w:rFonts w:ascii="Souvenir Lt BT" w:hAnsi="Souvenir Lt BT" w:cs="Traditional Arabic"/>
          <w:szCs w:val="32"/>
        </w:rPr>
        <w:t>; dan keutamaan tersebut bisa diperoleh di masjid mana saja, tidak khusus di Masjid Nabawi.</w:t>
      </w:r>
      <w:r w:rsidR="00655624" w:rsidRPr="00AB77D5">
        <w:rPr>
          <w:rFonts w:ascii="Souvenir Lt BT" w:hAnsi="Souvenir Lt BT" w:cs="Traditional Arabic"/>
          <w:szCs w:val="32"/>
        </w:rPr>
        <w:t xml:space="preserve"> </w:t>
      </w:r>
    </w:p>
    <w:p w14:paraId="79C8EC02" w14:textId="0D9792B3" w:rsidR="004A6B57" w:rsidRPr="004A6B57" w:rsidRDefault="002052F4" w:rsidP="004A6B57">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Pr>
          <w:rFonts w:ascii="Souvenir Lt BT" w:hAnsi="Souvenir Lt BT" w:cs="Traditional Arabic"/>
          <w:szCs w:val="32"/>
        </w:rPr>
        <w:t>Syekh</w:t>
      </w:r>
      <w:r w:rsidR="004A6B57" w:rsidRPr="004A6B57">
        <w:rPr>
          <w:rFonts w:ascii="Souvenir Lt BT" w:hAnsi="Souvenir Lt BT" w:cs="Traditional Arabic"/>
          <w:szCs w:val="32"/>
        </w:rPr>
        <w:t xml:space="preserve"> </w:t>
      </w:r>
      <w:proofErr w:type="spellStart"/>
      <w:r w:rsidR="000E1FDE">
        <w:rPr>
          <w:rFonts w:ascii="Souvenir Lt BT" w:hAnsi="Souvenir Lt BT" w:cs="Traditional Arabic"/>
          <w:szCs w:val="32"/>
        </w:rPr>
        <w:t>a</w:t>
      </w:r>
      <w:r w:rsidR="004A6B57" w:rsidRPr="004A6B57">
        <w:rPr>
          <w:rFonts w:ascii="Souvenir Lt BT" w:hAnsi="Souvenir Lt BT" w:cs="Traditional Arabic"/>
          <w:szCs w:val="32"/>
        </w:rPr>
        <w:t>l</w:t>
      </w:r>
      <w:proofErr w:type="spellEnd"/>
      <w:r w:rsidR="004A6B57" w:rsidRPr="004A6B57">
        <w:rPr>
          <w:rFonts w:ascii="Souvenir Lt BT" w:hAnsi="Souvenir Lt BT" w:cs="Traditional Arabic"/>
          <w:szCs w:val="32"/>
        </w:rPr>
        <w:t xml:space="preserve">-Albani </w:t>
      </w:r>
      <w:proofErr w:type="spellStart"/>
      <w:r w:rsidR="004A6B57" w:rsidRPr="004A6B57">
        <w:rPr>
          <w:rFonts w:ascii="Souvenir Lt BT" w:hAnsi="Souvenir Lt BT" w:cs="Traditional Arabic"/>
          <w:i/>
          <w:iCs/>
          <w:szCs w:val="32"/>
        </w:rPr>
        <w:t>rahimahullâh</w:t>
      </w:r>
      <w:proofErr w:type="spellEnd"/>
      <w:r w:rsidR="004A6B57" w:rsidRPr="004A6B57">
        <w:rPr>
          <w:rFonts w:ascii="Souvenir Lt BT" w:hAnsi="Souvenir Lt BT" w:cs="Traditional Arabic"/>
          <w:szCs w:val="32"/>
        </w:rPr>
        <w:t xml:space="preserve"> telah menyebutkan jalur-jalur dari hadis Anas bin Malik dengan lafal</w:t>
      </w:r>
      <w:r w:rsidR="00655624" w:rsidRPr="00AB77D5">
        <w:rPr>
          <w:rFonts w:ascii="Souvenir Lt BT" w:hAnsi="Souvenir Lt BT" w:cs="Traditional Arabic"/>
          <w:szCs w:val="32"/>
        </w:rPr>
        <w:t>,</w:t>
      </w:r>
    </w:p>
    <w:p w14:paraId="2C12FBBE" w14:textId="4D3B88CF" w:rsidR="004A6B57" w:rsidRPr="004A6B57" w:rsidRDefault="007B57C9" w:rsidP="00655624">
      <w:pPr>
        <w:pStyle w:val="NormalWeb"/>
        <w:shd w:val="clear" w:color="auto" w:fill="FFFFFF"/>
        <w:bidi/>
        <w:spacing w:before="0" w:beforeAutospacing="0" w:after="0" w:afterAutospacing="0" w:line="276" w:lineRule="auto"/>
        <w:jc w:val="both"/>
        <w:rPr>
          <w:rFonts w:ascii="Souvenir Lt BT" w:hAnsi="Souvenir Lt BT" w:cs="Traditional Arabic"/>
          <w:szCs w:val="32"/>
        </w:rPr>
      </w:pPr>
      <w:r w:rsidRPr="00503446">
        <w:rPr>
          <w:rFonts w:ascii="Souvenir Lt BT" w:hAnsi="Souvenir Lt BT" w:cs="Traditional Arabic" w:hint="cs"/>
          <w:szCs w:val="32"/>
          <w:rtl/>
        </w:rPr>
        <w:t>((</w:t>
      </w:r>
      <w:r w:rsidR="004A6B57" w:rsidRPr="004A6B57">
        <w:rPr>
          <w:rFonts w:ascii="Souvenir Lt BT" w:hAnsi="Souvenir Lt BT" w:cs="Traditional Arabic"/>
          <w:szCs w:val="32"/>
          <w:rtl/>
        </w:rPr>
        <w:t>مَنْ صَلَّى لِل</w:t>
      </w:r>
      <w:r>
        <w:rPr>
          <w:rFonts w:ascii="Souvenir Lt BT" w:hAnsi="Souvenir Lt BT" w:cs="Traditional Arabic" w:hint="cs"/>
          <w:szCs w:val="32"/>
          <w:rtl/>
        </w:rPr>
        <w:t>َّ</w:t>
      </w:r>
      <w:r w:rsidR="004A6B57" w:rsidRPr="004A6B57">
        <w:rPr>
          <w:rFonts w:ascii="Souvenir Lt BT" w:hAnsi="Souvenir Lt BT" w:cs="Traditional Arabic"/>
          <w:szCs w:val="32"/>
          <w:rtl/>
        </w:rPr>
        <w:t>هِ أَرْبَعِينَ يَوْمًا فِي جَمَاعَةٍ يُدْرِكُ التَّكْبِيرَةَ الْأُولَى كُتِبَ لَهُ بَرَاءَتَانِ: بَرَاءَةٌ مِنَ النَّارِ وَبَرَاءَةٌ مِنَ النِّفَاقِ</w:t>
      </w:r>
      <w:r>
        <w:rPr>
          <w:rFonts w:ascii="Souvenir Lt BT" w:hAnsi="Souvenir Lt BT" w:cs="Traditional Arabic" w:hint="cs"/>
          <w:szCs w:val="32"/>
          <w:rtl/>
        </w:rPr>
        <w:t>))</w:t>
      </w:r>
    </w:p>
    <w:p w14:paraId="6F507AF7" w14:textId="17D40CED" w:rsidR="004A6B57" w:rsidRPr="004A6B57" w:rsidRDefault="00A257FA" w:rsidP="00655624">
      <w:pPr>
        <w:pStyle w:val="NormalWeb"/>
        <w:shd w:val="clear" w:color="auto" w:fill="FFFFFF"/>
        <w:spacing w:before="0" w:beforeAutospacing="0" w:after="0" w:afterAutospacing="0" w:line="276" w:lineRule="auto"/>
        <w:jc w:val="both"/>
        <w:rPr>
          <w:rFonts w:ascii="Souvenir Lt BT" w:hAnsi="Souvenir Lt BT" w:cs="Traditional Arabic"/>
          <w:szCs w:val="32"/>
        </w:rPr>
      </w:pPr>
      <w:r>
        <w:rPr>
          <w:rFonts w:ascii="Souvenir Lt BT" w:hAnsi="Souvenir Lt BT" w:cs="Traditional Arabic"/>
          <w:i/>
          <w:iCs/>
          <w:szCs w:val="32"/>
        </w:rPr>
        <w:t>“</w:t>
      </w:r>
      <w:r w:rsidR="004A6B57" w:rsidRPr="004A6B57">
        <w:rPr>
          <w:rFonts w:ascii="Souvenir Lt BT" w:hAnsi="Souvenir Lt BT" w:cs="Traditional Arabic"/>
          <w:i/>
          <w:iCs/>
          <w:szCs w:val="32"/>
        </w:rPr>
        <w:t xml:space="preserve">Barang siapa yang salat karena Allah selama empat puluh hari secara </w:t>
      </w:r>
      <w:r w:rsidR="004A6B57" w:rsidRPr="00503446">
        <w:rPr>
          <w:rFonts w:ascii="Souvenir Lt BT" w:hAnsi="Souvenir Lt BT" w:cs="Traditional Arabic"/>
          <w:i/>
          <w:iCs/>
          <w:szCs w:val="32"/>
        </w:rPr>
        <w:t>ber</w:t>
      </w:r>
      <w:r w:rsidR="00037DD9">
        <w:rPr>
          <w:rFonts w:ascii="Souvenir Lt BT" w:hAnsi="Souvenir Lt BT" w:cs="Traditional Arabic"/>
          <w:i/>
          <w:iCs/>
          <w:szCs w:val="32"/>
        </w:rPr>
        <w:t>jamaah</w:t>
      </w:r>
      <w:r w:rsidR="004A6B57" w:rsidRPr="004A6B57">
        <w:rPr>
          <w:rFonts w:ascii="Souvenir Lt BT" w:hAnsi="Souvenir Lt BT" w:cs="Traditional Arabic"/>
          <w:i/>
          <w:iCs/>
          <w:szCs w:val="32"/>
        </w:rPr>
        <w:t xml:space="preserve"> dan mendapati </w:t>
      </w:r>
      <w:proofErr w:type="spellStart"/>
      <w:r w:rsidR="0040447B">
        <w:rPr>
          <w:rFonts w:ascii="Souvenir Lt BT" w:hAnsi="Souvenir Lt BT" w:cs="Traditional Arabic"/>
          <w:i/>
          <w:iCs/>
          <w:szCs w:val="32"/>
        </w:rPr>
        <w:t>T</w:t>
      </w:r>
      <w:r w:rsidR="004A6B57" w:rsidRPr="004A6B57">
        <w:rPr>
          <w:rFonts w:ascii="Souvenir Lt BT" w:hAnsi="Souvenir Lt BT" w:cs="Traditional Arabic"/>
          <w:i/>
          <w:iCs/>
          <w:szCs w:val="32"/>
        </w:rPr>
        <w:t>akbiratul</w:t>
      </w:r>
      <w:proofErr w:type="spellEnd"/>
      <w:r w:rsidR="004A6B57" w:rsidRPr="004A6B57">
        <w:rPr>
          <w:rFonts w:ascii="Souvenir Lt BT" w:hAnsi="Souvenir Lt BT" w:cs="Traditional Arabic"/>
          <w:i/>
          <w:iCs/>
          <w:szCs w:val="32"/>
        </w:rPr>
        <w:t xml:space="preserve"> ihram, maka dicatat baginya dua kebebasan: kebebasan dari neraka dan kebebasan dari kemunafikan.</w:t>
      </w:r>
      <w:r>
        <w:rPr>
          <w:rFonts w:ascii="Souvenir Lt BT" w:hAnsi="Souvenir Lt BT" w:cs="Traditional Arabic"/>
          <w:i/>
          <w:iCs/>
          <w:szCs w:val="32"/>
        </w:rPr>
        <w:t>”</w:t>
      </w:r>
      <w:r w:rsidR="00453375">
        <w:rPr>
          <w:rStyle w:val="ReferensiCatatanKaki"/>
          <w:rFonts w:ascii="Souvenir Lt BT" w:hAnsi="Souvenir Lt BT" w:cs="Traditional Arabic"/>
          <w:i/>
          <w:iCs/>
          <w:szCs w:val="32"/>
        </w:rPr>
        <w:footnoteReference w:id="71"/>
      </w:r>
      <w:r w:rsidR="004A6B57" w:rsidRPr="004A6B57">
        <w:rPr>
          <w:rFonts w:ascii="Souvenir Lt BT" w:hAnsi="Souvenir Lt BT" w:cs="Traditional Arabic"/>
          <w:szCs w:val="32"/>
        </w:rPr>
        <w:t xml:space="preserve"> </w:t>
      </w:r>
    </w:p>
    <w:p w14:paraId="7D8A58DA" w14:textId="6A028EE1" w:rsidR="004A6B57" w:rsidRPr="004A6B57" w:rsidRDefault="004A6B57" w:rsidP="004A6B57">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4A6B57">
        <w:rPr>
          <w:rFonts w:ascii="Souvenir Lt BT" w:hAnsi="Souvenir Lt BT" w:cs="Traditional Arabic"/>
          <w:szCs w:val="32"/>
        </w:rPr>
        <w:t>Hadis ini di</w:t>
      </w:r>
      <w:r w:rsidR="00C60CAC">
        <w:rPr>
          <w:rFonts w:ascii="Souvenir Lt BT" w:hAnsi="Souvenir Lt BT" w:cs="Traditional Arabic"/>
          <w:szCs w:val="32"/>
        </w:rPr>
        <w:t xml:space="preserve">nyatakan </w:t>
      </w:r>
      <w:r w:rsidRPr="004A6B57">
        <w:rPr>
          <w:rFonts w:ascii="Souvenir Lt BT" w:hAnsi="Souvenir Lt BT" w:cs="Traditional Arabic"/>
          <w:szCs w:val="32"/>
        </w:rPr>
        <w:t xml:space="preserve">hasan oleh </w:t>
      </w:r>
      <w:proofErr w:type="spellStart"/>
      <w:r w:rsidR="00B35321" w:rsidRPr="00AB77D5">
        <w:rPr>
          <w:rFonts w:ascii="Souvenir Lt BT" w:hAnsi="Souvenir Lt BT" w:cs="Traditional Arabic"/>
          <w:szCs w:val="32"/>
        </w:rPr>
        <w:t>a</w:t>
      </w:r>
      <w:r w:rsidRPr="004A6B57">
        <w:rPr>
          <w:rFonts w:ascii="Souvenir Lt BT" w:hAnsi="Souvenir Lt BT" w:cs="Traditional Arabic"/>
          <w:szCs w:val="32"/>
        </w:rPr>
        <w:t>l</w:t>
      </w:r>
      <w:proofErr w:type="spellEnd"/>
      <w:r w:rsidRPr="004A6B57">
        <w:rPr>
          <w:rFonts w:ascii="Souvenir Lt BT" w:hAnsi="Souvenir Lt BT" w:cs="Traditional Arabic"/>
          <w:szCs w:val="32"/>
        </w:rPr>
        <w:t xml:space="preserve">-Albani setelah menyebutkan tiga jalur periwayatannya. Hadis Anas ini diriwayatkan secara </w:t>
      </w:r>
      <w:r w:rsidR="00E43A48" w:rsidRPr="00E43A48">
        <w:rPr>
          <w:rFonts w:ascii="Souvenir Lt BT" w:hAnsi="Souvenir Lt BT" w:cs="Traditional Arabic"/>
          <w:szCs w:val="32"/>
        </w:rPr>
        <w:t>marfuk</w:t>
      </w:r>
      <w:r w:rsidRPr="004A6B57">
        <w:rPr>
          <w:rFonts w:ascii="Souvenir Lt BT" w:hAnsi="Souvenir Lt BT" w:cs="Traditional Arabic"/>
          <w:szCs w:val="32"/>
        </w:rPr>
        <w:t xml:space="preserve"> dan juga </w:t>
      </w:r>
      <w:r w:rsidR="00E43A48" w:rsidRPr="00F42104">
        <w:rPr>
          <w:rFonts w:ascii="Souvenir Lt BT" w:hAnsi="Souvenir Lt BT" w:cs="Traditional Arabic"/>
          <w:szCs w:val="32"/>
        </w:rPr>
        <w:t>maukuf</w:t>
      </w:r>
      <w:r w:rsidRPr="00F42104">
        <w:rPr>
          <w:rFonts w:ascii="Souvenir Lt BT" w:hAnsi="Souvenir Lt BT" w:cs="Traditional Arabic"/>
          <w:szCs w:val="32"/>
        </w:rPr>
        <w:t>.</w:t>
      </w:r>
      <w:r w:rsidRPr="004A6B57">
        <w:rPr>
          <w:rFonts w:ascii="Souvenir Lt BT" w:hAnsi="Souvenir Lt BT" w:cs="Traditional Arabic"/>
          <w:szCs w:val="32"/>
        </w:rPr>
        <w:t xml:space="preserve"> Sekalipun </w:t>
      </w:r>
      <w:r w:rsidR="00E43A48" w:rsidRPr="004933EB">
        <w:rPr>
          <w:rFonts w:ascii="Souvenir Lt BT" w:hAnsi="Souvenir Lt BT" w:cs="Traditional Arabic"/>
          <w:szCs w:val="32"/>
        </w:rPr>
        <w:t>maukuf</w:t>
      </w:r>
      <w:r w:rsidRPr="004933EB">
        <w:rPr>
          <w:rFonts w:ascii="Souvenir Lt BT" w:hAnsi="Souvenir Lt BT" w:cs="Traditional Arabic"/>
          <w:szCs w:val="32"/>
        </w:rPr>
        <w:t>,</w:t>
      </w:r>
      <w:r w:rsidRPr="004A6B57">
        <w:rPr>
          <w:rFonts w:ascii="Souvenir Lt BT" w:hAnsi="Souvenir Lt BT" w:cs="Traditional Arabic"/>
          <w:szCs w:val="32"/>
        </w:rPr>
        <w:t xml:space="preserve"> hadis ini tetap </w:t>
      </w:r>
      <w:proofErr w:type="spellStart"/>
      <w:r w:rsidRPr="004A6B57">
        <w:rPr>
          <w:rFonts w:ascii="Souvenir Lt BT" w:hAnsi="Souvenir Lt BT" w:cs="Traditional Arabic"/>
          <w:szCs w:val="32"/>
        </w:rPr>
        <w:t>dihukumi</w:t>
      </w:r>
      <w:proofErr w:type="spellEnd"/>
      <w:r w:rsidRPr="004A6B57">
        <w:rPr>
          <w:rFonts w:ascii="Souvenir Lt BT" w:hAnsi="Souvenir Lt BT" w:cs="Traditional Arabic"/>
          <w:szCs w:val="32"/>
        </w:rPr>
        <w:t xml:space="preserve"> </w:t>
      </w:r>
      <w:r w:rsidR="00E43A48" w:rsidRPr="00F741A9">
        <w:rPr>
          <w:rFonts w:ascii="Souvenir Lt BT" w:hAnsi="Souvenir Lt BT" w:cs="Traditional Arabic"/>
          <w:szCs w:val="32"/>
        </w:rPr>
        <w:t>marfuk</w:t>
      </w:r>
      <w:r w:rsidRPr="00F741A9">
        <w:rPr>
          <w:rFonts w:ascii="Souvenir Lt BT" w:hAnsi="Souvenir Lt BT" w:cs="Traditional Arabic"/>
          <w:szCs w:val="32"/>
        </w:rPr>
        <w:t>,</w:t>
      </w:r>
      <w:r w:rsidRPr="004A6B57">
        <w:rPr>
          <w:rFonts w:ascii="Souvenir Lt BT" w:hAnsi="Souvenir Lt BT" w:cs="Traditional Arabic"/>
          <w:szCs w:val="32"/>
        </w:rPr>
        <w:t xml:space="preserve"> karena isinya tidak mungkin diucapkan berdasarkan ijtihad Anas bin Malik sendiri, dan Anas tidak dikenal mengambil riwayat dari </w:t>
      </w:r>
      <w:proofErr w:type="spellStart"/>
      <w:r w:rsidR="00F43845">
        <w:rPr>
          <w:rFonts w:ascii="Souvenir Lt BT" w:hAnsi="Souvenir Lt BT" w:cs="Traditional Arabic"/>
          <w:szCs w:val="32"/>
        </w:rPr>
        <w:t>isra</w:t>
      </w:r>
      <w:r w:rsidR="00852D06">
        <w:rPr>
          <w:rFonts w:ascii="Souvenir Lt BT" w:hAnsi="Souvenir Lt BT" w:cs="Traditional Arabic"/>
          <w:szCs w:val="32"/>
        </w:rPr>
        <w:t>i</w:t>
      </w:r>
      <w:r w:rsidR="00F43845">
        <w:rPr>
          <w:rFonts w:ascii="Souvenir Lt BT" w:hAnsi="Souvenir Lt BT" w:cs="Traditional Arabic"/>
          <w:szCs w:val="32"/>
        </w:rPr>
        <w:t>liat</w:t>
      </w:r>
      <w:proofErr w:type="spellEnd"/>
      <w:r w:rsidRPr="004A6B57">
        <w:rPr>
          <w:rFonts w:ascii="Souvenir Lt BT" w:hAnsi="Souvenir Lt BT" w:cs="Traditional Arabic"/>
          <w:szCs w:val="32"/>
        </w:rPr>
        <w:t>.</w:t>
      </w:r>
    </w:p>
    <w:p w14:paraId="3F7F9E9A" w14:textId="4CE9FB17" w:rsidR="004A6B57" w:rsidRPr="004A6B57" w:rsidRDefault="004A6B57" w:rsidP="004A6B57">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4A6B57">
        <w:rPr>
          <w:rFonts w:ascii="Souvenir Lt BT" w:hAnsi="Souvenir Lt BT" w:cs="Traditional Arabic"/>
          <w:szCs w:val="32"/>
        </w:rPr>
        <w:t xml:space="preserve">Karenanya, </w:t>
      </w:r>
      <w:proofErr w:type="spellStart"/>
      <w:r w:rsidR="00B35321" w:rsidRPr="00AB77D5">
        <w:rPr>
          <w:rFonts w:ascii="Souvenir Lt BT" w:hAnsi="Souvenir Lt BT" w:cs="Traditional Arabic"/>
          <w:szCs w:val="32"/>
        </w:rPr>
        <w:t>a</w:t>
      </w:r>
      <w:r w:rsidRPr="004A6B57">
        <w:rPr>
          <w:rFonts w:ascii="Souvenir Lt BT" w:hAnsi="Souvenir Lt BT" w:cs="Traditional Arabic"/>
          <w:szCs w:val="32"/>
        </w:rPr>
        <w:t>l</w:t>
      </w:r>
      <w:proofErr w:type="spellEnd"/>
      <w:r w:rsidRPr="004A6B57">
        <w:rPr>
          <w:rFonts w:ascii="Souvenir Lt BT" w:hAnsi="Souvenir Lt BT" w:cs="Traditional Arabic"/>
          <w:szCs w:val="32"/>
        </w:rPr>
        <w:t xml:space="preserve">-Albani tidak hanya menilai hadis </w:t>
      </w:r>
      <w:r w:rsidR="00B35321" w:rsidRPr="004A6B57">
        <w:rPr>
          <w:rFonts w:ascii="Souvenir Lt BT" w:hAnsi="Souvenir Lt BT" w:cs="Traditional Arabic"/>
          <w:i/>
          <w:iCs/>
          <w:szCs w:val="32"/>
        </w:rPr>
        <w:t xml:space="preserve">Salat </w:t>
      </w:r>
      <w:proofErr w:type="spellStart"/>
      <w:r w:rsidR="00B35321" w:rsidRPr="004A6B57">
        <w:rPr>
          <w:rFonts w:ascii="Souvenir Lt BT" w:hAnsi="Souvenir Lt BT" w:cs="Traditional Arabic"/>
          <w:i/>
          <w:iCs/>
          <w:szCs w:val="32"/>
        </w:rPr>
        <w:t>Arba</w:t>
      </w:r>
      <w:r w:rsidR="00A257FA">
        <w:rPr>
          <w:rFonts w:ascii="Souvenir Lt BT" w:hAnsi="Souvenir Lt BT" w:cs="Traditional Arabic"/>
          <w:i/>
          <w:iCs/>
          <w:szCs w:val="32"/>
        </w:rPr>
        <w:t>’</w:t>
      </w:r>
      <w:r w:rsidR="00B35321" w:rsidRPr="00AB77D5">
        <w:rPr>
          <w:rFonts w:ascii="Souvenir Lt BT" w:hAnsi="Souvenir Lt BT" w:cs="Traditional Arabic"/>
          <w:i/>
          <w:iCs/>
          <w:szCs w:val="32"/>
        </w:rPr>
        <w:t>î</w:t>
      </w:r>
      <w:r w:rsidR="00B35321" w:rsidRPr="004A6B57">
        <w:rPr>
          <w:rFonts w:ascii="Souvenir Lt BT" w:hAnsi="Souvenir Lt BT" w:cs="Traditional Arabic"/>
          <w:i/>
          <w:iCs/>
          <w:szCs w:val="32"/>
        </w:rPr>
        <w:t>n</w:t>
      </w:r>
      <w:proofErr w:type="spellEnd"/>
      <w:r w:rsidRPr="004A6B57">
        <w:rPr>
          <w:rFonts w:ascii="Souvenir Lt BT" w:hAnsi="Souvenir Lt BT" w:cs="Traditional Arabic"/>
          <w:szCs w:val="32"/>
        </w:rPr>
        <w:t xml:space="preserve"> (versi empat puluh waktu di Masjid Nabawi) sebagai hadis lemah, bahkan beliau </w:t>
      </w:r>
      <w:proofErr w:type="spellStart"/>
      <w:r w:rsidRPr="004A6B57">
        <w:rPr>
          <w:rFonts w:ascii="Souvenir Lt BT" w:hAnsi="Souvenir Lt BT" w:cs="Traditional Arabic"/>
          <w:szCs w:val="32"/>
        </w:rPr>
        <w:t>menghukuminya</w:t>
      </w:r>
      <w:proofErr w:type="spellEnd"/>
      <w:r w:rsidRPr="004A6B57">
        <w:rPr>
          <w:rFonts w:ascii="Souvenir Lt BT" w:hAnsi="Souvenir Lt BT" w:cs="Traditional Arabic"/>
          <w:szCs w:val="32"/>
        </w:rPr>
        <w:t xml:space="preserve"> </w:t>
      </w:r>
      <w:r w:rsidR="009923C5" w:rsidRPr="009923C5">
        <w:rPr>
          <w:rFonts w:ascii="Souvenir Lt BT" w:hAnsi="Souvenir Lt BT" w:cs="Traditional Arabic"/>
          <w:szCs w:val="32"/>
        </w:rPr>
        <w:t>mungkar</w:t>
      </w:r>
      <w:r w:rsidRPr="004A6B57">
        <w:rPr>
          <w:rFonts w:ascii="Souvenir Lt BT" w:hAnsi="Souvenir Lt BT" w:cs="Traditional Arabic"/>
          <w:szCs w:val="32"/>
        </w:rPr>
        <w:t xml:space="preserve"> karena bertentangan dengan riwayat-riwayat para perawi lain dari Anas bin Malik.</w:t>
      </w:r>
      <w:r w:rsidR="005F4DD7">
        <w:rPr>
          <w:rStyle w:val="ReferensiCatatanKaki"/>
          <w:rFonts w:ascii="Souvenir Lt BT" w:hAnsi="Souvenir Lt BT" w:cs="Traditional Arabic"/>
          <w:szCs w:val="32"/>
        </w:rPr>
        <w:footnoteReference w:id="72"/>
      </w:r>
      <w:r w:rsidRPr="004A6B57">
        <w:rPr>
          <w:rFonts w:ascii="Souvenir Lt BT" w:hAnsi="Souvenir Lt BT" w:cs="Traditional Arabic"/>
          <w:szCs w:val="32"/>
        </w:rPr>
        <w:t xml:space="preserve"> </w:t>
      </w:r>
    </w:p>
    <w:p w14:paraId="1DF45A15" w14:textId="59FC4224" w:rsidR="004A6B57" w:rsidRPr="004A6B57" w:rsidRDefault="004A6B57" w:rsidP="004A6B57">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4A6B57">
        <w:rPr>
          <w:rFonts w:ascii="Souvenir Lt BT" w:hAnsi="Souvenir Lt BT" w:cs="Traditional Arabic"/>
          <w:b/>
          <w:bCs/>
          <w:szCs w:val="32"/>
        </w:rPr>
        <w:t>Ketiga,</w:t>
      </w:r>
      <w:r w:rsidRPr="004A6B57">
        <w:rPr>
          <w:rFonts w:ascii="Souvenir Lt BT" w:hAnsi="Souvenir Lt BT" w:cs="Traditional Arabic"/>
          <w:szCs w:val="32"/>
        </w:rPr>
        <w:t xml:space="preserve"> yang semakin memperkuat </w:t>
      </w:r>
      <w:r w:rsidRPr="00C56780">
        <w:rPr>
          <w:rFonts w:ascii="Souvenir Lt BT" w:hAnsi="Souvenir Lt BT" w:cs="Traditional Arabic"/>
          <w:szCs w:val="32"/>
        </w:rPr>
        <w:t>ke</w:t>
      </w:r>
      <w:r w:rsidR="009923C5" w:rsidRPr="00C56780">
        <w:rPr>
          <w:rFonts w:ascii="Souvenir Lt BT" w:hAnsi="Souvenir Lt BT" w:cs="Traditional Arabic"/>
          <w:szCs w:val="32"/>
        </w:rPr>
        <w:t>mungkar</w:t>
      </w:r>
      <w:r w:rsidRPr="00C56780">
        <w:rPr>
          <w:rFonts w:ascii="Souvenir Lt BT" w:hAnsi="Souvenir Lt BT" w:cs="Traditional Arabic"/>
          <w:szCs w:val="32"/>
        </w:rPr>
        <w:t xml:space="preserve">an </w:t>
      </w:r>
      <w:r w:rsidRPr="004A6B57">
        <w:rPr>
          <w:rFonts w:ascii="Souvenir Lt BT" w:hAnsi="Souvenir Lt BT" w:cs="Traditional Arabic"/>
          <w:szCs w:val="32"/>
        </w:rPr>
        <w:t xml:space="preserve">hadis </w:t>
      </w:r>
      <w:r w:rsidR="00011470" w:rsidRPr="004A6B57">
        <w:rPr>
          <w:rFonts w:ascii="Souvenir Lt BT" w:hAnsi="Souvenir Lt BT" w:cs="Traditional Arabic"/>
          <w:i/>
          <w:iCs/>
          <w:szCs w:val="32"/>
        </w:rPr>
        <w:t xml:space="preserve">Salat </w:t>
      </w:r>
      <w:proofErr w:type="spellStart"/>
      <w:r w:rsidR="00011470" w:rsidRPr="004A6B57">
        <w:rPr>
          <w:rFonts w:ascii="Souvenir Lt BT" w:hAnsi="Souvenir Lt BT" w:cs="Traditional Arabic"/>
          <w:i/>
          <w:iCs/>
          <w:szCs w:val="32"/>
        </w:rPr>
        <w:t>Arba</w:t>
      </w:r>
      <w:r w:rsidR="00A257FA">
        <w:rPr>
          <w:rFonts w:ascii="Souvenir Lt BT" w:hAnsi="Souvenir Lt BT" w:cs="Traditional Arabic"/>
          <w:i/>
          <w:iCs/>
          <w:szCs w:val="32"/>
        </w:rPr>
        <w:t>’</w:t>
      </w:r>
      <w:r w:rsidR="00011470" w:rsidRPr="00AB77D5">
        <w:rPr>
          <w:rFonts w:ascii="Souvenir Lt BT" w:hAnsi="Souvenir Lt BT" w:cs="Traditional Arabic"/>
          <w:i/>
          <w:iCs/>
          <w:szCs w:val="32"/>
        </w:rPr>
        <w:t>î</w:t>
      </w:r>
      <w:r w:rsidR="00011470" w:rsidRPr="004A6B57">
        <w:rPr>
          <w:rFonts w:ascii="Souvenir Lt BT" w:hAnsi="Souvenir Lt BT" w:cs="Traditional Arabic"/>
          <w:i/>
          <w:iCs/>
          <w:szCs w:val="32"/>
        </w:rPr>
        <w:t>n</w:t>
      </w:r>
      <w:proofErr w:type="spellEnd"/>
      <w:r w:rsidR="00011470" w:rsidRPr="00AB77D5">
        <w:rPr>
          <w:rFonts w:ascii="Souvenir Lt BT" w:hAnsi="Souvenir Lt BT" w:cs="Traditional Arabic"/>
          <w:szCs w:val="32"/>
        </w:rPr>
        <w:t xml:space="preserve"> </w:t>
      </w:r>
      <w:r w:rsidRPr="004A6B57">
        <w:rPr>
          <w:rFonts w:ascii="Souvenir Lt BT" w:hAnsi="Souvenir Lt BT" w:cs="Traditional Arabic"/>
          <w:szCs w:val="32"/>
        </w:rPr>
        <w:t>tersebut adalah bahwa hadis Anas versi yang sahih</w:t>
      </w:r>
      <w:r w:rsidR="00011470" w:rsidRPr="00AB77D5">
        <w:rPr>
          <w:rFonts w:ascii="Souvenir Lt BT" w:hAnsi="Souvenir Lt BT" w:cs="Traditional Arabic"/>
          <w:szCs w:val="32"/>
        </w:rPr>
        <w:t>,</w:t>
      </w:r>
      <w:r w:rsidRPr="004A6B57">
        <w:rPr>
          <w:rFonts w:ascii="Souvenir Lt BT" w:hAnsi="Souvenir Lt BT" w:cs="Traditional Arabic"/>
          <w:szCs w:val="32"/>
        </w:rPr>
        <w:t xml:space="preserve"> </w:t>
      </w:r>
      <w:r w:rsidR="00A257FA">
        <w:rPr>
          <w:rFonts w:ascii="Souvenir Lt BT" w:hAnsi="Souvenir Lt BT" w:cs="Traditional Arabic"/>
          <w:i/>
          <w:iCs/>
          <w:szCs w:val="32"/>
        </w:rPr>
        <w:t>“</w:t>
      </w:r>
      <w:r w:rsidRPr="004A6B57">
        <w:rPr>
          <w:rFonts w:ascii="Souvenir Lt BT" w:hAnsi="Souvenir Lt BT" w:cs="Traditional Arabic"/>
          <w:i/>
          <w:iCs/>
          <w:szCs w:val="32"/>
        </w:rPr>
        <w:t xml:space="preserve">Barang siapa yang salat karena Allah empat puluh hari secara </w:t>
      </w:r>
      <w:r w:rsidRPr="00503446">
        <w:rPr>
          <w:rFonts w:ascii="Souvenir Lt BT" w:hAnsi="Souvenir Lt BT" w:cs="Traditional Arabic"/>
          <w:i/>
          <w:iCs/>
          <w:szCs w:val="32"/>
        </w:rPr>
        <w:t>ber</w:t>
      </w:r>
      <w:r w:rsidR="00037DD9">
        <w:rPr>
          <w:rFonts w:ascii="Souvenir Lt BT" w:hAnsi="Souvenir Lt BT" w:cs="Traditional Arabic"/>
          <w:i/>
          <w:iCs/>
          <w:szCs w:val="32"/>
        </w:rPr>
        <w:t>jamaah</w:t>
      </w:r>
      <w:r w:rsidRPr="004A6B57">
        <w:rPr>
          <w:rFonts w:ascii="Souvenir Lt BT" w:hAnsi="Souvenir Lt BT" w:cs="Traditional Arabic"/>
          <w:i/>
          <w:iCs/>
          <w:szCs w:val="32"/>
        </w:rPr>
        <w:t xml:space="preserve"> mendapati </w:t>
      </w:r>
      <w:proofErr w:type="spellStart"/>
      <w:r w:rsidR="00FF0059">
        <w:rPr>
          <w:rFonts w:ascii="Souvenir Lt BT" w:hAnsi="Souvenir Lt BT" w:cs="Traditional Arabic"/>
          <w:i/>
          <w:iCs/>
          <w:szCs w:val="32"/>
        </w:rPr>
        <w:t>T</w:t>
      </w:r>
      <w:r w:rsidRPr="004A6B57">
        <w:rPr>
          <w:rFonts w:ascii="Souvenir Lt BT" w:hAnsi="Souvenir Lt BT" w:cs="Traditional Arabic"/>
          <w:i/>
          <w:iCs/>
          <w:szCs w:val="32"/>
        </w:rPr>
        <w:t>akbiratul</w:t>
      </w:r>
      <w:proofErr w:type="spellEnd"/>
      <w:r w:rsidRPr="004A6B57">
        <w:rPr>
          <w:rFonts w:ascii="Souvenir Lt BT" w:hAnsi="Souvenir Lt BT" w:cs="Traditional Arabic"/>
          <w:i/>
          <w:iCs/>
          <w:szCs w:val="32"/>
        </w:rPr>
        <w:t xml:space="preserve"> ihram...</w:t>
      </w:r>
      <w:r w:rsidR="00A257FA">
        <w:rPr>
          <w:rFonts w:ascii="Souvenir Lt BT" w:hAnsi="Souvenir Lt BT" w:cs="Traditional Arabic"/>
          <w:i/>
          <w:iCs/>
          <w:szCs w:val="32"/>
        </w:rPr>
        <w:t>”</w:t>
      </w:r>
      <w:r w:rsidRPr="004A6B57">
        <w:rPr>
          <w:rFonts w:ascii="Souvenir Lt BT" w:hAnsi="Souvenir Lt BT" w:cs="Traditional Arabic"/>
          <w:szCs w:val="32"/>
        </w:rPr>
        <w:t xml:space="preserve"> juga diriwayatkan oleh dua sahabat lain, yaitu Abu </w:t>
      </w:r>
      <w:proofErr w:type="spellStart"/>
      <w:r w:rsidRPr="004A6B57">
        <w:rPr>
          <w:rFonts w:ascii="Souvenir Lt BT" w:hAnsi="Souvenir Lt BT" w:cs="Traditional Arabic"/>
          <w:szCs w:val="32"/>
        </w:rPr>
        <w:t>Kahil</w:t>
      </w:r>
      <w:proofErr w:type="spellEnd"/>
      <w:r w:rsidRPr="004A6B57">
        <w:rPr>
          <w:rFonts w:ascii="Souvenir Lt BT" w:hAnsi="Souvenir Lt BT" w:cs="Traditional Arabic"/>
          <w:szCs w:val="32"/>
        </w:rPr>
        <w:t xml:space="preserve"> </w:t>
      </w:r>
      <w:proofErr w:type="spellStart"/>
      <w:r w:rsidR="00011470" w:rsidRPr="00AB77D5">
        <w:rPr>
          <w:rFonts w:ascii="Souvenir Lt BT" w:hAnsi="Souvenir Lt BT" w:cs="Traditional Arabic"/>
          <w:i/>
          <w:iCs/>
          <w:szCs w:val="32"/>
        </w:rPr>
        <w:t>radhiyallâhu</w:t>
      </w:r>
      <w:proofErr w:type="spellEnd"/>
      <w:r w:rsidRPr="004A6B57">
        <w:rPr>
          <w:rFonts w:ascii="Souvenir Lt BT" w:hAnsi="Souvenir Lt BT" w:cs="Traditional Arabic"/>
          <w:szCs w:val="32"/>
        </w:rPr>
        <w:t xml:space="preserve"> </w:t>
      </w:r>
      <w:r w:rsidR="00A257FA">
        <w:rPr>
          <w:rFonts w:ascii="Souvenir Lt BT" w:hAnsi="Souvenir Lt BT" w:cs="Traditional Arabic"/>
          <w:i/>
          <w:iCs/>
          <w:szCs w:val="32"/>
        </w:rPr>
        <w:t>‘</w:t>
      </w:r>
      <w:proofErr w:type="spellStart"/>
      <w:r w:rsidRPr="004A6B57">
        <w:rPr>
          <w:rFonts w:ascii="Souvenir Lt BT" w:hAnsi="Souvenir Lt BT" w:cs="Traditional Arabic"/>
          <w:i/>
          <w:iCs/>
          <w:szCs w:val="32"/>
        </w:rPr>
        <w:t>anhu</w:t>
      </w:r>
      <w:proofErr w:type="spellEnd"/>
      <w:r w:rsidRPr="004A6B57">
        <w:rPr>
          <w:rFonts w:ascii="Souvenir Lt BT" w:hAnsi="Souvenir Lt BT" w:cs="Traditional Arabic"/>
          <w:szCs w:val="32"/>
        </w:rPr>
        <w:t xml:space="preserve"> dan Umar bin </w:t>
      </w:r>
      <w:proofErr w:type="spellStart"/>
      <w:r w:rsidR="00C10BCA">
        <w:rPr>
          <w:rFonts w:ascii="Souvenir Lt BT" w:hAnsi="Souvenir Lt BT" w:cs="Traditional Arabic"/>
          <w:szCs w:val="32"/>
        </w:rPr>
        <w:t>a</w:t>
      </w:r>
      <w:r w:rsidRPr="004A6B57">
        <w:rPr>
          <w:rFonts w:ascii="Souvenir Lt BT" w:hAnsi="Souvenir Lt BT" w:cs="Traditional Arabic"/>
          <w:szCs w:val="32"/>
        </w:rPr>
        <w:t>l-Khaththab</w:t>
      </w:r>
      <w:proofErr w:type="spellEnd"/>
      <w:r w:rsidRPr="004A6B57">
        <w:rPr>
          <w:rFonts w:ascii="Souvenir Lt BT" w:hAnsi="Souvenir Lt BT" w:cs="Traditional Arabic"/>
          <w:szCs w:val="32"/>
        </w:rPr>
        <w:t xml:space="preserve"> </w:t>
      </w:r>
      <w:proofErr w:type="spellStart"/>
      <w:r w:rsidR="00011470" w:rsidRPr="00AB77D5">
        <w:rPr>
          <w:rFonts w:ascii="Souvenir Lt BT" w:hAnsi="Souvenir Lt BT" w:cs="Traditional Arabic"/>
          <w:i/>
          <w:iCs/>
          <w:szCs w:val="32"/>
        </w:rPr>
        <w:t>radhiyallâhu</w:t>
      </w:r>
      <w:proofErr w:type="spellEnd"/>
      <w:r w:rsidRPr="004A6B57">
        <w:rPr>
          <w:rFonts w:ascii="Souvenir Lt BT" w:hAnsi="Souvenir Lt BT" w:cs="Traditional Arabic"/>
          <w:i/>
          <w:iCs/>
          <w:szCs w:val="32"/>
        </w:rPr>
        <w:t xml:space="preserve"> </w:t>
      </w:r>
      <w:r w:rsidR="00A257FA">
        <w:rPr>
          <w:rFonts w:ascii="Souvenir Lt BT" w:hAnsi="Souvenir Lt BT" w:cs="Traditional Arabic"/>
          <w:i/>
          <w:iCs/>
          <w:szCs w:val="32"/>
        </w:rPr>
        <w:t>‘</w:t>
      </w:r>
      <w:proofErr w:type="spellStart"/>
      <w:r w:rsidRPr="004A6B57">
        <w:rPr>
          <w:rFonts w:ascii="Souvenir Lt BT" w:hAnsi="Souvenir Lt BT" w:cs="Traditional Arabic"/>
          <w:i/>
          <w:iCs/>
          <w:szCs w:val="32"/>
        </w:rPr>
        <w:t>anhu</w:t>
      </w:r>
      <w:proofErr w:type="spellEnd"/>
      <w:r w:rsidRPr="004A6B57">
        <w:rPr>
          <w:rFonts w:ascii="Souvenir Lt BT" w:hAnsi="Souvenir Lt BT" w:cs="Traditional Arabic"/>
          <w:szCs w:val="32"/>
        </w:rPr>
        <w:t>.</w:t>
      </w:r>
      <w:r w:rsidR="002F12E8">
        <w:rPr>
          <w:rStyle w:val="ReferensiCatatanKaki"/>
          <w:rFonts w:ascii="Souvenir Lt BT" w:hAnsi="Souvenir Lt BT" w:cs="Traditional Arabic"/>
          <w:szCs w:val="32"/>
        </w:rPr>
        <w:footnoteReference w:id="73"/>
      </w:r>
      <w:r w:rsidRPr="004A6B57">
        <w:rPr>
          <w:rFonts w:ascii="Souvenir Lt BT" w:hAnsi="Souvenir Lt BT" w:cs="Traditional Arabic"/>
          <w:szCs w:val="32"/>
        </w:rPr>
        <w:t xml:space="preserve"> </w:t>
      </w:r>
    </w:p>
    <w:p w14:paraId="42308CD4" w14:textId="79D9FC3F" w:rsidR="004A6B57" w:rsidRPr="004A6B57" w:rsidRDefault="004A6B57" w:rsidP="004A6B57">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4A6B57">
        <w:rPr>
          <w:rFonts w:ascii="Souvenir Lt BT" w:hAnsi="Souvenir Lt BT" w:cs="Traditional Arabic"/>
          <w:szCs w:val="32"/>
        </w:rPr>
        <w:t xml:space="preserve">Hadis </w:t>
      </w:r>
      <w:r w:rsidR="00011470" w:rsidRPr="004A6B57">
        <w:rPr>
          <w:rFonts w:ascii="Souvenir Lt BT" w:hAnsi="Souvenir Lt BT" w:cs="Traditional Arabic"/>
          <w:i/>
          <w:iCs/>
          <w:szCs w:val="32"/>
        </w:rPr>
        <w:t xml:space="preserve">Salat </w:t>
      </w:r>
      <w:proofErr w:type="spellStart"/>
      <w:r w:rsidR="00011470" w:rsidRPr="004A6B57">
        <w:rPr>
          <w:rFonts w:ascii="Souvenir Lt BT" w:hAnsi="Souvenir Lt BT" w:cs="Traditional Arabic"/>
          <w:i/>
          <w:iCs/>
          <w:szCs w:val="32"/>
        </w:rPr>
        <w:t>Arba</w:t>
      </w:r>
      <w:r w:rsidR="00A257FA">
        <w:rPr>
          <w:rFonts w:ascii="Souvenir Lt BT" w:hAnsi="Souvenir Lt BT" w:cs="Traditional Arabic"/>
          <w:i/>
          <w:iCs/>
          <w:szCs w:val="32"/>
        </w:rPr>
        <w:t>’</w:t>
      </w:r>
      <w:r w:rsidR="00011470" w:rsidRPr="00AB77D5">
        <w:rPr>
          <w:rFonts w:ascii="Souvenir Lt BT" w:hAnsi="Souvenir Lt BT" w:cs="Traditional Arabic"/>
          <w:i/>
          <w:iCs/>
          <w:szCs w:val="32"/>
        </w:rPr>
        <w:t>î</w:t>
      </w:r>
      <w:r w:rsidR="00011470" w:rsidRPr="004A6B57">
        <w:rPr>
          <w:rFonts w:ascii="Souvenir Lt BT" w:hAnsi="Souvenir Lt BT" w:cs="Traditional Arabic"/>
          <w:i/>
          <w:iCs/>
          <w:szCs w:val="32"/>
        </w:rPr>
        <w:t>n</w:t>
      </w:r>
      <w:proofErr w:type="spellEnd"/>
      <w:r w:rsidR="00011470" w:rsidRPr="00AB77D5">
        <w:rPr>
          <w:rFonts w:ascii="Souvenir Lt BT" w:hAnsi="Souvenir Lt BT" w:cs="Traditional Arabic"/>
          <w:szCs w:val="32"/>
        </w:rPr>
        <w:t xml:space="preserve"> </w:t>
      </w:r>
      <w:r w:rsidRPr="004A6B57">
        <w:rPr>
          <w:rFonts w:ascii="Souvenir Lt BT" w:hAnsi="Souvenir Lt BT" w:cs="Traditional Arabic"/>
          <w:szCs w:val="32"/>
        </w:rPr>
        <w:t xml:space="preserve">ini juga dinilai lemah oleh para ulama lain, di antaranya </w:t>
      </w:r>
      <w:r w:rsidR="0067767C">
        <w:rPr>
          <w:rFonts w:ascii="Souvenir Lt BT" w:hAnsi="Souvenir Lt BT" w:cs="Traditional Arabic"/>
          <w:szCs w:val="32"/>
        </w:rPr>
        <w:t>Syekh</w:t>
      </w:r>
      <w:r w:rsidRPr="004A6B57">
        <w:rPr>
          <w:rFonts w:ascii="Souvenir Lt BT" w:hAnsi="Souvenir Lt BT" w:cs="Traditional Arabic"/>
          <w:szCs w:val="32"/>
        </w:rPr>
        <w:t xml:space="preserve"> </w:t>
      </w:r>
      <w:r w:rsidR="00994298">
        <w:rPr>
          <w:rFonts w:ascii="Souvenir Lt BT" w:hAnsi="Souvenir Lt BT" w:cs="Traditional Arabic"/>
          <w:szCs w:val="32"/>
        </w:rPr>
        <w:t>B</w:t>
      </w:r>
      <w:r w:rsidRPr="004A6B57">
        <w:rPr>
          <w:rFonts w:ascii="Souvenir Lt BT" w:hAnsi="Souvenir Lt BT" w:cs="Traditional Arabic"/>
          <w:szCs w:val="32"/>
        </w:rPr>
        <w:t xml:space="preserve">in </w:t>
      </w:r>
      <w:proofErr w:type="spellStart"/>
      <w:r w:rsidRPr="004A6B57">
        <w:rPr>
          <w:rFonts w:ascii="Souvenir Lt BT" w:hAnsi="Souvenir Lt BT" w:cs="Traditional Arabic"/>
          <w:szCs w:val="32"/>
        </w:rPr>
        <w:t>Baz</w:t>
      </w:r>
      <w:proofErr w:type="spellEnd"/>
      <w:r w:rsidRPr="004A6B57">
        <w:rPr>
          <w:rFonts w:ascii="Souvenir Lt BT" w:hAnsi="Souvenir Lt BT" w:cs="Traditional Arabic"/>
          <w:szCs w:val="32"/>
        </w:rPr>
        <w:t xml:space="preserve"> </w:t>
      </w:r>
      <w:proofErr w:type="spellStart"/>
      <w:r w:rsidRPr="004A6B57">
        <w:rPr>
          <w:rFonts w:ascii="Souvenir Lt BT" w:hAnsi="Souvenir Lt BT" w:cs="Traditional Arabic"/>
          <w:i/>
          <w:iCs/>
          <w:szCs w:val="32"/>
        </w:rPr>
        <w:t>rahimahullâh</w:t>
      </w:r>
      <w:proofErr w:type="spellEnd"/>
      <w:r w:rsidRPr="004A6B57">
        <w:rPr>
          <w:rFonts w:ascii="Souvenir Lt BT" w:hAnsi="Souvenir Lt BT" w:cs="Traditional Arabic"/>
          <w:szCs w:val="32"/>
        </w:rPr>
        <w:t xml:space="preserve"> dan </w:t>
      </w:r>
      <w:proofErr w:type="spellStart"/>
      <w:r w:rsidRPr="004A6B57">
        <w:rPr>
          <w:rFonts w:ascii="Souvenir Lt BT" w:hAnsi="Souvenir Lt BT" w:cs="Traditional Arabic"/>
          <w:szCs w:val="32"/>
        </w:rPr>
        <w:t>Syu</w:t>
      </w:r>
      <w:r w:rsidR="00A257FA">
        <w:rPr>
          <w:rFonts w:ascii="Souvenir Lt BT" w:hAnsi="Souvenir Lt BT" w:cs="Traditional Arabic"/>
          <w:szCs w:val="32"/>
        </w:rPr>
        <w:t>’</w:t>
      </w:r>
      <w:r w:rsidRPr="004A6B57">
        <w:rPr>
          <w:rFonts w:ascii="Souvenir Lt BT" w:hAnsi="Souvenir Lt BT" w:cs="Traditional Arabic"/>
          <w:szCs w:val="32"/>
        </w:rPr>
        <w:t>aib</w:t>
      </w:r>
      <w:proofErr w:type="spellEnd"/>
      <w:r w:rsidRPr="004A6B57">
        <w:rPr>
          <w:rFonts w:ascii="Souvenir Lt BT" w:hAnsi="Souvenir Lt BT" w:cs="Traditional Arabic"/>
          <w:szCs w:val="32"/>
        </w:rPr>
        <w:t xml:space="preserve"> </w:t>
      </w:r>
      <w:proofErr w:type="spellStart"/>
      <w:r w:rsidR="00011470" w:rsidRPr="00AB77D5">
        <w:rPr>
          <w:rFonts w:ascii="Souvenir Lt BT" w:hAnsi="Souvenir Lt BT" w:cs="Traditional Arabic"/>
          <w:szCs w:val="32"/>
        </w:rPr>
        <w:t>a</w:t>
      </w:r>
      <w:r w:rsidRPr="004A6B57">
        <w:rPr>
          <w:rFonts w:ascii="Souvenir Lt BT" w:hAnsi="Souvenir Lt BT" w:cs="Traditional Arabic"/>
          <w:szCs w:val="32"/>
        </w:rPr>
        <w:t>l-Arna</w:t>
      </w:r>
      <w:r w:rsidR="00A257FA">
        <w:rPr>
          <w:rFonts w:ascii="Souvenir Lt BT" w:hAnsi="Souvenir Lt BT" w:cs="Traditional Arabic"/>
          <w:szCs w:val="32"/>
        </w:rPr>
        <w:t>’</w:t>
      </w:r>
      <w:r w:rsidRPr="004A6B57">
        <w:rPr>
          <w:rFonts w:ascii="Souvenir Lt BT" w:hAnsi="Souvenir Lt BT" w:cs="Traditional Arabic"/>
          <w:szCs w:val="32"/>
        </w:rPr>
        <w:t>uth</w:t>
      </w:r>
      <w:proofErr w:type="spellEnd"/>
      <w:r w:rsidRPr="004A6B57">
        <w:rPr>
          <w:rFonts w:ascii="Souvenir Lt BT" w:hAnsi="Souvenir Lt BT" w:cs="Traditional Arabic"/>
          <w:szCs w:val="32"/>
        </w:rPr>
        <w:t xml:space="preserve"> dalam tah</w:t>
      </w:r>
      <w:r w:rsidR="00A72C82">
        <w:rPr>
          <w:rFonts w:ascii="Souvenir Lt BT" w:hAnsi="Souvenir Lt BT" w:cs="Traditional Arabic"/>
          <w:szCs w:val="32"/>
        </w:rPr>
        <w:t>k</w:t>
      </w:r>
      <w:r w:rsidRPr="004A6B57">
        <w:rPr>
          <w:rFonts w:ascii="Souvenir Lt BT" w:hAnsi="Souvenir Lt BT" w:cs="Traditional Arabic"/>
          <w:szCs w:val="32"/>
        </w:rPr>
        <w:t>i</w:t>
      </w:r>
      <w:r w:rsidR="00A72C82">
        <w:rPr>
          <w:rFonts w:ascii="Souvenir Lt BT" w:hAnsi="Souvenir Lt BT" w:cs="Traditional Arabic"/>
          <w:szCs w:val="32"/>
        </w:rPr>
        <w:t>k</w:t>
      </w:r>
      <w:r w:rsidRPr="004A6B57">
        <w:rPr>
          <w:rFonts w:ascii="Souvenir Lt BT" w:hAnsi="Souvenir Lt BT" w:cs="Traditional Arabic"/>
          <w:szCs w:val="32"/>
        </w:rPr>
        <w:t xml:space="preserve"> </w:t>
      </w:r>
      <w:proofErr w:type="spellStart"/>
      <w:r w:rsidRPr="004A6B57">
        <w:rPr>
          <w:rFonts w:ascii="Souvenir Lt BT" w:hAnsi="Souvenir Lt BT" w:cs="Traditional Arabic"/>
          <w:szCs w:val="32"/>
        </w:rPr>
        <w:t>Musnad</w:t>
      </w:r>
      <w:proofErr w:type="spellEnd"/>
      <w:r w:rsidRPr="004A6B57">
        <w:rPr>
          <w:rFonts w:ascii="Souvenir Lt BT" w:hAnsi="Souvenir Lt BT" w:cs="Traditional Arabic"/>
          <w:szCs w:val="32"/>
        </w:rPr>
        <w:t xml:space="preserve"> Imam Ahmad.</w:t>
      </w:r>
      <w:r w:rsidR="00011470" w:rsidRPr="00AB77D5">
        <w:rPr>
          <w:rFonts w:ascii="Souvenir Lt BT" w:hAnsi="Souvenir Lt BT" w:cs="Traditional Arabic"/>
          <w:szCs w:val="32"/>
        </w:rPr>
        <w:t xml:space="preserve"> </w:t>
      </w:r>
    </w:p>
    <w:p w14:paraId="5B977981" w14:textId="29E3DD4E" w:rsidR="004A6B57" w:rsidRPr="004A6B57" w:rsidRDefault="007957E3" w:rsidP="007957E3">
      <w:pPr>
        <w:pStyle w:val="NormalWeb"/>
        <w:shd w:val="clear" w:color="auto" w:fill="FFFFFF"/>
        <w:spacing w:line="276" w:lineRule="auto"/>
        <w:jc w:val="center"/>
        <w:rPr>
          <w:rFonts w:ascii="Souvenir Lt BT" w:hAnsi="Souvenir Lt BT" w:cs="Traditional Arabic"/>
          <w:szCs w:val="32"/>
        </w:rPr>
      </w:pPr>
      <w:r w:rsidRPr="00AB77D5">
        <w:rPr>
          <w:rFonts w:ascii="Souvenir Lt BT" w:hAnsi="Souvenir Lt BT" w:cs="Traditional Arabic"/>
          <w:szCs w:val="32"/>
        </w:rPr>
        <w:t>***</w:t>
      </w:r>
    </w:p>
    <w:p w14:paraId="5D1D378F" w14:textId="77777777" w:rsidR="004A6B57" w:rsidRPr="004A6B57" w:rsidRDefault="004A6B57" w:rsidP="004A6B57">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4A6B57">
        <w:rPr>
          <w:rFonts w:ascii="Souvenir Lt BT" w:hAnsi="Souvenir Lt BT" w:cs="Traditional Arabic"/>
          <w:b/>
          <w:bCs/>
          <w:szCs w:val="32"/>
        </w:rPr>
        <w:t>Beberapa Catatan Penting</w:t>
      </w:r>
    </w:p>
    <w:p w14:paraId="44E93FCB" w14:textId="32A7CB86" w:rsidR="004A6B57" w:rsidRPr="004A6B57" w:rsidRDefault="004A6B57" w:rsidP="004A6B57">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4A6B57">
        <w:rPr>
          <w:rFonts w:ascii="Souvenir Lt BT" w:hAnsi="Souvenir Lt BT" w:cs="Traditional Arabic"/>
          <w:b/>
          <w:bCs/>
          <w:szCs w:val="32"/>
        </w:rPr>
        <w:t>Pertama,</w:t>
      </w:r>
      <w:r w:rsidRPr="004A6B57">
        <w:rPr>
          <w:rFonts w:ascii="Souvenir Lt BT" w:hAnsi="Souvenir Lt BT" w:cs="Traditional Arabic"/>
          <w:szCs w:val="32"/>
        </w:rPr>
        <w:t xml:space="preserve"> mengetahui lemahnya hadis </w:t>
      </w:r>
      <w:r w:rsidR="007957E3" w:rsidRPr="004A6B57">
        <w:rPr>
          <w:rFonts w:ascii="Souvenir Lt BT" w:hAnsi="Souvenir Lt BT" w:cs="Traditional Arabic"/>
          <w:i/>
          <w:iCs/>
          <w:szCs w:val="32"/>
        </w:rPr>
        <w:t xml:space="preserve">Salat </w:t>
      </w:r>
      <w:proofErr w:type="spellStart"/>
      <w:r w:rsidR="007957E3" w:rsidRPr="004A6B57">
        <w:rPr>
          <w:rFonts w:ascii="Souvenir Lt BT" w:hAnsi="Souvenir Lt BT" w:cs="Traditional Arabic"/>
          <w:i/>
          <w:iCs/>
          <w:szCs w:val="32"/>
        </w:rPr>
        <w:t>Arba</w:t>
      </w:r>
      <w:r w:rsidR="00A257FA">
        <w:rPr>
          <w:rFonts w:ascii="Souvenir Lt BT" w:hAnsi="Souvenir Lt BT" w:cs="Traditional Arabic"/>
          <w:i/>
          <w:iCs/>
          <w:szCs w:val="32"/>
        </w:rPr>
        <w:t>’</w:t>
      </w:r>
      <w:r w:rsidR="007957E3" w:rsidRPr="00AB77D5">
        <w:rPr>
          <w:rFonts w:ascii="Souvenir Lt BT" w:hAnsi="Souvenir Lt BT" w:cs="Traditional Arabic"/>
          <w:i/>
          <w:iCs/>
          <w:szCs w:val="32"/>
        </w:rPr>
        <w:t>î</w:t>
      </w:r>
      <w:r w:rsidR="007957E3" w:rsidRPr="004A6B57">
        <w:rPr>
          <w:rFonts w:ascii="Souvenir Lt BT" w:hAnsi="Souvenir Lt BT" w:cs="Traditional Arabic"/>
          <w:i/>
          <w:iCs/>
          <w:szCs w:val="32"/>
        </w:rPr>
        <w:t>n</w:t>
      </w:r>
      <w:proofErr w:type="spellEnd"/>
      <w:r w:rsidR="007957E3" w:rsidRPr="00AB77D5">
        <w:rPr>
          <w:rFonts w:ascii="Souvenir Lt BT" w:hAnsi="Souvenir Lt BT" w:cs="Traditional Arabic"/>
          <w:szCs w:val="32"/>
        </w:rPr>
        <w:t xml:space="preserve"> </w:t>
      </w:r>
      <w:r w:rsidRPr="004A6B57">
        <w:rPr>
          <w:rFonts w:ascii="Souvenir Lt BT" w:hAnsi="Souvenir Lt BT" w:cs="Traditional Arabic"/>
          <w:szCs w:val="32"/>
        </w:rPr>
        <w:t xml:space="preserve">bukan berarti kita atau para </w:t>
      </w:r>
      <w:r w:rsidR="00037DD9">
        <w:rPr>
          <w:rFonts w:ascii="Souvenir Lt BT" w:hAnsi="Souvenir Lt BT" w:cs="Traditional Arabic"/>
          <w:szCs w:val="32"/>
        </w:rPr>
        <w:t>jamaah</w:t>
      </w:r>
      <w:r w:rsidRPr="004A6B57">
        <w:rPr>
          <w:rFonts w:ascii="Souvenir Lt BT" w:hAnsi="Souvenir Lt BT" w:cs="Traditional Arabic"/>
          <w:szCs w:val="32"/>
        </w:rPr>
        <w:t xml:space="preserve"> haji boleh menggampangkan salat </w:t>
      </w:r>
      <w:r w:rsidRPr="00503446">
        <w:rPr>
          <w:rFonts w:ascii="Souvenir Lt BT" w:hAnsi="Souvenir Lt BT" w:cs="Traditional Arabic"/>
          <w:szCs w:val="32"/>
        </w:rPr>
        <w:t>ber</w:t>
      </w:r>
      <w:r w:rsidR="00037DD9">
        <w:rPr>
          <w:rFonts w:ascii="Souvenir Lt BT" w:hAnsi="Souvenir Lt BT" w:cs="Traditional Arabic"/>
          <w:szCs w:val="32"/>
        </w:rPr>
        <w:t>jamaah</w:t>
      </w:r>
      <w:r w:rsidRPr="004A6B57">
        <w:rPr>
          <w:rFonts w:ascii="Souvenir Lt BT" w:hAnsi="Souvenir Lt BT" w:cs="Traditional Arabic"/>
          <w:szCs w:val="32"/>
        </w:rPr>
        <w:t xml:space="preserve"> di Masjid Nabawi. Justru sebaliknya, para </w:t>
      </w:r>
      <w:r w:rsidR="00037DD9">
        <w:rPr>
          <w:rFonts w:ascii="Souvenir Lt BT" w:hAnsi="Souvenir Lt BT" w:cs="Traditional Arabic"/>
          <w:szCs w:val="32"/>
        </w:rPr>
        <w:t>jamaah</w:t>
      </w:r>
      <w:r w:rsidRPr="004A6B57">
        <w:rPr>
          <w:rFonts w:ascii="Souvenir Lt BT" w:hAnsi="Souvenir Lt BT" w:cs="Traditional Arabic"/>
          <w:szCs w:val="32"/>
        </w:rPr>
        <w:t xml:space="preserve"> hendaknya terus berusaha salat lima waktu </w:t>
      </w:r>
      <w:r w:rsidRPr="00503446">
        <w:rPr>
          <w:rFonts w:ascii="Souvenir Lt BT" w:hAnsi="Souvenir Lt BT" w:cs="Traditional Arabic"/>
          <w:szCs w:val="32"/>
        </w:rPr>
        <w:t>ber</w:t>
      </w:r>
      <w:r w:rsidR="00037DD9">
        <w:rPr>
          <w:rFonts w:ascii="Souvenir Lt BT" w:hAnsi="Souvenir Lt BT" w:cs="Traditional Arabic"/>
          <w:szCs w:val="32"/>
        </w:rPr>
        <w:t>jamaah</w:t>
      </w:r>
      <w:r w:rsidRPr="004A6B57">
        <w:rPr>
          <w:rFonts w:ascii="Souvenir Lt BT" w:hAnsi="Souvenir Lt BT" w:cs="Traditional Arabic"/>
          <w:szCs w:val="32"/>
        </w:rPr>
        <w:t xml:space="preserve"> di Masjid Nabawi, karena salat di sana pahalanya seribu kali lipat dibanding salat di masjid lainnya. Bayangkan: jika seseorang bisa salat penuh lima </w:t>
      </w:r>
      <w:r w:rsidRPr="004A6B57">
        <w:rPr>
          <w:rFonts w:ascii="Souvenir Lt BT" w:hAnsi="Souvenir Lt BT" w:cs="Traditional Arabic"/>
          <w:szCs w:val="32"/>
        </w:rPr>
        <w:lastRenderedPageBreak/>
        <w:t>waktu dalam sehari di Masjid Nabawi, itu setara dengan salat seribu hari di masjid-masjid lain</w:t>
      </w:r>
      <w:r w:rsidR="007957E3" w:rsidRPr="00AB77D5">
        <w:rPr>
          <w:rFonts w:ascii="Souvenir Lt BT" w:hAnsi="Souvenir Lt BT" w:cs="Traditional Arabic"/>
          <w:szCs w:val="32"/>
        </w:rPr>
        <w:t>,</w:t>
      </w:r>
      <w:r w:rsidRPr="004A6B57">
        <w:rPr>
          <w:rFonts w:ascii="Souvenir Lt BT" w:hAnsi="Souvenir Lt BT" w:cs="Traditional Arabic"/>
          <w:szCs w:val="32"/>
        </w:rPr>
        <w:t xml:space="preserve"> sekitar tiga tahun. Siapakah yang mampu salat tiga tahun penuh </w:t>
      </w:r>
      <w:r w:rsidRPr="00503446">
        <w:rPr>
          <w:rFonts w:ascii="Souvenir Lt BT" w:hAnsi="Souvenir Lt BT" w:cs="Traditional Arabic"/>
          <w:szCs w:val="32"/>
        </w:rPr>
        <w:t>ber</w:t>
      </w:r>
      <w:r w:rsidR="00037DD9">
        <w:rPr>
          <w:rFonts w:ascii="Souvenir Lt BT" w:hAnsi="Souvenir Lt BT" w:cs="Traditional Arabic"/>
          <w:szCs w:val="32"/>
        </w:rPr>
        <w:t>jamaah</w:t>
      </w:r>
      <w:r w:rsidRPr="004A6B57">
        <w:rPr>
          <w:rFonts w:ascii="Souvenir Lt BT" w:hAnsi="Souvenir Lt BT" w:cs="Traditional Arabic"/>
          <w:szCs w:val="32"/>
        </w:rPr>
        <w:t xml:space="preserve"> tanpa terputus?</w:t>
      </w:r>
      <w:r w:rsidR="007957E3" w:rsidRPr="00AB77D5">
        <w:rPr>
          <w:rFonts w:ascii="Souvenir Lt BT" w:hAnsi="Souvenir Lt BT" w:cs="Traditional Arabic"/>
          <w:szCs w:val="32"/>
        </w:rPr>
        <w:t xml:space="preserve"> </w:t>
      </w:r>
    </w:p>
    <w:p w14:paraId="4341163A" w14:textId="70AD4B2A" w:rsidR="004A6B57" w:rsidRPr="004A6B57" w:rsidRDefault="004A6B57" w:rsidP="004A6B57">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4A6B57">
        <w:rPr>
          <w:rFonts w:ascii="Souvenir Lt BT" w:hAnsi="Souvenir Lt BT" w:cs="Traditional Arabic"/>
          <w:b/>
          <w:bCs/>
          <w:szCs w:val="32"/>
        </w:rPr>
        <w:t>Kedua,</w:t>
      </w:r>
      <w:r w:rsidRPr="004A6B57">
        <w:rPr>
          <w:rFonts w:ascii="Souvenir Lt BT" w:hAnsi="Souvenir Lt BT" w:cs="Traditional Arabic"/>
          <w:szCs w:val="32"/>
        </w:rPr>
        <w:t xml:space="preserve"> tujuan pembahasan ini adalah untuk menghibur para </w:t>
      </w:r>
      <w:r w:rsidR="00037DD9">
        <w:rPr>
          <w:rFonts w:ascii="Souvenir Lt BT" w:hAnsi="Souvenir Lt BT" w:cs="Traditional Arabic"/>
          <w:szCs w:val="32"/>
        </w:rPr>
        <w:t>jamaah</w:t>
      </w:r>
      <w:r w:rsidRPr="004A6B57">
        <w:rPr>
          <w:rFonts w:ascii="Souvenir Lt BT" w:hAnsi="Souvenir Lt BT" w:cs="Traditional Arabic"/>
          <w:szCs w:val="32"/>
        </w:rPr>
        <w:t xml:space="preserve"> yang terkadang terhalang uzur sehingga tidak bisa memenuhi bilangan empat puluh waktu</w:t>
      </w:r>
      <w:r w:rsidR="007957E3" w:rsidRPr="00AB77D5">
        <w:rPr>
          <w:rFonts w:ascii="Souvenir Lt BT" w:hAnsi="Souvenir Lt BT" w:cs="Traditional Arabic"/>
          <w:szCs w:val="32"/>
        </w:rPr>
        <w:t xml:space="preserve">, </w:t>
      </w:r>
      <w:r w:rsidRPr="004A6B57">
        <w:rPr>
          <w:rFonts w:ascii="Souvenir Lt BT" w:hAnsi="Souvenir Lt BT" w:cs="Traditional Arabic"/>
          <w:szCs w:val="32"/>
        </w:rPr>
        <w:t xml:space="preserve">baik karena sakit, wanita yang haid, maupun halangan lainnya. Dengan memahami bahwa hadis </w:t>
      </w:r>
      <w:r w:rsidR="007957E3" w:rsidRPr="004A6B57">
        <w:rPr>
          <w:rFonts w:ascii="Souvenir Lt BT" w:hAnsi="Souvenir Lt BT" w:cs="Traditional Arabic"/>
          <w:i/>
          <w:iCs/>
          <w:szCs w:val="32"/>
        </w:rPr>
        <w:t xml:space="preserve">Salat </w:t>
      </w:r>
      <w:proofErr w:type="spellStart"/>
      <w:r w:rsidR="007957E3" w:rsidRPr="004A6B57">
        <w:rPr>
          <w:rFonts w:ascii="Souvenir Lt BT" w:hAnsi="Souvenir Lt BT" w:cs="Traditional Arabic"/>
          <w:i/>
          <w:iCs/>
          <w:szCs w:val="32"/>
        </w:rPr>
        <w:t>Arba</w:t>
      </w:r>
      <w:r w:rsidR="00A257FA">
        <w:rPr>
          <w:rFonts w:ascii="Souvenir Lt BT" w:hAnsi="Souvenir Lt BT" w:cs="Traditional Arabic"/>
          <w:i/>
          <w:iCs/>
          <w:szCs w:val="32"/>
        </w:rPr>
        <w:t>’</w:t>
      </w:r>
      <w:r w:rsidR="007957E3" w:rsidRPr="00AB77D5">
        <w:rPr>
          <w:rFonts w:ascii="Souvenir Lt BT" w:hAnsi="Souvenir Lt BT" w:cs="Traditional Arabic"/>
          <w:i/>
          <w:iCs/>
          <w:szCs w:val="32"/>
        </w:rPr>
        <w:t>î</w:t>
      </w:r>
      <w:r w:rsidR="007957E3" w:rsidRPr="004A6B57">
        <w:rPr>
          <w:rFonts w:ascii="Souvenir Lt BT" w:hAnsi="Souvenir Lt BT" w:cs="Traditional Arabic"/>
          <w:i/>
          <w:iCs/>
          <w:szCs w:val="32"/>
        </w:rPr>
        <w:t>n</w:t>
      </w:r>
      <w:proofErr w:type="spellEnd"/>
      <w:r w:rsidR="007957E3" w:rsidRPr="00AB77D5">
        <w:rPr>
          <w:rFonts w:ascii="Souvenir Lt BT" w:hAnsi="Souvenir Lt BT" w:cs="Traditional Arabic"/>
          <w:szCs w:val="32"/>
        </w:rPr>
        <w:t xml:space="preserve"> </w:t>
      </w:r>
      <w:r w:rsidRPr="004A6B57">
        <w:rPr>
          <w:rFonts w:ascii="Souvenir Lt BT" w:hAnsi="Souvenir Lt BT" w:cs="Traditional Arabic"/>
          <w:szCs w:val="32"/>
        </w:rPr>
        <w:t>adalah lemah, mereka tidak perlu terlalu larut dalam kesedihan.</w:t>
      </w:r>
    </w:p>
    <w:p w14:paraId="32FE93DA" w14:textId="116C35AD" w:rsidR="004A6B57" w:rsidRPr="004A6B57" w:rsidRDefault="004A6B57" w:rsidP="004A6B57">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4A6B57">
        <w:rPr>
          <w:rFonts w:ascii="Souvenir Lt BT" w:hAnsi="Souvenir Lt BT" w:cs="Traditional Arabic"/>
          <w:b/>
          <w:bCs/>
          <w:szCs w:val="32"/>
        </w:rPr>
        <w:t>Ketiga,</w:t>
      </w:r>
      <w:r w:rsidRPr="004A6B57">
        <w:rPr>
          <w:rFonts w:ascii="Souvenir Lt BT" w:hAnsi="Souvenir Lt BT" w:cs="Traditional Arabic"/>
          <w:szCs w:val="32"/>
        </w:rPr>
        <w:t xml:space="preserve"> para </w:t>
      </w:r>
      <w:r w:rsidR="00037DD9">
        <w:rPr>
          <w:rFonts w:ascii="Souvenir Lt BT" w:hAnsi="Souvenir Lt BT" w:cs="Traditional Arabic"/>
          <w:szCs w:val="32"/>
        </w:rPr>
        <w:t>jamaah</w:t>
      </w:r>
      <w:r w:rsidRPr="004A6B57">
        <w:rPr>
          <w:rFonts w:ascii="Souvenir Lt BT" w:hAnsi="Souvenir Lt BT" w:cs="Traditional Arabic"/>
          <w:szCs w:val="32"/>
        </w:rPr>
        <w:t xml:space="preserve"> hendaknya sejak tiba di Madinah sudah membiasakan diri salat </w:t>
      </w:r>
      <w:r w:rsidRPr="00503446">
        <w:rPr>
          <w:rFonts w:ascii="Souvenir Lt BT" w:hAnsi="Souvenir Lt BT" w:cs="Traditional Arabic"/>
          <w:szCs w:val="32"/>
        </w:rPr>
        <w:t>ber</w:t>
      </w:r>
      <w:r w:rsidR="00037DD9">
        <w:rPr>
          <w:rFonts w:ascii="Souvenir Lt BT" w:hAnsi="Souvenir Lt BT" w:cs="Traditional Arabic"/>
          <w:szCs w:val="32"/>
        </w:rPr>
        <w:t>jamaah</w:t>
      </w:r>
      <w:r w:rsidRPr="004A6B57">
        <w:rPr>
          <w:rFonts w:ascii="Souvenir Lt BT" w:hAnsi="Souvenir Lt BT" w:cs="Traditional Arabic"/>
          <w:szCs w:val="32"/>
        </w:rPr>
        <w:t xml:space="preserve"> setiap waktu. Sebab jika suatu hari mereka berhalangan karena sakit atau uzur lain, pahala salat </w:t>
      </w:r>
      <w:r w:rsidRPr="00503446">
        <w:rPr>
          <w:rFonts w:ascii="Souvenir Lt BT" w:hAnsi="Souvenir Lt BT" w:cs="Traditional Arabic"/>
          <w:szCs w:val="32"/>
        </w:rPr>
        <w:t>ber</w:t>
      </w:r>
      <w:r w:rsidR="00037DD9">
        <w:rPr>
          <w:rFonts w:ascii="Souvenir Lt BT" w:hAnsi="Souvenir Lt BT" w:cs="Traditional Arabic"/>
          <w:szCs w:val="32"/>
        </w:rPr>
        <w:t>jamaah</w:t>
      </w:r>
      <w:r w:rsidRPr="004A6B57">
        <w:rPr>
          <w:rFonts w:ascii="Souvenir Lt BT" w:hAnsi="Souvenir Lt BT" w:cs="Traditional Arabic"/>
          <w:szCs w:val="32"/>
        </w:rPr>
        <w:t xml:space="preserve"> tetap dicatat untuk mereka. Nabi </w:t>
      </w:r>
      <w:r w:rsidR="00A257FA" w:rsidRPr="00A257FA">
        <w:rPr>
          <w:rFonts w:ascii="Souvenir Lt BT" w:hAnsi="Souvenir Lt BT" w:cs="Traditional Arabic"/>
          <w:szCs w:val="32"/>
          <w:rtl/>
        </w:rPr>
        <w:t>ﷺ</w:t>
      </w:r>
      <w:r w:rsidRPr="004A6B57">
        <w:rPr>
          <w:rFonts w:ascii="Souvenir Lt BT" w:hAnsi="Souvenir Lt BT" w:cs="Traditional Arabic"/>
          <w:szCs w:val="32"/>
        </w:rPr>
        <w:t xml:space="preserve"> bersabda</w:t>
      </w:r>
      <w:r w:rsidR="007957E3" w:rsidRPr="00AB77D5">
        <w:rPr>
          <w:rFonts w:ascii="Souvenir Lt BT" w:hAnsi="Souvenir Lt BT" w:cs="Traditional Arabic"/>
          <w:szCs w:val="32"/>
        </w:rPr>
        <w:t>,</w:t>
      </w:r>
    </w:p>
    <w:p w14:paraId="6B7AD16F" w14:textId="01790805" w:rsidR="004A6B57" w:rsidRPr="004A6B57" w:rsidRDefault="006871AC" w:rsidP="007957E3">
      <w:pPr>
        <w:pStyle w:val="NormalWeb"/>
        <w:shd w:val="clear" w:color="auto" w:fill="FFFFFF"/>
        <w:bidi/>
        <w:spacing w:before="0" w:beforeAutospacing="0" w:after="0" w:afterAutospacing="0" w:line="276" w:lineRule="auto"/>
        <w:jc w:val="both"/>
        <w:rPr>
          <w:rFonts w:ascii="Souvenir Lt BT" w:hAnsi="Souvenir Lt BT" w:cs="Traditional Arabic"/>
          <w:szCs w:val="32"/>
        </w:rPr>
      </w:pPr>
      <w:r w:rsidRPr="00503446">
        <w:rPr>
          <w:rFonts w:ascii="Souvenir Lt BT" w:hAnsi="Souvenir Lt BT" w:cs="Traditional Arabic" w:hint="cs"/>
          <w:szCs w:val="32"/>
          <w:rtl/>
        </w:rPr>
        <w:t>((</w:t>
      </w:r>
      <w:r w:rsidR="004A6B57" w:rsidRPr="004A6B57">
        <w:rPr>
          <w:rFonts w:ascii="Souvenir Lt BT" w:hAnsi="Souvenir Lt BT" w:cs="Traditional Arabic"/>
          <w:szCs w:val="32"/>
          <w:rtl/>
        </w:rPr>
        <w:t>إِذَا مَرِضَ الْعَبْدُ أَوْ سَافَرَ كُتِبَ لَهُ مِثْلُ مَا كَانَ يَعْمَلُ مُقِيمًا صَحِي</w:t>
      </w:r>
      <w:r w:rsidR="00B04E73" w:rsidRPr="00503446">
        <w:rPr>
          <w:rFonts w:ascii="Souvenir Lt BT" w:hAnsi="Souvenir Lt BT" w:cs="Traditional Arabic" w:hint="cs"/>
          <w:szCs w:val="32"/>
          <w:rtl/>
        </w:rPr>
        <w:t>ْ</w:t>
      </w:r>
      <w:r w:rsidR="004A6B57" w:rsidRPr="004A6B57">
        <w:rPr>
          <w:rFonts w:ascii="Souvenir Lt BT" w:hAnsi="Souvenir Lt BT" w:cs="Traditional Arabic"/>
          <w:szCs w:val="32"/>
          <w:rtl/>
        </w:rPr>
        <w:t>حًا</w:t>
      </w:r>
      <w:r>
        <w:rPr>
          <w:rFonts w:ascii="Souvenir Lt BT" w:hAnsi="Souvenir Lt BT" w:cs="Traditional Arabic" w:hint="cs"/>
          <w:szCs w:val="32"/>
          <w:rtl/>
        </w:rPr>
        <w:t>))</w:t>
      </w:r>
    </w:p>
    <w:p w14:paraId="61C174DA" w14:textId="04C151EC" w:rsidR="004A6B57" w:rsidRPr="004A6B57" w:rsidRDefault="00A257FA" w:rsidP="007957E3">
      <w:pPr>
        <w:pStyle w:val="NormalWeb"/>
        <w:shd w:val="clear" w:color="auto" w:fill="FFFFFF"/>
        <w:spacing w:before="0" w:beforeAutospacing="0" w:after="0" w:afterAutospacing="0" w:line="276" w:lineRule="auto"/>
        <w:jc w:val="both"/>
        <w:rPr>
          <w:rFonts w:ascii="Souvenir Lt BT" w:hAnsi="Souvenir Lt BT" w:cs="Traditional Arabic"/>
          <w:szCs w:val="32"/>
        </w:rPr>
      </w:pPr>
      <w:r>
        <w:rPr>
          <w:rFonts w:ascii="Souvenir Lt BT" w:hAnsi="Souvenir Lt BT" w:cs="Traditional Arabic"/>
          <w:i/>
          <w:iCs/>
          <w:szCs w:val="32"/>
        </w:rPr>
        <w:t>“</w:t>
      </w:r>
      <w:r w:rsidR="004A6B57" w:rsidRPr="004A6B57">
        <w:rPr>
          <w:rFonts w:ascii="Souvenir Lt BT" w:hAnsi="Souvenir Lt BT" w:cs="Traditional Arabic"/>
          <w:i/>
          <w:iCs/>
          <w:szCs w:val="32"/>
        </w:rPr>
        <w:t>Jika seorang hamba sakit atau bersafar, maka tetap dicatat baginya seperti amal yang biasa ia lakukan ketika sehat dan tidak bersafar.</w:t>
      </w:r>
      <w:r>
        <w:rPr>
          <w:rFonts w:ascii="Souvenir Lt BT" w:hAnsi="Souvenir Lt BT" w:cs="Traditional Arabic"/>
          <w:i/>
          <w:iCs/>
          <w:szCs w:val="32"/>
        </w:rPr>
        <w:t>”</w:t>
      </w:r>
      <w:r w:rsidR="006871AC">
        <w:rPr>
          <w:rStyle w:val="ReferensiCatatanKaki"/>
          <w:rFonts w:ascii="Souvenir Lt BT" w:hAnsi="Souvenir Lt BT" w:cs="Traditional Arabic"/>
          <w:i/>
          <w:iCs/>
          <w:szCs w:val="32"/>
        </w:rPr>
        <w:footnoteReference w:id="74"/>
      </w:r>
    </w:p>
    <w:p w14:paraId="55ACADD4" w14:textId="70ADE1FC" w:rsidR="004A6B57" w:rsidRPr="004A6B57" w:rsidRDefault="004A6B57" w:rsidP="004A6B57">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4A6B57">
        <w:rPr>
          <w:rFonts w:ascii="Souvenir Lt BT" w:hAnsi="Souvenir Lt BT" w:cs="Traditional Arabic"/>
          <w:b/>
          <w:bCs/>
          <w:szCs w:val="32"/>
        </w:rPr>
        <w:t>Keempat,</w:t>
      </w:r>
      <w:r w:rsidRPr="004A6B57">
        <w:rPr>
          <w:rFonts w:ascii="Souvenir Lt BT" w:hAnsi="Souvenir Lt BT" w:cs="Traditional Arabic"/>
          <w:szCs w:val="32"/>
        </w:rPr>
        <w:t xml:space="preserve"> janganlah para </w:t>
      </w:r>
      <w:r w:rsidR="00037DD9">
        <w:rPr>
          <w:rFonts w:ascii="Souvenir Lt BT" w:hAnsi="Souvenir Lt BT" w:cs="Traditional Arabic"/>
          <w:szCs w:val="32"/>
        </w:rPr>
        <w:t>jamaah</w:t>
      </w:r>
      <w:r w:rsidRPr="004A6B57">
        <w:rPr>
          <w:rFonts w:ascii="Souvenir Lt BT" w:hAnsi="Souvenir Lt BT" w:cs="Traditional Arabic"/>
          <w:szCs w:val="32"/>
        </w:rPr>
        <w:t xml:space="preserve"> haji hanya rajin salat </w:t>
      </w:r>
      <w:r w:rsidRPr="00503446">
        <w:rPr>
          <w:rFonts w:ascii="Souvenir Lt BT" w:hAnsi="Souvenir Lt BT" w:cs="Traditional Arabic"/>
          <w:szCs w:val="32"/>
        </w:rPr>
        <w:t>ber</w:t>
      </w:r>
      <w:r w:rsidR="00037DD9">
        <w:rPr>
          <w:rFonts w:ascii="Souvenir Lt BT" w:hAnsi="Souvenir Lt BT" w:cs="Traditional Arabic"/>
          <w:szCs w:val="32"/>
        </w:rPr>
        <w:t>jamaah</w:t>
      </w:r>
      <w:r w:rsidRPr="004A6B57">
        <w:rPr>
          <w:rFonts w:ascii="Souvenir Lt BT" w:hAnsi="Souvenir Lt BT" w:cs="Traditional Arabic"/>
          <w:szCs w:val="32"/>
        </w:rPr>
        <w:t xml:space="preserve"> selama di Tanah Suci, lalu begitu kembali ke Tanah Air kebiasaan itu pun ikut ditinggalkan. Jadikanlah ibadah di Madinah dan </w:t>
      </w:r>
      <w:r w:rsidR="00FB4A79">
        <w:rPr>
          <w:rFonts w:ascii="Souvenir Lt BT" w:hAnsi="Souvenir Lt BT" w:cs="Traditional Arabic"/>
          <w:szCs w:val="32"/>
        </w:rPr>
        <w:t>Makkah</w:t>
      </w:r>
      <w:r w:rsidRPr="004A6B57">
        <w:rPr>
          <w:rFonts w:ascii="Souvenir Lt BT" w:hAnsi="Souvenir Lt BT" w:cs="Traditional Arabic"/>
          <w:szCs w:val="32"/>
        </w:rPr>
        <w:t xml:space="preserve"> sebagai latihan dan bekal untuk terus istikamah salat </w:t>
      </w:r>
      <w:r w:rsidRPr="00503446">
        <w:rPr>
          <w:rFonts w:ascii="Souvenir Lt BT" w:hAnsi="Souvenir Lt BT" w:cs="Traditional Arabic"/>
          <w:szCs w:val="32"/>
        </w:rPr>
        <w:t>ber</w:t>
      </w:r>
      <w:r w:rsidR="00037DD9">
        <w:rPr>
          <w:rFonts w:ascii="Souvenir Lt BT" w:hAnsi="Souvenir Lt BT" w:cs="Traditional Arabic"/>
          <w:szCs w:val="32"/>
        </w:rPr>
        <w:t>jamaah</w:t>
      </w:r>
      <w:r w:rsidRPr="004A6B57">
        <w:rPr>
          <w:rFonts w:ascii="Souvenir Lt BT" w:hAnsi="Souvenir Lt BT" w:cs="Traditional Arabic"/>
          <w:szCs w:val="32"/>
        </w:rPr>
        <w:t xml:space="preserve"> sepulang haji.</w:t>
      </w:r>
    </w:p>
    <w:p w14:paraId="4180AA60" w14:textId="77777777" w:rsidR="004A6B57" w:rsidRPr="00AB77D5" w:rsidRDefault="004A6B57" w:rsidP="00F708B2">
      <w:pPr>
        <w:pStyle w:val="NormalWeb"/>
        <w:shd w:val="clear" w:color="auto" w:fill="FFFFFF"/>
        <w:spacing w:before="0" w:beforeAutospacing="0" w:after="0" w:afterAutospacing="0" w:line="276" w:lineRule="auto"/>
        <w:jc w:val="both"/>
        <w:rPr>
          <w:rFonts w:ascii="Souvenir Lt BT" w:hAnsi="Souvenir Lt BT" w:cs="Traditional Arabic"/>
          <w:szCs w:val="32"/>
        </w:rPr>
      </w:pPr>
    </w:p>
    <w:p w14:paraId="7A8CB291" w14:textId="2C50E6F4" w:rsidR="00F708B2" w:rsidRPr="00AB77D5" w:rsidRDefault="00810611" w:rsidP="00F708B2">
      <w:pPr>
        <w:pStyle w:val="NormalWeb"/>
        <w:shd w:val="clear" w:color="auto" w:fill="FFFFFF"/>
        <w:spacing w:before="0" w:beforeAutospacing="0" w:after="0" w:afterAutospacing="0" w:line="276" w:lineRule="auto"/>
        <w:jc w:val="both"/>
        <w:rPr>
          <w:rFonts w:ascii="Souvenir Lt BT" w:hAnsi="Souvenir Lt BT" w:cs="Traditional Arabic"/>
          <w:szCs w:val="32"/>
        </w:rPr>
      </w:pPr>
      <w:r>
        <w:rPr>
          <w:rFonts w:ascii="Souvenir Lt BT" w:hAnsi="Souvenir Lt BT" w:cs="Traditional Arabic"/>
          <w:noProof/>
          <w:szCs w:val="32"/>
        </w:rPr>
        <w:drawing>
          <wp:inline distT="0" distB="0" distL="0" distR="0" wp14:anchorId="57C22EF1" wp14:editId="585ED420">
            <wp:extent cx="6081635" cy="288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81635" cy="2880000"/>
                    </a:xfrm>
                    <a:prstGeom prst="rect">
                      <a:avLst/>
                    </a:prstGeom>
                    <a:noFill/>
                  </pic:spPr>
                </pic:pic>
              </a:graphicData>
            </a:graphic>
          </wp:inline>
        </w:drawing>
      </w:r>
    </w:p>
    <w:p w14:paraId="1169043D" w14:textId="0DBC14E4" w:rsidR="00B42293" w:rsidRPr="00AB77D5" w:rsidRDefault="007957E3" w:rsidP="007957E3">
      <w:pPr>
        <w:pStyle w:val="NormalWeb"/>
        <w:shd w:val="clear" w:color="auto" w:fill="FFFFFF"/>
        <w:spacing w:before="0" w:beforeAutospacing="0" w:after="0" w:afterAutospacing="0" w:line="276" w:lineRule="auto"/>
        <w:jc w:val="center"/>
        <w:rPr>
          <w:rFonts w:ascii="Souvenir Lt BT" w:hAnsi="Souvenir Lt BT" w:cs="Traditional Arabic"/>
          <w:color w:val="0D0D0D" w:themeColor="text1" w:themeTint="F2"/>
          <w:szCs w:val="32"/>
        </w:rPr>
      </w:pPr>
      <w:r w:rsidRPr="00AB77D5">
        <w:rPr>
          <w:rFonts w:ascii="Souvenir Lt BT" w:hAnsi="Souvenir Lt BT" w:cs="Traditional Arabic"/>
          <w:color w:val="0D0D0D" w:themeColor="text1" w:themeTint="F2"/>
          <w:szCs w:val="32"/>
        </w:rPr>
        <w:t>***</w:t>
      </w:r>
    </w:p>
    <w:p w14:paraId="5AF9FD49" w14:textId="2E19077B" w:rsidR="00514850" w:rsidRPr="00AB77D5" w:rsidRDefault="00514850" w:rsidP="009C63B5">
      <w:pPr>
        <w:pStyle w:val="NormalWeb"/>
        <w:shd w:val="clear" w:color="auto" w:fill="FFFFFF"/>
        <w:spacing w:before="0" w:beforeAutospacing="0" w:after="0" w:afterAutospacing="0" w:line="276" w:lineRule="auto"/>
        <w:jc w:val="both"/>
        <w:rPr>
          <w:rFonts w:ascii="Souvenir Lt BT" w:hAnsi="Souvenir Lt BT" w:cs="Traditional Arabic"/>
          <w:szCs w:val="32"/>
        </w:rPr>
      </w:pPr>
    </w:p>
    <w:p w14:paraId="6AA307F3" w14:textId="241A0FE7" w:rsidR="00514850" w:rsidRPr="00AB77D5" w:rsidRDefault="00514850" w:rsidP="00514850">
      <w:pPr>
        <w:pStyle w:val="NormalWeb"/>
        <w:shd w:val="clear" w:color="auto" w:fill="FFFFFF"/>
        <w:spacing w:after="0"/>
        <w:jc w:val="both"/>
        <w:rPr>
          <w:rFonts w:ascii="Souvenir Lt BT" w:hAnsi="Souvenir Lt BT" w:cs="Traditional Arabic"/>
          <w:szCs w:val="32"/>
        </w:rPr>
      </w:pPr>
      <w:r w:rsidRPr="00AB77D5">
        <w:rPr>
          <w:rFonts w:ascii="Souvenir Lt BT" w:hAnsi="Souvenir Lt BT" w:cs="Traditional Arabic"/>
          <w:szCs w:val="32"/>
        </w:rPr>
        <w:lastRenderedPageBreak/>
        <w:tab/>
      </w:r>
      <w:r w:rsidRPr="00AB77D5">
        <w:rPr>
          <w:rFonts w:ascii="Souvenir Lt BT" w:hAnsi="Souvenir Lt BT" w:cs="Traditional Arabic"/>
          <w:b/>
          <w:bCs/>
          <w:szCs w:val="32"/>
        </w:rPr>
        <w:t xml:space="preserve">Pertanyaan 3: </w:t>
      </w:r>
      <w:r w:rsidRPr="00AB77D5">
        <w:rPr>
          <w:rFonts w:ascii="Souvenir Lt BT" w:hAnsi="Souvenir Lt BT" w:cs="Traditional Arabic"/>
          <w:szCs w:val="32"/>
        </w:rPr>
        <w:t xml:space="preserve">Apakah </w:t>
      </w:r>
      <w:r w:rsidR="00B449A1" w:rsidRPr="00AB77D5">
        <w:rPr>
          <w:rFonts w:ascii="Souvenir Lt BT" w:hAnsi="Souvenir Lt BT" w:cs="Traditional Arabic"/>
          <w:szCs w:val="32"/>
        </w:rPr>
        <w:t xml:space="preserve">salat di masjid-masjid lain di kota </w:t>
      </w:r>
      <w:r w:rsidR="00FB4A79">
        <w:rPr>
          <w:rFonts w:ascii="Souvenir Lt BT" w:hAnsi="Souvenir Lt BT" w:cs="Traditional Arabic"/>
          <w:szCs w:val="32"/>
        </w:rPr>
        <w:t>Makkah</w:t>
      </w:r>
      <w:r w:rsidR="00B449A1" w:rsidRPr="00AB77D5">
        <w:rPr>
          <w:rFonts w:ascii="Souvenir Lt BT" w:hAnsi="Souvenir Lt BT" w:cs="Traditional Arabic"/>
          <w:szCs w:val="32"/>
        </w:rPr>
        <w:t xml:space="preserve"> juga mendapat pahala seratus ribu kali lipat seperti salat di </w:t>
      </w:r>
      <w:r w:rsidR="0057099E">
        <w:rPr>
          <w:rFonts w:ascii="Souvenir Lt BT" w:hAnsi="Souvenir Lt BT" w:cs="Traditional Arabic"/>
          <w:szCs w:val="32"/>
        </w:rPr>
        <w:t>Masjidilharam</w:t>
      </w:r>
      <w:r w:rsidR="00B449A1" w:rsidRPr="00AB77D5">
        <w:rPr>
          <w:rFonts w:ascii="Souvenir Lt BT" w:hAnsi="Souvenir Lt BT" w:cs="Traditional Arabic"/>
          <w:szCs w:val="32"/>
        </w:rPr>
        <w:t>?</w:t>
      </w:r>
    </w:p>
    <w:p w14:paraId="0B74E4D9" w14:textId="77777777" w:rsidR="00514850" w:rsidRPr="00514850" w:rsidRDefault="00514850" w:rsidP="00B449A1">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514850">
        <w:rPr>
          <w:rFonts w:ascii="Souvenir Lt BT" w:hAnsi="Souvenir Lt BT" w:cs="Traditional Arabic"/>
          <w:b/>
          <w:bCs/>
          <w:szCs w:val="32"/>
        </w:rPr>
        <w:t>Jawab:</w:t>
      </w:r>
    </w:p>
    <w:p w14:paraId="1E7C1E11" w14:textId="4BA0FCE9" w:rsidR="00514850" w:rsidRPr="00514850" w:rsidRDefault="00514850" w:rsidP="00B449A1">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514850">
        <w:rPr>
          <w:rFonts w:ascii="Souvenir Lt BT" w:hAnsi="Souvenir Lt BT" w:cs="Traditional Arabic"/>
          <w:szCs w:val="32"/>
        </w:rPr>
        <w:t xml:space="preserve">Salat di masjid mana pun di tanah haram </w:t>
      </w:r>
      <w:r w:rsidR="00FB4A79">
        <w:rPr>
          <w:rFonts w:ascii="Souvenir Lt BT" w:hAnsi="Souvenir Lt BT" w:cs="Traditional Arabic"/>
          <w:szCs w:val="32"/>
        </w:rPr>
        <w:t>Makkah</w:t>
      </w:r>
      <w:r w:rsidRPr="00514850">
        <w:rPr>
          <w:rFonts w:ascii="Souvenir Lt BT" w:hAnsi="Souvenir Lt BT" w:cs="Traditional Arabic"/>
          <w:szCs w:val="32"/>
        </w:rPr>
        <w:t xml:space="preserve"> mendapat pahala seratus ribu kali lipat. Namun demikian, salat di </w:t>
      </w:r>
      <w:r w:rsidR="0057099E">
        <w:rPr>
          <w:rFonts w:ascii="Souvenir Lt BT" w:hAnsi="Souvenir Lt BT" w:cs="Traditional Arabic"/>
          <w:szCs w:val="32"/>
        </w:rPr>
        <w:t>Masjidilharam</w:t>
      </w:r>
      <w:r w:rsidRPr="00514850">
        <w:rPr>
          <w:rFonts w:ascii="Souvenir Lt BT" w:hAnsi="Souvenir Lt BT" w:cs="Traditional Arabic"/>
          <w:szCs w:val="32"/>
        </w:rPr>
        <w:t xml:space="preserve"> tetap lebih utama.</w:t>
      </w:r>
      <w:r w:rsidR="00B449A1" w:rsidRPr="00AB77D5">
        <w:rPr>
          <w:rFonts w:ascii="Souvenir Lt BT" w:hAnsi="Souvenir Lt BT" w:cs="Traditional Arabic"/>
          <w:szCs w:val="32"/>
        </w:rPr>
        <w:t xml:space="preserve"> </w:t>
      </w:r>
    </w:p>
    <w:p w14:paraId="1A9A45B9" w14:textId="77777777" w:rsidR="00514850" w:rsidRPr="00514850" w:rsidRDefault="00514850" w:rsidP="00B449A1">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514850">
        <w:rPr>
          <w:rFonts w:ascii="Souvenir Lt BT" w:hAnsi="Souvenir Lt BT" w:cs="Traditional Arabic"/>
          <w:b/>
          <w:bCs/>
          <w:szCs w:val="32"/>
        </w:rPr>
        <w:t>Perincian:</w:t>
      </w:r>
    </w:p>
    <w:p w14:paraId="2B7191FD" w14:textId="624EBEBC" w:rsidR="00514850" w:rsidRPr="00514850" w:rsidRDefault="00514850" w:rsidP="00B449A1">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514850">
        <w:rPr>
          <w:rFonts w:ascii="Souvenir Lt BT" w:hAnsi="Souvenir Lt BT" w:cs="Traditional Arabic"/>
          <w:szCs w:val="32"/>
        </w:rPr>
        <w:t xml:space="preserve">Rasulullah </w:t>
      </w:r>
      <w:r w:rsidR="00A257FA" w:rsidRPr="00A257FA">
        <w:rPr>
          <w:rFonts w:ascii="Souvenir Lt BT" w:hAnsi="Souvenir Lt BT" w:cs="Traditional Arabic"/>
          <w:szCs w:val="32"/>
          <w:rtl/>
        </w:rPr>
        <w:t>ﷺ</w:t>
      </w:r>
      <w:r w:rsidRPr="00514850">
        <w:rPr>
          <w:rFonts w:ascii="Souvenir Lt BT" w:hAnsi="Souvenir Lt BT" w:cs="Traditional Arabic"/>
          <w:szCs w:val="32"/>
        </w:rPr>
        <w:t xml:space="preserve"> bersabda</w:t>
      </w:r>
      <w:r w:rsidR="00B449A1" w:rsidRPr="00AB77D5">
        <w:rPr>
          <w:rFonts w:ascii="Souvenir Lt BT" w:hAnsi="Souvenir Lt BT" w:cs="Traditional Arabic"/>
          <w:szCs w:val="32"/>
        </w:rPr>
        <w:t>,</w:t>
      </w:r>
    </w:p>
    <w:p w14:paraId="3EFA7133" w14:textId="3027C033" w:rsidR="00514850" w:rsidRPr="00514850" w:rsidRDefault="00F713CE" w:rsidP="00514850">
      <w:pPr>
        <w:pStyle w:val="NormalWeb"/>
        <w:shd w:val="clear" w:color="auto" w:fill="FFFFFF"/>
        <w:bidi/>
        <w:spacing w:before="0" w:beforeAutospacing="0" w:after="0" w:afterAutospacing="0" w:line="276" w:lineRule="auto"/>
        <w:jc w:val="both"/>
        <w:rPr>
          <w:rFonts w:ascii="Souvenir Lt BT" w:hAnsi="Souvenir Lt BT" w:cs="Traditional Arabic"/>
          <w:szCs w:val="32"/>
        </w:rPr>
      </w:pPr>
      <w:r>
        <w:rPr>
          <w:rFonts w:ascii="Souvenir Lt BT" w:hAnsi="Souvenir Lt BT" w:cs="Traditional Arabic" w:hint="cs"/>
          <w:szCs w:val="32"/>
          <w:rtl/>
        </w:rPr>
        <w:t>((</w:t>
      </w:r>
      <w:r w:rsidR="00514850" w:rsidRPr="00514850">
        <w:rPr>
          <w:rFonts w:ascii="Souvenir Lt BT" w:hAnsi="Souvenir Lt BT" w:cs="Traditional Arabic"/>
          <w:szCs w:val="32"/>
          <w:rtl/>
        </w:rPr>
        <w:t>صَلَاةٌ فِي مَسْجِدِي هَذَا أَفْضَلُ مِنْ أَلْفِ صَلَاةٍ فِيمَا سِوَاهُ إِلَّا الْمَسْجِدَ الْحَرَامَ، وَصَلَاةٌ فِي الْمَسْجِدِ الْحَرَامِ أَفْضَلُ مِنْ مِائَةِ أَلْفِ صَلَاةٍ</w:t>
      </w:r>
      <w:r>
        <w:rPr>
          <w:rFonts w:ascii="Souvenir Lt BT" w:hAnsi="Souvenir Lt BT" w:cs="Traditional Arabic" w:hint="cs"/>
          <w:szCs w:val="32"/>
          <w:rtl/>
        </w:rPr>
        <w:t>))</w:t>
      </w:r>
    </w:p>
    <w:p w14:paraId="28D586A6" w14:textId="3F03B35D" w:rsidR="00514850" w:rsidRPr="00514850" w:rsidRDefault="00A257FA" w:rsidP="00514850">
      <w:pPr>
        <w:pStyle w:val="NormalWeb"/>
        <w:shd w:val="clear" w:color="auto" w:fill="FFFFFF"/>
        <w:spacing w:before="0" w:beforeAutospacing="0" w:after="0" w:afterAutospacing="0" w:line="276" w:lineRule="auto"/>
        <w:jc w:val="both"/>
        <w:rPr>
          <w:rFonts w:ascii="Souvenir Lt BT" w:hAnsi="Souvenir Lt BT" w:cs="Traditional Arabic"/>
          <w:szCs w:val="32"/>
        </w:rPr>
      </w:pPr>
      <w:r>
        <w:rPr>
          <w:rFonts w:ascii="Souvenir Lt BT" w:hAnsi="Souvenir Lt BT" w:cs="Traditional Arabic"/>
          <w:i/>
          <w:iCs/>
          <w:szCs w:val="32"/>
        </w:rPr>
        <w:t>“</w:t>
      </w:r>
      <w:r w:rsidR="00514850" w:rsidRPr="00514850">
        <w:rPr>
          <w:rFonts w:ascii="Souvenir Lt BT" w:hAnsi="Souvenir Lt BT" w:cs="Traditional Arabic"/>
          <w:i/>
          <w:iCs/>
          <w:szCs w:val="32"/>
        </w:rPr>
        <w:t xml:space="preserve">Salat di masjidku ini (Masjid Nabawi) lebih baik dari seribu salat di masjid lain kecuali </w:t>
      </w:r>
      <w:r w:rsidR="0057099E">
        <w:rPr>
          <w:rFonts w:ascii="Souvenir Lt BT" w:hAnsi="Souvenir Lt BT" w:cs="Traditional Arabic"/>
          <w:i/>
          <w:iCs/>
          <w:szCs w:val="32"/>
        </w:rPr>
        <w:t>Masjidilharam</w:t>
      </w:r>
      <w:r w:rsidR="00514850" w:rsidRPr="00514850">
        <w:rPr>
          <w:rFonts w:ascii="Souvenir Lt BT" w:hAnsi="Souvenir Lt BT" w:cs="Traditional Arabic"/>
          <w:i/>
          <w:iCs/>
          <w:szCs w:val="32"/>
        </w:rPr>
        <w:t>. Dan salat di lebih baik dari seratus ribu salat di masjid lainnya.</w:t>
      </w:r>
      <w:r>
        <w:rPr>
          <w:rFonts w:ascii="Souvenir Lt BT" w:hAnsi="Souvenir Lt BT" w:cs="Traditional Arabic"/>
          <w:i/>
          <w:iCs/>
          <w:szCs w:val="32"/>
        </w:rPr>
        <w:t>”</w:t>
      </w:r>
      <w:r w:rsidR="0088160E" w:rsidRPr="000064A5">
        <w:rPr>
          <w:rFonts w:ascii="Souvenir Lt BT" w:hAnsi="Souvenir Lt BT" w:cs="Traditional Arabic"/>
          <w:szCs w:val="32"/>
          <w:vertAlign w:val="superscript"/>
          <w:lang w:eastAsia="en-US" w:bidi="ar-YE"/>
        </w:rPr>
        <w:t xml:space="preserve"> </w:t>
      </w:r>
      <w:r w:rsidR="0088160E" w:rsidRPr="000064A5">
        <w:rPr>
          <w:rFonts w:ascii="Souvenir Lt BT" w:hAnsi="Souvenir Lt BT" w:cs="Traditional Arabic"/>
          <w:szCs w:val="32"/>
          <w:vertAlign w:val="superscript"/>
          <w:lang w:eastAsia="en-US" w:bidi="ar-YE"/>
        </w:rPr>
        <w:footnoteReference w:id="75"/>
      </w:r>
    </w:p>
    <w:p w14:paraId="229B4EF8" w14:textId="4389C313" w:rsidR="00514850" w:rsidRPr="00514850" w:rsidRDefault="00514850" w:rsidP="00B449A1">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514850">
        <w:rPr>
          <w:rFonts w:ascii="Souvenir Lt BT" w:hAnsi="Souvenir Lt BT" w:cs="Traditional Arabic"/>
          <w:szCs w:val="32"/>
        </w:rPr>
        <w:t xml:space="preserve">Para ulama berselisih tentang maksud </w:t>
      </w:r>
      <w:r w:rsidR="00A257FA">
        <w:rPr>
          <w:rFonts w:ascii="Souvenir Lt BT" w:hAnsi="Souvenir Lt BT" w:cs="Traditional Arabic"/>
          <w:i/>
          <w:iCs/>
          <w:szCs w:val="32"/>
        </w:rPr>
        <w:t>“</w:t>
      </w:r>
      <w:r w:rsidR="0057099E">
        <w:rPr>
          <w:rFonts w:ascii="Souvenir Lt BT" w:hAnsi="Souvenir Lt BT" w:cs="Traditional Arabic"/>
          <w:i/>
          <w:iCs/>
          <w:szCs w:val="32"/>
        </w:rPr>
        <w:t>Masjidilharam</w:t>
      </w:r>
      <w:r w:rsidR="00A257FA">
        <w:rPr>
          <w:rFonts w:ascii="Souvenir Lt BT" w:hAnsi="Souvenir Lt BT" w:cs="Traditional Arabic"/>
          <w:i/>
          <w:iCs/>
          <w:szCs w:val="32"/>
        </w:rPr>
        <w:t>”</w:t>
      </w:r>
      <w:r w:rsidRPr="00514850">
        <w:rPr>
          <w:rFonts w:ascii="Souvenir Lt BT" w:hAnsi="Souvenir Lt BT" w:cs="Traditional Arabic"/>
          <w:szCs w:val="32"/>
        </w:rPr>
        <w:t xml:space="preserve"> dalam hadis ini: apakah yang dimaksud adalah masjidnya saja ataukah seluruh tanah haram? Dari perbedaan pandangan inilah muncul dua pendapat yang masyhur.</w:t>
      </w:r>
    </w:p>
    <w:p w14:paraId="3B315091" w14:textId="1D3B6714" w:rsidR="00514850" w:rsidRPr="00514850" w:rsidRDefault="00514850" w:rsidP="00B449A1">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514850">
        <w:rPr>
          <w:rFonts w:ascii="Souvenir Lt BT" w:hAnsi="Souvenir Lt BT" w:cs="Traditional Arabic"/>
          <w:b/>
          <w:bCs/>
          <w:szCs w:val="32"/>
        </w:rPr>
        <w:t>Pendapat pertama</w:t>
      </w:r>
      <w:r w:rsidRPr="00514850">
        <w:rPr>
          <w:rFonts w:ascii="Souvenir Lt BT" w:hAnsi="Souvenir Lt BT" w:cs="Traditional Arabic"/>
          <w:szCs w:val="32"/>
        </w:rPr>
        <w:t xml:space="preserve">: pelipatgandaan pahala seratus ribu kali lipat hanya berlaku di </w:t>
      </w:r>
      <w:r w:rsidR="0057099E">
        <w:rPr>
          <w:rFonts w:ascii="Souvenir Lt BT" w:hAnsi="Souvenir Lt BT" w:cs="Traditional Arabic"/>
          <w:szCs w:val="32"/>
        </w:rPr>
        <w:t>Masjidilharam</w:t>
      </w:r>
      <w:r w:rsidRPr="00514850">
        <w:rPr>
          <w:rFonts w:ascii="Souvenir Lt BT" w:hAnsi="Souvenir Lt BT" w:cs="Traditional Arabic"/>
          <w:szCs w:val="32"/>
        </w:rPr>
        <w:t xml:space="preserve"> saja, yaitu masjid yang di dalamnya terdapat </w:t>
      </w:r>
      <w:proofErr w:type="spellStart"/>
      <w:r w:rsidRPr="00514850">
        <w:rPr>
          <w:rFonts w:ascii="Souvenir Lt BT" w:hAnsi="Souvenir Lt BT" w:cs="Traditional Arabic"/>
          <w:szCs w:val="32"/>
        </w:rPr>
        <w:t>Ka</w:t>
      </w:r>
      <w:r w:rsidR="00A257FA">
        <w:rPr>
          <w:rFonts w:ascii="Souvenir Lt BT" w:hAnsi="Souvenir Lt BT" w:cs="Traditional Arabic"/>
          <w:szCs w:val="32"/>
        </w:rPr>
        <w:t>’</w:t>
      </w:r>
      <w:r w:rsidRPr="00514850">
        <w:rPr>
          <w:rFonts w:ascii="Souvenir Lt BT" w:hAnsi="Souvenir Lt BT" w:cs="Traditional Arabic"/>
          <w:szCs w:val="32"/>
        </w:rPr>
        <w:t>bah</w:t>
      </w:r>
      <w:proofErr w:type="spellEnd"/>
      <w:r w:rsidRPr="00514850">
        <w:rPr>
          <w:rFonts w:ascii="Souvenir Lt BT" w:hAnsi="Souvenir Lt BT" w:cs="Traditional Arabic"/>
          <w:szCs w:val="32"/>
        </w:rPr>
        <w:t xml:space="preserve">. Di antara ulama yang berpendapat demikian adalah </w:t>
      </w:r>
      <w:proofErr w:type="spellStart"/>
      <w:r w:rsidR="004B6A1B">
        <w:rPr>
          <w:rFonts w:ascii="Souvenir Lt BT" w:hAnsi="Souvenir Lt BT" w:cs="Traditional Arabic"/>
          <w:szCs w:val="32"/>
        </w:rPr>
        <w:t>a</w:t>
      </w:r>
      <w:r w:rsidRPr="00514850">
        <w:rPr>
          <w:rFonts w:ascii="Souvenir Lt BT" w:hAnsi="Souvenir Lt BT" w:cs="Traditional Arabic"/>
          <w:szCs w:val="32"/>
        </w:rPr>
        <w:t>n</w:t>
      </w:r>
      <w:proofErr w:type="spellEnd"/>
      <w:r w:rsidRPr="00514850">
        <w:rPr>
          <w:rFonts w:ascii="Souvenir Lt BT" w:hAnsi="Souvenir Lt BT" w:cs="Traditional Arabic"/>
          <w:szCs w:val="32"/>
        </w:rPr>
        <w:t>-Nawawi</w:t>
      </w:r>
      <w:r w:rsidR="00823026">
        <w:rPr>
          <w:rStyle w:val="ReferensiCatatanKaki"/>
          <w:rFonts w:ascii="Souvenir Lt BT" w:hAnsi="Souvenir Lt BT" w:cs="Traditional Arabic"/>
          <w:szCs w:val="32"/>
        </w:rPr>
        <w:footnoteReference w:id="76"/>
      </w:r>
      <w:r w:rsidRPr="00514850">
        <w:rPr>
          <w:rFonts w:ascii="Souvenir Lt BT" w:hAnsi="Souvenir Lt BT" w:cs="Traditional Arabic"/>
          <w:szCs w:val="32"/>
        </w:rPr>
        <w:t xml:space="preserve">, </w:t>
      </w:r>
      <w:proofErr w:type="spellStart"/>
      <w:r w:rsidR="00C40034">
        <w:rPr>
          <w:rFonts w:ascii="Souvenir Lt BT" w:hAnsi="Souvenir Lt BT" w:cs="Traditional Arabic"/>
          <w:szCs w:val="32"/>
        </w:rPr>
        <w:t>a</w:t>
      </w:r>
      <w:r w:rsidRPr="00514850">
        <w:rPr>
          <w:rFonts w:ascii="Souvenir Lt BT" w:hAnsi="Souvenir Lt BT" w:cs="Traditional Arabic"/>
          <w:szCs w:val="32"/>
        </w:rPr>
        <w:t>l-Muhibb</w:t>
      </w:r>
      <w:proofErr w:type="spellEnd"/>
      <w:r w:rsidRPr="00514850">
        <w:rPr>
          <w:rFonts w:ascii="Souvenir Lt BT" w:hAnsi="Souvenir Lt BT" w:cs="Traditional Arabic"/>
          <w:szCs w:val="32"/>
        </w:rPr>
        <w:t xml:space="preserve"> </w:t>
      </w:r>
      <w:proofErr w:type="spellStart"/>
      <w:r w:rsidR="00C40034">
        <w:rPr>
          <w:rFonts w:ascii="Souvenir Lt BT" w:hAnsi="Souvenir Lt BT" w:cs="Traditional Arabic"/>
          <w:szCs w:val="32"/>
        </w:rPr>
        <w:t>a</w:t>
      </w:r>
      <w:r w:rsidRPr="00514850">
        <w:rPr>
          <w:rFonts w:ascii="Souvenir Lt BT" w:hAnsi="Souvenir Lt BT" w:cs="Traditional Arabic"/>
          <w:szCs w:val="32"/>
        </w:rPr>
        <w:t>th-Thabari</w:t>
      </w:r>
      <w:proofErr w:type="spellEnd"/>
      <w:r w:rsidR="00C40034">
        <w:rPr>
          <w:rStyle w:val="ReferensiCatatanKaki"/>
          <w:rFonts w:ascii="Souvenir Lt BT" w:hAnsi="Souvenir Lt BT" w:cs="Traditional Arabic"/>
          <w:szCs w:val="32"/>
        </w:rPr>
        <w:footnoteReference w:id="77"/>
      </w:r>
      <w:r w:rsidRPr="00514850">
        <w:rPr>
          <w:rFonts w:ascii="Souvenir Lt BT" w:hAnsi="Souvenir Lt BT" w:cs="Traditional Arabic"/>
          <w:szCs w:val="32"/>
        </w:rPr>
        <w:t>, Ibnu Hajar Al-Haitami</w:t>
      </w:r>
      <w:r w:rsidR="008E285B">
        <w:rPr>
          <w:rStyle w:val="ReferensiCatatanKaki"/>
          <w:rFonts w:ascii="Souvenir Lt BT" w:hAnsi="Souvenir Lt BT" w:cs="Traditional Arabic"/>
          <w:szCs w:val="32"/>
        </w:rPr>
        <w:footnoteReference w:id="78"/>
      </w:r>
      <w:r w:rsidRPr="00514850">
        <w:rPr>
          <w:rFonts w:ascii="Souvenir Lt BT" w:hAnsi="Souvenir Lt BT" w:cs="Traditional Arabic"/>
          <w:szCs w:val="32"/>
        </w:rPr>
        <w:t>, Ibnu Muflih</w:t>
      </w:r>
      <w:r w:rsidR="006C242D">
        <w:rPr>
          <w:rStyle w:val="ReferensiCatatanKaki"/>
          <w:rFonts w:ascii="Souvenir Lt BT" w:hAnsi="Souvenir Lt BT" w:cs="Traditional Arabic"/>
          <w:szCs w:val="32"/>
        </w:rPr>
        <w:footnoteReference w:id="79"/>
      </w:r>
      <w:r w:rsidRPr="00514850">
        <w:rPr>
          <w:rFonts w:ascii="Souvenir Lt BT" w:hAnsi="Souvenir Lt BT" w:cs="Traditional Arabic"/>
          <w:szCs w:val="32"/>
        </w:rPr>
        <w:t>, dan ini dipilih pula oleh Ibnu Al-</w:t>
      </w:r>
      <w:proofErr w:type="spellStart"/>
      <w:r w:rsidRPr="00514850">
        <w:rPr>
          <w:rFonts w:ascii="Souvenir Lt BT" w:hAnsi="Souvenir Lt BT" w:cs="Traditional Arabic"/>
          <w:szCs w:val="32"/>
        </w:rPr>
        <w:t>Utsaimin</w:t>
      </w:r>
      <w:proofErr w:type="spellEnd"/>
      <w:r w:rsidRPr="00514850">
        <w:rPr>
          <w:rFonts w:ascii="Souvenir Lt BT" w:hAnsi="Souvenir Lt BT" w:cs="Traditional Arabic"/>
          <w:szCs w:val="32"/>
        </w:rPr>
        <w:t>.</w:t>
      </w:r>
      <w:r w:rsidR="00E24E12">
        <w:rPr>
          <w:rStyle w:val="ReferensiCatatanKaki"/>
          <w:rFonts w:ascii="Souvenir Lt BT" w:hAnsi="Souvenir Lt BT" w:cs="Traditional Arabic"/>
          <w:szCs w:val="32"/>
        </w:rPr>
        <w:footnoteReference w:id="80"/>
      </w:r>
    </w:p>
    <w:p w14:paraId="6DECA7A9" w14:textId="47C9BB81" w:rsidR="00514850" w:rsidRPr="00514850" w:rsidRDefault="00514850" w:rsidP="00B449A1">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514850">
        <w:rPr>
          <w:rFonts w:ascii="Souvenir Lt BT" w:hAnsi="Souvenir Lt BT" w:cs="Traditional Arabic"/>
          <w:szCs w:val="32"/>
        </w:rPr>
        <w:t>Dalil mereka adalah sebagian lafal hadis yang menyebut</w:t>
      </w:r>
      <w:r w:rsidR="00B449A1" w:rsidRPr="00AB77D5">
        <w:rPr>
          <w:rFonts w:ascii="Souvenir Lt BT" w:hAnsi="Souvenir Lt BT" w:cs="Traditional Arabic"/>
          <w:szCs w:val="32"/>
        </w:rPr>
        <w:t>,</w:t>
      </w:r>
    </w:p>
    <w:p w14:paraId="2AE8E832" w14:textId="5DFD2E3D" w:rsidR="00514850" w:rsidRPr="00514850" w:rsidRDefault="000E68BD" w:rsidP="00514850">
      <w:pPr>
        <w:pStyle w:val="NormalWeb"/>
        <w:shd w:val="clear" w:color="auto" w:fill="FFFFFF"/>
        <w:bidi/>
        <w:spacing w:before="0" w:beforeAutospacing="0" w:after="0" w:afterAutospacing="0" w:line="276" w:lineRule="auto"/>
        <w:jc w:val="both"/>
        <w:rPr>
          <w:rFonts w:ascii="Souvenir Lt BT" w:hAnsi="Souvenir Lt BT" w:cs="Traditional Arabic"/>
          <w:szCs w:val="32"/>
        </w:rPr>
      </w:pPr>
      <w:r w:rsidRPr="00503446">
        <w:rPr>
          <w:rFonts w:ascii="Souvenir Lt BT" w:hAnsi="Souvenir Lt BT" w:cs="Traditional Arabic" w:hint="cs"/>
          <w:szCs w:val="32"/>
          <w:rtl/>
        </w:rPr>
        <w:t>((</w:t>
      </w:r>
      <w:r w:rsidR="00514850" w:rsidRPr="00514850">
        <w:rPr>
          <w:rFonts w:ascii="Souvenir Lt BT" w:hAnsi="Souvenir Lt BT" w:cs="Traditional Arabic"/>
          <w:szCs w:val="32"/>
          <w:rtl/>
        </w:rPr>
        <w:t>صَلَاةٌ فِيهِ أَفْضَلُ مِنْ أَلْفِ صَلَاةٍ فِيمَا سِوَاهُ مِنَ الْمَسَاجِدِ إِلَّا مَسْجِدَ الْكَعْبَةِ</w:t>
      </w:r>
      <w:r>
        <w:rPr>
          <w:rFonts w:ascii="Souvenir Lt BT" w:hAnsi="Souvenir Lt BT" w:cs="Traditional Arabic" w:hint="cs"/>
          <w:szCs w:val="32"/>
          <w:rtl/>
        </w:rPr>
        <w:t>))</w:t>
      </w:r>
    </w:p>
    <w:p w14:paraId="44208BEC" w14:textId="1E03C973" w:rsidR="00514850" w:rsidRPr="00514850" w:rsidRDefault="00A257FA" w:rsidP="00514850">
      <w:pPr>
        <w:pStyle w:val="NormalWeb"/>
        <w:shd w:val="clear" w:color="auto" w:fill="FFFFFF"/>
        <w:spacing w:before="0" w:beforeAutospacing="0" w:after="0" w:afterAutospacing="0" w:line="276" w:lineRule="auto"/>
        <w:jc w:val="both"/>
        <w:rPr>
          <w:rFonts w:ascii="Souvenir Lt BT" w:hAnsi="Souvenir Lt BT" w:cs="Traditional Arabic"/>
          <w:szCs w:val="32"/>
        </w:rPr>
      </w:pPr>
      <w:r>
        <w:rPr>
          <w:rFonts w:ascii="Souvenir Lt BT" w:hAnsi="Souvenir Lt BT" w:cs="Traditional Arabic"/>
          <w:i/>
          <w:iCs/>
          <w:szCs w:val="32"/>
        </w:rPr>
        <w:t>“</w:t>
      </w:r>
      <w:r w:rsidR="00514850" w:rsidRPr="00514850">
        <w:rPr>
          <w:rFonts w:ascii="Souvenir Lt BT" w:hAnsi="Souvenir Lt BT" w:cs="Traditional Arabic"/>
          <w:i/>
          <w:iCs/>
          <w:szCs w:val="32"/>
        </w:rPr>
        <w:t xml:space="preserve">Salat di Masjid Nabawi lebih baik dari seribu salat di masjid-masjid lain kecuali Masjid </w:t>
      </w:r>
      <w:proofErr w:type="spellStart"/>
      <w:r w:rsidR="00102435">
        <w:rPr>
          <w:rFonts w:ascii="Souvenir Lt BT" w:hAnsi="Souvenir Lt BT" w:cs="Traditional Arabic"/>
          <w:i/>
          <w:iCs/>
          <w:szCs w:val="32"/>
        </w:rPr>
        <w:t>a</w:t>
      </w:r>
      <w:r w:rsidR="00514850" w:rsidRPr="00514850">
        <w:rPr>
          <w:rFonts w:ascii="Souvenir Lt BT" w:hAnsi="Souvenir Lt BT" w:cs="Traditional Arabic"/>
          <w:i/>
          <w:iCs/>
          <w:szCs w:val="32"/>
        </w:rPr>
        <w:t>l-Ka</w:t>
      </w:r>
      <w:r>
        <w:rPr>
          <w:rFonts w:ascii="Souvenir Lt BT" w:hAnsi="Souvenir Lt BT" w:cs="Traditional Arabic"/>
          <w:i/>
          <w:iCs/>
          <w:szCs w:val="32"/>
        </w:rPr>
        <w:t>’</w:t>
      </w:r>
      <w:r w:rsidR="00514850" w:rsidRPr="00514850">
        <w:rPr>
          <w:rFonts w:ascii="Souvenir Lt BT" w:hAnsi="Souvenir Lt BT" w:cs="Traditional Arabic"/>
          <w:i/>
          <w:iCs/>
          <w:szCs w:val="32"/>
        </w:rPr>
        <w:t>bah</w:t>
      </w:r>
      <w:proofErr w:type="spellEnd"/>
      <w:r w:rsidR="00514850" w:rsidRPr="00514850">
        <w:rPr>
          <w:rFonts w:ascii="Souvenir Lt BT" w:hAnsi="Souvenir Lt BT" w:cs="Traditional Arabic"/>
          <w:i/>
          <w:iCs/>
          <w:szCs w:val="32"/>
        </w:rPr>
        <w:t>.</w:t>
      </w:r>
      <w:r>
        <w:rPr>
          <w:rFonts w:ascii="Souvenir Lt BT" w:hAnsi="Souvenir Lt BT" w:cs="Traditional Arabic"/>
          <w:i/>
          <w:iCs/>
          <w:szCs w:val="32"/>
        </w:rPr>
        <w:t>”</w:t>
      </w:r>
      <w:r w:rsidR="00102435">
        <w:rPr>
          <w:rStyle w:val="ReferensiCatatanKaki"/>
          <w:rFonts w:ascii="Souvenir Lt BT" w:hAnsi="Souvenir Lt BT" w:cs="Traditional Arabic"/>
          <w:i/>
          <w:iCs/>
          <w:szCs w:val="32"/>
        </w:rPr>
        <w:footnoteReference w:id="81"/>
      </w:r>
    </w:p>
    <w:p w14:paraId="2FA4BAB2" w14:textId="180D91CF" w:rsidR="00514850" w:rsidRPr="00514850" w:rsidRDefault="00514850" w:rsidP="00B449A1">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514850">
        <w:rPr>
          <w:rFonts w:ascii="Souvenir Lt BT" w:hAnsi="Souvenir Lt BT" w:cs="Traditional Arabic"/>
          <w:szCs w:val="32"/>
        </w:rPr>
        <w:t xml:space="preserve">Lafal </w:t>
      </w:r>
      <w:r w:rsidR="00A257FA">
        <w:rPr>
          <w:rFonts w:ascii="Souvenir Lt BT" w:hAnsi="Souvenir Lt BT" w:cs="Traditional Arabic"/>
          <w:i/>
          <w:iCs/>
          <w:szCs w:val="32"/>
        </w:rPr>
        <w:t>“</w:t>
      </w:r>
      <w:r w:rsidRPr="00514850">
        <w:rPr>
          <w:rFonts w:ascii="Souvenir Lt BT" w:hAnsi="Souvenir Lt BT" w:cs="Traditional Arabic"/>
          <w:i/>
          <w:iCs/>
          <w:szCs w:val="32"/>
        </w:rPr>
        <w:t xml:space="preserve">Masjid </w:t>
      </w:r>
      <w:proofErr w:type="spellStart"/>
      <w:r w:rsidR="0085786B" w:rsidRPr="00AB77D5">
        <w:rPr>
          <w:rFonts w:ascii="Souvenir Lt BT" w:hAnsi="Souvenir Lt BT" w:cs="Traditional Arabic"/>
          <w:i/>
          <w:iCs/>
          <w:szCs w:val="32"/>
        </w:rPr>
        <w:t>a</w:t>
      </w:r>
      <w:r w:rsidRPr="00514850">
        <w:rPr>
          <w:rFonts w:ascii="Souvenir Lt BT" w:hAnsi="Souvenir Lt BT" w:cs="Traditional Arabic"/>
          <w:i/>
          <w:iCs/>
          <w:szCs w:val="32"/>
        </w:rPr>
        <w:t>l-Ka</w:t>
      </w:r>
      <w:r w:rsidR="00A257FA">
        <w:rPr>
          <w:rFonts w:ascii="Souvenir Lt BT" w:hAnsi="Souvenir Lt BT" w:cs="Traditional Arabic"/>
          <w:i/>
          <w:iCs/>
          <w:szCs w:val="32"/>
        </w:rPr>
        <w:t>’</w:t>
      </w:r>
      <w:r w:rsidRPr="00514850">
        <w:rPr>
          <w:rFonts w:ascii="Souvenir Lt BT" w:hAnsi="Souvenir Lt BT" w:cs="Traditional Arabic"/>
          <w:i/>
          <w:iCs/>
          <w:szCs w:val="32"/>
        </w:rPr>
        <w:t>bah</w:t>
      </w:r>
      <w:proofErr w:type="spellEnd"/>
      <w:r w:rsidR="00A257FA">
        <w:rPr>
          <w:rFonts w:ascii="Souvenir Lt BT" w:hAnsi="Souvenir Lt BT" w:cs="Traditional Arabic"/>
          <w:i/>
          <w:iCs/>
          <w:szCs w:val="32"/>
        </w:rPr>
        <w:t>”</w:t>
      </w:r>
      <w:r w:rsidRPr="00514850">
        <w:rPr>
          <w:rFonts w:ascii="Souvenir Lt BT" w:hAnsi="Souvenir Lt BT" w:cs="Traditional Arabic"/>
          <w:i/>
          <w:iCs/>
          <w:szCs w:val="32"/>
        </w:rPr>
        <w:t xml:space="preserve"> </w:t>
      </w:r>
      <w:r w:rsidRPr="00514850">
        <w:rPr>
          <w:rFonts w:ascii="Souvenir Lt BT" w:hAnsi="Souvenir Lt BT" w:cs="Traditional Arabic"/>
          <w:szCs w:val="32"/>
        </w:rPr>
        <w:t xml:space="preserve">ini mereka jadikan penafsir bagi </w:t>
      </w:r>
      <w:r w:rsidR="00A257FA">
        <w:rPr>
          <w:rFonts w:ascii="Souvenir Lt BT" w:hAnsi="Souvenir Lt BT" w:cs="Traditional Arabic"/>
          <w:i/>
          <w:iCs/>
          <w:szCs w:val="32"/>
        </w:rPr>
        <w:t>“</w:t>
      </w:r>
      <w:r w:rsidR="0057099E">
        <w:rPr>
          <w:rFonts w:ascii="Souvenir Lt BT" w:hAnsi="Souvenir Lt BT" w:cs="Traditional Arabic"/>
          <w:i/>
          <w:iCs/>
          <w:szCs w:val="32"/>
        </w:rPr>
        <w:t>Masjidilharam</w:t>
      </w:r>
      <w:r w:rsidR="00A257FA">
        <w:rPr>
          <w:rFonts w:ascii="Souvenir Lt BT" w:hAnsi="Souvenir Lt BT" w:cs="Traditional Arabic"/>
          <w:i/>
          <w:iCs/>
          <w:szCs w:val="32"/>
        </w:rPr>
        <w:t>”</w:t>
      </w:r>
      <w:r w:rsidRPr="00514850">
        <w:rPr>
          <w:rFonts w:ascii="Souvenir Lt BT" w:hAnsi="Souvenir Lt BT" w:cs="Traditional Arabic"/>
          <w:i/>
          <w:iCs/>
          <w:szCs w:val="32"/>
        </w:rPr>
        <w:t>,</w:t>
      </w:r>
      <w:r w:rsidRPr="00514850">
        <w:rPr>
          <w:rFonts w:ascii="Souvenir Lt BT" w:hAnsi="Souvenir Lt BT" w:cs="Traditional Arabic"/>
          <w:szCs w:val="32"/>
        </w:rPr>
        <w:t xml:space="preserve"> bahwa yang dimaksud adalah masjid tempat </w:t>
      </w:r>
      <w:proofErr w:type="spellStart"/>
      <w:r w:rsidRPr="00514850">
        <w:rPr>
          <w:rFonts w:ascii="Souvenir Lt BT" w:hAnsi="Souvenir Lt BT" w:cs="Traditional Arabic"/>
          <w:szCs w:val="32"/>
        </w:rPr>
        <w:t>Ka</w:t>
      </w:r>
      <w:r w:rsidR="00A257FA">
        <w:rPr>
          <w:rFonts w:ascii="Souvenir Lt BT" w:hAnsi="Souvenir Lt BT" w:cs="Traditional Arabic"/>
          <w:szCs w:val="32"/>
        </w:rPr>
        <w:t>’</w:t>
      </w:r>
      <w:r w:rsidRPr="00514850">
        <w:rPr>
          <w:rFonts w:ascii="Souvenir Lt BT" w:hAnsi="Souvenir Lt BT" w:cs="Traditional Arabic"/>
          <w:szCs w:val="32"/>
        </w:rPr>
        <w:t>bah</w:t>
      </w:r>
      <w:proofErr w:type="spellEnd"/>
      <w:r w:rsidRPr="00514850">
        <w:rPr>
          <w:rFonts w:ascii="Souvenir Lt BT" w:hAnsi="Souvenir Lt BT" w:cs="Traditional Arabic"/>
          <w:szCs w:val="32"/>
        </w:rPr>
        <w:t xml:space="preserve"> berada, bukan seluruh tanah haram.</w:t>
      </w:r>
    </w:p>
    <w:p w14:paraId="5D9B0FF6" w14:textId="2C6AB00D" w:rsidR="00514850" w:rsidRPr="00514850" w:rsidRDefault="00514850" w:rsidP="0085786B">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514850">
        <w:rPr>
          <w:rFonts w:ascii="Souvenir Lt BT" w:hAnsi="Souvenir Lt BT" w:cs="Traditional Arabic"/>
          <w:b/>
          <w:bCs/>
          <w:szCs w:val="32"/>
        </w:rPr>
        <w:lastRenderedPageBreak/>
        <w:t>Pendapat kedua</w:t>
      </w:r>
      <w:r w:rsidRPr="00514850">
        <w:rPr>
          <w:rFonts w:ascii="Souvenir Lt BT" w:hAnsi="Souvenir Lt BT" w:cs="Traditional Arabic"/>
          <w:szCs w:val="32"/>
        </w:rPr>
        <w:t xml:space="preserve">: pelipatgandaan pahala berlaku di seluruh tanah haram </w:t>
      </w:r>
      <w:r w:rsidR="00FB4A79">
        <w:rPr>
          <w:rFonts w:ascii="Souvenir Lt BT" w:hAnsi="Souvenir Lt BT" w:cs="Traditional Arabic"/>
          <w:szCs w:val="32"/>
        </w:rPr>
        <w:t>Makkah</w:t>
      </w:r>
      <w:r w:rsidRPr="00514850">
        <w:rPr>
          <w:rFonts w:ascii="Souvenir Lt BT" w:hAnsi="Souvenir Lt BT" w:cs="Traditional Arabic"/>
          <w:szCs w:val="32"/>
        </w:rPr>
        <w:t xml:space="preserve">. Ini adalah pendapat mayoritas ulama dari mazhab </w:t>
      </w:r>
      <w:proofErr w:type="spellStart"/>
      <w:r w:rsidRPr="00514850">
        <w:rPr>
          <w:rFonts w:ascii="Souvenir Lt BT" w:hAnsi="Souvenir Lt BT" w:cs="Traditional Arabic"/>
          <w:szCs w:val="32"/>
        </w:rPr>
        <w:t>Hanafiyah</w:t>
      </w:r>
      <w:proofErr w:type="spellEnd"/>
      <w:r w:rsidRPr="00514850">
        <w:rPr>
          <w:rFonts w:ascii="Souvenir Lt BT" w:hAnsi="Souvenir Lt BT" w:cs="Traditional Arabic"/>
          <w:szCs w:val="32"/>
        </w:rPr>
        <w:t xml:space="preserve">, </w:t>
      </w:r>
      <w:proofErr w:type="spellStart"/>
      <w:r w:rsidR="00463C0E">
        <w:rPr>
          <w:rFonts w:ascii="Souvenir Lt BT" w:hAnsi="Souvenir Lt BT" w:cs="Traditional Arabic"/>
          <w:szCs w:val="32"/>
        </w:rPr>
        <w:t>Malikiah</w:t>
      </w:r>
      <w:proofErr w:type="spellEnd"/>
      <w:r w:rsidRPr="00514850">
        <w:rPr>
          <w:rFonts w:ascii="Souvenir Lt BT" w:hAnsi="Souvenir Lt BT" w:cs="Traditional Arabic"/>
          <w:szCs w:val="32"/>
        </w:rPr>
        <w:t xml:space="preserve">, dan </w:t>
      </w:r>
      <w:proofErr w:type="spellStart"/>
      <w:r w:rsidRPr="00514850">
        <w:rPr>
          <w:rFonts w:ascii="Souvenir Lt BT" w:hAnsi="Souvenir Lt BT" w:cs="Traditional Arabic"/>
          <w:szCs w:val="32"/>
        </w:rPr>
        <w:t>Syafi</w:t>
      </w:r>
      <w:r w:rsidR="00A257FA">
        <w:rPr>
          <w:rFonts w:ascii="Souvenir Lt BT" w:hAnsi="Souvenir Lt BT" w:cs="Traditional Arabic"/>
          <w:szCs w:val="32"/>
        </w:rPr>
        <w:t>’</w:t>
      </w:r>
      <w:r w:rsidRPr="00514850">
        <w:rPr>
          <w:rFonts w:ascii="Souvenir Lt BT" w:hAnsi="Souvenir Lt BT" w:cs="Traditional Arabic"/>
          <w:szCs w:val="32"/>
        </w:rPr>
        <w:t>iyah</w:t>
      </w:r>
      <w:proofErr w:type="spellEnd"/>
      <w:r w:rsidR="002A1F50">
        <w:rPr>
          <w:rFonts w:ascii="Souvenir Lt BT" w:hAnsi="Souvenir Lt BT" w:cs="Traditional Arabic"/>
          <w:szCs w:val="32"/>
        </w:rPr>
        <w:t>.</w:t>
      </w:r>
      <w:r w:rsidR="002A1F50">
        <w:rPr>
          <w:rStyle w:val="ReferensiCatatanKaki"/>
          <w:rFonts w:ascii="Souvenir Lt BT" w:hAnsi="Souvenir Lt BT" w:cs="Traditional Arabic"/>
          <w:szCs w:val="32"/>
        </w:rPr>
        <w:footnoteReference w:id="82"/>
      </w:r>
      <w:r w:rsidRPr="00514850">
        <w:rPr>
          <w:rFonts w:ascii="Souvenir Lt BT" w:hAnsi="Souvenir Lt BT" w:cs="Traditional Arabic"/>
          <w:szCs w:val="32"/>
        </w:rPr>
        <w:t xml:space="preserve"> </w:t>
      </w:r>
    </w:p>
    <w:p w14:paraId="20C02D48" w14:textId="77777777" w:rsidR="00514850" w:rsidRPr="00514850" w:rsidRDefault="00514850" w:rsidP="007B7165">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514850">
        <w:rPr>
          <w:rFonts w:ascii="Souvenir Lt BT" w:hAnsi="Souvenir Lt BT" w:cs="Traditional Arabic"/>
          <w:b/>
          <w:bCs/>
          <w:szCs w:val="32"/>
        </w:rPr>
        <w:t>Pendapat yang lebih kuat adalah pendapat kedua</w:t>
      </w:r>
      <w:r w:rsidRPr="00514850">
        <w:rPr>
          <w:rFonts w:ascii="Souvenir Lt BT" w:hAnsi="Souvenir Lt BT" w:cs="Traditional Arabic"/>
          <w:szCs w:val="32"/>
        </w:rPr>
        <w:t>, berdasarkan beberapa argumen berikut.</w:t>
      </w:r>
    </w:p>
    <w:p w14:paraId="0795DFA1" w14:textId="0D966951" w:rsidR="00514850" w:rsidRPr="00514850" w:rsidRDefault="00514850" w:rsidP="00AB195C">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514850">
        <w:rPr>
          <w:rFonts w:ascii="Souvenir Lt BT" w:hAnsi="Souvenir Lt BT" w:cs="Traditional Arabic"/>
          <w:b/>
          <w:bCs/>
          <w:szCs w:val="32"/>
        </w:rPr>
        <w:t>Pertama,</w:t>
      </w:r>
      <w:r w:rsidRPr="00514850">
        <w:rPr>
          <w:rFonts w:ascii="Souvenir Lt BT" w:hAnsi="Souvenir Lt BT" w:cs="Traditional Arabic"/>
          <w:szCs w:val="32"/>
        </w:rPr>
        <w:t xml:space="preserve"> lafal </w:t>
      </w:r>
      <w:r w:rsidR="00A257FA">
        <w:rPr>
          <w:rFonts w:ascii="Souvenir Lt BT" w:hAnsi="Souvenir Lt BT" w:cs="Traditional Arabic"/>
          <w:i/>
          <w:iCs/>
          <w:szCs w:val="32"/>
        </w:rPr>
        <w:t>“</w:t>
      </w:r>
      <w:r w:rsidR="0057099E">
        <w:rPr>
          <w:rFonts w:ascii="Souvenir Lt BT" w:hAnsi="Souvenir Lt BT" w:cs="Traditional Arabic"/>
          <w:i/>
          <w:iCs/>
          <w:szCs w:val="32"/>
        </w:rPr>
        <w:t>Masjidilharam</w:t>
      </w:r>
      <w:r w:rsidR="00A257FA">
        <w:rPr>
          <w:rFonts w:ascii="Souvenir Lt BT" w:hAnsi="Souvenir Lt BT" w:cs="Traditional Arabic"/>
          <w:i/>
          <w:iCs/>
          <w:szCs w:val="32"/>
        </w:rPr>
        <w:t>”</w:t>
      </w:r>
      <w:r w:rsidRPr="00514850">
        <w:rPr>
          <w:rFonts w:ascii="Souvenir Lt BT" w:hAnsi="Souvenir Lt BT" w:cs="Traditional Arabic"/>
          <w:szCs w:val="32"/>
        </w:rPr>
        <w:t xml:space="preserve"> disebutkan dalam </w:t>
      </w:r>
      <w:proofErr w:type="spellStart"/>
      <w:r w:rsidR="00AB195C" w:rsidRPr="000064A5">
        <w:rPr>
          <w:rFonts w:ascii="Souvenir Lt BT" w:hAnsi="Souvenir Lt BT" w:cs="Traditional Arabic"/>
          <w:szCs w:val="32"/>
        </w:rPr>
        <w:t>a</w:t>
      </w:r>
      <w:r w:rsidRPr="00514850">
        <w:rPr>
          <w:rFonts w:ascii="Souvenir Lt BT" w:hAnsi="Souvenir Lt BT" w:cs="Traditional Arabic"/>
          <w:szCs w:val="32"/>
        </w:rPr>
        <w:t>l-Qur</w:t>
      </w:r>
      <w:r w:rsidR="00AB195C" w:rsidRPr="000064A5">
        <w:rPr>
          <w:rFonts w:ascii="Souvenir Lt BT" w:hAnsi="Souvenir Lt BT" w:cs="Traditional Arabic"/>
          <w:szCs w:val="32"/>
        </w:rPr>
        <w:t>`</w:t>
      </w:r>
      <w:r w:rsidRPr="00514850">
        <w:rPr>
          <w:rFonts w:ascii="Souvenir Lt BT" w:hAnsi="Souvenir Lt BT" w:cs="Traditional Arabic"/>
          <w:szCs w:val="32"/>
        </w:rPr>
        <w:t>an</w:t>
      </w:r>
      <w:proofErr w:type="spellEnd"/>
      <w:r w:rsidRPr="00514850">
        <w:rPr>
          <w:rFonts w:ascii="Souvenir Lt BT" w:hAnsi="Souvenir Lt BT" w:cs="Traditional Arabic"/>
          <w:szCs w:val="32"/>
        </w:rPr>
        <w:t xml:space="preserve"> sebanyak lima belas kali, dan seluruhnya bermakna tanah haram </w:t>
      </w:r>
      <w:r w:rsidR="00FB4A79">
        <w:rPr>
          <w:rFonts w:ascii="Souvenir Lt BT" w:hAnsi="Souvenir Lt BT" w:cs="Traditional Arabic"/>
          <w:szCs w:val="32"/>
        </w:rPr>
        <w:t>Makkah</w:t>
      </w:r>
      <w:r w:rsidRPr="00514850">
        <w:rPr>
          <w:rFonts w:ascii="Souvenir Lt BT" w:hAnsi="Souvenir Lt BT" w:cs="Traditional Arabic"/>
          <w:szCs w:val="32"/>
        </w:rPr>
        <w:t xml:space="preserve">, kecuali satu ayat yang diulang tiga kali, yaitu firman </w:t>
      </w:r>
      <w:r w:rsidR="00AB195C" w:rsidRPr="000064A5">
        <w:rPr>
          <w:rFonts w:ascii="Souvenir Lt BT" w:hAnsi="Souvenir Lt BT" w:cs="Traditional Arabic"/>
          <w:szCs w:val="32"/>
        </w:rPr>
        <w:t xml:space="preserve">Allah </w:t>
      </w:r>
      <w:r w:rsidR="00AB195C" w:rsidRPr="000064A5">
        <w:rPr>
          <w:rFonts w:ascii="Souvenir Lt BT" w:hAnsi="Souvenir Lt BT" w:cs="Traditional Arabic"/>
          <w:szCs w:val="32"/>
          <w:rtl/>
        </w:rPr>
        <w:t>ﷻ</w:t>
      </w:r>
      <w:r w:rsidR="00AB195C" w:rsidRPr="000064A5">
        <w:rPr>
          <w:rFonts w:ascii="Souvenir Lt BT" w:hAnsi="Souvenir Lt BT" w:cs="Traditional Arabic"/>
          <w:szCs w:val="32"/>
        </w:rPr>
        <w:t>,</w:t>
      </w:r>
    </w:p>
    <w:p w14:paraId="1BB0C702" w14:textId="66F5CBBF" w:rsidR="00514850" w:rsidRPr="005E1E1B" w:rsidRDefault="005E1E1B" w:rsidP="00514850">
      <w:pPr>
        <w:pStyle w:val="NormalWeb"/>
        <w:shd w:val="clear" w:color="auto" w:fill="FFFFFF"/>
        <w:bidi/>
        <w:spacing w:before="0" w:beforeAutospacing="0" w:after="0" w:afterAutospacing="0" w:line="276" w:lineRule="auto"/>
        <w:jc w:val="both"/>
        <w:rPr>
          <w:rFonts w:ascii="Souvenir Lt BT" w:hAnsi="Souvenir Lt BT" w:cs="KFGQPC HAFS Uthmanic Script"/>
          <w:szCs w:val="32"/>
        </w:rPr>
      </w:pPr>
      <w:proofErr w:type="spellStart"/>
      <w:r w:rsidRPr="005E1E1B">
        <w:rPr>
          <w:rFonts w:ascii="Traditional Arabic" w:hAnsi="Traditional Arabic" w:cs="KFGQPC HAFS Uthmanic Script" w:hint="cs"/>
          <w:szCs w:val="32"/>
          <w:rtl/>
        </w:rPr>
        <w:t>ﵟفَوَلِّ</w:t>
      </w:r>
      <w:proofErr w:type="spellEnd"/>
      <w:r w:rsidRPr="005E1E1B">
        <w:rPr>
          <w:rFonts w:ascii="Souvenir Lt BT" w:hAnsi="Souvenir Lt BT" w:cs="KFGQPC HAFS Uthmanic Script" w:hint="cs"/>
          <w:szCs w:val="32"/>
          <w:rtl/>
        </w:rPr>
        <w:t xml:space="preserve"> </w:t>
      </w:r>
      <w:proofErr w:type="spellStart"/>
      <w:r w:rsidRPr="005E1E1B">
        <w:rPr>
          <w:rFonts w:ascii="Traditional Arabic" w:hAnsi="Traditional Arabic" w:cs="KFGQPC HAFS Uthmanic Script" w:hint="cs"/>
          <w:szCs w:val="32"/>
          <w:rtl/>
        </w:rPr>
        <w:t>وَجۡهَكَ</w:t>
      </w:r>
      <w:proofErr w:type="spellEnd"/>
      <w:r w:rsidRPr="005E1E1B">
        <w:rPr>
          <w:rFonts w:ascii="Souvenir Lt BT" w:hAnsi="Souvenir Lt BT" w:cs="KFGQPC HAFS Uthmanic Script" w:hint="cs"/>
          <w:szCs w:val="32"/>
          <w:rtl/>
        </w:rPr>
        <w:t xml:space="preserve"> </w:t>
      </w:r>
      <w:proofErr w:type="spellStart"/>
      <w:r w:rsidRPr="005E1E1B">
        <w:rPr>
          <w:rFonts w:ascii="Traditional Arabic" w:hAnsi="Traditional Arabic" w:cs="KFGQPC HAFS Uthmanic Script" w:hint="cs"/>
          <w:szCs w:val="32"/>
          <w:rtl/>
        </w:rPr>
        <w:t>شَطۡرَ</w:t>
      </w:r>
      <w:proofErr w:type="spellEnd"/>
      <w:r w:rsidRPr="005E1E1B">
        <w:rPr>
          <w:rFonts w:ascii="Souvenir Lt BT" w:hAnsi="Souvenir Lt BT" w:cs="KFGQPC HAFS Uthmanic Script" w:hint="cs"/>
          <w:szCs w:val="32"/>
          <w:rtl/>
        </w:rPr>
        <w:t xml:space="preserve"> </w:t>
      </w:r>
      <w:proofErr w:type="spellStart"/>
      <w:r w:rsidRPr="005E1E1B">
        <w:rPr>
          <w:rFonts w:ascii="Traditional Arabic" w:hAnsi="Traditional Arabic" w:cs="KFGQPC HAFS Uthmanic Script" w:hint="cs"/>
          <w:szCs w:val="32"/>
          <w:rtl/>
        </w:rPr>
        <w:t>ٱلۡمَسۡجِدِ</w:t>
      </w:r>
      <w:proofErr w:type="spellEnd"/>
      <w:r w:rsidRPr="005E1E1B">
        <w:rPr>
          <w:rFonts w:ascii="Souvenir Lt BT" w:hAnsi="Souvenir Lt BT" w:cs="KFGQPC HAFS Uthmanic Script" w:hint="cs"/>
          <w:szCs w:val="32"/>
          <w:rtl/>
        </w:rPr>
        <w:t xml:space="preserve"> </w:t>
      </w:r>
      <w:proofErr w:type="spellStart"/>
      <w:r w:rsidRPr="005E1E1B">
        <w:rPr>
          <w:rFonts w:ascii="Traditional Arabic" w:hAnsi="Traditional Arabic" w:cs="KFGQPC HAFS Uthmanic Script" w:hint="cs"/>
          <w:szCs w:val="32"/>
          <w:rtl/>
        </w:rPr>
        <w:t>ٱلۡحَرَامِۚﵞ</w:t>
      </w:r>
      <w:proofErr w:type="spellEnd"/>
      <w:r w:rsidRPr="005E1E1B">
        <w:rPr>
          <w:rFonts w:ascii="Souvenir Lt BT" w:hAnsi="Souvenir Lt BT" w:cs="KFGQPC HAFS Uthmanic Script" w:hint="cs"/>
          <w:szCs w:val="32"/>
          <w:rtl/>
        </w:rPr>
        <w:t> </w:t>
      </w:r>
    </w:p>
    <w:p w14:paraId="67CF4EF2" w14:textId="326B98A4" w:rsidR="00514850" w:rsidRPr="00514850" w:rsidRDefault="00A257FA" w:rsidP="00514850">
      <w:pPr>
        <w:pStyle w:val="NormalWeb"/>
        <w:shd w:val="clear" w:color="auto" w:fill="FFFFFF"/>
        <w:spacing w:before="0" w:beforeAutospacing="0" w:after="0" w:afterAutospacing="0" w:line="276" w:lineRule="auto"/>
        <w:jc w:val="both"/>
        <w:rPr>
          <w:rFonts w:ascii="Souvenir Lt BT" w:hAnsi="Souvenir Lt BT" w:cs="Traditional Arabic"/>
          <w:szCs w:val="32"/>
        </w:rPr>
      </w:pPr>
      <w:r>
        <w:rPr>
          <w:rFonts w:ascii="Souvenir Lt BT" w:hAnsi="Souvenir Lt BT" w:cs="Traditional Arabic"/>
          <w:i/>
          <w:iCs/>
          <w:szCs w:val="32"/>
        </w:rPr>
        <w:t>“</w:t>
      </w:r>
      <w:r w:rsidR="00514850" w:rsidRPr="00514850">
        <w:rPr>
          <w:rFonts w:ascii="Souvenir Lt BT" w:hAnsi="Souvenir Lt BT" w:cs="Traditional Arabic"/>
          <w:i/>
          <w:iCs/>
          <w:szCs w:val="32"/>
        </w:rPr>
        <w:t xml:space="preserve">Maka arahkanlah wajahmu ke </w:t>
      </w:r>
      <w:r w:rsidR="0057099E">
        <w:rPr>
          <w:rFonts w:ascii="Souvenir Lt BT" w:hAnsi="Souvenir Lt BT" w:cs="Traditional Arabic"/>
          <w:i/>
          <w:iCs/>
          <w:szCs w:val="32"/>
        </w:rPr>
        <w:t>Masjidilharam</w:t>
      </w:r>
      <w:r w:rsidR="00514850" w:rsidRPr="00514850">
        <w:rPr>
          <w:rFonts w:ascii="Souvenir Lt BT" w:hAnsi="Souvenir Lt BT" w:cs="Traditional Arabic"/>
          <w:i/>
          <w:iCs/>
          <w:szCs w:val="32"/>
        </w:rPr>
        <w:t>.</w:t>
      </w:r>
      <w:r>
        <w:rPr>
          <w:rFonts w:ascii="Souvenir Lt BT" w:hAnsi="Souvenir Lt BT" w:cs="Traditional Arabic"/>
          <w:i/>
          <w:iCs/>
          <w:szCs w:val="32"/>
        </w:rPr>
        <w:t>”</w:t>
      </w:r>
      <w:r w:rsidR="00514850" w:rsidRPr="00514850">
        <w:rPr>
          <w:rFonts w:ascii="Souvenir Lt BT" w:hAnsi="Souvenir Lt BT" w:cs="Traditional Arabic"/>
          <w:szCs w:val="32"/>
        </w:rPr>
        <w:t xml:space="preserve"> (QS. Al-Baqarah: 144, 149</w:t>
      </w:r>
      <w:r w:rsidR="007A4D1A">
        <w:rPr>
          <w:rFonts w:ascii="Souvenir Lt BT" w:hAnsi="Souvenir Lt BT" w:cs="Traditional Arabic"/>
          <w:szCs w:val="32"/>
        </w:rPr>
        <w:t xml:space="preserve"> dan</w:t>
      </w:r>
      <w:r w:rsidR="00514850" w:rsidRPr="00514850">
        <w:rPr>
          <w:rFonts w:ascii="Souvenir Lt BT" w:hAnsi="Souvenir Lt BT" w:cs="Traditional Arabic"/>
          <w:szCs w:val="32"/>
        </w:rPr>
        <w:t xml:space="preserve"> 150)</w:t>
      </w:r>
    </w:p>
    <w:p w14:paraId="17149519" w14:textId="3E68C0E9" w:rsidR="00514850" w:rsidRPr="00514850" w:rsidRDefault="00514850" w:rsidP="00AB195C">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514850">
        <w:rPr>
          <w:rFonts w:ascii="Souvenir Lt BT" w:hAnsi="Souvenir Lt BT" w:cs="Traditional Arabic"/>
          <w:szCs w:val="32"/>
        </w:rPr>
        <w:t xml:space="preserve">Ini menunjukkan bahwa makna asal </w:t>
      </w:r>
      <w:r w:rsidR="00A257FA">
        <w:rPr>
          <w:rFonts w:ascii="Souvenir Lt BT" w:hAnsi="Souvenir Lt BT" w:cs="Traditional Arabic"/>
          <w:i/>
          <w:iCs/>
          <w:szCs w:val="32"/>
        </w:rPr>
        <w:t>“</w:t>
      </w:r>
      <w:r w:rsidR="0057099E">
        <w:rPr>
          <w:rFonts w:ascii="Souvenir Lt BT" w:hAnsi="Souvenir Lt BT" w:cs="Traditional Arabic"/>
          <w:i/>
          <w:iCs/>
          <w:szCs w:val="32"/>
        </w:rPr>
        <w:t>Masjidilharam</w:t>
      </w:r>
      <w:r w:rsidR="00A257FA">
        <w:rPr>
          <w:rFonts w:ascii="Souvenir Lt BT" w:hAnsi="Souvenir Lt BT" w:cs="Traditional Arabic"/>
          <w:i/>
          <w:iCs/>
          <w:szCs w:val="32"/>
        </w:rPr>
        <w:t>”</w:t>
      </w:r>
      <w:r w:rsidRPr="00514850">
        <w:rPr>
          <w:rFonts w:ascii="Souvenir Lt BT" w:hAnsi="Souvenir Lt BT" w:cs="Traditional Arabic"/>
          <w:szCs w:val="32"/>
        </w:rPr>
        <w:t xml:space="preserve"> adalah tanah haram </w:t>
      </w:r>
      <w:r w:rsidR="00FB4A79">
        <w:rPr>
          <w:rFonts w:ascii="Souvenir Lt BT" w:hAnsi="Souvenir Lt BT" w:cs="Traditional Arabic"/>
          <w:szCs w:val="32"/>
        </w:rPr>
        <w:t>Makkah</w:t>
      </w:r>
      <w:r w:rsidRPr="00514850">
        <w:rPr>
          <w:rFonts w:ascii="Souvenir Lt BT" w:hAnsi="Souvenir Lt BT" w:cs="Traditional Arabic"/>
          <w:szCs w:val="32"/>
        </w:rPr>
        <w:t>, sehingga lafal tersebut dalam hadis pun semestinya dibawa kepada makna asalnya.</w:t>
      </w:r>
      <w:r w:rsidR="0026411D" w:rsidRPr="000064A5">
        <w:rPr>
          <w:rFonts w:ascii="Souvenir Lt BT" w:eastAsiaTheme="minorHAnsi" w:hAnsi="Souvenir Lt BT" w:cs="Traditional Arabic"/>
          <w:szCs w:val="32"/>
          <w:vertAlign w:val="superscript"/>
          <w:lang w:eastAsia="en-US"/>
        </w:rPr>
        <w:footnoteReference w:id="83"/>
      </w:r>
    </w:p>
    <w:p w14:paraId="0BA8AB3D" w14:textId="3E2BC096" w:rsidR="00514850" w:rsidRPr="00514850" w:rsidRDefault="00514850" w:rsidP="00AB195C">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514850">
        <w:rPr>
          <w:rFonts w:ascii="Souvenir Lt BT" w:hAnsi="Souvenir Lt BT" w:cs="Traditional Arabic"/>
          <w:b/>
          <w:bCs/>
          <w:szCs w:val="32"/>
        </w:rPr>
        <w:t>Kedua,</w:t>
      </w:r>
      <w:r w:rsidRPr="00514850">
        <w:rPr>
          <w:rFonts w:ascii="Souvenir Lt BT" w:hAnsi="Souvenir Lt BT" w:cs="Traditional Arabic"/>
          <w:szCs w:val="32"/>
        </w:rPr>
        <w:t xml:space="preserve"> bahkan kata </w:t>
      </w:r>
      <w:r w:rsidR="00A257FA">
        <w:rPr>
          <w:rFonts w:ascii="Souvenir Lt BT" w:hAnsi="Souvenir Lt BT" w:cs="Traditional Arabic"/>
          <w:i/>
          <w:iCs/>
          <w:szCs w:val="32"/>
        </w:rPr>
        <w:t>“</w:t>
      </w:r>
      <w:proofErr w:type="spellStart"/>
      <w:r w:rsidR="00AB195C" w:rsidRPr="000064A5">
        <w:rPr>
          <w:rFonts w:ascii="Souvenir Lt BT" w:hAnsi="Souvenir Lt BT" w:cs="Traditional Arabic"/>
          <w:i/>
          <w:iCs/>
          <w:szCs w:val="32"/>
        </w:rPr>
        <w:t>a</w:t>
      </w:r>
      <w:r w:rsidRPr="00514850">
        <w:rPr>
          <w:rFonts w:ascii="Souvenir Lt BT" w:hAnsi="Souvenir Lt BT" w:cs="Traditional Arabic"/>
          <w:i/>
          <w:iCs/>
          <w:szCs w:val="32"/>
        </w:rPr>
        <w:t>l</w:t>
      </w:r>
      <w:proofErr w:type="spellEnd"/>
      <w:r w:rsidRPr="00514850">
        <w:rPr>
          <w:rFonts w:ascii="Souvenir Lt BT" w:hAnsi="Souvenir Lt BT" w:cs="Traditional Arabic"/>
          <w:i/>
          <w:iCs/>
          <w:szCs w:val="32"/>
        </w:rPr>
        <w:t>-Bait</w:t>
      </w:r>
      <w:r w:rsidR="00A257FA">
        <w:rPr>
          <w:rFonts w:ascii="Souvenir Lt BT" w:hAnsi="Souvenir Lt BT" w:cs="Traditional Arabic"/>
          <w:i/>
          <w:iCs/>
          <w:szCs w:val="32"/>
        </w:rPr>
        <w:t>”</w:t>
      </w:r>
      <w:r w:rsidRPr="00514850">
        <w:rPr>
          <w:rFonts w:ascii="Souvenir Lt BT" w:hAnsi="Souvenir Lt BT" w:cs="Traditional Arabic"/>
          <w:szCs w:val="32"/>
        </w:rPr>
        <w:t xml:space="preserve"> (</w:t>
      </w:r>
      <w:proofErr w:type="spellStart"/>
      <w:r w:rsidRPr="00514850">
        <w:rPr>
          <w:rFonts w:ascii="Souvenir Lt BT" w:hAnsi="Souvenir Lt BT" w:cs="Traditional Arabic"/>
          <w:szCs w:val="32"/>
        </w:rPr>
        <w:t>Ka</w:t>
      </w:r>
      <w:r w:rsidR="00A257FA">
        <w:rPr>
          <w:rFonts w:ascii="Souvenir Lt BT" w:hAnsi="Souvenir Lt BT" w:cs="Traditional Arabic"/>
          <w:szCs w:val="32"/>
        </w:rPr>
        <w:t>’</w:t>
      </w:r>
      <w:r w:rsidRPr="00514850">
        <w:rPr>
          <w:rFonts w:ascii="Souvenir Lt BT" w:hAnsi="Souvenir Lt BT" w:cs="Traditional Arabic"/>
          <w:szCs w:val="32"/>
        </w:rPr>
        <w:t>bah</w:t>
      </w:r>
      <w:proofErr w:type="spellEnd"/>
      <w:r w:rsidRPr="00514850">
        <w:rPr>
          <w:rFonts w:ascii="Souvenir Lt BT" w:hAnsi="Souvenir Lt BT" w:cs="Traditional Arabic"/>
          <w:szCs w:val="32"/>
        </w:rPr>
        <w:t xml:space="preserve">) pun terkadang bermakna seluruh tanah haram. </w:t>
      </w:r>
      <w:r w:rsidR="00AB195C" w:rsidRPr="000064A5">
        <w:rPr>
          <w:rFonts w:ascii="Souvenir Lt BT" w:hAnsi="Souvenir Lt BT" w:cs="Traditional Arabic"/>
          <w:szCs w:val="32"/>
        </w:rPr>
        <w:t xml:space="preserve">Allah </w:t>
      </w:r>
      <w:r w:rsidR="00AB195C" w:rsidRPr="000064A5">
        <w:rPr>
          <w:rFonts w:ascii="Souvenir Lt BT" w:hAnsi="Souvenir Lt BT" w:cs="Traditional Arabic"/>
          <w:szCs w:val="32"/>
          <w:rtl/>
        </w:rPr>
        <w:t>ﷻ</w:t>
      </w:r>
      <w:r w:rsidRPr="00514850">
        <w:rPr>
          <w:rFonts w:ascii="Souvenir Lt BT" w:hAnsi="Souvenir Lt BT" w:cs="Traditional Arabic"/>
          <w:szCs w:val="32"/>
        </w:rPr>
        <w:t xml:space="preserve"> berfirman</w:t>
      </w:r>
      <w:r w:rsidR="00AB195C" w:rsidRPr="000064A5">
        <w:rPr>
          <w:rFonts w:ascii="Souvenir Lt BT" w:hAnsi="Souvenir Lt BT" w:cs="Traditional Arabic"/>
          <w:szCs w:val="32"/>
        </w:rPr>
        <w:t>,</w:t>
      </w:r>
    </w:p>
    <w:p w14:paraId="60BDFDC1" w14:textId="33604C40" w:rsidR="00514850" w:rsidRPr="00471FDC" w:rsidRDefault="00471FDC" w:rsidP="00514850">
      <w:pPr>
        <w:pStyle w:val="NormalWeb"/>
        <w:shd w:val="clear" w:color="auto" w:fill="FFFFFF"/>
        <w:bidi/>
        <w:spacing w:before="0" w:beforeAutospacing="0" w:after="0" w:afterAutospacing="0" w:line="276" w:lineRule="auto"/>
        <w:jc w:val="both"/>
        <w:rPr>
          <w:rFonts w:ascii="Souvenir Lt BT" w:hAnsi="Souvenir Lt BT" w:cs="KFGQPC HAFS Uthmanic Script"/>
          <w:szCs w:val="32"/>
        </w:rPr>
      </w:pPr>
      <w:proofErr w:type="spellStart"/>
      <w:r w:rsidRPr="00471FDC">
        <w:rPr>
          <w:rFonts w:ascii="Traditional Arabic" w:hAnsi="Traditional Arabic" w:cs="KFGQPC HAFS Uthmanic Script" w:hint="cs"/>
          <w:szCs w:val="32"/>
          <w:rtl/>
        </w:rPr>
        <w:t>ﵟوَإِذۡ</w:t>
      </w:r>
      <w:proofErr w:type="spellEnd"/>
      <w:r w:rsidRPr="00471FDC">
        <w:rPr>
          <w:rFonts w:ascii="Souvenir Lt BT" w:hAnsi="Souvenir Lt BT" w:cs="KFGQPC HAFS Uthmanic Script" w:hint="cs"/>
          <w:szCs w:val="32"/>
          <w:rtl/>
        </w:rPr>
        <w:t xml:space="preserve"> </w:t>
      </w:r>
      <w:proofErr w:type="spellStart"/>
      <w:r w:rsidRPr="00471FDC">
        <w:rPr>
          <w:rFonts w:ascii="Traditional Arabic" w:hAnsi="Traditional Arabic" w:cs="KFGQPC HAFS Uthmanic Script" w:hint="cs"/>
          <w:szCs w:val="32"/>
          <w:rtl/>
        </w:rPr>
        <w:t>جَعَلۡنَا</w:t>
      </w:r>
      <w:proofErr w:type="spellEnd"/>
      <w:r w:rsidRPr="00471FDC">
        <w:rPr>
          <w:rFonts w:ascii="Souvenir Lt BT" w:hAnsi="Souvenir Lt BT" w:cs="KFGQPC HAFS Uthmanic Script" w:hint="cs"/>
          <w:szCs w:val="32"/>
          <w:rtl/>
        </w:rPr>
        <w:t xml:space="preserve"> </w:t>
      </w:r>
      <w:proofErr w:type="spellStart"/>
      <w:r w:rsidRPr="00471FDC">
        <w:rPr>
          <w:rFonts w:ascii="Traditional Arabic" w:hAnsi="Traditional Arabic" w:cs="KFGQPC HAFS Uthmanic Script" w:hint="cs"/>
          <w:szCs w:val="32"/>
          <w:rtl/>
        </w:rPr>
        <w:t>ٱلۡبَيۡتَ</w:t>
      </w:r>
      <w:proofErr w:type="spellEnd"/>
      <w:r w:rsidRPr="00471FDC">
        <w:rPr>
          <w:rFonts w:ascii="Souvenir Lt BT" w:hAnsi="Souvenir Lt BT" w:cs="KFGQPC HAFS Uthmanic Script" w:hint="cs"/>
          <w:szCs w:val="32"/>
          <w:rtl/>
        </w:rPr>
        <w:t xml:space="preserve"> </w:t>
      </w:r>
      <w:r w:rsidRPr="00471FDC">
        <w:rPr>
          <w:rFonts w:ascii="Traditional Arabic" w:hAnsi="Traditional Arabic" w:cs="KFGQPC HAFS Uthmanic Script" w:hint="cs"/>
          <w:szCs w:val="32"/>
          <w:rtl/>
        </w:rPr>
        <w:t>مَثَابَة</w:t>
      </w:r>
      <w:r w:rsidRPr="00471FDC">
        <w:rPr>
          <w:rFonts w:cs="KFGQPC HAFS Uthmanic Script" w:hint="cs"/>
          <w:szCs w:val="32"/>
          <w:rtl/>
        </w:rPr>
        <w:t>ٗ</w:t>
      </w:r>
      <w:r w:rsidRPr="00471FDC">
        <w:rPr>
          <w:rFonts w:ascii="Souvenir Lt BT" w:hAnsi="Souvenir Lt BT" w:cs="KFGQPC HAFS Uthmanic Script" w:hint="cs"/>
          <w:szCs w:val="32"/>
          <w:rtl/>
        </w:rPr>
        <w:t xml:space="preserve"> </w:t>
      </w:r>
      <w:r w:rsidRPr="00471FDC">
        <w:rPr>
          <w:rFonts w:ascii="Traditional Arabic" w:hAnsi="Traditional Arabic" w:cs="KFGQPC HAFS Uthmanic Script" w:hint="cs"/>
          <w:szCs w:val="32"/>
          <w:rtl/>
        </w:rPr>
        <w:t>لِّلنَّاسِ</w:t>
      </w:r>
      <w:r w:rsidRPr="00471FDC">
        <w:rPr>
          <w:rFonts w:ascii="Souvenir Lt BT" w:hAnsi="Souvenir Lt BT" w:cs="KFGQPC HAFS Uthmanic Script" w:hint="cs"/>
          <w:szCs w:val="32"/>
          <w:rtl/>
        </w:rPr>
        <w:t xml:space="preserve"> </w:t>
      </w:r>
      <w:proofErr w:type="spellStart"/>
      <w:r w:rsidRPr="00471FDC">
        <w:rPr>
          <w:rFonts w:ascii="Traditional Arabic" w:hAnsi="Traditional Arabic" w:cs="KFGQPC HAFS Uthmanic Script" w:hint="cs"/>
          <w:szCs w:val="32"/>
          <w:rtl/>
        </w:rPr>
        <w:t>وَأَمۡن</w:t>
      </w:r>
      <w:r w:rsidRPr="00471FDC">
        <w:rPr>
          <w:rFonts w:cs="KFGQPC HAFS Uthmanic Script" w:hint="cs"/>
          <w:szCs w:val="32"/>
          <w:rtl/>
        </w:rPr>
        <w:t>ٗ</w:t>
      </w:r>
      <w:r w:rsidRPr="00471FDC">
        <w:rPr>
          <w:rFonts w:ascii="Traditional Arabic" w:hAnsi="Traditional Arabic" w:cs="KFGQPC HAFS Uthmanic Script" w:hint="cs"/>
          <w:szCs w:val="32"/>
          <w:rtl/>
        </w:rPr>
        <w:t>اﵞ</w:t>
      </w:r>
      <w:proofErr w:type="spellEnd"/>
      <w:r w:rsidRPr="00471FDC">
        <w:rPr>
          <w:rFonts w:ascii="Souvenir Lt BT" w:hAnsi="Souvenir Lt BT" w:cs="KFGQPC HAFS Uthmanic Script" w:hint="cs"/>
          <w:szCs w:val="32"/>
          <w:rtl/>
        </w:rPr>
        <w:t> </w:t>
      </w:r>
    </w:p>
    <w:p w14:paraId="73BCB099" w14:textId="291E0FAD" w:rsidR="00514850" w:rsidRPr="00514850" w:rsidRDefault="00A257FA" w:rsidP="00514850">
      <w:pPr>
        <w:pStyle w:val="NormalWeb"/>
        <w:shd w:val="clear" w:color="auto" w:fill="FFFFFF"/>
        <w:spacing w:before="0" w:beforeAutospacing="0" w:after="0" w:afterAutospacing="0" w:line="276" w:lineRule="auto"/>
        <w:jc w:val="both"/>
        <w:rPr>
          <w:rFonts w:ascii="Souvenir Lt BT" w:hAnsi="Souvenir Lt BT" w:cs="Traditional Arabic"/>
          <w:szCs w:val="32"/>
        </w:rPr>
      </w:pPr>
      <w:r>
        <w:rPr>
          <w:rFonts w:ascii="Souvenir Lt BT" w:hAnsi="Souvenir Lt BT" w:cs="Traditional Arabic"/>
          <w:i/>
          <w:iCs/>
          <w:szCs w:val="32"/>
        </w:rPr>
        <w:t>“</w:t>
      </w:r>
      <w:r w:rsidR="00514850" w:rsidRPr="00514850">
        <w:rPr>
          <w:rFonts w:ascii="Souvenir Lt BT" w:hAnsi="Souvenir Lt BT" w:cs="Traditional Arabic"/>
          <w:i/>
          <w:iCs/>
          <w:szCs w:val="32"/>
        </w:rPr>
        <w:t>Dan (ingatlah) ketika Kami menjadikan rumah itu (Baitullah) tempat berkumpul bagi manusia dan tempat yang aman.</w:t>
      </w:r>
      <w:r>
        <w:rPr>
          <w:rFonts w:ascii="Souvenir Lt BT" w:hAnsi="Souvenir Lt BT" w:cs="Traditional Arabic"/>
          <w:i/>
          <w:iCs/>
          <w:szCs w:val="32"/>
        </w:rPr>
        <w:t>”</w:t>
      </w:r>
      <w:r w:rsidR="00514850" w:rsidRPr="00514850">
        <w:rPr>
          <w:rFonts w:ascii="Souvenir Lt BT" w:hAnsi="Souvenir Lt BT" w:cs="Traditional Arabic"/>
          <w:szCs w:val="32"/>
        </w:rPr>
        <w:t xml:space="preserve"> (QS. Al-Baqarah: 125)</w:t>
      </w:r>
    </w:p>
    <w:p w14:paraId="28CFD578" w14:textId="4D556D49" w:rsidR="00514850" w:rsidRPr="00514850" w:rsidRDefault="00514850" w:rsidP="00AB195C">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514850">
        <w:rPr>
          <w:rFonts w:ascii="Souvenir Lt BT" w:hAnsi="Souvenir Lt BT" w:cs="Traditional Arabic"/>
          <w:szCs w:val="32"/>
        </w:rPr>
        <w:t>Al-</w:t>
      </w:r>
      <w:proofErr w:type="spellStart"/>
      <w:r w:rsidRPr="00514850">
        <w:rPr>
          <w:rFonts w:ascii="Souvenir Lt BT" w:hAnsi="Souvenir Lt BT" w:cs="Traditional Arabic"/>
          <w:szCs w:val="32"/>
        </w:rPr>
        <w:t>Jashshash</w:t>
      </w:r>
      <w:proofErr w:type="spellEnd"/>
      <w:r w:rsidRPr="00514850">
        <w:rPr>
          <w:rFonts w:ascii="Souvenir Lt BT" w:hAnsi="Souvenir Lt BT" w:cs="Traditional Arabic"/>
          <w:szCs w:val="32"/>
        </w:rPr>
        <w:t xml:space="preserve"> berkata</w:t>
      </w:r>
      <w:r w:rsidR="00AB195C" w:rsidRPr="000064A5">
        <w:rPr>
          <w:rFonts w:ascii="Souvenir Lt BT" w:hAnsi="Souvenir Lt BT" w:cs="Traditional Arabic"/>
          <w:szCs w:val="32"/>
        </w:rPr>
        <w:t>,</w:t>
      </w:r>
      <w:r w:rsidRPr="00514850">
        <w:rPr>
          <w:rFonts w:ascii="Souvenir Lt BT" w:hAnsi="Souvenir Lt BT" w:cs="Traditional Arabic"/>
          <w:szCs w:val="32"/>
        </w:rPr>
        <w:t xml:space="preserve"> </w:t>
      </w:r>
      <w:r w:rsidR="00A257FA">
        <w:rPr>
          <w:rFonts w:ascii="Souvenir Lt BT" w:hAnsi="Souvenir Lt BT" w:cs="Traditional Arabic"/>
          <w:i/>
          <w:iCs/>
          <w:szCs w:val="32"/>
        </w:rPr>
        <w:t>“</w:t>
      </w:r>
      <w:r w:rsidRPr="00514850">
        <w:rPr>
          <w:rFonts w:ascii="Souvenir Lt BT" w:hAnsi="Souvenir Lt BT" w:cs="Traditional Arabic"/>
          <w:i/>
          <w:iCs/>
          <w:szCs w:val="32"/>
        </w:rPr>
        <w:t xml:space="preserve">Allah </w:t>
      </w:r>
      <w:proofErr w:type="spellStart"/>
      <w:r w:rsidRPr="00514850">
        <w:rPr>
          <w:rFonts w:ascii="Souvenir Lt BT" w:hAnsi="Souvenir Lt BT" w:cs="Traditional Arabic"/>
          <w:i/>
          <w:iCs/>
          <w:szCs w:val="32"/>
        </w:rPr>
        <w:t>mensifati</w:t>
      </w:r>
      <w:proofErr w:type="spellEnd"/>
      <w:r w:rsidRPr="00514850">
        <w:rPr>
          <w:rFonts w:ascii="Souvenir Lt BT" w:hAnsi="Souvenir Lt BT" w:cs="Traditional Arabic"/>
          <w:i/>
          <w:iCs/>
          <w:szCs w:val="32"/>
        </w:rPr>
        <w:t xml:space="preserve"> </w:t>
      </w:r>
      <w:proofErr w:type="spellStart"/>
      <w:r w:rsidR="00AB195C" w:rsidRPr="000064A5">
        <w:rPr>
          <w:rFonts w:ascii="Souvenir Lt BT" w:hAnsi="Souvenir Lt BT" w:cs="Traditional Arabic"/>
          <w:i/>
          <w:iCs/>
          <w:szCs w:val="32"/>
        </w:rPr>
        <w:t>a</w:t>
      </w:r>
      <w:r w:rsidRPr="00514850">
        <w:rPr>
          <w:rFonts w:ascii="Souvenir Lt BT" w:hAnsi="Souvenir Lt BT" w:cs="Traditional Arabic"/>
          <w:i/>
          <w:iCs/>
          <w:szCs w:val="32"/>
        </w:rPr>
        <w:t>l</w:t>
      </w:r>
      <w:proofErr w:type="spellEnd"/>
      <w:r w:rsidRPr="00514850">
        <w:rPr>
          <w:rFonts w:ascii="Souvenir Lt BT" w:hAnsi="Souvenir Lt BT" w:cs="Traditional Arabic"/>
          <w:i/>
          <w:iCs/>
          <w:szCs w:val="32"/>
        </w:rPr>
        <w:t>-Bait (</w:t>
      </w:r>
      <w:proofErr w:type="spellStart"/>
      <w:r w:rsidRPr="00514850">
        <w:rPr>
          <w:rFonts w:ascii="Souvenir Lt BT" w:hAnsi="Souvenir Lt BT" w:cs="Traditional Arabic"/>
          <w:i/>
          <w:iCs/>
          <w:szCs w:val="32"/>
        </w:rPr>
        <w:t>Ka</w:t>
      </w:r>
      <w:r w:rsidR="00A257FA">
        <w:rPr>
          <w:rFonts w:ascii="Souvenir Lt BT" w:hAnsi="Souvenir Lt BT" w:cs="Traditional Arabic"/>
          <w:i/>
          <w:iCs/>
          <w:szCs w:val="32"/>
        </w:rPr>
        <w:t>’</w:t>
      </w:r>
      <w:r w:rsidRPr="00514850">
        <w:rPr>
          <w:rFonts w:ascii="Souvenir Lt BT" w:hAnsi="Souvenir Lt BT" w:cs="Traditional Arabic"/>
          <w:i/>
          <w:iCs/>
          <w:szCs w:val="32"/>
        </w:rPr>
        <w:t>bah</w:t>
      </w:r>
      <w:proofErr w:type="spellEnd"/>
      <w:r w:rsidRPr="00514850">
        <w:rPr>
          <w:rFonts w:ascii="Souvenir Lt BT" w:hAnsi="Souvenir Lt BT" w:cs="Traditional Arabic"/>
          <w:i/>
          <w:iCs/>
          <w:szCs w:val="32"/>
        </w:rPr>
        <w:t xml:space="preserve">) dengan </w:t>
      </w:r>
      <w:r w:rsidR="00A257FA">
        <w:rPr>
          <w:rFonts w:ascii="Souvenir Lt BT" w:hAnsi="Souvenir Lt BT" w:cs="Traditional Arabic"/>
          <w:i/>
          <w:iCs/>
          <w:szCs w:val="32"/>
        </w:rPr>
        <w:t>‘</w:t>
      </w:r>
      <w:r w:rsidRPr="00514850">
        <w:rPr>
          <w:rFonts w:ascii="Souvenir Lt BT" w:hAnsi="Souvenir Lt BT" w:cs="Traditional Arabic"/>
          <w:i/>
          <w:iCs/>
          <w:szCs w:val="32"/>
        </w:rPr>
        <w:t>tempat yang aman</w:t>
      </w:r>
      <w:r w:rsidR="00A257FA">
        <w:rPr>
          <w:rFonts w:ascii="Souvenir Lt BT" w:hAnsi="Souvenir Lt BT" w:cs="Traditional Arabic"/>
          <w:i/>
          <w:iCs/>
          <w:szCs w:val="32"/>
        </w:rPr>
        <w:t>’</w:t>
      </w:r>
      <w:r w:rsidRPr="00514850">
        <w:rPr>
          <w:rFonts w:ascii="Souvenir Lt BT" w:hAnsi="Souvenir Lt BT" w:cs="Traditional Arabic"/>
          <w:i/>
          <w:iCs/>
          <w:szCs w:val="32"/>
        </w:rPr>
        <w:t>, dan yang dimaksud adalah seluruh tanah haram.</w:t>
      </w:r>
      <w:r w:rsidR="00A257FA">
        <w:rPr>
          <w:rFonts w:ascii="Souvenir Lt BT" w:hAnsi="Souvenir Lt BT" w:cs="Traditional Arabic"/>
          <w:i/>
          <w:iCs/>
          <w:szCs w:val="32"/>
        </w:rPr>
        <w:t>”</w:t>
      </w:r>
      <w:r w:rsidRPr="00514850">
        <w:rPr>
          <w:rFonts w:ascii="Souvenir Lt BT" w:hAnsi="Souvenir Lt BT" w:cs="Traditional Arabic"/>
          <w:szCs w:val="32"/>
        </w:rPr>
        <w:t xml:space="preserve"> </w:t>
      </w:r>
      <w:r w:rsidR="000E3E8B">
        <w:rPr>
          <w:rStyle w:val="ReferensiCatatanKaki"/>
          <w:rFonts w:ascii="Souvenir Lt BT" w:hAnsi="Souvenir Lt BT" w:cs="Traditional Arabic"/>
          <w:szCs w:val="32"/>
        </w:rPr>
        <w:footnoteReference w:id="84"/>
      </w:r>
    </w:p>
    <w:p w14:paraId="483D280C" w14:textId="5BC252EB" w:rsidR="00514850" w:rsidRPr="00514850" w:rsidRDefault="00514850" w:rsidP="00AB195C">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514850">
        <w:rPr>
          <w:rFonts w:ascii="Souvenir Lt BT" w:hAnsi="Souvenir Lt BT" w:cs="Traditional Arabic"/>
          <w:szCs w:val="32"/>
        </w:rPr>
        <w:t xml:space="preserve">Demikian pula firman </w:t>
      </w:r>
      <w:r w:rsidR="00AB195C" w:rsidRPr="000064A5">
        <w:rPr>
          <w:rFonts w:ascii="Souvenir Lt BT" w:hAnsi="Souvenir Lt BT" w:cs="Traditional Arabic"/>
          <w:szCs w:val="32"/>
        </w:rPr>
        <w:t xml:space="preserve">Allah </w:t>
      </w:r>
      <w:r w:rsidR="00AB195C" w:rsidRPr="000064A5">
        <w:rPr>
          <w:rFonts w:ascii="Souvenir Lt BT" w:hAnsi="Souvenir Lt BT" w:cs="Traditional Arabic"/>
          <w:szCs w:val="32"/>
          <w:rtl/>
        </w:rPr>
        <w:t>ﷻ</w:t>
      </w:r>
      <w:r w:rsidR="00AB195C" w:rsidRPr="000064A5">
        <w:rPr>
          <w:rFonts w:ascii="Souvenir Lt BT" w:hAnsi="Souvenir Lt BT" w:cs="Traditional Arabic"/>
          <w:szCs w:val="32"/>
        </w:rPr>
        <w:t>,</w:t>
      </w:r>
    </w:p>
    <w:p w14:paraId="6D362AD3" w14:textId="0DB0DE8F" w:rsidR="00514850" w:rsidRPr="00D92326" w:rsidRDefault="00D92326" w:rsidP="00514850">
      <w:pPr>
        <w:pStyle w:val="NormalWeb"/>
        <w:shd w:val="clear" w:color="auto" w:fill="FFFFFF"/>
        <w:bidi/>
        <w:spacing w:before="0" w:beforeAutospacing="0" w:after="0" w:afterAutospacing="0" w:line="276" w:lineRule="auto"/>
        <w:jc w:val="both"/>
        <w:rPr>
          <w:rFonts w:ascii="Souvenir Lt BT" w:hAnsi="Souvenir Lt BT" w:cs="KFGQPC HAFS Uthmanic Script"/>
          <w:szCs w:val="32"/>
        </w:rPr>
      </w:pPr>
      <w:proofErr w:type="spellStart"/>
      <w:r w:rsidRPr="00D92326">
        <w:rPr>
          <w:rFonts w:ascii="Traditional Arabic" w:hAnsi="Traditional Arabic" w:cs="KFGQPC HAFS Uthmanic Script" w:hint="cs"/>
          <w:szCs w:val="32"/>
          <w:rtl/>
        </w:rPr>
        <w:t>ﵟهَدۡيَۢا</w:t>
      </w:r>
      <w:proofErr w:type="spellEnd"/>
      <w:r w:rsidRPr="00D92326">
        <w:rPr>
          <w:rFonts w:ascii="Souvenir Lt BT" w:hAnsi="Souvenir Lt BT" w:cs="KFGQPC HAFS Uthmanic Script" w:hint="cs"/>
          <w:szCs w:val="32"/>
          <w:rtl/>
        </w:rPr>
        <w:t xml:space="preserve"> </w:t>
      </w:r>
      <w:r w:rsidRPr="00D92326">
        <w:rPr>
          <w:rFonts w:ascii="Traditional Arabic" w:hAnsi="Traditional Arabic" w:cs="KFGQPC HAFS Uthmanic Script" w:hint="cs"/>
          <w:szCs w:val="32"/>
          <w:rtl/>
        </w:rPr>
        <w:t>بَٰلِغَ</w:t>
      </w:r>
      <w:r w:rsidRPr="00D92326">
        <w:rPr>
          <w:rFonts w:ascii="Souvenir Lt BT" w:hAnsi="Souvenir Lt BT" w:cs="KFGQPC HAFS Uthmanic Script" w:hint="cs"/>
          <w:szCs w:val="32"/>
          <w:rtl/>
        </w:rPr>
        <w:t xml:space="preserve"> </w:t>
      </w:r>
      <w:proofErr w:type="spellStart"/>
      <w:r w:rsidRPr="00D92326">
        <w:rPr>
          <w:rFonts w:ascii="Traditional Arabic" w:hAnsi="Traditional Arabic" w:cs="KFGQPC HAFS Uthmanic Script" w:hint="cs"/>
          <w:szCs w:val="32"/>
          <w:rtl/>
        </w:rPr>
        <w:t>ٱلۡكَعۡبَةِﵞ</w:t>
      </w:r>
      <w:proofErr w:type="spellEnd"/>
      <w:r w:rsidRPr="00D92326">
        <w:rPr>
          <w:rFonts w:ascii="Souvenir Lt BT" w:hAnsi="Souvenir Lt BT" w:cs="KFGQPC HAFS Uthmanic Script" w:hint="cs"/>
          <w:szCs w:val="32"/>
          <w:rtl/>
        </w:rPr>
        <w:t> </w:t>
      </w:r>
    </w:p>
    <w:p w14:paraId="5215D205" w14:textId="35ACFB85" w:rsidR="00514850" w:rsidRPr="00514850" w:rsidRDefault="00A257FA" w:rsidP="00514850">
      <w:pPr>
        <w:pStyle w:val="NormalWeb"/>
        <w:shd w:val="clear" w:color="auto" w:fill="FFFFFF"/>
        <w:spacing w:before="0" w:beforeAutospacing="0" w:after="0" w:afterAutospacing="0" w:line="276" w:lineRule="auto"/>
        <w:jc w:val="both"/>
        <w:rPr>
          <w:rFonts w:ascii="Souvenir Lt BT" w:hAnsi="Souvenir Lt BT" w:cs="Traditional Arabic"/>
          <w:szCs w:val="32"/>
        </w:rPr>
      </w:pPr>
      <w:r>
        <w:rPr>
          <w:rFonts w:ascii="Souvenir Lt BT" w:hAnsi="Souvenir Lt BT" w:cs="Traditional Arabic"/>
          <w:i/>
          <w:iCs/>
          <w:szCs w:val="32"/>
        </w:rPr>
        <w:t>“</w:t>
      </w:r>
      <w:r w:rsidR="00514850" w:rsidRPr="00514850">
        <w:rPr>
          <w:rFonts w:ascii="Souvenir Lt BT" w:hAnsi="Souvenir Lt BT" w:cs="Traditional Arabic"/>
          <w:i/>
          <w:iCs/>
          <w:szCs w:val="32"/>
        </w:rPr>
        <w:t xml:space="preserve">Sebagai hewan hadyu yang dibawa sampai ke </w:t>
      </w:r>
      <w:proofErr w:type="spellStart"/>
      <w:r w:rsidR="00514850" w:rsidRPr="00514850">
        <w:rPr>
          <w:rFonts w:ascii="Souvenir Lt BT" w:hAnsi="Souvenir Lt BT" w:cs="Traditional Arabic"/>
          <w:i/>
          <w:iCs/>
          <w:szCs w:val="32"/>
        </w:rPr>
        <w:t>Ka</w:t>
      </w:r>
      <w:r>
        <w:rPr>
          <w:rFonts w:ascii="Souvenir Lt BT" w:hAnsi="Souvenir Lt BT" w:cs="Traditional Arabic"/>
          <w:i/>
          <w:iCs/>
          <w:szCs w:val="32"/>
        </w:rPr>
        <w:t>’</w:t>
      </w:r>
      <w:r w:rsidR="00514850" w:rsidRPr="00514850">
        <w:rPr>
          <w:rFonts w:ascii="Souvenir Lt BT" w:hAnsi="Souvenir Lt BT" w:cs="Traditional Arabic"/>
          <w:i/>
          <w:iCs/>
          <w:szCs w:val="32"/>
        </w:rPr>
        <w:t>bah</w:t>
      </w:r>
      <w:proofErr w:type="spellEnd"/>
      <w:r w:rsidR="00514850" w:rsidRPr="00514850">
        <w:rPr>
          <w:rFonts w:ascii="Souvenir Lt BT" w:hAnsi="Souvenir Lt BT" w:cs="Traditional Arabic"/>
          <w:i/>
          <w:iCs/>
          <w:szCs w:val="32"/>
        </w:rPr>
        <w:t>.</w:t>
      </w:r>
      <w:r>
        <w:rPr>
          <w:rFonts w:ascii="Souvenir Lt BT" w:hAnsi="Souvenir Lt BT" w:cs="Traditional Arabic"/>
          <w:i/>
          <w:iCs/>
          <w:szCs w:val="32"/>
        </w:rPr>
        <w:t>”</w:t>
      </w:r>
      <w:r w:rsidR="00514850" w:rsidRPr="00514850">
        <w:rPr>
          <w:rFonts w:ascii="Souvenir Lt BT" w:hAnsi="Souvenir Lt BT" w:cs="Traditional Arabic"/>
          <w:szCs w:val="32"/>
        </w:rPr>
        <w:t xml:space="preserve"> (QS. Al-</w:t>
      </w:r>
      <w:proofErr w:type="spellStart"/>
      <w:r w:rsidR="00514850" w:rsidRPr="00514850">
        <w:rPr>
          <w:rFonts w:ascii="Souvenir Lt BT" w:hAnsi="Souvenir Lt BT" w:cs="Traditional Arabic"/>
          <w:szCs w:val="32"/>
        </w:rPr>
        <w:t>Mâ</w:t>
      </w:r>
      <w:r w:rsidR="007E10FD">
        <w:rPr>
          <w:rFonts w:ascii="Souvenir Lt BT" w:hAnsi="Souvenir Lt BT" w:cs="Traditional Arabic"/>
          <w:szCs w:val="32"/>
        </w:rPr>
        <w:t>`</w:t>
      </w:r>
      <w:r w:rsidR="00514850" w:rsidRPr="00514850">
        <w:rPr>
          <w:rFonts w:ascii="Souvenir Lt BT" w:hAnsi="Souvenir Lt BT" w:cs="Traditional Arabic"/>
          <w:szCs w:val="32"/>
        </w:rPr>
        <w:t>idah</w:t>
      </w:r>
      <w:proofErr w:type="spellEnd"/>
      <w:r w:rsidR="00514850" w:rsidRPr="00514850">
        <w:rPr>
          <w:rFonts w:ascii="Souvenir Lt BT" w:hAnsi="Souvenir Lt BT" w:cs="Traditional Arabic"/>
          <w:szCs w:val="32"/>
        </w:rPr>
        <w:t>: 95)</w:t>
      </w:r>
    </w:p>
    <w:p w14:paraId="2A26DCEA" w14:textId="485F9293" w:rsidR="00514850" w:rsidRPr="00514850" w:rsidRDefault="00514850" w:rsidP="00AB195C">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514850">
        <w:rPr>
          <w:rFonts w:ascii="Souvenir Lt BT" w:hAnsi="Souvenir Lt BT" w:cs="Traditional Arabic"/>
          <w:szCs w:val="32"/>
        </w:rPr>
        <w:t xml:space="preserve">Yang dimaksud </w:t>
      </w:r>
      <w:r w:rsidR="00A257FA">
        <w:rPr>
          <w:rFonts w:ascii="Souvenir Lt BT" w:hAnsi="Souvenir Lt BT" w:cs="Traditional Arabic"/>
          <w:szCs w:val="32"/>
        </w:rPr>
        <w:t>“</w:t>
      </w:r>
      <w:proofErr w:type="spellStart"/>
      <w:r w:rsidRPr="00514850">
        <w:rPr>
          <w:rFonts w:ascii="Souvenir Lt BT" w:hAnsi="Souvenir Lt BT" w:cs="Traditional Arabic"/>
          <w:szCs w:val="32"/>
        </w:rPr>
        <w:t>Ka</w:t>
      </w:r>
      <w:r w:rsidR="00A257FA">
        <w:rPr>
          <w:rFonts w:ascii="Souvenir Lt BT" w:hAnsi="Souvenir Lt BT" w:cs="Traditional Arabic"/>
          <w:szCs w:val="32"/>
        </w:rPr>
        <w:t>’</w:t>
      </w:r>
      <w:r w:rsidRPr="00514850">
        <w:rPr>
          <w:rFonts w:ascii="Souvenir Lt BT" w:hAnsi="Souvenir Lt BT" w:cs="Traditional Arabic"/>
          <w:szCs w:val="32"/>
        </w:rPr>
        <w:t>bah</w:t>
      </w:r>
      <w:proofErr w:type="spellEnd"/>
      <w:r w:rsidR="00A257FA">
        <w:rPr>
          <w:rFonts w:ascii="Souvenir Lt BT" w:hAnsi="Souvenir Lt BT" w:cs="Traditional Arabic"/>
          <w:szCs w:val="32"/>
        </w:rPr>
        <w:t>”</w:t>
      </w:r>
      <w:r w:rsidRPr="00514850">
        <w:rPr>
          <w:rFonts w:ascii="Souvenir Lt BT" w:hAnsi="Souvenir Lt BT" w:cs="Traditional Arabic"/>
          <w:szCs w:val="32"/>
        </w:rPr>
        <w:t xml:space="preserve"> di sini adalah tanah haram secara keseluruhan, karena hewan-hewan hadyu disembelih di Mina</w:t>
      </w:r>
      <w:r w:rsidR="00AB195C" w:rsidRPr="000064A5">
        <w:rPr>
          <w:rFonts w:ascii="Souvenir Lt BT" w:hAnsi="Souvenir Lt BT" w:cs="Traditional Arabic"/>
          <w:szCs w:val="32"/>
        </w:rPr>
        <w:t>,</w:t>
      </w:r>
      <w:r w:rsidRPr="00514850">
        <w:rPr>
          <w:rFonts w:ascii="Souvenir Lt BT" w:hAnsi="Souvenir Lt BT" w:cs="Traditional Arabic"/>
          <w:szCs w:val="32"/>
        </w:rPr>
        <w:t xml:space="preserve"> bukan di depan </w:t>
      </w:r>
      <w:proofErr w:type="spellStart"/>
      <w:r w:rsidRPr="00514850">
        <w:rPr>
          <w:rFonts w:ascii="Souvenir Lt BT" w:hAnsi="Souvenir Lt BT" w:cs="Traditional Arabic"/>
          <w:szCs w:val="32"/>
        </w:rPr>
        <w:t>Ka</w:t>
      </w:r>
      <w:r w:rsidR="00A257FA">
        <w:rPr>
          <w:rFonts w:ascii="Souvenir Lt BT" w:hAnsi="Souvenir Lt BT" w:cs="Traditional Arabic"/>
          <w:szCs w:val="32"/>
        </w:rPr>
        <w:t>’</w:t>
      </w:r>
      <w:r w:rsidRPr="00514850">
        <w:rPr>
          <w:rFonts w:ascii="Souvenir Lt BT" w:hAnsi="Souvenir Lt BT" w:cs="Traditional Arabic"/>
          <w:szCs w:val="32"/>
        </w:rPr>
        <w:t>bah</w:t>
      </w:r>
      <w:proofErr w:type="spellEnd"/>
      <w:r w:rsidRPr="00514850">
        <w:rPr>
          <w:rFonts w:ascii="Souvenir Lt BT" w:hAnsi="Souvenir Lt BT" w:cs="Traditional Arabic"/>
          <w:szCs w:val="32"/>
        </w:rPr>
        <w:t xml:space="preserve"> atau di areal masjid. Haramnya tanah haram itu sendiri bersumber dari keberadaan </w:t>
      </w:r>
      <w:proofErr w:type="spellStart"/>
      <w:r w:rsidRPr="00514850">
        <w:rPr>
          <w:rFonts w:ascii="Souvenir Lt BT" w:hAnsi="Souvenir Lt BT" w:cs="Traditional Arabic"/>
          <w:szCs w:val="32"/>
        </w:rPr>
        <w:t>Ka</w:t>
      </w:r>
      <w:r w:rsidR="00A257FA">
        <w:rPr>
          <w:rFonts w:ascii="Souvenir Lt BT" w:hAnsi="Souvenir Lt BT" w:cs="Traditional Arabic"/>
          <w:szCs w:val="32"/>
        </w:rPr>
        <w:t>’</w:t>
      </w:r>
      <w:r w:rsidRPr="00514850">
        <w:rPr>
          <w:rFonts w:ascii="Souvenir Lt BT" w:hAnsi="Souvenir Lt BT" w:cs="Traditional Arabic"/>
          <w:szCs w:val="32"/>
        </w:rPr>
        <w:t>bah</w:t>
      </w:r>
      <w:proofErr w:type="spellEnd"/>
      <w:r w:rsidRPr="00514850">
        <w:rPr>
          <w:rFonts w:ascii="Souvenir Lt BT" w:hAnsi="Souvenir Lt BT" w:cs="Traditional Arabic"/>
          <w:szCs w:val="32"/>
        </w:rPr>
        <w:t xml:space="preserve">, sehingga boleh diungkapkan dengan lafal </w:t>
      </w:r>
      <w:r w:rsidR="00A257FA">
        <w:rPr>
          <w:rFonts w:ascii="Souvenir Lt BT" w:hAnsi="Souvenir Lt BT" w:cs="Traditional Arabic"/>
          <w:szCs w:val="32"/>
        </w:rPr>
        <w:t>“</w:t>
      </w:r>
      <w:proofErr w:type="spellStart"/>
      <w:r w:rsidRPr="00514850">
        <w:rPr>
          <w:rFonts w:ascii="Souvenir Lt BT" w:hAnsi="Souvenir Lt BT" w:cs="Traditional Arabic"/>
          <w:szCs w:val="32"/>
        </w:rPr>
        <w:t>Ka</w:t>
      </w:r>
      <w:r w:rsidR="00A257FA">
        <w:rPr>
          <w:rFonts w:ascii="Souvenir Lt BT" w:hAnsi="Souvenir Lt BT" w:cs="Traditional Arabic"/>
          <w:szCs w:val="32"/>
        </w:rPr>
        <w:t>’</w:t>
      </w:r>
      <w:r w:rsidRPr="00514850">
        <w:rPr>
          <w:rFonts w:ascii="Souvenir Lt BT" w:hAnsi="Souvenir Lt BT" w:cs="Traditional Arabic"/>
          <w:szCs w:val="32"/>
        </w:rPr>
        <w:t>bah</w:t>
      </w:r>
      <w:proofErr w:type="spellEnd"/>
      <w:r w:rsidRPr="00514850">
        <w:rPr>
          <w:rFonts w:ascii="Souvenir Lt BT" w:hAnsi="Souvenir Lt BT" w:cs="Traditional Arabic"/>
          <w:szCs w:val="32"/>
        </w:rPr>
        <w:t>.</w:t>
      </w:r>
      <w:r w:rsidR="00A257FA">
        <w:rPr>
          <w:rFonts w:ascii="Souvenir Lt BT" w:hAnsi="Souvenir Lt BT" w:cs="Traditional Arabic"/>
          <w:szCs w:val="32"/>
        </w:rPr>
        <w:t>”</w:t>
      </w:r>
      <w:r w:rsidR="00EE4E86">
        <w:rPr>
          <w:rStyle w:val="ReferensiCatatanKaki"/>
          <w:rFonts w:ascii="Souvenir Lt BT" w:hAnsi="Souvenir Lt BT" w:cs="Traditional Arabic"/>
          <w:szCs w:val="32"/>
        </w:rPr>
        <w:footnoteReference w:id="85"/>
      </w:r>
    </w:p>
    <w:p w14:paraId="2FF5C158" w14:textId="2CD453E8" w:rsidR="00514850" w:rsidRPr="00514850" w:rsidRDefault="00514850" w:rsidP="00AB195C">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514850">
        <w:rPr>
          <w:rFonts w:ascii="Souvenir Lt BT" w:hAnsi="Souvenir Lt BT" w:cs="Traditional Arabic"/>
          <w:szCs w:val="32"/>
        </w:rPr>
        <w:t xml:space="preserve">Karenanya, hadirnya lafal </w:t>
      </w:r>
      <w:r w:rsidR="00A257FA">
        <w:rPr>
          <w:rFonts w:ascii="Souvenir Lt BT" w:hAnsi="Souvenir Lt BT" w:cs="Traditional Arabic"/>
          <w:szCs w:val="32"/>
        </w:rPr>
        <w:t>“</w:t>
      </w:r>
      <w:r w:rsidRPr="00266353">
        <w:rPr>
          <w:rFonts w:ascii="Souvenir Lt BT" w:hAnsi="Souvenir Lt BT" w:cs="Traditional Arabic"/>
          <w:i/>
          <w:iCs/>
          <w:szCs w:val="32"/>
        </w:rPr>
        <w:t xml:space="preserve">Masjid </w:t>
      </w:r>
      <w:proofErr w:type="spellStart"/>
      <w:r w:rsidR="00AB195C" w:rsidRPr="00266353">
        <w:rPr>
          <w:rFonts w:ascii="Souvenir Lt BT" w:hAnsi="Souvenir Lt BT" w:cs="Traditional Arabic"/>
          <w:i/>
          <w:iCs/>
          <w:szCs w:val="32"/>
        </w:rPr>
        <w:t>a</w:t>
      </w:r>
      <w:r w:rsidRPr="00266353">
        <w:rPr>
          <w:rFonts w:ascii="Souvenir Lt BT" w:hAnsi="Souvenir Lt BT" w:cs="Traditional Arabic"/>
          <w:i/>
          <w:iCs/>
          <w:szCs w:val="32"/>
        </w:rPr>
        <w:t>l-Ka</w:t>
      </w:r>
      <w:r w:rsidR="00A257FA" w:rsidRPr="00266353">
        <w:rPr>
          <w:rFonts w:ascii="Souvenir Lt BT" w:hAnsi="Souvenir Lt BT" w:cs="Traditional Arabic"/>
          <w:i/>
          <w:iCs/>
          <w:szCs w:val="32"/>
        </w:rPr>
        <w:t>’</w:t>
      </w:r>
      <w:r w:rsidRPr="00266353">
        <w:rPr>
          <w:rFonts w:ascii="Souvenir Lt BT" w:hAnsi="Souvenir Lt BT" w:cs="Traditional Arabic"/>
          <w:i/>
          <w:iCs/>
          <w:szCs w:val="32"/>
        </w:rPr>
        <w:t>bah</w:t>
      </w:r>
      <w:proofErr w:type="spellEnd"/>
      <w:r w:rsidR="00A257FA">
        <w:rPr>
          <w:rFonts w:ascii="Souvenir Lt BT" w:hAnsi="Souvenir Lt BT" w:cs="Traditional Arabic"/>
          <w:szCs w:val="32"/>
        </w:rPr>
        <w:t>”</w:t>
      </w:r>
      <w:r w:rsidRPr="00514850">
        <w:rPr>
          <w:rFonts w:ascii="Souvenir Lt BT" w:hAnsi="Souvenir Lt BT" w:cs="Traditional Arabic"/>
          <w:szCs w:val="32"/>
        </w:rPr>
        <w:t xml:space="preserve"> tidak menjadikan </w:t>
      </w:r>
      <w:r w:rsidR="00A257FA">
        <w:rPr>
          <w:rFonts w:ascii="Souvenir Lt BT" w:hAnsi="Souvenir Lt BT" w:cs="Traditional Arabic"/>
          <w:i/>
          <w:iCs/>
          <w:szCs w:val="32"/>
        </w:rPr>
        <w:t>“</w:t>
      </w:r>
      <w:r w:rsidR="0057099E">
        <w:rPr>
          <w:rFonts w:ascii="Souvenir Lt BT" w:hAnsi="Souvenir Lt BT" w:cs="Traditional Arabic"/>
          <w:i/>
          <w:iCs/>
          <w:szCs w:val="32"/>
        </w:rPr>
        <w:t>Masjidilharam</w:t>
      </w:r>
      <w:r w:rsidR="00A257FA">
        <w:rPr>
          <w:rFonts w:ascii="Souvenir Lt BT" w:hAnsi="Souvenir Lt BT" w:cs="Traditional Arabic"/>
          <w:i/>
          <w:iCs/>
          <w:szCs w:val="32"/>
        </w:rPr>
        <w:t>”</w:t>
      </w:r>
      <w:r w:rsidR="00AB195C" w:rsidRPr="00514850">
        <w:rPr>
          <w:rFonts w:ascii="Souvenir Lt BT" w:hAnsi="Souvenir Lt BT" w:cs="Traditional Arabic"/>
          <w:szCs w:val="32"/>
        </w:rPr>
        <w:t xml:space="preserve"> </w:t>
      </w:r>
      <w:r w:rsidRPr="00514850">
        <w:rPr>
          <w:rFonts w:ascii="Souvenir Lt BT" w:hAnsi="Souvenir Lt BT" w:cs="Traditional Arabic"/>
          <w:szCs w:val="32"/>
        </w:rPr>
        <w:t xml:space="preserve">harus diartikan sempit sebagai masjid tempat </w:t>
      </w:r>
      <w:proofErr w:type="spellStart"/>
      <w:r w:rsidRPr="00514850">
        <w:rPr>
          <w:rFonts w:ascii="Souvenir Lt BT" w:hAnsi="Souvenir Lt BT" w:cs="Traditional Arabic"/>
          <w:szCs w:val="32"/>
        </w:rPr>
        <w:t>Ka</w:t>
      </w:r>
      <w:r w:rsidR="00A257FA">
        <w:rPr>
          <w:rFonts w:ascii="Souvenir Lt BT" w:hAnsi="Souvenir Lt BT" w:cs="Traditional Arabic"/>
          <w:szCs w:val="32"/>
        </w:rPr>
        <w:t>’</w:t>
      </w:r>
      <w:r w:rsidRPr="00514850">
        <w:rPr>
          <w:rFonts w:ascii="Souvenir Lt BT" w:hAnsi="Souvenir Lt BT" w:cs="Traditional Arabic"/>
          <w:szCs w:val="32"/>
        </w:rPr>
        <w:t>bah</w:t>
      </w:r>
      <w:proofErr w:type="spellEnd"/>
      <w:r w:rsidRPr="00514850">
        <w:rPr>
          <w:rFonts w:ascii="Souvenir Lt BT" w:hAnsi="Souvenir Lt BT" w:cs="Traditional Arabic"/>
          <w:szCs w:val="32"/>
        </w:rPr>
        <w:t xml:space="preserve"> saja, karena lafal </w:t>
      </w:r>
      <w:r w:rsidR="00A257FA">
        <w:rPr>
          <w:rFonts w:ascii="Souvenir Lt BT" w:hAnsi="Souvenir Lt BT" w:cs="Traditional Arabic"/>
          <w:szCs w:val="32"/>
        </w:rPr>
        <w:t>“</w:t>
      </w:r>
      <w:proofErr w:type="spellStart"/>
      <w:r w:rsidRPr="00514850">
        <w:rPr>
          <w:rFonts w:ascii="Souvenir Lt BT" w:hAnsi="Souvenir Lt BT" w:cs="Traditional Arabic"/>
          <w:szCs w:val="32"/>
        </w:rPr>
        <w:t>Ka</w:t>
      </w:r>
      <w:r w:rsidR="00A257FA">
        <w:rPr>
          <w:rFonts w:ascii="Souvenir Lt BT" w:hAnsi="Souvenir Lt BT" w:cs="Traditional Arabic"/>
          <w:szCs w:val="32"/>
        </w:rPr>
        <w:t>’</w:t>
      </w:r>
      <w:r w:rsidRPr="00514850">
        <w:rPr>
          <w:rFonts w:ascii="Souvenir Lt BT" w:hAnsi="Souvenir Lt BT" w:cs="Traditional Arabic"/>
          <w:szCs w:val="32"/>
        </w:rPr>
        <w:t>bah</w:t>
      </w:r>
      <w:proofErr w:type="spellEnd"/>
      <w:r w:rsidR="00A257FA">
        <w:rPr>
          <w:rFonts w:ascii="Souvenir Lt BT" w:hAnsi="Souvenir Lt BT" w:cs="Traditional Arabic"/>
          <w:szCs w:val="32"/>
        </w:rPr>
        <w:t>”</w:t>
      </w:r>
      <w:r w:rsidRPr="00514850">
        <w:rPr>
          <w:rFonts w:ascii="Souvenir Lt BT" w:hAnsi="Souvenir Lt BT" w:cs="Traditional Arabic"/>
          <w:szCs w:val="32"/>
        </w:rPr>
        <w:t xml:space="preserve"> itu sendiri bisa bermakna tanah haram.</w:t>
      </w:r>
    </w:p>
    <w:p w14:paraId="020719A0" w14:textId="6DB708F7" w:rsidR="00514850" w:rsidRPr="00514850" w:rsidRDefault="00514850" w:rsidP="00AB195C">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514850">
        <w:rPr>
          <w:rFonts w:ascii="Souvenir Lt BT" w:hAnsi="Souvenir Lt BT" w:cs="Traditional Arabic"/>
          <w:b/>
          <w:bCs/>
          <w:szCs w:val="32"/>
        </w:rPr>
        <w:lastRenderedPageBreak/>
        <w:t>Ketiga,</w:t>
      </w:r>
      <w:r w:rsidRPr="00514850">
        <w:rPr>
          <w:rFonts w:ascii="Souvenir Lt BT" w:hAnsi="Souvenir Lt BT" w:cs="Traditional Arabic"/>
          <w:szCs w:val="32"/>
        </w:rPr>
        <w:t xml:space="preserve"> kedua lafal dalam hadis adalah lafal yang sudah bersifat khusus. </w:t>
      </w:r>
      <w:r w:rsidR="00A257FA">
        <w:rPr>
          <w:rFonts w:ascii="Souvenir Lt BT" w:hAnsi="Souvenir Lt BT" w:cs="Traditional Arabic"/>
          <w:i/>
          <w:iCs/>
          <w:szCs w:val="32"/>
        </w:rPr>
        <w:t>“</w:t>
      </w:r>
      <w:r w:rsidR="0057099E">
        <w:rPr>
          <w:rFonts w:ascii="Souvenir Lt BT" w:hAnsi="Souvenir Lt BT" w:cs="Traditional Arabic"/>
          <w:i/>
          <w:iCs/>
          <w:szCs w:val="32"/>
        </w:rPr>
        <w:t>Masjidilharam</w:t>
      </w:r>
      <w:r w:rsidR="00A257FA">
        <w:rPr>
          <w:rFonts w:ascii="Souvenir Lt BT" w:hAnsi="Souvenir Lt BT" w:cs="Traditional Arabic"/>
          <w:i/>
          <w:iCs/>
          <w:szCs w:val="32"/>
        </w:rPr>
        <w:t>”</w:t>
      </w:r>
      <w:r w:rsidR="00AB195C" w:rsidRPr="00514850">
        <w:rPr>
          <w:rFonts w:ascii="Souvenir Lt BT" w:hAnsi="Souvenir Lt BT" w:cs="Traditional Arabic"/>
          <w:szCs w:val="32"/>
        </w:rPr>
        <w:t xml:space="preserve"> </w:t>
      </w:r>
      <w:r w:rsidRPr="00514850">
        <w:rPr>
          <w:rFonts w:ascii="Souvenir Lt BT" w:hAnsi="Souvenir Lt BT" w:cs="Traditional Arabic"/>
          <w:szCs w:val="32"/>
        </w:rPr>
        <w:t xml:space="preserve">sudah khusus karena adanya </w:t>
      </w:r>
      <w:r w:rsidRPr="00514850">
        <w:rPr>
          <w:rFonts w:ascii="Souvenir Lt BT" w:hAnsi="Souvenir Lt BT" w:cs="Traditional Arabic"/>
          <w:i/>
          <w:iCs/>
          <w:szCs w:val="32"/>
        </w:rPr>
        <w:t xml:space="preserve">alif-lam </w:t>
      </w:r>
      <w:proofErr w:type="spellStart"/>
      <w:r w:rsidRPr="00514850">
        <w:rPr>
          <w:rFonts w:ascii="Souvenir Lt BT" w:hAnsi="Souvenir Lt BT" w:cs="Traditional Arabic"/>
          <w:i/>
          <w:iCs/>
          <w:szCs w:val="32"/>
        </w:rPr>
        <w:t>ta</w:t>
      </w:r>
      <w:r w:rsidR="00A257FA">
        <w:rPr>
          <w:rFonts w:ascii="Souvenir Lt BT" w:hAnsi="Souvenir Lt BT" w:cs="Traditional Arabic"/>
          <w:i/>
          <w:iCs/>
          <w:szCs w:val="32"/>
        </w:rPr>
        <w:t>’</w:t>
      </w:r>
      <w:r w:rsidRPr="00514850">
        <w:rPr>
          <w:rFonts w:ascii="Souvenir Lt BT" w:hAnsi="Souvenir Lt BT" w:cs="Traditional Arabic"/>
          <w:i/>
          <w:iCs/>
          <w:szCs w:val="32"/>
        </w:rPr>
        <w:t>rif</w:t>
      </w:r>
      <w:proofErr w:type="spellEnd"/>
      <w:r w:rsidRPr="00514850">
        <w:rPr>
          <w:rFonts w:ascii="Souvenir Lt BT" w:hAnsi="Souvenir Lt BT" w:cs="Traditional Arabic"/>
          <w:szCs w:val="32"/>
        </w:rPr>
        <w:t xml:space="preserve"> dan sifat </w:t>
      </w:r>
      <w:r w:rsidR="00A257FA">
        <w:rPr>
          <w:rFonts w:ascii="Souvenir Lt BT" w:hAnsi="Souvenir Lt BT" w:cs="Traditional Arabic"/>
          <w:i/>
          <w:iCs/>
          <w:szCs w:val="32"/>
        </w:rPr>
        <w:t>“</w:t>
      </w:r>
      <w:proofErr w:type="spellStart"/>
      <w:r w:rsidR="0026411D" w:rsidRPr="000064A5">
        <w:rPr>
          <w:rFonts w:ascii="Souvenir Lt BT" w:hAnsi="Souvenir Lt BT" w:cs="Traditional Arabic"/>
          <w:i/>
          <w:iCs/>
          <w:szCs w:val="32"/>
        </w:rPr>
        <w:t>a</w:t>
      </w:r>
      <w:r w:rsidRPr="00514850">
        <w:rPr>
          <w:rFonts w:ascii="Souvenir Lt BT" w:hAnsi="Souvenir Lt BT" w:cs="Traditional Arabic"/>
          <w:i/>
          <w:iCs/>
          <w:szCs w:val="32"/>
        </w:rPr>
        <w:t>l-Harâm</w:t>
      </w:r>
      <w:proofErr w:type="spellEnd"/>
      <w:r w:rsidR="00A257FA">
        <w:rPr>
          <w:rFonts w:ascii="Souvenir Lt BT" w:hAnsi="Souvenir Lt BT" w:cs="Traditional Arabic"/>
          <w:i/>
          <w:iCs/>
          <w:szCs w:val="32"/>
        </w:rPr>
        <w:t>”</w:t>
      </w:r>
      <w:r w:rsidRPr="00514850">
        <w:rPr>
          <w:rFonts w:ascii="Souvenir Lt BT" w:hAnsi="Souvenir Lt BT" w:cs="Traditional Arabic"/>
          <w:i/>
          <w:iCs/>
          <w:szCs w:val="32"/>
        </w:rPr>
        <w:t>.</w:t>
      </w:r>
      <w:r w:rsidRPr="00514850">
        <w:rPr>
          <w:rFonts w:ascii="Souvenir Lt BT" w:hAnsi="Souvenir Lt BT" w:cs="Traditional Arabic"/>
          <w:szCs w:val="32"/>
        </w:rPr>
        <w:t xml:space="preserve"> </w:t>
      </w:r>
      <w:r w:rsidR="00A257FA">
        <w:rPr>
          <w:rFonts w:ascii="Souvenir Lt BT" w:hAnsi="Souvenir Lt BT" w:cs="Traditional Arabic"/>
          <w:i/>
          <w:iCs/>
          <w:szCs w:val="32"/>
        </w:rPr>
        <w:t>“</w:t>
      </w:r>
      <w:r w:rsidRPr="00514850">
        <w:rPr>
          <w:rFonts w:ascii="Souvenir Lt BT" w:hAnsi="Souvenir Lt BT" w:cs="Traditional Arabic"/>
          <w:i/>
          <w:iCs/>
          <w:szCs w:val="32"/>
        </w:rPr>
        <w:t xml:space="preserve">Masjid </w:t>
      </w:r>
      <w:proofErr w:type="spellStart"/>
      <w:r w:rsidR="0026411D" w:rsidRPr="000064A5">
        <w:rPr>
          <w:rFonts w:ascii="Souvenir Lt BT" w:hAnsi="Souvenir Lt BT" w:cs="Traditional Arabic"/>
          <w:i/>
          <w:iCs/>
          <w:szCs w:val="32"/>
        </w:rPr>
        <w:t>a</w:t>
      </w:r>
      <w:r w:rsidRPr="00514850">
        <w:rPr>
          <w:rFonts w:ascii="Souvenir Lt BT" w:hAnsi="Souvenir Lt BT" w:cs="Traditional Arabic"/>
          <w:i/>
          <w:iCs/>
          <w:szCs w:val="32"/>
        </w:rPr>
        <w:t>l-Ka</w:t>
      </w:r>
      <w:r w:rsidR="00A257FA">
        <w:rPr>
          <w:rFonts w:ascii="Souvenir Lt BT" w:hAnsi="Souvenir Lt BT" w:cs="Traditional Arabic"/>
          <w:i/>
          <w:iCs/>
          <w:szCs w:val="32"/>
        </w:rPr>
        <w:t>’</w:t>
      </w:r>
      <w:r w:rsidRPr="00514850">
        <w:rPr>
          <w:rFonts w:ascii="Souvenir Lt BT" w:hAnsi="Souvenir Lt BT" w:cs="Traditional Arabic"/>
          <w:i/>
          <w:iCs/>
          <w:szCs w:val="32"/>
        </w:rPr>
        <w:t>bah</w:t>
      </w:r>
      <w:proofErr w:type="spellEnd"/>
      <w:r w:rsidR="00A257FA">
        <w:rPr>
          <w:rFonts w:ascii="Souvenir Lt BT" w:hAnsi="Souvenir Lt BT" w:cs="Traditional Arabic"/>
          <w:i/>
          <w:iCs/>
          <w:szCs w:val="32"/>
        </w:rPr>
        <w:t>”</w:t>
      </w:r>
      <w:r w:rsidRPr="00514850">
        <w:rPr>
          <w:rFonts w:ascii="Souvenir Lt BT" w:hAnsi="Souvenir Lt BT" w:cs="Traditional Arabic"/>
          <w:i/>
          <w:iCs/>
          <w:szCs w:val="32"/>
        </w:rPr>
        <w:t xml:space="preserve"> </w:t>
      </w:r>
      <w:r w:rsidRPr="00514850">
        <w:rPr>
          <w:rFonts w:ascii="Souvenir Lt BT" w:hAnsi="Souvenir Lt BT" w:cs="Traditional Arabic"/>
          <w:szCs w:val="32"/>
        </w:rPr>
        <w:t xml:space="preserve">juga sudah khusus karena adanya </w:t>
      </w:r>
      <w:proofErr w:type="spellStart"/>
      <w:r w:rsidRPr="00514850">
        <w:rPr>
          <w:rFonts w:ascii="Souvenir Lt BT" w:hAnsi="Souvenir Lt BT" w:cs="Traditional Arabic"/>
          <w:i/>
          <w:iCs/>
          <w:szCs w:val="32"/>
        </w:rPr>
        <w:t>idhâfah</w:t>
      </w:r>
      <w:proofErr w:type="spellEnd"/>
      <w:r w:rsidRPr="00514850">
        <w:rPr>
          <w:rFonts w:ascii="Souvenir Lt BT" w:hAnsi="Souvenir Lt BT" w:cs="Traditional Arabic"/>
          <w:szCs w:val="32"/>
        </w:rPr>
        <w:t xml:space="preserve"> (disandarkan kepada </w:t>
      </w:r>
      <w:proofErr w:type="spellStart"/>
      <w:r w:rsidR="0026411D" w:rsidRPr="000064A5">
        <w:rPr>
          <w:rFonts w:ascii="Souvenir Lt BT" w:hAnsi="Souvenir Lt BT" w:cs="Traditional Arabic"/>
          <w:szCs w:val="32"/>
        </w:rPr>
        <w:t>a</w:t>
      </w:r>
      <w:r w:rsidRPr="00514850">
        <w:rPr>
          <w:rFonts w:ascii="Souvenir Lt BT" w:hAnsi="Souvenir Lt BT" w:cs="Traditional Arabic"/>
          <w:szCs w:val="32"/>
        </w:rPr>
        <w:t>l-Ka</w:t>
      </w:r>
      <w:r w:rsidR="00A257FA">
        <w:rPr>
          <w:rFonts w:ascii="Souvenir Lt BT" w:hAnsi="Souvenir Lt BT" w:cs="Traditional Arabic"/>
          <w:szCs w:val="32"/>
        </w:rPr>
        <w:t>’</w:t>
      </w:r>
      <w:r w:rsidRPr="00514850">
        <w:rPr>
          <w:rFonts w:ascii="Souvenir Lt BT" w:hAnsi="Souvenir Lt BT" w:cs="Traditional Arabic"/>
          <w:szCs w:val="32"/>
        </w:rPr>
        <w:t>bah</w:t>
      </w:r>
      <w:proofErr w:type="spellEnd"/>
      <w:r w:rsidRPr="00514850">
        <w:rPr>
          <w:rFonts w:ascii="Souvenir Lt BT" w:hAnsi="Souvenir Lt BT" w:cs="Traditional Arabic"/>
          <w:szCs w:val="32"/>
        </w:rPr>
        <w:t>). Maka tidak bisa dikatakan salah satunya mengkhususkan yang lain, karena keduanya sudah merupakan lafal yang khusus. Justru penyifatan masjid dengan dua sifat khusus ini menjadikannya semakin mulia.</w:t>
      </w:r>
    </w:p>
    <w:p w14:paraId="656EBBA1" w14:textId="7393D83B" w:rsidR="00514850" w:rsidRPr="00514850" w:rsidRDefault="00514850" w:rsidP="0026411D">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514850">
        <w:rPr>
          <w:rFonts w:ascii="Souvenir Lt BT" w:hAnsi="Souvenir Lt BT" w:cs="Traditional Arabic"/>
          <w:b/>
          <w:bCs/>
          <w:szCs w:val="32"/>
        </w:rPr>
        <w:t>Keempat,</w:t>
      </w:r>
      <w:r w:rsidRPr="00514850">
        <w:rPr>
          <w:rFonts w:ascii="Souvenir Lt BT" w:hAnsi="Souvenir Lt BT" w:cs="Traditional Arabic"/>
          <w:szCs w:val="32"/>
        </w:rPr>
        <w:t xml:space="preserve"> inilah pemahaman Abdullah bin </w:t>
      </w:r>
      <w:proofErr w:type="spellStart"/>
      <w:r w:rsidR="0026411D" w:rsidRPr="000064A5">
        <w:rPr>
          <w:rFonts w:ascii="Souvenir Lt BT" w:hAnsi="Souvenir Lt BT" w:cs="Traditional Arabic"/>
          <w:szCs w:val="32"/>
        </w:rPr>
        <w:t>a</w:t>
      </w:r>
      <w:r w:rsidRPr="00514850">
        <w:rPr>
          <w:rFonts w:ascii="Souvenir Lt BT" w:hAnsi="Souvenir Lt BT" w:cs="Traditional Arabic"/>
          <w:szCs w:val="32"/>
        </w:rPr>
        <w:t>z</w:t>
      </w:r>
      <w:proofErr w:type="spellEnd"/>
      <w:r w:rsidRPr="00514850">
        <w:rPr>
          <w:rFonts w:ascii="Souvenir Lt BT" w:hAnsi="Souvenir Lt BT" w:cs="Traditional Arabic"/>
          <w:szCs w:val="32"/>
        </w:rPr>
        <w:t xml:space="preserve">-Zubair </w:t>
      </w:r>
      <w:proofErr w:type="spellStart"/>
      <w:r w:rsidR="0026411D" w:rsidRPr="000064A5">
        <w:rPr>
          <w:rFonts w:ascii="Souvenir Lt BT" w:hAnsi="Souvenir Lt BT" w:cs="Traditional Arabic"/>
          <w:i/>
          <w:iCs/>
          <w:szCs w:val="32"/>
        </w:rPr>
        <w:t>radhiyallâhu</w:t>
      </w:r>
      <w:proofErr w:type="spellEnd"/>
      <w:r w:rsidRPr="00514850">
        <w:rPr>
          <w:rFonts w:ascii="Souvenir Lt BT" w:hAnsi="Souvenir Lt BT" w:cs="Traditional Arabic"/>
          <w:szCs w:val="32"/>
        </w:rPr>
        <w:t xml:space="preserve"> </w:t>
      </w:r>
      <w:r w:rsidR="00A257FA">
        <w:rPr>
          <w:rFonts w:ascii="Souvenir Lt BT" w:hAnsi="Souvenir Lt BT" w:cs="Traditional Arabic"/>
          <w:i/>
          <w:iCs/>
          <w:szCs w:val="32"/>
        </w:rPr>
        <w:t>‘</w:t>
      </w:r>
      <w:proofErr w:type="spellStart"/>
      <w:r w:rsidRPr="00514850">
        <w:rPr>
          <w:rFonts w:ascii="Souvenir Lt BT" w:hAnsi="Souvenir Lt BT" w:cs="Traditional Arabic"/>
          <w:i/>
          <w:iCs/>
          <w:szCs w:val="32"/>
        </w:rPr>
        <w:t>anhumâ</w:t>
      </w:r>
      <w:proofErr w:type="spellEnd"/>
      <w:r w:rsidRPr="00514850">
        <w:rPr>
          <w:rFonts w:ascii="Souvenir Lt BT" w:hAnsi="Souvenir Lt BT" w:cs="Traditional Arabic"/>
          <w:szCs w:val="32"/>
        </w:rPr>
        <w:t>, perawi hadis ini sendiri</w:t>
      </w:r>
      <w:r w:rsidR="0026411D" w:rsidRPr="000064A5">
        <w:rPr>
          <w:rFonts w:ascii="Souvenir Lt BT" w:hAnsi="Souvenir Lt BT" w:cs="Traditional Arabic"/>
          <w:szCs w:val="32"/>
        </w:rPr>
        <w:t xml:space="preserve">, </w:t>
      </w:r>
      <w:r w:rsidRPr="00514850">
        <w:rPr>
          <w:rFonts w:ascii="Souvenir Lt BT" w:hAnsi="Souvenir Lt BT" w:cs="Traditional Arabic"/>
          <w:szCs w:val="32"/>
        </w:rPr>
        <w:t>dan tentu beliau lebih tahu maksudnya. Atha</w:t>
      </w:r>
      <w:r w:rsidR="003D7564">
        <w:rPr>
          <w:rFonts w:ascii="Souvenir Lt BT" w:hAnsi="Souvenir Lt BT" w:cs="Traditional Arabic"/>
          <w:szCs w:val="32"/>
        </w:rPr>
        <w:t>`</w:t>
      </w:r>
      <w:r w:rsidR="0026411D" w:rsidRPr="000064A5">
        <w:rPr>
          <w:rFonts w:ascii="Souvenir Lt BT" w:hAnsi="Souvenir Lt BT" w:cs="Traditional Arabic"/>
          <w:szCs w:val="32"/>
        </w:rPr>
        <w:t xml:space="preserve"> </w:t>
      </w:r>
      <w:r w:rsidRPr="00514850">
        <w:rPr>
          <w:rFonts w:ascii="Souvenir Lt BT" w:hAnsi="Souvenir Lt BT" w:cs="Traditional Arabic"/>
          <w:szCs w:val="32"/>
        </w:rPr>
        <w:t>bin Abi Rabah berkata</w:t>
      </w:r>
      <w:r w:rsidR="0026411D" w:rsidRPr="000064A5">
        <w:rPr>
          <w:rFonts w:ascii="Souvenir Lt BT" w:hAnsi="Souvenir Lt BT" w:cs="Traditional Arabic"/>
          <w:szCs w:val="32"/>
        </w:rPr>
        <w:t>,</w:t>
      </w:r>
    </w:p>
    <w:p w14:paraId="64210BA5" w14:textId="053668EF" w:rsidR="00514850" w:rsidRPr="00514850" w:rsidRDefault="00514850" w:rsidP="00514850">
      <w:pPr>
        <w:pStyle w:val="NormalWeb"/>
        <w:shd w:val="clear" w:color="auto" w:fill="FFFFFF"/>
        <w:bidi/>
        <w:spacing w:before="0" w:beforeAutospacing="0" w:after="0" w:afterAutospacing="0" w:line="276" w:lineRule="auto"/>
        <w:jc w:val="both"/>
        <w:rPr>
          <w:rFonts w:ascii="Souvenir Lt BT" w:hAnsi="Souvenir Lt BT" w:cs="Traditional Arabic"/>
          <w:szCs w:val="32"/>
        </w:rPr>
      </w:pPr>
      <w:r w:rsidRPr="00514850">
        <w:rPr>
          <w:rFonts w:ascii="Souvenir Lt BT" w:hAnsi="Souvenir Lt BT" w:cs="Traditional Arabic"/>
          <w:szCs w:val="32"/>
          <w:rtl/>
        </w:rPr>
        <w:t xml:space="preserve">بَيْنَمَا ابْنُ الزُّبَيْرِ يَخْطُبُنَا إِذْ قَالَ: قَالَ رَسُولُ اللهِ صَلَّى اللهُ عَلَيْهِ وَسَلَّمَ: </w:t>
      </w:r>
      <w:r w:rsidR="00AE1D4D" w:rsidRPr="00503446">
        <w:rPr>
          <w:rFonts w:ascii="Souvenir Lt BT" w:hAnsi="Souvenir Lt BT" w:cs="Traditional Arabic" w:hint="cs"/>
          <w:szCs w:val="32"/>
          <w:rtl/>
        </w:rPr>
        <w:t>((</w:t>
      </w:r>
      <w:r w:rsidRPr="00514850">
        <w:rPr>
          <w:rFonts w:ascii="Souvenir Lt BT" w:hAnsi="Souvenir Lt BT" w:cs="Traditional Arabic"/>
          <w:szCs w:val="32"/>
          <w:rtl/>
        </w:rPr>
        <w:t>صَلَاةٌ فِي مَسْجِدِي هَذَا أَفْضَلُ مِنْ أَلْفِ صَلَاةٍ فِيمَا سِوَاهُ إِلَّا الْمَسْجِدَ الْحَرَامَ، وَصَلَاةٌ فِي الْمَسْجِدِ الْحَرَامِ تَفْضُلُ بِمِائَةٍ</w:t>
      </w:r>
      <w:r w:rsidR="004E33C6">
        <w:rPr>
          <w:rFonts w:ascii="Souvenir Lt BT" w:hAnsi="Souvenir Lt BT" w:cs="Traditional Arabic" w:hint="cs"/>
          <w:szCs w:val="32"/>
          <w:rtl/>
        </w:rPr>
        <w:t>))</w:t>
      </w:r>
      <w:r w:rsidRPr="00514850">
        <w:rPr>
          <w:rFonts w:ascii="Souvenir Lt BT" w:hAnsi="Souvenir Lt BT" w:cs="Traditional Arabic"/>
          <w:szCs w:val="32"/>
          <w:rtl/>
        </w:rPr>
        <w:t xml:space="preserve"> قُلْتُ: يَا أَبَا مُحَمَّدٍ، هَذَا الْفَضْلُ الَّذِي تَذْكُرُ فِي الْمَسْجِدِ الْحَرَامِ وَحْدَهُ أَوْ فِي الْحَرَمِ؟ قَالَ: لَا، بَلْ فِي الْحَرَمِ، فَإِنَّ الْحَرَمَ كُلَّهُ مَسْجِدٌ</w:t>
      </w:r>
    </w:p>
    <w:p w14:paraId="13620EC9" w14:textId="4B69E3D5" w:rsidR="004513E5" w:rsidRDefault="00A257FA" w:rsidP="00514850">
      <w:pPr>
        <w:pStyle w:val="NormalWeb"/>
        <w:shd w:val="clear" w:color="auto" w:fill="FFFFFF"/>
        <w:spacing w:before="0" w:beforeAutospacing="0" w:after="0" w:afterAutospacing="0" w:line="276" w:lineRule="auto"/>
        <w:jc w:val="both"/>
        <w:rPr>
          <w:rFonts w:ascii="Souvenir Lt BT" w:hAnsi="Souvenir Lt BT" w:cs="Traditional Arabic"/>
          <w:i/>
          <w:iCs/>
          <w:szCs w:val="32"/>
        </w:rPr>
      </w:pPr>
      <w:r>
        <w:rPr>
          <w:rFonts w:ascii="Souvenir Lt BT" w:hAnsi="Souvenir Lt BT" w:cs="Traditional Arabic"/>
          <w:i/>
          <w:iCs/>
          <w:szCs w:val="32"/>
        </w:rPr>
        <w:t>“</w:t>
      </w:r>
      <w:r w:rsidR="00514850" w:rsidRPr="00514850">
        <w:rPr>
          <w:rFonts w:ascii="Souvenir Lt BT" w:hAnsi="Souvenir Lt BT" w:cs="Traditional Arabic"/>
          <w:i/>
          <w:iCs/>
          <w:szCs w:val="32"/>
        </w:rPr>
        <w:t>Ketika Ibnu</w:t>
      </w:r>
      <w:r w:rsidR="00C77B8C">
        <w:rPr>
          <w:rFonts w:ascii="Souvenir Lt BT" w:hAnsi="Souvenir Lt BT" w:cs="Traditional Arabic"/>
          <w:i/>
          <w:iCs/>
          <w:szCs w:val="32"/>
        </w:rPr>
        <w:t xml:space="preserve"> </w:t>
      </w:r>
      <w:proofErr w:type="spellStart"/>
      <w:r w:rsidR="00C77B8C">
        <w:rPr>
          <w:rFonts w:ascii="Souvenir Lt BT" w:hAnsi="Souvenir Lt BT" w:cs="Traditional Arabic"/>
          <w:i/>
          <w:iCs/>
          <w:szCs w:val="32"/>
        </w:rPr>
        <w:t>a</w:t>
      </w:r>
      <w:r w:rsidR="00514850" w:rsidRPr="00514850">
        <w:rPr>
          <w:rFonts w:ascii="Souvenir Lt BT" w:hAnsi="Souvenir Lt BT" w:cs="Traditional Arabic"/>
          <w:i/>
          <w:iCs/>
          <w:szCs w:val="32"/>
        </w:rPr>
        <w:t>z</w:t>
      </w:r>
      <w:proofErr w:type="spellEnd"/>
      <w:r w:rsidR="00C77B8C">
        <w:rPr>
          <w:rFonts w:ascii="Souvenir Lt BT" w:hAnsi="Souvenir Lt BT" w:cs="Traditional Arabic"/>
          <w:i/>
          <w:iCs/>
          <w:szCs w:val="32"/>
        </w:rPr>
        <w:t>-</w:t>
      </w:r>
      <w:r w:rsidR="00514850" w:rsidRPr="00514850">
        <w:rPr>
          <w:rFonts w:ascii="Souvenir Lt BT" w:hAnsi="Souvenir Lt BT" w:cs="Traditional Arabic"/>
          <w:i/>
          <w:iCs/>
          <w:szCs w:val="32"/>
        </w:rPr>
        <w:t xml:space="preserve">Zubair </w:t>
      </w:r>
      <w:r w:rsidR="0026411D" w:rsidRPr="000064A5">
        <w:rPr>
          <w:rFonts w:ascii="Souvenir Lt BT" w:hAnsi="Souvenir Lt BT" w:cs="Traditional Arabic"/>
          <w:i/>
          <w:iCs/>
          <w:szCs w:val="32"/>
        </w:rPr>
        <w:t>berkhotbah</w:t>
      </w:r>
      <w:r w:rsidR="00514850" w:rsidRPr="00514850">
        <w:rPr>
          <w:rFonts w:ascii="Souvenir Lt BT" w:hAnsi="Souvenir Lt BT" w:cs="Traditional Arabic"/>
          <w:i/>
          <w:iCs/>
          <w:szCs w:val="32"/>
        </w:rPr>
        <w:t xml:space="preserve"> di hadapan kami, ia menyampaikan sabda Rasulullah </w:t>
      </w:r>
      <w:r w:rsidRPr="00A257FA">
        <w:rPr>
          <w:rFonts w:ascii="Souvenir Lt BT" w:hAnsi="Souvenir Lt BT" w:cs="Traditional Arabic"/>
          <w:i/>
          <w:iCs/>
          <w:szCs w:val="32"/>
          <w:rtl/>
        </w:rPr>
        <w:t>ﷺ</w:t>
      </w:r>
      <w:r w:rsidR="00E74AE8">
        <w:rPr>
          <w:rFonts w:ascii="Souvenir Lt BT" w:hAnsi="Souvenir Lt BT" w:cs="Traditional Arabic"/>
          <w:i/>
          <w:iCs/>
          <w:szCs w:val="32"/>
        </w:rPr>
        <w:t>,</w:t>
      </w:r>
      <w:r w:rsidR="00514850" w:rsidRPr="00514850">
        <w:rPr>
          <w:rFonts w:ascii="Souvenir Lt BT" w:hAnsi="Souvenir Lt BT" w:cs="Traditional Arabic"/>
          <w:i/>
          <w:iCs/>
          <w:szCs w:val="32"/>
        </w:rPr>
        <w:t xml:space="preserve"> </w:t>
      </w:r>
      <w:r>
        <w:rPr>
          <w:rFonts w:ascii="Souvenir Lt BT" w:hAnsi="Souvenir Lt BT" w:cs="Traditional Arabic"/>
          <w:i/>
          <w:iCs/>
          <w:szCs w:val="32"/>
        </w:rPr>
        <w:t>‘</w:t>
      </w:r>
      <w:r w:rsidR="00514850" w:rsidRPr="00514850">
        <w:rPr>
          <w:rFonts w:ascii="Souvenir Lt BT" w:hAnsi="Souvenir Lt BT" w:cs="Traditional Arabic"/>
          <w:i/>
          <w:iCs/>
          <w:szCs w:val="32"/>
        </w:rPr>
        <w:t xml:space="preserve">Salat di masjidku ini lebih baik dari seribu salat di masjid lain kecuali </w:t>
      </w:r>
      <w:r w:rsidR="0057099E">
        <w:rPr>
          <w:rFonts w:ascii="Souvenir Lt BT" w:hAnsi="Souvenir Lt BT" w:cs="Traditional Arabic"/>
          <w:i/>
          <w:iCs/>
          <w:szCs w:val="32"/>
        </w:rPr>
        <w:t>Masjidilharam</w:t>
      </w:r>
      <w:r w:rsidR="00514850" w:rsidRPr="00514850">
        <w:rPr>
          <w:rFonts w:ascii="Souvenir Lt BT" w:hAnsi="Souvenir Lt BT" w:cs="Traditional Arabic"/>
          <w:i/>
          <w:iCs/>
          <w:szCs w:val="32"/>
        </w:rPr>
        <w:t xml:space="preserve">. Dan salat di </w:t>
      </w:r>
      <w:r w:rsidR="0057099E">
        <w:rPr>
          <w:rFonts w:ascii="Souvenir Lt BT" w:hAnsi="Souvenir Lt BT" w:cs="Traditional Arabic"/>
          <w:i/>
          <w:iCs/>
          <w:szCs w:val="32"/>
        </w:rPr>
        <w:t>Masjidilharam</w:t>
      </w:r>
      <w:r w:rsidR="00514850" w:rsidRPr="00514850">
        <w:rPr>
          <w:rFonts w:ascii="Souvenir Lt BT" w:hAnsi="Souvenir Lt BT" w:cs="Traditional Arabic"/>
          <w:i/>
          <w:iCs/>
          <w:szCs w:val="32"/>
        </w:rPr>
        <w:t xml:space="preserve"> lebih baik seratus kali lipat dari salat di Masjid Nabawi.</w:t>
      </w:r>
      <w:r>
        <w:rPr>
          <w:rFonts w:ascii="Souvenir Lt BT" w:hAnsi="Souvenir Lt BT" w:cs="Traditional Arabic"/>
          <w:i/>
          <w:iCs/>
          <w:szCs w:val="32"/>
        </w:rPr>
        <w:t>’</w:t>
      </w:r>
      <w:r w:rsidR="00514850" w:rsidRPr="00514850">
        <w:rPr>
          <w:rFonts w:ascii="Souvenir Lt BT" w:hAnsi="Souvenir Lt BT" w:cs="Traditional Arabic"/>
          <w:i/>
          <w:iCs/>
          <w:szCs w:val="32"/>
        </w:rPr>
        <w:t xml:space="preserve"> </w:t>
      </w:r>
    </w:p>
    <w:p w14:paraId="3F32464A" w14:textId="03CEAEB9" w:rsidR="0083387D" w:rsidRDefault="00514850" w:rsidP="00514850">
      <w:pPr>
        <w:pStyle w:val="NormalWeb"/>
        <w:shd w:val="clear" w:color="auto" w:fill="FFFFFF"/>
        <w:spacing w:before="0" w:beforeAutospacing="0" w:after="0" w:afterAutospacing="0" w:line="276" w:lineRule="auto"/>
        <w:jc w:val="both"/>
        <w:rPr>
          <w:rFonts w:ascii="Souvenir Lt BT" w:hAnsi="Souvenir Lt BT" w:cs="Traditional Arabic"/>
          <w:i/>
          <w:iCs/>
          <w:szCs w:val="32"/>
        </w:rPr>
      </w:pPr>
      <w:r w:rsidRPr="00514850">
        <w:rPr>
          <w:rFonts w:ascii="Souvenir Lt BT" w:hAnsi="Souvenir Lt BT" w:cs="Traditional Arabic"/>
          <w:i/>
          <w:iCs/>
          <w:szCs w:val="32"/>
        </w:rPr>
        <w:t>Aku (Atha</w:t>
      </w:r>
      <w:r w:rsidR="000B7F96">
        <w:rPr>
          <w:rFonts w:ascii="Souvenir Lt BT" w:hAnsi="Souvenir Lt BT" w:cs="Traditional Arabic"/>
          <w:i/>
          <w:iCs/>
          <w:szCs w:val="32"/>
        </w:rPr>
        <w:t>`</w:t>
      </w:r>
      <w:r w:rsidRPr="00514850">
        <w:rPr>
          <w:rFonts w:ascii="Souvenir Lt BT" w:hAnsi="Souvenir Lt BT" w:cs="Traditional Arabic"/>
          <w:i/>
          <w:iCs/>
          <w:szCs w:val="32"/>
        </w:rPr>
        <w:t xml:space="preserve">) pun bertanya, </w:t>
      </w:r>
      <w:r w:rsidR="00A257FA">
        <w:rPr>
          <w:rFonts w:ascii="Souvenir Lt BT" w:hAnsi="Souvenir Lt BT" w:cs="Traditional Arabic"/>
          <w:i/>
          <w:iCs/>
          <w:szCs w:val="32"/>
        </w:rPr>
        <w:t>‘</w:t>
      </w:r>
      <w:r w:rsidRPr="00514850">
        <w:rPr>
          <w:rFonts w:ascii="Souvenir Lt BT" w:hAnsi="Souvenir Lt BT" w:cs="Traditional Arabic"/>
          <w:i/>
          <w:iCs/>
          <w:szCs w:val="32"/>
        </w:rPr>
        <w:t xml:space="preserve">Wahai Abu Muhammad, keutamaan yang engkau sebutkan ini, apakah hanya berlaku di </w:t>
      </w:r>
      <w:r w:rsidR="0057099E">
        <w:rPr>
          <w:rFonts w:ascii="Souvenir Lt BT" w:hAnsi="Souvenir Lt BT" w:cs="Traditional Arabic"/>
          <w:i/>
          <w:iCs/>
          <w:szCs w:val="32"/>
        </w:rPr>
        <w:t>Masjidilharam</w:t>
      </w:r>
      <w:r w:rsidRPr="00514850">
        <w:rPr>
          <w:rFonts w:ascii="Souvenir Lt BT" w:hAnsi="Souvenir Lt BT" w:cs="Traditional Arabic"/>
          <w:i/>
          <w:iCs/>
          <w:szCs w:val="32"/>
        </w:rPr>
        <w:t xml:space="preserve"> saja atau di seluruh tanah haram?</w:t>
      </w:r>
      <w:r w:rsidR="00A257FA">
        <w:rPr>
          <w:rFonts w:ascii="Souvenir Lt BT" w:hAnsi="Souvenir Lt BT" w:cs="Traditional Arabic"/>
          <w:i/>
          <w:iCs/>
          <w:szCs w:val="32"/>
        </w:rPr>
        <w:t>’</w:t>
      </w:r>
      <w:r w:rsidRPr="00514850">
        <w:rPr>
          <w:rFonts w:ascii="Souvenir Lt BT" w:hAnsi="Souvenir Lt BT" w:cs="Traditional Arabic"/>
          <w:i/>
          <w:iCs/>
          <w:szCs w:val="32"/>
        </w:rPr>
        <w:t xml:space="preserve"> </w:t>
      </w:r>
    </w:p>
    <w:p w14:paraId="62C8A8F5" w14:textId="01151A53" w:rsidR="00514850" w:rsidRPr="00514850" w:rsidRDefault="00514850" w:rsidP="00514850">
      <w:pPr>
        <w:pStyle w:val="NormalWeb"/>
        <w:shd w:val="clear" w:color="auto" w:fill="FFFFFF"/>
        <w:spacing w:before="0" w:beforeAutospacing="0" w:after="0" w:afterAutospacing="0" w:line="276" w:lineRule="auto"/>
        <w:jc w:val="both"/>
        <w:rPr>
          <w:rFonts w:ascii="Souvenir Lt BT" w:hAnsi="Souvenir Lt BT" w:cs="Traditional Arabic"/>
          <w:szCs w:val="32"/>
        </w:rPr>
      </w:pPr>
      <w:r w:rsidRPr="00514850">
        <w:rPr>
          <w:rFonts w:ascii="Souvenir Lt BT" w:hAnsi="Souvenir Lt BT" w:cs="Traditional Arabic"/>
          <w:i/>
          <w:iCs/>
          <w:szCs w:val="32"/>
        </w:rPr>
        <w:t>Ibnu</w:t>
      </w:r>
      <w:r w:rsidR="00AA66B8">
        <w:rPr>
          <w:rFonts w:ascii="Souvenir Lt BT" w:hAnsi="Souvenir Lt BT" w:cs="Traditional Arabic"/>
          <w:i/>
          <w:iCs/>
          <w:szCs w:val="32"/>
        </w:rPr>
        <w:t xml:space="preserve"> </w:t>
      </w:r>
      <w:proofErr w:type="spellStart"/>
      <w:r w:rsidR="00AA66B8">
        <w:rPr>
          <w:rFonts w:ascii="Souvenir Lt BT" w:hAnsi="Souvenir Lt BT" w:cs="Traditional Arabic"/>
          <w:i/>
          <w:iCs/>
          <w:szCs w:val="32"/>
        </w:rPr>
        <w:t>a</w:t>
      </w:r>
      <w:r w:rsidR="0083387D">
        <w:rPr>
          <w:rFonts w:ascii="Souvenir Lt BT" w:hAnsi="Souvenir Lt BT" w:cs="Traditional Arabic"/>
          <w:i/>
          <w:iCs/>
          <w:szCs w:val="32"/>
        </w:rPr>
        <w:t>z</w:t>
      </w:r>
      <w:proofErr w:type="spellEnd"/>
      <w:r w:rsidR="00AA66B8">
        <w:rPr>
          <w:rFonts w:ascii="Souvenir Lt BT" w:hAnsi="Souvenir Lt BT" w:cs="Traditional Arabic"/>
          <w:i/>
          <w:iCs/>
          <w:szCs w:val="32"/>
        </w:rPr>
        <w:t>-</w:t>
      </w:r>
      <w:r w:rsidRPr="00514850">
        <w:rPr>
          <w:rFonts w:ascii="Souvenir Lt BT" w:hAnsi="Souvenir Lt BT" w:cs="Traditional Arabic"/>
          <w:i/>
          <w:iCs/>
          <w:szCs w:val="32"/>
        </w:rPr>
        <w:t xml:space="preserve">Zubair menjawab, </w:t>
      </w:r>
      <w:r w:rsidR="00A257FA">
        <w:rPr>
          <w:rFonts w:ascii="Souvenir Lt BT" w:hAnsi="Souvenir Lt BT" w:cs="Traditional Arabic"/>
          <w:i/>
          <w:iCs/>
          <w:szCs w:val="32"/>
        </w:rPr>
        <w:t>‘</w:t>
      </w:r>
      <w:r w:rsidRPr="00514850">
        <w:rPr>
          <w:rFonts w:ascii="Souvenir Lt BT" w:hAnsi="Souvenir Lt BT" w:cs="Traditional Arabic"/>
          <w:i/>
          <w:iCs/>
          <w:szCs w:val="32"/>
        </w:rPr>
        <w:t xml:space="preserve">Bahkan berlaku di seluruh tanah haram </w:t>
      </w:r>
      <w:r w:rsidR="00FB4A79">
        <w:rPr>
          <w:rFonts w:ascii="Souvenir Lt BT" w:hAnsi="Souvenir Lt BT" w:cs="Traditional Arabic"/>
          <w:i/>
          <w:iCs/>
          <w:szCs w:val="32"/>
        </w:rPr>
        <w:t>Makkah</w:t>
      </w:r>
      <w:r w:rsidRPr="00514850">
        <w:rPr>
          <w:rFonts w:ascii="Souvenir Lt BT" w:hAnsi="Souvenir Lt BT" w:cs="Traditional Arabic"/>
          <w:i/>
          <w:iCs/>
          <w:szCs w:val="32"/>
        </w:rPr>
        <w:t>, karena seluruh tanah haram adalah masjid.</w:t>
      </w:r>
      <w:r w:rsidR="00A257FA">
        <w:rPr>
          <w:rFonts w:ascii="Souvenir Lt BT" w:hAnsi="Souvenir Lt BT" w:cs="Traditional Arabic"/>
          <w:i/>
          <w:iCs/>
          <w:szCs w:val="32"/>
        </w:rPr>
        <w:t>’”</w:t>
      </w:r>
      <w:r w:rsidR="00EF5EF2">
        <w:rPr>
          <w:rStyle w:val="ReferensiCatatanKaki"/>
          <w:rFonts w:ascii="Souvenir Lt BT" w:hAnsi="Souvenir Lt BT" w:cs="Traditional Arabic"/>
          <w:i/>
          <w:iCs/>
          <w:szCs w:val="32"/>
        </w:rPr>
        <w:footnoteReference w:id="86"/>
      </w:r>
      <w:r w:rsidRPr="00514850">
        <w:rPr>
          <w:rFonts w:ascii="Souvenir Lt BT" w:hAnsi="Souvenir Lt BT" w:cs="Traditional Arabic"/>
          <w:szCs w:val="32"/>
        </w:rPr>
        <w:t xml:space="preserve"> </w:t>
      </w:r>
    </w:p>
    <w:p w14:paraId="4706AE0C" w14:textId="49981D78" w:rsidR="00514850" w:rsidRPr="00514850" w:rsidRDefault="00514850" w:rsidP="0026411D">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514850">
        <w:rPr>
          <w:rFonts w:ascii="Souvenir Lt BT" w:hAnsi="Souvenir Lt BT" w:cs="Traditional Arabic"/>
          <w:b/>
          <w:bCs/>
          <w:szCs w:val="32"/>
        </w:rPr>
        <w:t>Kelima,</w:t>
      </w:r>
      <w:r w:rsidRPr="00514850">
        <w:rPr>
          <w:rFonts w:ascii="Souvenir Lt BT" w:hAnsi="Souvenir Lt BT" w:cs="Traditional Arabic"/>
          <w:szCs w:val="32"/>
        </w:rPr>
        <w:t xml:space="preserve"> dalam peristiwa Perjanjian </w:t>
      </w:r>
      <w:proofErr w:type="spellStart"/>
      <w:r w:rsidRPr="00514850">
        <w:rPr>
          <w:rFonts w:ascii="Souvenir Lt BT" w:hAnsi="Souvenir Lt BT" w:cs="Traditional Arabic"/>
          <w:szCs w:val="32"/>
        </w:rPr>
        <w:t>Hudaibiah</w:t>
      </w:r>
      <w:proofErr w:type="spellEnd"/>
      <w:r w:rsidRPr="00514850">
        <w:rPr>
          <w:rFonts w:ascii="Souvenir Lt BT" w:hAnsi="Souvenir Lt BT" w:cs="Traditional Arabic"/>
          <w:szCs w:val="32"/>
        </w:rPr>
        <w:t xml:space="preserve"> disebutkan</w:t>
      </w:r>
      <w:r w:rsidR="0026411D" w:rsidRPr="000064A5">
        <w:rPr>
          <w:rFonts w:ascii="Souvenir Lt BT" w:hAnsi="Souvenir Lt BT" w:cs="Traditional Arabic"/>
          <w:szCs w:val="32"/>
        </w:rPr>
        <w:t>,</w:t>
      </w:r>
    </w:p>
    <w:p w14:paraId="664FE38A" w14:textId="77777777" w:rsidR="00514850" w:rsidRPr="00514850" w:rsidRDefault="00514850" w:rsidP="00514850">
      <w:pPr>
        <w:pStyle w:val="NormalWeb"/>
        <w:shd w:val="clear" w:color="auto" w:fill="FFFFFF"/>
        <w:bidi/>
        <w:spacing w:before="0" w:beforeAutospacing="0" w:after="0" w:afterAutospacing="0" w:line="276" w:lineRule="auto"/>
        <w:jc w:val="both"/>
        <w:rPr>
          <w:rFonts w:ascii="Souvenir Lt BT" w:hAnsi="Souvenir Lt BT" w:cs="Traditional Arabic"/>
          <w:szCs w:val="32"/>
        </w:rPr>
      </w:pPr>
      <w:r w:rsidRPr="00514850">
        <w:rPr>
          <w:rFonts w:ascii="Souvenir Lt BT" w:hAnsi="Souvenir Lt BT" w:cs="Traditional Arabic"/>
          <w:szCs w:val="32"/>
          <w:rtl/>
        </w:rPr>
        <w:t>وَكَانَ رَسُولُ اللهِ صَلَّى اللهُ عَلَيْهِ وَسَلَّمَ يُصَلِّي فِي الْحَرَمِ وَهُوَ مُضْطَرِبٌ فِي الْحِلِّ</w:t>
      </w:r>
    </w:p>
    <w:p w14:paraId="21D91587" w14:textId="3A3B13B4" w:rsidR="00514850" w:rsidRPr="00514850" w:rsidRDefault="00A257FA" w:rsidP="00514850">
      <w:pPr>
        <w:pStyle w:val="NormalWeb"/>
        <w:shd w:val="clear" w:color="auto" w:fill="FFFFFF"/>
        <w:spacing w:before="0" w:beforeAutospacing="0" w:after="0" w:afterAutospacing="0" w:line="276" w:lineRule="auto"/>
        <w:jc w:val="both"/>
        <w:rPr>
          <w:rFonts w:ascii="Souvenir Lt BT" w:hAnsi="Souvenir Lt BT" w:cs="Traditional Arabic"/>
          <w:szCs w:val="32"/>
        </w:rPr>
      </w:pPr>
      <w:r>
        <w:rPr>
          <w:rFonts w:ascii="Souvenir Lt BT" w:hAnsi="Souvenir Lt BT" w:cs="Traditional Arabic"/>
          <w:i/>
          <w:iCs/>
          <w:szCs w:val="32"/>
        </w:rPr>
        <w:t>“</w:t>
      </w:r>
      <w:r w:rsidR="00514850" w:rsidRPr="00514850">
        <w:rPr>
          <w:rFonts w:ascii="Souvenir Lt BT" w:hAnsi="Souvenir Lt BT" w:cs="Traditional Arabic"/>
          <w:i/>
          <w:iCs/>
          <w:szCs w:val="32"/>
        </w:rPr>
        <w:t xml:space="preserve">Rasulullah </w:t>
      </w:r>
      <w:r w:rsidRPr="00A257FA">
        <w:rPr>
          <w:rFonts w:ascii="Souvenir Lt BT" w:hAnsi="Souvenir Lt BT" w:cs="Traditional Arabic"/>
          <w:i/>
          <w:iCs/>
          <w:szCs w:val="32"/>
          <w:rtl/>
        </w:rPr>
        <w:t>ﷺ</w:t>
      </w:r>
      <w:r w:rsidR="00514850" w:rsidRPr="00514850">
        <w:rPr>
          <w:rFonts w:ascii="Souvenir Lt BT" w:hAnsi="Souvenir Lt BT" w:cs="Traditional Arabic"/>
          <w:i/>
          <w:iCs/>
          <w:szCs w:val="32"/>
        </w:rPr>
        <w:t xml:space="preserve"> salat di tanah haram sementara beliau mendirikan kemah di tanah halal.</w:t>
      </w:r>
      <w:r>
        <w:rPr>
          <w:rFonts w:ascii="Souvenir Lt BT" w:hAnsi="Souvenir Lt BT" w:cs="Traditional Arabic"/>
          <w:i/>
          <w:iCs/>
          <w:szCs w:val="32"/>
        </w:rPr>
        <w:t>”</w:t>
      </w:r>
      <w:r w:rsidR="00EF5EF2">
        <w:rPr>
          <w:rStyle w:val="ReferensiCatatanKaki"/>
          <w:rFonts w:ascii="Souvenir Lt BT" w:hAnsi="Souvenir Lt BT" w:cs="Traditional Arabic"/>
          <w:i/>
          <w:iCs/>
          <w:szCs w:val="32"/>
        </w:rPr>
        <w:footnoteReference w:id="87"/>
      </w:r>
      <w:r w:rsidR="00514850" w:rsidRPr="00514850">
        <w:rPr>
          <w:rFonts w:ascii="Souvenir Lt BT" w:hAnsi="Souvenir Lt BT" w:cs="Traditional Arabic"/>
          <w:szCs w:val="32"/>
        </w:rPr>
        <w:t xml:space="preserve"> </w:t>
      </w:r>
    </w:p>
    <w:p w14:paraId="201BA134" w14:textId="4BBEFA5A" w:rsidR="00514850" w:rsidRPr="00514850" w:rsidRDefault="00514850" w:rsidP="0026411D">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514850">
        <w:rPr>
          <w:rFonts w:ascii="Souvenir Lt BT" w:hAnsi="Souvenir Lt BT" w:cs="Traditional Arabic"/>
          <w:szCs w:val="32"/>
        </w:rPr>
        <w:t xml:space="preserve">Ini menunjukkan bahwa Nabi </w:t>
      </w:r>
      <w:r w:rsidR="00A257FA" w:rsidRPr="00A257FA">
        <w:rPr>
          <w:rFonts w:ascii="Souvenir Lt BT" w:hAnsi="Souvenir Lt BT" w:cs="Traditional Arabic"/>
          <w:szCs w:val="32"/>
          <w:rtl/>
        </w:rPr>
        <w:t>ﷺ</w:t>
      </w:r>
      <w:r w:rsidRPr="00514850">
        <w:rPr>
          <w:rFonts w:ascii="Souvenir Lt BT" w:hAnsi="Souvenir Lt BT" w:cs="Traditional Arabic"/>
          <w:szCs w:val="32"/>
        </w:rPr>
        <w:t xml:space="preserve"> sengaja salat di tanah haram meskipun kemah beliau berada di tanah halal. Demikian pula yang dipahami dan dipraktikkan oleh para sahabat. Mujahid berkata</w:t>
      </w:r>
      <w:r w:rsidR="0026411D" w:rsidRPr="000064A5">
        <w:rPr>
          <w:rFonts w:ascii="Souvenir Lt BT" w:hAnsi="Souvenir Lt BT" w:cs="Traditional Arabic"/>
          <w:szCs w:val="32"/>
        </w:rPr>
        <w:t>,</w:t>
      </w:r>
    </w:p>
    <w:p w14:paraId="5F041477" w14:textId="59276C9E" w:rsidR="00514850" w:rsidRPr="00514850" w:rsidRDefault="00514850" w:rsidP="00514850">
      <w:pPr>
        <w:pStyle w:val="NormalWeb"/>
        <w:shd w:val="clear" w:color="auto" w:fill="FFFFFF"/>
        <w:bidi/>
        <w:spacing w:before="0" w:beforeAutospacing="0" w:after="0" w:afterAutospacing="0" w:line="276" w:lineRule="auto"/>
        <w:jc w:val="both"/>
        <w:rPr>
          <w:rFonts w:ascii="Souvenir Lt BT" w:hAnsi="Souvenir Lt BT" w:cs="Traditional Arabic"/>
          <w:szCs w:val="32"/>
        </w:rPr>
      </w:pPr>
      <w:r w:rsidRPr="00514850">
        <w:rPr>
          <w:rFonts w:ascii="Souvenir Lt BT" w:hAnsi="Souvenir Lt BT" w:cs="Traditional Arabic"/>
          <w:szCs w:val="32"/>
          <w:rtl/>
        </w:rPr>
        <w:t xml:space="preserve">رَأَيْتُ عَبْدَ اللهِ بْنَ عَمْرِو بْنِ الْعَاصِ بِعَرَفَةَ وَمَنْزِلُهُ فِي الْحِلِّ وَمُصَلَّاهُ فِي الْحَرَمِ، فَقِيلَ لَهُ: لِمَ تَفْعَلُ هَذَا؟ فَقَالَ: </w:t>
      </w:r>
      <w:r w:rsidR="00DC4ED3">
        <w:rPr>
          <w:rFonts w:ascii="Souvenir Lt BT" w:hAnsi="Souvenir Lt BT" w:cs="Traditional Arabic"/>
          <w:szCs w:val="32"/>
          <w:rtl/>
        </w:rPr>
        <w:t>لِأَنَّ</w:t>
      </w:r>
      <w:r w:rsidRPr="00514850">
        <w:rPr>
          <w:rFonts w:ascii="Souvenir Lt BT" w:hAnsi="Souvenir Lt BT" w:cs="Traditional Arabic"/>
          <w:szCs w:val="32"/>
          <w:rtl/>
        </w:rPr>
        <w:t xml:space="preserve"> الْعَمَلَ فِيهِ أَفْضَلُ وَالْخَطِيئَةَ أَعْظَمُ فِيهِ</w:t>
      </w:r>
    </w:p>
    <w:p w14:paraId="61297474" w14:textId="1E5ACBC5" w:rsidR="00880815" w:rsidRDefault="00A257FA" w:rsidP="00514850">
      <w:pPr>
        <w:pStyle w:val="NormalWeb"/>
        <w:shd w:val="clear" w:color="auto" w:fill="FFFFFF"/>
        <w:spacing w:before="0" w:beforeAutospacing="0" w:after="0" w:afterAutospacing="0" w:line="276" w:lineRule="auto"/>
        <w:jc w:val="both"/>
        <w:rPr>
          <w:rFonts w:ascii="Souvenir Lt BT" w:hAnsi="Souvenir Lt BT" w:cs="Traditional Arabic"/>
          <w:i/>
          <w:iCs/>
          <w:szCs w:val="32"/>
        </w:rPr>
      </w:pPr>
      <w:r>
        <w:rPr>
          <w:rFonts w:ascii="Souvenir Lt BT" w:hAnsi="Souvenir Lt BT" w:cs="Traditional Arabic"/>
          <w:i/>
          <w:iCs/>
          <w:szCs w:val="32"/>
        </w:rPr>
        <w:t>“</w:t>
      </w:r>
      <w:r w:rsidR="00514850" w:rsidRPr="00514850">
        <w:rPr>
          <w:rFonts w:ascii="Souvenir Lt BT" w:hAnsi="Souvenir Lt BT" w:cs="Traditional Arabic"/>
          <w:i/>
          <w:iCs/>
          <w:szCs w:val="32"/>
        </w:rPr>
        <w:t xml:space="preserve">Aku melihat Abdullah bin Amr bin </w:t>
      </w:r>
      <w:proofErr w:type="spellStart"/>
      <w:r w:rsidR="00571507">
        <w:rPr>
          <w:rFonts w:ascii="Souvenir Lt BT" w:hAnsi="Souvenir Lt BT" w:cs="Traditional Arabic"/>
          <w:i/>
          <w:iCs/>
          <w:szCs w:val="32"/>
        </w:rPr>
        <w:t>a</w:t>
      </w:r>
      <w:r w:rsidR="00514850" w:rsidRPr="00514850">
        <w:rPr>
          <w:rFonts w:ascii="Souvenir Lt BT" w:hAnsi="Souvenir Lt BT" w:cs="Traditional Arabic"/>
          <w:i/>
          <w:iCs/>
          <w:szCs w:val="32"/>
        </w:rPr>
        <w:t>l</w:t>
      </w:r>
      <w:proofErr w:type="spellEnd"/>
      <w:r w:rsidR="00514850" w:rsidRPr="00514850">
        <w:rPr>
          <w:rFonts w:ascii="Souvenir Lt BT" w:hAnsi="Souvenir Lt BT" w:cs="Traditional Arabic"/>
          <w:i/>
          <w:iCs/>
          <w:szCs w:val="32"/>
        </w:rPr>
        <w:t>-</w:t>
      </w:r>
      <w:r>
        <w:rPr>
          <w:rFonts w:ascii="Souvenir Lt BT" w:hAnsi="Souvenir Lt BT" w:cs="Traditional Arabic"/>
          <w:i/>
          <w:iCs/>
          <w:szCs w:val="32"/>
        </w:rPr>
        <w:t>‘</w:t>
      </w:r>
      <w:r w:rsidR="00514850" w:rsidRPr="00514850">
        <w:rPr>
          <w:rFonts w:ascii="Souvenir Lt BT" w:hAnsi="Souvenir Lt BT" w:cs="Traditional Arabic"/>
          <w:i/>
          <w:iCs/>
          <w:szCs w:val="32"/>
        </w:rPr>
        <w:t xml:space="preserve">Ash di Arafah; tempat tinggalnya di tanah halal, tetapi tempat salatnya di tanah haram. Ditanyakan kepadanya, </w:t>
      </w:r>
      <w:r>
        <w:rPr>
          <w:rFonts w:ascii="Souvenir Lt BT" w:hAnsi="Souvenir Lt BT" w:cs="Traditional Arabic"/>
          <w:i/>
          <w:iCs/>
          <w:szCs w:val="32"/>
        </w:rPr>
        <w:t>‘</w:t>
      </w:r>
      <w:r w:rsidR="00514850" w:rsidRPr="00514850">
        <w:rPr>
          <w:rFonts w:ascii="Souvenir Lt BT" w:hAnsi="Souvenir Lt BT" w:cs="Traditional Arabic"/>
          <w:i/>
          <w:iCs/>
          <w:szCs w:val="32"/>
        </w:rPr>
        <w:t>Mengapa engkau melakukan ini?</w:t>
      </w:r>
      <w:r>
        <w:rPr>
          <w:rFonts w:ascii="Souvenir Lt BT" w:hAnsi="Souvenir Lt BT" w:cs="Traditional Arabic"/>
          <w:i/>
          <w:iCs/>
          <w:szCs w:val="32"/>
        </w:rPr>
        <w:t>’</w:t>
      </w:r>
      <w:r w:rsidR="00514850" w:rsidRPr="00514850">
        <w:rPr>
          <w:rFonts w:ascii="Souvenir Lt BT" w:hAnsi="Souvenir Lt BT" w:cs="Traditional Arabic"/>
          <w:i/>
          <w:iCs/>
          <w:szCs w:val="32"/>
        </w:rPr>
        <w:t xml:space="preserve"> </w:t>
      </w:r>
    </w:p>
    <w:p w14:paraId="3A920B7F" w14:textId="4D1D242F" w:rsidR="00514850" w:rsidRPr="000064A5" w:rsidRDefault="00514850" w:rsidP="00514850">
      <w:pPr>
        <w:pStyle w:val="NormalWeb"/>
        <w:shd w:val="clear" w:color="auto" w:fill="FFFFFF"/>
        <w:spacing w:before="0" w:beforeAutospacing="0" w:after="0" w:afterAutospacing="0" w:line="276" w:lineRule="auto"/>
        <w:jc w:val="both"/>
        <w:rPr>
          <w:rFonts w:ascii="Souvenir Lt BT" w:hAnsi="Souvenir Lt BT" w:cs="Traditional Arabic"/>
          <w:szCs w:val="32"/>
        </w:rPr>
      </w:pPr>
      <w:r w:rsidRPr="00514850">
        <w:rPr>
          <w:rFonts w:ascii="Souvenir Lt BT" w:hAnsi="Souvenir Lt BT" w:cs="Traditional Arabic"/>
          <w:i/>
          <w:iCs/>
          <w:szCs w:val="32"/>
        </w:rPr>
        <w:lastRenderedPageBreak/>
        <w:t xml:space="preserve">Ia menjawab, </w:t>
      </w:r>
      <w:r w:rsidR="00A257FA">
        <w:rPr>
          <w:rFonts w:ascii="Souvenir Lt BT" w:hAnsi="Souvenir Lt BT" w:cs="Traditional Arabic"/>
          <w:i/>
          <w:iCs/>
          <w:szCs w:val="32"/>
        </w:rPr>
        <w:t>‘</w:t>
      </w:r>
      <w:r w:rsidRPr="00514850">
        <w:rPr>
          <w:rFonts w:ascii="Souvenir Lt BT" w:hAnsi="Souvenir Lt BT" w:cs="Traditional Arabic"/>
          <w:i/>
          <w:iCs/>
          <w:szCs w:val="32"/>
        </w:rPr>
        <w:t>Karena beramal di tanah haram lebih utama, dan bermaksiat di tanah haram pun lebih besar dosanya.</w:t>
      </w:r>
      <w:r w:rsidR="00A257FA">
        <w:rPr>
          <w:rFonts w:ascii="Souvenir Lt BT" w:hAnsi="Souvenir Lt BT" w:cs="Traditional Arabic"/>
          <w:i/>
          <w:iCs/>
          <w:szCs w:val="32"/>
        </w:rPr>
        <w:t>’”</w:t>
      </w:r>
      <w:r w:rsidR="00880815">
        <w:rPr>
          <w:rStyle w:val="ReferensiCatatanKaki"/>
          <w:rFonts w:ascii="Souvenir Lt BT" w:hAnsi="Souvenir Lt BT" w:cs="Traditional Arabic"/>
          <w:i/>
          <w:iCs/>
          <w:szCs w:val="32"/>
        </w:rPr>
        <w:footnoteReference w:id="88"/>
      </w:r>
    </w:p>
    <w:p w14:paraId="2D895472" w14:textId="77777777" w:rsidR="0026411D" w:rsidRPr="00514850" w:rsidRDefault="0026411D" w:rsidP="0026411D">
      <w:pPr>
        <w:pStyle w:val="NormalWeb"/>
        <w:shd w:val="clear" w:color="auto" w:fill="FFFFFF"/>
        <w:spacing w:before="0" w:beforeAutospacing="0" w:after="0" w:afterAutospacing="0" w:line="276" w:lineRule="auto"/>
        <w:jc w:val="both"/>
        <w:rPr>
          <w:rFonts w:ascii="Souvenir Lt BT" w:hAnsi="Souvenir Lt BT" w:cs="Traditional Arabic"/>
          <w:szCs w:val="32"/>
        </w:rPr>
      </w:pPr>
    </w:p>
    <w:p w14:paraId="0FCFE10E" w14:textId="34083DAE" w:rsidR="00514850" w:rsidRPr="00514850" w:rsidRDefault="0026411D" w:rsidP="0026411D">
      <w:pPr>
        <w:pStyle w:val="NormalWeb"/>
        <w:shd w:val="clear" w:color="auto" w:fill="FFFFFF"/>
        <w:spacing w:line="276" w:lineRule="auto"/>
        <w:jc w:val="center"/>
        <w:rPr>
          <w:rFonts w:ascii="Souvenir Lt BT" w:hAnsi="Souvenir Lt BT" w:cs="Traditional Arabic"/>
          <w:szCs w:val="32"/>
        </w:rPr>
      </w:pPr>
      <w:r w:rsidRPr="000064A5">
        <w:rPr>
          <w:rFonts w:ascii="Souvenir Lt BT" w:hAnsi="Souvenir Lt BT" w:cs="Traditional Arabic"/>
          <w:szCs w:val="32"/>
        </w:rPr>
        <w:t>***</w:t>
      </w:r>
    </w:p>
    <w:p w14:paraId="34F9885D" w14:textId="278B253C" w:rsidR="00514850" w:rsidRPr="00514850" w:rsidRDefault="00514850" w:rsidP="0026411D">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514850">
        <w:rPr>
          <w:rFonts w:ascii="Souvenir Lt BT" w:hAnsi="Souvenir Lt BT" w:cs="Traditional Arabic"/>
          <w:b/>
          <w:bCs/>
          <w:szCs w:val="32"/>
        </w:rPr>
        <w:t xml:space="preserve">Catatan </w:t>
      </w:r>
      <w:r w:rsidR="00D65979">
        <w:rPr>
          <w:rFonts w:ascii="Souvenir Lt BT" w:hAnsi="Souvenir Lt BT" w:cs="Traditional Arabic"/>
          <w:b/>
          <w:bCs/>
          <w:szCs w:val="32"/>
        </w:rPr>
        <w:t>p</w:t>
      </w:r>
      <w:r w:rsidRPr="00514850">
        <w:rPr>
          <w:rFonts w:ascii="Souvenir Lt BT" w:hAnsi="Souvenir Lt BT" w:cs="Traditional Arabic"/>
          <w:b/>
          <w:bCs/>
          <w:szCs w:val="32"/>
        </w:rPr>
        <w:t>enting</w:t>
      </w:r>
    </w:p>
    <w:p w14:paraId="63F12D0D" w14:textId="3B20FA95" w:rsidR="00514850" w:rsidRPr="00514850" w:rsidRDefault="00514850" w:rsidP="0026411D">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514850">
        <w:rPr>
          <w:rFonts w:ascii="Souvenir Lt BT" w:hAnsi="Souvenir Lt BT" w:cs="Traditional Arabic"/>
          <w:szCs w:val="32"/>
        </w:rPr>
        <w:t xml:space="preserve">Meskipun salat di masjid mana pun di tanah haram </w:t>
      </w:r>
      <w:r w:rsidR="00FB4A79">
        <w:rPr>
          <w:rFonts w:ascii="Souvenir Lt BT" w:hAnsi="Souvenir Lt BT" w:cs="Traditional Arabic"/>
          <w:szCs w:val="32"/>
        </w:rPr>
        <w:t>Makkah</w:t>
      </w:r>
      <w:r w:rsidRPr="00514850">
        <w:rPr>
          <w:rFonts w:ascii="Souvenir Lt BT" w:hAnsi="Souvenir Lt BT" w:cs="Traditional Arabic"/>
          <w:szCs w:val="32"/>
        </w:rPr>
        <w:t xml:space="preserve"> mendapat pahala seratus ribu kali lipat, salat di </w:t>
      </w:r>
      <w:r w:rsidR="0057099E">
        <w:rPr>
          <w:rFonts w:ascii="Souvenir Lt BT" w:hAnsi="Souvenir Lt BT" w:cs="Traditional Arabic"/>
          <w:i/>
          <w:iCs/>
          <w:szCs w:val="32"/>
        </w:rPr>
        <w:t>Masjidilharam</w:t>
      </w:r>
      <w:r w:rsidR="0026411D" w:rsidRPr="00514850">
        <w:rPr>
          <w:rFonts w:ascii="Souvenir Lt BT" w:hAnsi="Souvenir Lt BT" w:cs="Traditional Arabic"/>
          <w:szCs w:val="32"/>
        </w:rPr>
        <w:t xml:space="preserve"> </w:t>
      </w:r>
      <w:r w:rsidRPr="00514850">
        <w:rPr>
          <w:rFonts w:ascii="Souvenir Lt BT" w:hAnsi="Souvenir Lt BT" w:cs="Traditional Arabic"/>
          <w:szCs w:val="32"/>
        </w:rPr>
        <w:t xml:space="preserve">tetap lebih utama karena jumlah </w:t>
      </w:r>
      <w:r w:rsidR="00037DD9">
        <w:rPr>
          <w:rFonts w:ascii="Souvenir Lt BT" w:hAnsi="Souvenir Lt BT" w:cs="Traditional Arabic"/>
          <w:szCs w:val="32"/>
        </w:rPr>
        <w:t>jamaah</w:t>
      </w:r>
      <w:r w:rsidRPr="00503446">
        <w:rPr>
          <w:rFonts w:ascii="Souvenir Lt BT" w:hAnsi="Souvenir Lt BT" w:cs="Traditional Arabic"/>
          <w:szCs w:val="32"/>
        </w:rPr>
        <w:t>nya</w:t>
      </w:r>
      <w:r w:rsidRPr="00514850">
        <w:rPr>
          <w:rFonts w:ascii="Souvenir Lt BT" w:hAnsi="Souvenir Lt BT" w:cs="Traditional Arabic"/>
          <w:szCs w:val="32"/>
        </w:rPr>
        <w:t xml:space="preserve"> yang jauh lebih banyak. Nabi </w:t>
      </w:r>
      <w:r w:rsidR="00A257FA" w:rsidRPr="00A257FA">
        <w:rPr>
          <w:rFonts w:ascii="Souvenir Lt BT" w:hAnsi="Souvenir Lt BT" w:cs="Traditional Arabic"/>
          <w:szCs w:val="32"/>
          <w:rtl/>
        </w:rPr>
        <w:t>ﷺ</w:t>
      </w:r>
      <w:r w:rsidRPr="00514850">
        <w:rPr>
          <w:rFonts w:ascii="Souvenir Lt BT" w:hAnsi="Souvenir Lt BT" w:cs="Traditional Arabic"/>
          <w:szCs w:val="32"/>
        </w:rPr>
        <w:t xml:space="preserve"> bersabda</w:t>
      </w:r>
      <w:r w:rsidR="0026411D" w:rsidRPr="000064A5">
        <w:rPr>
          <w:rFonts w:ascii="Souvenir Lt BT" w:hAnsi="Souvenir Lt BT" w:cs="Traditional Arabic"/>
          <w:szCs w:val="32"/>
        </w:rPr>
        <w:t>,</w:t>
      </w:r>
      <w:r w:rsidR="0026411D" w:rsidRPr="000064A5">
        <w:rPr>
          <w:rFonts w:ascii="Souvenir Lt BT" w:hAnsi="Souvenir Lt BT" w:cs="Traditional Arabic"/>
          <w:szCs w:val="32"/>
        </w:rPr>
        <w:tab/>
      </w:r>
    </w:p>
    <w:p w14:paraId="365A40B0" w14:textId="5E2D74F5" w:rsidR="00514850" w:rsidRPr="00514850" w:rsidRDefault="001317D4" w:rsidP="00514850">
      <w:pPr>
        <w:pStyle w:val="NormalWeb"/>
        <w:shd w:val="clear" w:color="auto" w:fill="FFFFFF"/>
        <w:bidi/>
        <w:spacing w:before="0" w:beforeAutospacing="0" w:after="0" w:afterAutospacing="0" w:line="276" w:lineRule="auto"/>
        <w:jc w:val="both"/>
        <w:rPr>
          <w:rFonts w:ascii="Souvenir Lt BT" w:hAnsi="Souvenir Lt BT" w:cs="Traditional Arabic"/>
          <w:szCs w:val="32"/>
        </w:rPr>
      </w:pPr>
      <w:r w:rsidRPr="00503446">
        <w:rPr>
          <w:rFonts w:ascii="Souvenir Lt BT" w:hAnsi="Souvenir Lt BT" w:cs="Traditional Arabic" w:hint="cs"/>
          <w:szCs w:val="32"/>
          <w:rtl/>
        </w:rPr>
        <w:t>((</w:t>
      </w:r>
      <w:r w:rsidR="00514850" w:rsidRPr="00514850">
        <w:rPr>
          <w:rFonts w:ascii="Souvenir Lt BT" w:hAnsi="Souvenir Lt BT" w:cs="Traditional Arabic"/>
          <w:szCs w:val="32"/>
          <w:rtl/>
        </w:rPr>
        <w:t>وَإِنَّ صَلَاةَ الرَّجُلِ مَعَ الرَّجُلِ أَزْكَى مِنْ صَلَاتِهِ وَحْدَهُ، وَصَلَاتُهُ مَعَ الرَّجُلَيْنِ أَزْكَى مِنْ صَلَاتِهِ مَعَ الرَّجُلِ، وَمَا كَثُرَ فَهُوَ أَحَبُّ إِلَى اللهِ تَعَالَى</w:t>
      </w:r>
      <w:r>
        <w:rPr>
          <w:rFonts w:ascii="Souvenir Lt BT" w:hAnsi="Souvenir Lt BT" w:cs="Traditional Arabic" w:hint="cs"/>
          <w:szCs w:val="32"/>
          <w:rtl/>
        </w:rPr>
        <w:t>))</w:t>
      </w:r>
    </w:p>
    <w:p w14:paraId="3F70682B" w14:textId="7A4048B8" w:rsidR="00514850" w:rsidRPr="00514850" w:rsidRDefault="00A257FA" w:rsidP="00514850">
      <w:pPr>
        <w:pStyle w:val="NormalWeb"/>
        <w:shd w:val="clear" w:color="auto" w:fill="FFFFFF"/>
        <w:spacing w:before="0" w:beforeAutospacing="0" w:after="0" w:afterAutospacing="0" w:line="276" w:lineRule="auto"/>
        <w:jc w:val="both"/>
        <w:rPr>
          <w:rFonts w:ascii="Souvenir Lt BT" w:hAnsi="Souvenir Lt BT" w:cs="Traditional Arabic"/>
          <w:szCs w:val="32"/>
        </w:rPr>
      </w:pPr>
      <w:r>
        <w:rPr>
          <w:rFonts w:ascii="Souvenir Lt BT" w:hAnsi="Souvenir Lt BT" w:cs="Traditional Arabic"/>
          <w:i/>
          <w:iCs/>
          <w:szCs w:val="32"/>
        </w:rPr>
        <w:t>“</w:t>
      </w:r>
      <w:r w:rsidR="00514850" w:rsidRPr="00514850">
        <w:rPr>
          <w:rFonts w:ascii="Souvenir Lt BT" w:hAnsi="Souvenir Lt BT" w:cs="Traditional Arabic"/>
          <w:i/>
          <w:iCs/>
          <w:szCs w:val="32"/>
        </w:rPr>
        <w:t xml:space="preserve">Salat seseorang bersama satu orang lain lebih mulia dari salatnya sendirian. Salatnya bersama dua orang lebih mulia dari salatnya bersama satu orang. Dan semakin banyak </w:t>
      </w:r>
      <w:r w:rsidR="00037DD9">
        <w:rPr>
          <w:rFonts w:ascii="Souvenir Lt BT" w:hAnsi="Souvenir Lt BT" w:cs="Traditional Arabic"/>
          <w:i/>
          <w:iCs/>
          <w:szCs w:val="32"/>
        </w:rPr>
        <w:t>jamaah</w:t>
      </w:r>
      <w:r w:rsidR="00514850" w:rsidRPr="00503446">
        <w:rPr>
          <w:rFonts w:ascii="Souvenir Lt BT" w:hAnsi="Souvenir Lt BT" w:cs="Traditional Arabic"/>
          <w:i/>
          <w:iCs/>
          <w:szCs w:val="32"/>
        </w:rPr>
        <w:t>nya</w:t>
      </w:r>
      <w:r w:rsidR="00514850" w:rsidRPr="00514850">
        <w:rPr>
          <w:rFonts w:ascii="Souvenir Lt BT" w:hAnsi="Souvenir Lt BT" w:cs="Traditional Arabic"/>
          <w:i/>
          <w:iCs/>
          <w:szCs w:val="32"/>
        </w:rPr>
        <w:t>, semakin dicintai Allah.</w:t>
      </w:r>
      <w:r>
        <w:rPr>
          <w:rFonts w:ascii="Souvenir Lt BT" w:hAnsi="Souvenir Lt BT" w:cs="Traditional Arabic"/>
          <w:i/>
          <w:iCs/>
          <w:szCs w:val="32"/>
        </w:rPr>
        <w:t>”</w:t>
      </w:r>
      <w:r w:rsidR="000C4C75">
        <w:rPr>
          <w:rStyle w:val="ReferensiCatatanKaki"/>
          <w:rFonts w:ascii="Souvenir Lt BT" w:hAnsi="Souvenir Lt BT" w:cs="Traditional Arabic"/>
          <w:i/>
          <w:iCs/>
          <w:szCs w:val="32"/>
        </w:rPr>
        <w:footnoteReference w:id="89"/>
      </w:r>
      <w:r w:rsidR="00514850" w:rsidRPr="00514850">
        <w:rPr>
          <w:rFonts w:ascii="Souvenir Lt BT" w:hAnsi="Souvenir Lt BT" w:cs="Traditional Arabic"/>
          <w:szCs w:val="32"/>
        </w:rPr>
        <w:t xml:space="preserve"> </w:t>
      </w:r>
    </w:p>
    <w:p w14:paraId="5659175B" w14:textId="493EF729" w:rsidR="00514850" w:rsidRPr="00514850" w:rsidRDefault="00514850" w:rsidP="0026411D">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514850">
        <w:rPr>
          <w:rFonts w:ascii="Souvenir Lt BT" w:hAnsi="Souvenir Lt BT" w:cs="Traditional Arabic"/>
          <w:szCs w:val="32"/>
        </w:rPr>
        <w:t>Beliau juga bersabda</w:t>
      </w:r>
      <w:r w:rsidR="0026411D" w:rsidRPr="000064A5">
        <w:rPr>
          <w:rFonts w:ascii="Souvenir Lt BT" w:hAnsi="Souvenir Lt BT" w:cs="Traditional Arabic"/>
          <w:szCs w:val="32"/>
        </w:rPr>
        <w:t>,</w:t>
      </w:r>
    </w:p>
    <w:p w14:paraId="32E1E0D1" w14:textId="7FFD53EF" w:rsidR="00514850" w:rsidRPr="00514850" w:rsidRDefault="000C4C75" w:rsidP="00514850">
      <w:pPr>
        <w:pStyle w:val="NormalWeb"/>
        <w:shd w:val="clear" w:color="auto" w:fill="FFFFFF"/>
        <w:bidi/>
        <w:spacing w:before="0" w:beforeAutospacing="0" w:after="0" w:afterAutospacing="0" w:line="276" w:lineRule="auto"/>
        <w:jc w:val="both"/>
        <w:rPr>
          <w:rFonts w:ascii="Souvenir Lt BT" w:hAnsi="Souvenir Lt BT" w:cs="Traditional Arabic"/>
          <w:szCs w:val="32"/>
        </w:rPr>
      </w:pPr>
      <w:r w:rsidRPr="00503446">
        <w:rPr>
          <w:rFonts w:ascii="Souvenir Lt BT" w:hAnsi="Souvenir Lt BT" w:cs="Traditional Arabic" w:hint="cs"/>
          <w:szCs w:val="32"/>
          <w:rtl/>
        </w:rPr>
        <w:t>((</w:t>
      </w:r>
      <w:r w:rsidR="00514850" w:rsidRPr="00514850">
        <w:rPr>
          <w:rFonts w:ascii="Souvenir Lt BT" w:hAnsi="Souvenir Lt BT" w:cs="Traditional Arabic"/>
          <w:szCs w:val="32"/>
          <w:rtl/>
        </w:rPr>
        <w:t xml:space="preserve">صَلَاةُ رَجُلَيْنِ يَؤُمُّ أَحَدُهُمَا صَاحِبَهُ أَزْكَى عِنْدَ اللهِ مِنْ صَلَاةِ ثَمَانِيَةٍ </w:t>
      </w:r>
      <w:proofErr w:type="spellStart"/>
      <w:r w:rsidR="00514850" w:rsidRPr="00514850">
        <w:rPr>
          <w:rFonts w:ascii="Souvenir Lt BT" w:hAnsi="Souvenir Lt BT" w:cs="Traditional Arabic"/>
          <w:szCs w:val="32"/>
          <w:rtl/>
        </w:rPr>
        <w:t>تَتْرَى</w:t>
      </w:r>
      <w:proofErr w:type="spellEnd"/>
      <w:r w:rsidR="00514850" w:rsidRPr="00514850">
        <w:rPr>
          <w:rFonts w:ascii="Souvenir Lt BT" w:hAnsi="Souvenir Lt BT" w:cs="Traditional Arabic"/>
          <w:szCs w:val="32"/>
          <w:rtl/>
        </w:rPr>
        <w:t xml:space="preserve">، وَصَلَاةُ أَرْبَعَةٍ </w:t>
      </w:r>
      <w:proofErr w:type="spellStart"/>
      <w:r w:rsidR="00514850" w:rsidRPr="00514850">
        <w:rPr>
          <w:rFonts w:ascii="Souvenir Lt BT" w:hAnsi="Souvenir Lt BT" w:cs="Traditional Arabic"/>
          <w:szCs w:val="32"/>
          <w:rtl/>
        </w:rPr>
        <w:t>يَؤُمُّهُمْ</w:t>
      </w:r>
      <w:proofErr w:type="spellEnd"/>
      <w:r w:rsidR="00514850" w:rsidRPr="00514850">
        <w:rPr>
          <w:rFonts w:ascii="Souvenir Lt BT" w:hAnsi="Souvenir Lt BT" w:cs="Traditional Arabic"/>
          <w:szCs w:val="32"/>
          <w:rtl/>
        </w:rPr>
        <w:t xml:space="preserve"> أَحَدُهُمْ أَزْكَى عِنْدَ اللهِ مِنْ صَلَاةِ مِائَةٍ </w:t>
      </w:r>
      <w:proofErr w:type="spellStart"/>
      <w:r w:rsidR="00514850" w:rsidRPr="00514850">
        <w:rPr>
          <w:rFonts w:ascii="Souvenir Lt BT" w:hAnsi="Souvenir Lt BT" w:cs="Traditional Arabic"/>
          <w:szCs w:val="32"/>
          <w:rtl/>
        </w:rPr>
        <w:t>تَتْرَى</w:t>
      </w:r>
      <w:proofErr w:type="spellEnd"/>
      <w:r>
        <w:rPr>
          <w:rFonts w:ascii="Souvenir Lt BT" w:hAnsi="Souvenir Lt BT" w:cs="Traditional Arabic" w:hint="cs"/>
          <w:szCs w:val="32"/>
          <w:rtl/>
        </w:rPr>
        <w:t>))</w:t>
      </w:r>
    </w:p>
    <w:p w14:paraId="1E7A74D7" w14:textId="0A9085E7" w:rsidR="00514850" w:rsidRPr="00514850" w:rsidRDefault="00A257FA" w:rsidP="00514850">
      <w:pPr>
        <w:pStyle w:val="NormalWeb"/>
        <w:shd w:val="clear" w:color="auto" w:fill="FFFFFF"/>
        <w:spacing w:before="0" w:beforeAutospacing="0" w:after="0" w:afterAutospacing="0" w:line="276" w:lineRule="auto"/>
        <w:jc w:val="both"/>
        <w:rPr>
          <w:rFonts w:ascii="Souvenir Lt BT" w:hAnsi="Souvenir Lt BT" w:cs="Traditional Arabic"/>
          <w:szCs w:val="32"/>
        </w:rPr>
      </w:pPr>
      <w:r>
        <w:rPr>
          <w:rFonts w:ascii="Souvenir Lt BT" w:hAnsi="Souvenir Lt BT" w:cs="Traditional Arabic"/>
          <w:i/>
          <w:iCs/>
          <w:szCs w:val="32"/>
        </w:rPr>
        <w:t>“</w:t>
      </w:r>
      <w:r w:rsidR="00514850" w:rsidRPr="00514850">
        <w:rPr>
          <w:rFonts w:ascii="Souvenir Lt BT" w:hAnsi="Souvenir Lt BT" w:cs="Traditional Arabic"/>
          <w:i/>
          <w:iCs/>
          <w:szCs w:val="32"/>
        </w:rPr>
        <w:t>Salat dua orang yang salah satunya menjadi imam lebih mulia di sisi Allah dari salat delapan orang yang terpisah-pisah. Dan salat empat orang yang diimami salah seorang dari mereka lebih mulia di sisi Allah dari salat seratus orang yang terpisah-pisah.</w:t>
      </w:r>
      <w:r>
        <w:rPr>
          <w:rFonts w:ascii="Souvenir Lt BT" w:hAnsi="Souvenir Lt BT" w:cs="Traditional Arabic"/>
          <w:i/>
          <w:iCs/>
          <w:szCs w:val="32"/>
        </w:rPr>
        <w:t>”</w:t>
      </w:r>
      <w:r w:rsidR="00892C89">
        <w:rPr>
          <w:rStyle w:val="ReferensiCatatanKaki"/>
          <w:rFonts w:ascii="Souvenir Lt BT" w:hAnsi="Souvenir Lt BT" w:cs="Traditional Arabic"/>
          <w:i/>
          <w:iCs/>
          <w:szCs w:val="32"/>
        </w:rPr>
        <w:footnoteReference w:id="90"/>
      </w:r>
      <w:r w:rsidR="00514850" w:rsidRPr="00514850">
        <w:rPr>
          <w:rFonts w:ascii="Souvenir Lt BT" w:hAnsi="Souvenir Lt BT" w:cs="Traditional Arabic"/>
          <w:szCs w:val="32"/>
        </w:rPr>
        <w:t xml:space="preserve"> </w:t>
      </w:r>
    </w:p>
    <w:p w14:paraId="5AE11773" w14:textId="0EA73BDF" w:rsidR="00514850" w:rsidRPr="00514850" w:rsidRDefault="00514850" w:rsidP="0026411D">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514850">
        <w:rPr>
          <w:rFonts w:ascii="Souvenir Lt BT" w:hAnsi="Souvenir Lt BT" w:cs="Traditional Arabic"/>
          <w:szCs w:val="32"/>
        </w:rPr>
        <w:t xml:space="preserve">Ibnu </w:t>
      </w:r>
      <w:proofErr w:type="spellStart"/>
      <w:r w:rsidRPr="00514850">
        <w:rPr>
          <w:rFonts w:ascii="Souvenir Lt BT" w:hAnsi="Souvenir Lt BT" w:cs="Traditional Arabic"/>
          <w:szCs w:val="32"/>
        </w:rPr>
        <w:t>Taimiyyah</w:t>
      </w:r>
      <w:proofErr w:type="spellEnd"/>
      <w:r w:rsidR="0026411D" w:rsidRPr="000064A5">
        <w:rPr>
          <w:rFonts w:ascii="Souvenir Lt BT" w:hAnsi="Souvenir Lt BT" w:cs="Traditional Arabic"/>
          <w:szCs w:val="32"/>
        </w:rPr>
        <w:t xml:space="preserve"> </w:t>
      </w:r>
      <w:proofErr w:type="spellStart"/>
      <w:r w:rsidR="0026411D" w:rsidRPr="000064A5">
        <w:rPr>
          <w:rFonts w:ascii="Souvenir Lt BT" w:hAnsi="Souvenir Lt BT" w:cs="Traditional Arabic"/>
          <w:i/>
          <w:iCs/>
          <w:szCs w:val="32"/>
        </w:rPr>
        <w:t>rahimahullâh</w:t>
      </w:r>
      <w:proofErr w:type="spellEnd"/>
      <w:r w:rsidRPr="00514850">
        <w:rPr>
          <w:rFonts w:ascii="Souvenir Lt BT" w:hAnsi="Souvenir Lt BT" w:cs="Traditional Arabic"/>
          <w:szCs w:val="32"/>
        </w:rPr>
        <w:t xml:space="preserve"> berkata</w:t>
      </w:r>
      <w:r w:rsidR="0026411D" w:rsidRPr="000064A5">
        <w:rPr>
          <w:rFonts w:ascii="Souvenir Lt BT" w:hAnsi="Souvenir Lt BT" w:cs="Traditional Arabic"/>
          <w:szCs w:val="32"/>
        </w:rPr>
        <w:t>,</w:t>
      </w:r>
    </w:p>
    <w:p w14:paraId="084D6B3A" w14:textId="23A352ED" w:rsidR="00514850" w:rsidRPr="00514850" w:rsidRDefault="00DC4ED3" w:rsidP="00514850">
      <w:pPr>
        <w:pStyle w:val="NormalWeb"/>
        <w:shd w:val="clear" w:color="auto" w:fill="FFFFFF"/>
        <w:bidi/>
        <w:spacing w:before="0" w:beforeAutospacing="0" w:after="0" w:afterAutospacing="0" w:line="276" w:lineRule="auto"/>
        <w:jc w:val="both"/>
        <w:rPr>
          <w:rFonts w:ascii="Souvenir Lt BT" w:hAnsi="Souvenir Lt BT" w:cs="Traditional Arabic"/>
          <w:szCs w:val="32"/>
        </w:rPr>
      </w:pPr>
      <w:r>
        <w:rPr>
          <w:rFonts w:ascii="Souvenir Lt BT" w:hAnsi="Souvenir Lt BT" w:cs="Traditional Arabic"/>
          <w:szCs w:val="32"/>
          <w:rtl/>
        </w:rPr>
        <w:t>لِأَنَّ</w:t>
      </w:r>
      <w:r w:rsidR="00514850" w:rsidRPr="00514850">
        <w:rPr>
          <w:rFonts w:ascii="Souvenir Lt BT" w:hAnsi="Souvenir Lt BT" w:cs="Traditional Arabic"/>
          <w:szCs w:val="32"/>
          <w:rtl/>
        </w:rPr>
        <w:t xml:space="preserve"> اجْتِمَاعَ النَّاسِ فِي مَسْجِدٍ وَاحِدٍ أَفْضَلُ مِنْ تَفْرِيقِهِمْ فِي مَسْجِدَيْنِ، </w:t>
      </w:r>
      <w:r>
        <w:rPr>
          <w:rFonts w:ascii="Souvenir Lt BT" w:hAnsi="Souvenir Lt BT" w:cs="Traditional Arabic"/>
          <w:szCs w:val="32"/>
          <w:rtl/>
        </w:rPr>
        <w:t>لِأَنَّ</w:t>
      </w:r>
      <w:r w:rsidR="00514850" w:rsidRPr="00514850">
        <w:rPr>
          <w:rFonts w:ascii="Souvenir Lt BT" w:hAnsi="Souvenir Lt BT" w:cs="Traditional Arabic"/>
          <w:szCs w:val="32"/>
          <w:rtl/>
        </w:rPr>
        <w:t xml:space="preserve"> الْجَمْعَ كُلَّمَا كَثُرَ كَانَ أَفْضَلَ</w:t>
      </w:r>
    </w:p>
    <w:p w14:paraId="1D173862" w14:textId="29BFBBC7" w:rsidR="00514850" w:rsidRPr="00514850" w:rsidRDefault="00A257FA" w:rsidP="00514850">
      <w:pPr>
        <w:pStyle w:val="NormalWeb"/>
        <w:shd w:val="clear" w:color="auto" w:fill="FFFFFF"/>
        <w:spacing w:before="0" w:beforeAutospacing="0" w:after="0" w:afterAutospacing="0" w:line="276" w:lineRule="auto"/>
        <w:jc w:val="both"/>
        <w:rPr>
          <w:rFonts w:ascii="Souvenir Lt BT" w:hAnsi="Souvenir Lt BT" w:cs="Traditional Arabic"/>
          <w:szCs w:val="32"/>
        </w:rPr>
      </w:pPr>
      <w:r>
        <w:rPr>
          <w:rFonts w:ascii="Souvenir Lt BT" w:hAnsi="Souvenir Lt BT" w:cs="Traditional Arabic"/>
          <w:i/>
          <w:iCs/>
          <w:szCs w:val="32"/>
        </w:rPr>
        <w:t>“</w:t>
      </w:r>
      <w:r w:rsidR="00514850" w:rsidRPr="00514850">
        <w:rPr>
          <w:rFonts w:ascii="Souvenir Lt BT" w:hAnsi="Souvenir Lt BT" w:cs="Traditional Arabic"/>
          <w:i/>
          <w:iCs/>
          <w:szCs w:val="32"/>
        </w:rPr>
        <w:t xml:space="preserve">Berkumpulnya manusia di satu masjid lebih baik daripada mereka terbagi di dua masjid, karena semakin banyak </w:t>
      </w:r>
      <w:r w:rsidR="00037DD9">
        <w:rPr>
          <w:rFonts w:ascii="Souvenir Lt BT" w:hAnsi="Souvenir Lt BT" w:cs="Traditional Arabic"/>
          <w:i/>
          <w:iCs/>
          <w:szCs w:val="32"/>
        </w:rPr>
        <w:t>jamaah</w:t>
      </w:r>
      <w:r w:rsidR="00514850" w:rsidRPr="00514850">
        <w:rPr>
          <w:rFonts w:ascii="Souvenir Lt BT" w:hAnsi="Souvenir Lt BT" w:cs="Traditional Arabic"/>
          <w:i/>
          <w:iCs/>
          <w:szCs w:val="32"/>
        </w:rPr>
        <w:t xml:space="preserve"> semakin utama.</w:t>
      </w:r>
      <w:r>
        <w:rPr>
          <w:rFonts w:ascii="Souvenir Lt BT" w:hAnsi="Souvenir Lt BT" w:cs="Traditional Arabic"/>
          <w:i/>
          <w:iCs/>
          <w:szCs w:val="32"/>
        </w:rPr>
        <w:t>”</w:t>
      </w:r>
      <w:r w:rsidR="00D05EF0">
        <w:rPr>
          <w:rStyle w:val="ReferensiCatatanKaki"/>
          <w:rFonts w:ascii="Souvenir Lt BT" w:hAnsi="Souvenir Lt BT" w:cs="Traditional Arabic"/>
          <w:i/>
          <w:iCs/>
          <w:szCs w:val="32"/>
        </w:rPr>
        <w:footnoteReference w:id="91"/>
      </w:r>
    </w:p>
    <w:p w14:paraId="1EDAD6CE" w14:textId="182D0752" w:rsidR="00514850" w:rsidRPr="00514850" w:rsidRDefault="00514850" w:rsidP="0026411D">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514850">
        <w:rPr>
          <w:rFonts w:ascii="Souvenir Lt BT" w:hAnsi="Souvenir Lt BT" w:cs="Traditional Arabic"/>
          <w:szCs w:val="32"/>
        </w:rPr>
        <w:t xml:space="preserve">Dengan demikian, salat </w:t>
      </w:r>
      <w:r w:rsidRPr="00503446">
        <w:rPr>
          <w:rFonts w:ascii="Souvenir Lt BT" w:hAnsi="Souvenir Lt BT" w:cs="Traditional Arabic"/>
          <w:szCs w:val="32"/>
        </w:rPr>
        <w:t>ber</w:t>
      </w:r>
      <w:r w:rsidR="00037DD9">
        <w:rPr>
          <w:rFonts w:ascii="Souvenir Lt BT" w:hAnsi="Souvenir Lt BT" w:cs="Traditional Arabic"/>
          <w:szCs w:val="32"/>
        </w:rPr>
        <w:t>jamaah</w:t>
      </w:r>
      <w:r w:rsidRPr="00514850">
        <w:rPr>
          <w:rFonts w:ascii="Souvenir Lt BT" w:hAnsi="Souvenir Lt BT" w:cs="Traditional Arabic"/>
          <w:szCs w:val="32"/>
        </w:rPr>
        <w:t xml:space="preserve"> yang semakin banyak </w:t>
      </w:r>
      <w:r w:rsidR="00037DD9">
        <w:rPr>
          <w:rFonts w:ascii="Souvenir Lt BT" w:hAnsi="Souvenir Lt BT" w:cs="Traditional Arabic"/>
          <w:szCs w:val="32"/>
        </w:rPr>
        <w:t>jamaah</w:t>
      </w:r>
      <w:r w:rsidRPr="00503446">
        <w:rPr>
          <w:rFonts w:ascii="Souvenir Lt BT" w:hAnsi="Souvenir Lt BT" w:cs="Traditional Arabic"/>
          <w:szCs w:val="32"/>
        </w:rPr>
        <w:t>nya</w:t>
      </w:r>
      <w:r w:rsidRPr="00514850">
        <w:rPr>
          <w:rFonts w:ascii="Souvenir Lt BT" w:hAnsi="Souvenir Lt BT" w:cs="Traditional Arabic"/>
          <w:szCs w:val="32"/>
        </w:rPr>
        <w:t xml:space="preserve"> mendapat pelipatgandaan pahala dari dua sisi sekaligus: dari sisi </w:t>
      </w:r>
      <w:r w:rsidR="00A257FA">
        <w:rPr>
          <w:rFonts w:ascii="Souvenir Lt BT" w:hAnsi="Souvenir Lt BT" w:cs="Traditional Arabic"/>
          <w:szCs w:val="32"/>
        </w:rPr>
        <w:t>“</w:t>
      </w:r>
      <w:proofErr w:type="spellStart"/>
      <w:r w:rsidRPr="00503446">
        <w:rPr>
          <w:rFonts w:ascii="Souvenir Lt BT" w:hAnsi="Souvenir Lt BT" w:cs="Traditional Arabic"/>
          <w:szCs w:val="32"/>
        </w:rPr>
        <w:t>ber</w:t>
      </w:r>
      <w:r w:rsidR="00037DD9">
        <w:rPr>
          <w:rFonts w:ascii="Souvenir Lt BT" w:hAnsi="Souvenir Lt BT" w:cs="Traditional Arabic"/>
          <w:szCs w:val="32"/>
        </w:rPr>
        <w:t>jamaah</w:t>
      </w:r>
      <w:r w:rsidRPr="00503446">
        <w:rPr>
          <w:rFonts w:ascii="Souvenir Lt BT" w:hAnsi="Souvenir Lt BT" w:cs="Traditional Arabic"/>
          <w:szCs w:val="32"/>
        </w:rPr>
        <w:t>nya</w:t>
      </w:r>
      <w:proofErr w:type="spellEnd"/>
      <w:r w:rsidR="00A257FA">
        <w:rPr>
          <w:rFonts w:ascii="Souvenir Lt BT" w:hAnsi="Souvenir Lt BT" w:cs="Traditional Arabic"/>
          <w:szCs w:val="32"/>
        </w:rPr>
        <w:t>”</w:t>
      </w:r>
      <w:r w:rsidRPr="00514850">
        <w:rPr>
          <w:rFonts w:ascii="Souvenir Lt BT" w:hAnsi="Souvenir Lt BT" w:cs="Traditional Arabic"/>
          <w:szCs w:val="32"/>
        </w:rPr>
        <w:t xml:space="preserve"> dua puluh tujuh kali lipat, dan dari sisi </w:t>
      </w:r>
      <w:r w:rsidR="00A257FA">
        <w:rPr>
          <w:rFonts w:ascii="Souvenir Lt BT" w:hAnsi="Souvenir Lt BT" w:cs="Traditional Arabic"/>
          <w:szCs w:val="32"/>
        </w:rPr>
        <w:t>“</w:t>
      </w:r>
      <w:r w:rsidRPr="00514850">
        <w:rPr>
          <w:rFonts w:ascii="Souvenir Lt BT" w:hAnsi="Souvenir Lt BT" w:cs="Traditional Arabic"/>
          <w:szCs w:val="32"/>
        </w:rPr>
        <w:t>banyaknya</w:t>
      </w:r>
      <w:r w:rsidR="00A257FA">
        <w:rPr>
          <w:rFonts w:ascii="Souvenir Lt BT" w:hAnsi="Souvenir Lt BT" w:cs="Traditional Arabic"/>
          <w:szCs w:val="32"/>
        </w:rPr>
        <w:t>”</w:t>
      </w:r>
      <w:r w:rsidRPr="00514850">
        <w:rPr>
          <w:rFonts w:ascii="Souvenir Lt BT" w:hAnsi="Souvenir Lt BT" w:cs="Traditional Arabic"/>
          <w:szCs w:val="32"/>
        </w:rPr>
        <w:t xml:space="preserve"> </w:t>
      </w:r>
      <w:r w:rsidR="00037DD9">
        <w:rPr>
          <w:rFonts w:ascii="Souvenir Lt BT" w:hAnsi="Souvenir Lt BT" w:cs="Traditional Arabic"/>
          <w:szCs w:val="32"/>
        </w:rPr>
        <w:t>jamaah</w:t>
      </w:r>
      <w:r w:rsidRPr="00503446">
        <w:rPr>
          <w:rFonts w:ascii="Souvenir Lt BT" w:hAnsi="Souvenir Lt BT" w:cs="Traditional Arabic"/>
          <w:szCs w:val="32"/>
        </w:rPr>
        <w:t>.</w:t>
      </w:r>
      <w:r w:rsidRPr="00514850">
        <w:rPr>
          <w:rFonts w:ascii="Souvenir Lt BT" w:hAnsi="Souvenir Lt BT" w:cs="Traditional Arabic"/>
          <w:szCs w:val="32"/>
        </w:rPr>
        <w:t xml:space="preserve"> Belum lagi pelipatgandaan dari sisi-sisi lain seperti jauhnya masjid dan kemuliaannya. </w:t>
      </w:r>
      <w:r w:rsidR="00992AF4">
        <w:rPr>
          <w:rStyle w:val="ReferensiCatatanKaki"/>
          <w:rFonts w:ascii="Souvenir Lt BT" w:hAnsi="Souvenir Lt BT" w:cs="Traditional Arabic"/>
          <w:szCs w:val="32"/>
        </w:rPr>
        <w:footnoteReference w:id="92"/>
      </w:r>
    </w:p>
    <w:p w14:paraId="4C6F5016" w14:textId="1A331668" w:rsidR="00514850" w:rsidRPr="00514850" w:rsidRDefault="00514850" w:rsidP="0026411D">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514850">
        <w:rPr>
          <w:rFonts w:ascii="Souvenir Lt BT" w:hAnsi="Souvenir Lt BT" w:cs="Traditional Arabic"/>
          <w:szCs w:val="32"/>
        </w:rPr>
        <w:t xml:space="preserve">Karenanya, </w:t>
      </w:r>
      <w:r w:rsidR="00037DD9">
        <w:rPr>
          <w:rFonts w:ascii="Souvenir Lt BT" w:hAnsi="Souvenir Lt BT" w:cs="Traditional Arabic"/>
          <w:szCs w:val="32"/>
        </w:rPr>
        <w:t>jamaah</w:t>
      </w:r>
      <w:r w:rsidRPr="00514850">
        <w:rPr>
          <w:rFonts w:ascii="Souvenir Lt BT" w:hAnsi="Souvenir Lt BT" w:cs="Traditional Arabic"/>
          <w:szCs w:val="32"/>
        </w:rPr>
        <w:t xml:space="preserve"> haji yang penginapannya jauh dari </w:t>
      </w:r>
      <w:r w:rsidR="0057099E">
        <w:rPr>
          <w:rFonts w:ascii="Souvenir Lt BT" w:hAnsi="Souvenir Lt BT" w:cs="Traditional Arabic"/>
          <w:i/>
          <w:iCs/>
          <w:szCs w:val="32"/>
        </w:rPr>
        <w:t>Masjidilharam</w:t>
      </w:r>
      <w:r w:rsidRPr="00514850">
        <w:rPr>
          <w:rFonts w:ascii="Souvenir Lt BT" w:hAnsi="Souvenir Lt BT" w:cs="Traditional Arabic"/>
          <w:szCs w:val="32"/>
        </w:rPr>
        <w:t xml:space="preserve"> boleh salat di masjid-masjid terdekat jika ada kesulitan, karena pahalanya pun </w:t>
      </w:r>
      <w:r w:rsidRPr="00514850">
        <w:rPr>
          <w:rFonts w:ascii="Souvenir Lt BT" w:hAnsi="Souvenir Lt BT" w:cs="Traditional Arabic"/>
          <w:szCs w:val="32"/>
        </w:rPr>
        <w:lastRenderedPageBreak/>
        <w:t xml:space="preserve">tetap berlipat ganda seratus ribu kali. Namun jika ada kesempatan untuk pergi ke </w:t>
      </w:r>
      <w:r w:rsidR="0057099E">
        <w:rPr>
          <w:rFonts w:ascii="Souvenir Lt BT" w:hAnsi="Souvenir Lt BT" w:cs="Traditional Arabic"/>
          <w:i/>
          <w:iCs/>
          <w:szCs w:val="32"/>
        </w:rPr>
        <w:t>Masjidilharam</w:t>
      </w:r>
      <w:r w:rsidRPr="00514850">
        <w:rPr>
          <w:rFonts w:ascii="Souvenir Lt BT" w:hAnsi="Souvenir Lt BT" w:cs="Traditional Arabic"/>
          <w:szCs w:val="32"/>
        </w:rPr>
        <w:t>, usahakanlah salat di sana karena pahalanya lebih besar.</w:t>
      </w:r>
    </w:p>
    <w:p w14:paraId="65603F1F" w14:textId="5A6DE212" w:rsidR="00514850" w:rsidRPr="00514850" w:rsidRDefault="00514850" w:rsidP="0026411D">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514850">
        <w:rPr>
          <w:rFonts w:ascii="Souvenir Lt BT" w:hAnsi="Souvenir Lt BT" w:cs="Traditional Arabic"/>
          <w:szCs w:val="32"/>
        </w:rPr>
        <w:t xml:space="preserve">Yang perlu diingat, jangan sampai semangat mengejar pahala justru mengabaikan kondisi kesehatan. Sebagian </w:t>
      </w:r>
      <w:r w:rsidR="00037DD9">
        <w:rPr>
          <w:rFonts w:ascii="Souvenir Lt BT" w:hAnsi="Souvenir Lt BT" w:cs="Traditional Arabic"/>
          <w:szCs w:val="32"/>
        </w:rPr>
        <w:t>jamaah</w:t>
      </w:r>
      <w:r w:rsidRPr="00514850">
        <w:rPr>
          <w:rFonts w:ascii="Souvenir Lt BT" w:hAnsi="Souvenir Lt BT" w:cs="Traditional Arabic"/>
          <w:szCs w:val="32"/>
        </w:rPr>
        <w:t xml:space="preserve"> memaksakan diri pergi ke </w:t>
      </w:r>
      <w:r w:rsidR="0057099E">
        <w:rPr>
          <w:rFonts w:ascii="Souvenir Lt BT" w:hAnsi="Souvenir Lt BT" w:cs="Traditional Arabic"/>
          <w:i/>
          <w:iCs/>
          <w:szCs w:val="32"/>
        </w:rPr>
        <w:t>Masjidilharam</w:t>
      </w:r>
      <w:r w:rsidRPr="00514850">
        <w:rPr>
          <w:rFonts w:ascii="Souvenir Lt BT" w:hAnsi="Souvenir Lt BT" w:cs="Traditional Arabic"/>
          <w:szCs w:val="32"/>
        </w:rPr>
        <w:t xml:space="preserve"> meski jarak jauh dan cuaca terik padahal kondisi tubuh sedang kurang baik, hingga akhirnya justru kerepotan ketika pelaksanaan haji yang sesungguhnya tiba. </w:t>
      </w:r>
      <w:proofErr w:type="spellStart"/>
      <w:r w:rsidRPr="00514850">
        <w:rPr>
          <w:rFonts w:ascii="Souvenir Lt BT" w:hAnsi="Souvenir Lt BT" w:cs="Traditional Arabic"/>
          <w:i/>
          <w:iCs/>
          <w:szCs w:val="32"/>
        </w:rPr>
        <w:t>Wallâhu</w:t>
      </w:r>
      <w:proofErr w:type="spellEnd"/>
      <w:r w:rsidRPr="00514850">
        <w:rPr>
          <w:rFonts w:ascii="Souvenir Lt BT" w:hAnsi="Souvenir Lt BT" w:cs="Traditional Arabic"/>
          <w:i/>
          <w:iCs/>
          <w:szCs w:val="32"/>
        </w:rPr>
        <w:t xml:space="preserve"> </w:t>
      </w:r>
      <w:proofErr w:type="spellStart"/>
      <w:r w:rsidRPr="00514850">
        <w:rPr>
          <w:rFonts w:ascii="Souvenir Lt BT" w:hAnsi="Souvenir Lt BT" w:cs="Traditional Arabic"/>
          <w:i/>
          <w:iCs/>
          <w:szCs w:val="32"/>
        </w:rPr>
        <w:t>a</w:t>
      </w:r>
      <w:r w:rsidR="00A257FA">
        <w:rPr>
          <w:rFonts w:ascii="Souvenir Lt BT" w:hAnsi="Souvenir Lt BT" w:cs="Traditional Arabic"/>
          <w:i/>
          <w:iCs/>
          <w:szCs w:val="32"/>
        </w:rPr>
        <w:t>’</w:t>
      </w:r>
      <w:r w:rsidRPr="00514850">
        <w:rPr>
          <w:rFonts w:ascii="Souvenir Lt BT" w:hAnsi="Souvenir Lt BT" w:cs="Traditional Arabic"/>
          <w:i/>
          <w:iCs/>
          <w:szCs w:val="32"/>
        </w:rPr>
        <w:t>lam</w:t>
      </w:r>
      <w:proofErr w:type="spellEnd"/>
      <w:r w:rsidRPr="00514850">
        <w:rPr>
          <w:rFonts w:ascii="Souvenir Lt BT" w:hAnsi="Souvenir Lt BT" w:cs="Traditional Arabic"/>
          <w:i/>
          <w:iCs/>
          <w:szCs w:val="32"/>
        </w:rPr>
        <w:t xml:space="preserve"> </w:t>
      </w:r>
      <w:proofErr w:type="spellStart"/>
      <w:r w:rsidRPr="00514850">
        <w:rPr>
          <w:rFonts w:ascii="Souvenir Lt BT" w:hAnsi="Souvenir Lt BT" w:cs="Traditional Arabic"/>
          <w:i/>
          <w:iCs/>
          <w:szCs w:val="32"/>
        </w:rPr>
        <w:t>bish-shawâb</w:t>
      </w:r>
      <w:proofErr w:type="spellEnd"/>
      <w:r w:rsidRPr="00514850">
        <w:rPr>
          <w:rFonts w:ascii="Souvenir Lt BT" w:hAnsi="Souvenir Lt BT" w:cs="Traditional Arabic"/>
          <w:szCs w:val="32"/>
        </w:rPr>
        <w:t>.</w:t>
      </w:r>
    </w:p>
    <w:p w14:paraId="10A54B4A" w14:textId="77777777" w:rsidR="00B42293" w:rsidRPr="000064A5" w:rsidRDefault="00B42293" w:rsidP="009C63B5">
      <w:pPr>
        <w:pStyle w:val="NormalWeb"/>
        <w:shd w:val="clear" w:color="auto" w:fill="FFFFFF"/>
        <w:spacing w:before="0" w:beforeAutospacing="0" w:after="0" w:afterAutospacing="0" w:line="276" w:lineRule="auto"/>
        <w:jc w:val="both"/>
        <w:rPr>
          <w:rFonts w:ascii="Souvenir Lt BT" w:eastAsiaTheme="minorHAnsi" w:hAnsi="Souvenir Lt BT" w:cs="Traditional Arabic"/>
          <w:b/>
          <w:bCs/>
          <w:szCs w:val="32"/>
          <w:lang w:eastAsia="en-US"/>
        </w:rPr>
      </w:pPr>
    </w:p>
    <w:p w14:paraId="069F4736" w14:textId="55743E75" w:rsidR="009C1BC4" w:rsidRDefault="00F17D77" w:rsidP="009C1BC4">
      <w:pPr>
        <w:pStyle w:val="NormalWeb"/>
        <w:shd w:val="clear" w:color="auto" w:fill="FFFFFF"/>
        <w:spacing w:before="0" w:beforeAutospacing="0" w:after="0" w:afterAutospacing="0" w:line="276" w:lineRule="auto"/>
        <w:jc w:val="center"/>
        <w:rPr>
          <w:rFonts w:ascii="Souvenir Lt BT" w:eastAsiaTheme="minorHAnsi" w:hAnsi="Souvenir Lt BT" w:cs="Traditional Arabic"/>
          <w:b/>
          <w:bCs/>
          <w:szCs w:val="32"/>
          <w:lang w:eastAsia="en-US"/>
        </w:rPr>
      </w:pPr>
      <w:r>
        <w:rPr>
          <w:rFonts w:ascii="Souvenir Lt BT" w:eastAsiaTheme="minorHAnsi" w:hAnsi="Souvenir Lt BT" w:cs="Traditional Arabic"/>
          <w:b/>
          <w:bCs/>
          <w:noProof/>
          <w:szCs w:val="32"/>
          <w:lang w:eastAsia="en-US"/>
        </w:rPr>
        <w:drawing>
          <wp:inline distT="0" distB="0" distL="0" distR="0" wp14:anchorId="633D9715" wp14:editId="131BDF2F">
            <wp:extent cx="5358765" cy="39325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58765" cy="3932555"/>
                    </a:xfrm>
                    <a:prstGeom prst="rect">
                      <a:avLst/>
                    </a:prstGeom>
                    <a:noFill/>
                  </pic:spPr>
                </pic:pic>
              </a:graphicData>
            </a:graphic>
          </wp:inline>
        </w:drawing>
      </w:r>
    </w:p>
    <w:p w14:paraId="4A093619" w14:textId="77777777" w:rsidR="009C1BC4" w:rsidRPr="000064A5" w:rsidRDefault="009C1BC4" w:rsidP="009C63B5">
      <w:pPr>
        <w:pStyle w:val="NormalWeb"/>
        <w:shd w:val="clear" w:color="auto" w:fill="FFFFFF"/>
        <w:spacing w:before="0" w:beforeAutospacing="0" w:after="0" w:afterAutospacing="0" w:line="276" w:lineRule="auto"/>
        <w:jc w:val="both"/>
        <w:rPr>
          <w:rFonts w:ascii="Souvenir Lt BT" w:eastAsiaTheme="minorHAnsi" w:hAnsi="Souvenir Lt BT" w:cs="Traditional Arabic"/>
          <w:b/>
          <w:bCs/>
          <w:szCs w:val="32"/>
          <w:lang w:eastAsia="en-US"/>
        </w:rPr>
      </w:pPr>
    </w:p>
    <w:p w14:paraId="0B4EEFAC" w14:textId="45FAE0C2" w:rsidR="00607CEF" w:rsidRPr="000064A5" w:rsidRDefault="0026411D" w:rsidP="00A257FA">
      <w:pPr>
        <w:pStyle w:val="NormalWeb"/>
        <w:shd w:val="clear" w:color="auto" w:fill="FFFFFF"/>
        <w:spacing w:before="0" w:beforeAutospacing="0" w:after="0" w:afterAutospacing="0" w:line="276" w:lineRule="auto"/>
        <w:jc w:val="center"/>
        <w:rPr>
          <w:rFonts w:ascii="Souvenir Lt BT" w:hAnsi="Souvenir Lt BT" w:cs="Traditional Arabic"/>
          <w:b/>
          <w:bCs/>
          <w:szCs w:val="32"/>
        </w:rPr>
      </w:pPr>
      <w:r w:rsidRPr="000064A5">
        <w:rPr>
          <w:rFonts w:ascii="Souvenir Lt BT" w:eastAsiaTheme="minorHAnsi" w:hAnsi="Souvenir Lt BT" w:cs="Traditional Arabic"/>
          <w:b/>
          <w:bCs/>
          <w:szCs w:val="32"/>
          <w:lang w:eastAsia="en-US"/>
        </w:rPr>
        <w:t>***</w:t>
      </w:r>
    </w:p>
    <w:p w14:paraId="6E4D5A38" w14:textId="77777777" w:rsidR="00404E8C" w:rsidRPr="000064A5" w:rsidRDefault="00404E8C" w:rsidP="009C63B5">
      <w:pPr>
        <w:pStyle w:val="NormalWeb"/>
        <w:shd w:val="clear" w:color="auto" w:fill="FFFFFF"/>
        <w:spacing w:before="0" w:beforeAutospacing="0" w:after="0" w:afterAutospacing="0" w:line="276" w:lineRule="auto"/>
        <w:rPr>
          <w:rFonts w:ascii="Souvenir Lt BT" w:hAnsi="Souvenir Lt BT" w:cs="Traditional Arabic"/>
          <w:color w:val="000000" w:themeColor="text1"/>
          <w:szCs w:val="32"/>
        </w:rPr>
      </w:pPr>
    </w:p>
    <w:p w14:paraId="288B1426" w14:textId="0CCAB456" w:rsidR="001B4C5E" w:rsidRPr="000064A5" w:rsidRDefault="001B4C5E" w:rsidP="009C63B5">
      <w:pPr>
        <w:pStyle w:val="NormalWeb"/>
        <w:shd w:val="clear" w:color="auto" w:fill="FFFFFF"/>
        <w:spacing w:before="0" w:beforeAutospacing="0" w:after="0" w:afterAutospacing="0" w:line="276" w:lineRule="auto"/>
        <w:rPr>
          <w:rFonts w:ascii="Souvenir Lt BT" w:hAnsi="Souvenir Lt BT" w:cs="Traditional Arabic"/>
          <w:b/>
          <w:bCs/>
          <w:color w:val="FF0000"/>
          <w:szCs w:val="32"/>
        </w:rPr>
      </w:pPr>
      <w:r w:rsidRPr="000064A5">
        <w:rPr>
          <w:rFonts w:ascii="Souvenir Lt BT" w:hAnsi="Souvenir Lt BT" w:cs="Traditional Arabic"/>
          <w:b/>
          <w:bCs/>
          <w:color w:val="FF0000"/>
          <w:szCs w:val="32"/>
        </w:rPr>
        <w:t xml:space="preserve">Nomor </w:t>
      </w:r>
      <w:r w:rsidR="00F727D9">
        <w:rPr>
          <w:rFonts w:ascii="Souvenir Lt BT" w:hAnsi="Souvenir Lt BT" w:cs="Traditional Arabic"/>
          <w:b/>
          <w:bCs/>
          <w:color w:val="FF0000"/>
          <w:szCs w:val="32"/>
        </w:rPr>
        <w:t>4</w:t>
      </w:r>
      <w:r w:rsidRPr="000064A5">
        <w:rPr>
          <w:rFonts w:ascii="Souvenir Lt BT" w:hAnsi="Souvenir Lt BT" w:cs="Traditional Arabic"/>
          <w:b/>
          <w:bCs/>
          <w:color w:val="FF0000"/>
          <w:szCs w:val="32"/>
        </w:rPr>
        <w:t>.12</w:t>
      </w:r>
    </w:p>
    <w:p w14:paraId="7A90CEBE" w14:textId="1913EF10" w:rsidR="001B4C5E" w:rsidRPr="000064A5" w:rsidRDefault="00D65979" w:rsidP="009C63B5">
      <w:pPr>
        <w:pStyle w:val="NormalWeb"/>
        <w:shd w:val="clear" w:color="auto" w:fill="FFFFFF"/>
        <w:spacing w:before="0" w:beforeAutospacing="0" w:after="0" w:afterAutospacing="0" w:line="276" w:lineRule="auto"/>
        <w:jc w:val="center"/>
        <w:rPr>
          <w:rFonts w:ascii="Souvenir Lt BT" w:hAnsi="Souvenir Lt BT" w:cs="Traditional Arabic"/>
          <w:b/>
          <w:bCs/>
          <w:szCs w:val="32"/>
        </w:rPr>
      </w:pPr>
      <w:r w:rsidRPr="000064A5">
        <w:rPr>
          <w:rFonts w:ascii="Souvenir Lt BT" w:hAnsi="Souvenir Lt BT" w:cs="Traditional Arabic"/>
          <w:b/>
          <w:bCs/>
          <w:szCs w:val="32"/>
        </w:rPr>
        <w:t>S</w:t>
      </w:r>
      <w:r>
        <w:rPr>
          <w:rFonts w:ascii="Souvenir Lt BT" w:hAnsi="Souvenir Lt BT" w:cs="Traditional Arabic"/>
          <w:b/>
          <w:bCs/>
          <w:szCs w:val="32"/>
        </w:rPr>
        <w:t>A</w:t>
      </w:r>
      <w:r w:rsidRPr="000064A5">
        <w:rPr>
          <w:rFonts w:ascii="Souvenir Lt BT" w:hAnsi="Souvenir Lt BT" w:cs="Traditional Arabic"/>
          <w:b/>
          <w:bCs/>
          <w:szCs w:val="32"/>
        </w:rPr>
        <w:t xml:space="preserve">LAT </w:t>
      </w:r>
      <w:r w:rsidR="00110947">
        <w:rPr>
          <w:rFonts w:ascii="Souvenir Lt BT" w:hAnsi="Souvenir Lt BT" w:cs="Traditional Arabic"/>
          <w:b/>
          <w:bCs/>
          <w:szCs w:val="32"/>
        </w:rPr>
        <w:t>JENAZAH</w:t>
      </w:r>
    </w:p>
    <w:p w14:paraId="2058402B" w14:textId="77777777" w:rsidR="00B42293" w:rsidRPr="000064A5" w:rsidRDefault="00B42293" w:rsidP="009C63B5">
      <w:pPr>
        <w:pStyle w:val="NormalWeb"/>
        <w:shd w:val="clear" w:color="auto" w:fill="FFFFFF"/>
        <w:spacing w:before="0" w:beforeAutospacing="0" w:after="0" w:afterAutospacing="0" w:line="276" w:lineRule="auto"/>
        <w:rPr>
          <w:rFonts w:ascii="Souvenir Lt BT" w:hAnsi="Souvenir Lt BT" w:cs="Traditional Arabic"/>
          <w:b/>
          <w:bCs/>
          <w:color w:val="FF0000"/>
          <w:szCs w:val="32"/>
        </w:rPr>
      </w:pPr>
    </w:p>
    <w:p w14:paraId="361D9707" w14:textId="5F60D391" w:rsidR="00B07394" w:rsidRPr="000064A5" w:rsidRDefault="00416B85" w:rsidP="00B07394">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bidi w:val="0"/>
        <w:spacing w:after="0" w:line="240" w:lineRule="auto"/>
        <w:jc w:val="both"/>
        <w:rPr>
          <w:rFonts w:ascii="Souvenir Lt BT" w:eastAsia="Times New Roman" w:hAnsi="Souvenir Lt BT" w:cs="Traditional Arabic"/>
          <w:spacing w:val="2"/>
          <w:sz w:val="24"/>
          <w:szCs w:val="32"/>
          <w:bdr w:val="none" w:sz="0" w:space="0" w:color="auto"/>
          <w:lang w:eastAsia="en-US"/>
        </w:rPr>
      </w:pPr>
      <w:r w:rsidRPr="000064A5">
        <w:rPr>
          <w:rFonts w:ascii="Souvenir Lt BT" w:eastAsia="Times New Roman" w:hAnsi="Souvenir Lt BT" w:cs="Traditional Arabic"/>
          <w:spacing w:val="2"/>
          <w:sz w:val="24"/>
          <w:szCs w:val="32"/>
          <w:bdr w:val="none" w:sz="0" w:space="0" w:color="auto"/>
          <w:lang w:eastAsia="en-US"/>
        </w:rPr>
        <w:tab/>
      </w:r>
      <w:r w:rsidR="00B07394" w:rsidRPr="000064A5">
        <w:rPr>
          <w:rFonts w:ascii="Souvenir Lt BT" w:eastAsia="Times New Roman" w:hAnsi="Souvenir Lt BT" w:cs="Traditional Arabic"/>
          <w:b/>
          <w:bCs/>
          <w:spacing w:val="2"/>
          <w:sz w:val="24"/>
          <w:szCs w:val="32"/>
          <w:bdr w:val="none" w:sz="0" w:space="0" w:color="auto"/>
          <w:lang w:eastAsia="en-US"/>
        </w:rPr>
        <w:t xml:space="preserve">Pertanyaan 1: </w:t>
      </w:r>
      <w:r w:rsidR="000D327B" w:rsidRPr="000064A5">
        <w:rPr>
          <w:rFonts w:ascii="Souvenir Lt BT" w:eastAsia="Times New Roman" w:hAnsi="Souvenir Lt BT" w:cs="Traditional Arabic"/>
          <w:spacing w:val="2"/>
          <w:sz w:val="24"/>
          <w:szCs w:val="32"/>
          <w:bdr w:val="none" w:sz="0" w:space="0" w:color="auto"/>
          <w:lang w:eastAsia="en-US"/>
        </w:rPr>
        <w:t>B</w:t>
      </w:r>
      <w:r w:rsidR="00B07394" w:rsidRPr="000064A5">
        <w:rPr>
          <w:rFonts w:ascii="Souvenir Lt BT" w:eastAsia="Times New Roman" w:hAnsi="Souvenir Lt BT" w:cs="Traditional Arabic"/>
          <w:spacing w:val="2"/>
          <w:sz w:val="24"/>
          <w:szCs w:val="32"/>
          <w:bdr w:val="none" w:sz="0" w:space="0" w:color="auto"/>
          <w:lang w:eastAsia="en-US"/>
        </w:rPr>
        <w:t>agaimana tata cara salat jenazah?</w:t>
      </w:r>
    </w:p>
    <w:p w14:paraId="2837B1CC" w14:textId="77777777" w:rsidR="00B07394" w:rsidRPr="00B07394" w:rsidRDefault="00B07394" w:rsidP="000D327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bidi w:val="0"/>
        <w:spacing w:after="0" w:line="240" w:lineRule="auto"/>
        <w:ind w:firstLine="720"/>
        <w:jc w:val="both"/>
        <w:rPr>
          <w:rFonts w:ascii="Souvenir Lt BT" w:eastAsia="Times New Roman" w:hAnsi="Souvenir Lt BT" w:cs="Traditional Arabic"/>
          <w:spacing w:val="2"/>
          <w:sz w:val="24"/>
          <w:szCs w:val="32"/>
          <w:bdr w:val="none" w:sz="0" w:space="0" w:color="auto"/>
          <w:lang w:eastAsia="en-US"/>
        </w:rPr>
      </w:pPr>
      <w:r w:rsidRPr="00B07394">
        <w:rPr>
          <w:rFonts w:ascii="Souvenir Lt BT" w:eastAsia="Times New Roman" w:hAnsi="Souvenir Lt BT" w:cs="Traditional Arabic"/>
          <w:b/>
          <w:bCs/>
          <w:spacing w:val="2"/>
          <w:sz w:val="24"/>
          <w:szCs w:val="32"/>
          <w:bdr w:val="none" w:sz="0" w:space="0" w:color="auto"/>
          <w:lang w:eastAsia="en-US"/>
        </w:rPr>
        <w:t>Jawab:</w:t>
      </w:r>
    </w:p>
    <w:p w14:paraId="7BACB92B" w14:textId="77777777" w:rsidR="00B07394" w:rsidRPr="00B07394" w:rsidRDefault="00B07394" w:rsidP="000D327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bidi w:val="0"/>
        <w:spacing w:after="0" w:line="240" w:lineRule="auto"/>
        <w:ind w:firstLine="720"/>
        <w:jc w:val="both"/>
        <w:rPr>
          <w:rFonts w:ascii="Souvenir Lt BT" w:eastAsia="Times New Roman" w:hAnsi="Souvenir Lt BT" w:cs="Traditional Arabic"/>
          <w:spacing w:val="2"/>
          <w:sz w:val="24"/>
          <w:szCs w:val="32"/>
          <w:bdr w:val="none" w:sz="0" w:space="0" w:color="auto"/>
          <w:lang w:eastAsia="en-US"/>
        </w:rPr>
      </w:pPr>
      <w:r w:rsidRPr="00B07394">
        <w:rPr>
          <w:rFonts w:ascii="Souvenir Lt BT" w:eastAsia="Times New Roman" w:hAnsi="Souvenir Lt BT" w:cs="Traditional Arabic"/>
          <w:spacing w:val="2"/>
          <w:sz w:val="24"/>
          <w:szCs w:val="32"/>
          <w:bdr w:val="none" w:sz="0" w:space="0" w:color="auto"/>
          <w:lang w:eastAsia="en-US"/>
        </w:rPr>
        <w:t>Berikut urutan tata cara salat jenazah.</w:t>
      </w:r>
    </w:p>
    <w:p w14:paraId="2C48B390" w14:textId="2804FE80" w:rsidR="00B07394" w:rsidRPr="00B07394" w:rsidRDefault="00B07394" w:rsidP="000D327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bidi w:val="0"/>
        <w:spacing w:after="0" w:line="240" w:lineRule="auto"/>
        <w:ind w:firstLine="720"/>
        <w:jc w:val="both"/>
        <w:rPr>
          <w:rFonts w:ascii="Souvenir Lt BT" w:eastAsia="Times New Roman" w:hAnsi="Souvenir Lt BT" w:cs="Traditional Arabic"/>
          <w:spacing w:val="2"/>
          <w:sz w:val="24"/>
          <w:szCs w:val="32"/>
          <w:bdr w:val="none" w:sz="0" w:space="0" w:color="auto"/>
          <w:lang w:eastAsia="en-US"/>
        </w:rPr>
      </w:pPr>
      <w:r w:rsidRPr="00B07394">
        <w:rPr>
          <w:rFonts w:ascii="Souvenir Lt BT" w:eastAsia="Times New Roman" w:hAnsi="Souvenir Lt BT" w:cs="Traditional Arabic"/>
          <w:b/>
          <w:bCs/>
          <w:spacing w:val="2"/>
          <w:sz w:val="24"/>
          <w:szCs w:val="32"/>
          <w:bdr w:val="none" w:sz="0" w:space="0" w:color="auto"/>
          <w:lang w:eastAsia="en-US"/>
        </w:rPr>
        <w:t>Pertama</w:t>
      </w:r>
      <w:r w:rsidRPr="00B07394">
        <w:rPr>
          <w:rFonts w:ascii="Souvenir Lt BT" w:eastAsia="Times New Roman" w:hAnsi="Souvenir Lt BT" w:cs="Traditional Arabic"/>
          <w:spacing w:val="2"/>
          <w:sz w:val="24"/>
          <w:szCs w:val="32"/>
          <w:bdr w:val="none" w:sz="0" w:space="0" w:color="auto"/>
          <w:lang w:eastAsia="en-US"/>
        </w:rPr>
        <w:t xml:space="preserve">: </w:t>
      </w:r>
      <w:proofErr w:type="spellStart"/>
      <w:r w:rsidR="00557578">
        <w:rPr>
          <w:rFonts w:ascii="Souvenir Lt BT" w:eastAsia="Times New Roman" w:hAnsi="Souvenir Lt BT" w:cs="Traditional Arabic"/>
          <w:spacing w:val="2"/>
          <w:sz w:val="24"/>
          <w:szCs w:val="32"/>
          <w:bdr w:val="none" w:sz="0" w:space="0" w:color="auto"/>
          <w:lang w:eastAsia="en-US"/>
        </w:rPr>
        <w:t>T</w:t>
      </w:r>
      <w:r w:rsidRPr="00B07394">
        <w:rPr>
          <w:rFonts w:ascii="Souvenir Lt BT" w:eastAsia="Times New Roman" w:hAnsi="Souvenir Lt BT" w:cs="Traditional Arabic"/>
          <w:spacing w:val="2"/>
          <w:sz w:val="24"/>
          <w:szCs w:val="32"/>
          <w:bdr w:val="none" w:sz="0" w:space="0" w:color="auto"/>
          <w:lang w:eastAsia="en-US"/>
        </w:rPr>
        <w:t>akbiratul</w:t>
      </w:r>
      <w:proofErr w:type="spellEnd"/>
      <w:r w:rsidRPr="00B07394">
        <w:rPr>
          <w:rFonts w:ascii="Souvenir Lt BT" w:eastAsia="Times New Roman" w:hAnsi="Souvenir Lt BT" w:cs="Traditional Arabic"/>
          <w:spacing w:val="2"/>
          <w:sz w:val="24"/>
          <w:szCs w:val="32"/>
          <w:bdr w:val="none" w:sz="0" w:space="0" w:color="auto"/>
          <w:lang w:eastAsia="en-US"/>
        </w:rPr>
        <w:t xml:space="preserve"> ihram (takbir pertama), dengan mengangkat kedua tangan sejajar pundak atau telinga,</w:t>
      </w:r>
      <w:r w:rsidR="001D3AD2" w:rsidRPr="000064A5">
        <w:rPr>
          <w:rFonts w:ascii="Souvenir Lt BT" w:eastAsia="Times New Roman" w:hAnsi="Souvenir Lt BT" w:cs="Traditional Arabic"/>
          <w:spacing w:val="2"/>
          <w:sz w:val="24"/>
          <w:szCs w:val="32"/>
          <w:bdr w:val="none" w:sz="0" w:space="0" w:color="auto"/>
          <w:vertAlign w:val="superscript"/>
          <w:lang w:eastAsia="en-US"/>
        </w:rPr>
        <w:footnoteReference w:id="93"/>
      </w:r>
      <w:r w:rsidRPr="00B07394">
        <w:rPr>
          <w:rFonts w:ascii="Souvenir Lt BT" w:eastAsia="Times New Roman" w:hAnsi="Souvenir Lt BT" w:cs="Traditional Arabic"/>
          <w:spacing w:val="2"/>
          <w:sz w:val="24"/>
          <w:szCs w:val="32"/>
          <w:bdr w:val="none" w:sz="0" w:space="0" w:color="auto"/>
          <w:lang w:eastAsia="en-US"/>
        </w:rPr>
        <w:t xml:space="preserve"> lalu melipatkan tangan sebagaimana salat </w:t>
      </w:r>
      <w:r w:rsidRPr="00B07394">
        <w:rPr>
          <w:rFonts w:ascii="Souvenir Lt BT" w:eastAsia="Times New Roman" w:hAnsi="Souvenir Lt BT" w:cs="Traditional Arabic"/>
          <w:spacing w:val="2"/>
          <w:sz w:val="24"/>
          <w:szCs w:val="32"/>
          <w:bdr w:val="none" w:sz="0" w:space="0" w:color="auto"/>
          <w:lang w:eastAsia="en-US"/>
        </w:rPr>
        <w:lastRenderedPageBreak/>
        <w:t xml:space="preserve">biasa. Setelah itu tidak membaca doa </w:t>
      </w:r>
      <w:r w:rsidR="00395658">
        <w:rPr>
          <w:rFonts w:ascii="Souvenir Lt BT" w:eastAsia="Times New Roman" w:hAnsi="Souvenir Lt BT" w:cs="Traditional Arabic"/>
          <w:spacing w:val="2"/>
          <w:sz w:val="24"/>
          <w:szCs w:val="32"/>
          <w:bdr w:val="none" w:sz="0" w:space="0" w:color="auto"/>
          <w:lang w:eastAsia="en-US"/>
        </w:rPr>
        <w:t>i</w:t>
      </w:r>
      <w:r w:rsidRPr="00B07394">
        <w:rPr>
          <w:rFonts w:ascii="Souvenir Lt BT" w:eastAsia="Times New Roman" w:hAnsi="Souvenir Lt BT" w:cs="Traditional Arabic"/>
          <w:spacing w:val="2"/>
          <w:sz w:val="24"/>
          <w:szCs w:val="32"/>
          <w:bdr w:val="none" w:sz="0" w:space="0" w:color="auto"/>
          <w:lang w:eastAsia="en-US"/>
        </w:rPr>
        <w:t xml:space="preserve">ftitah, melainkan langsung membaca </w:t>
      </w:r>
      <w:r w:rsidR="000D327B" w:rsidRPr="000064A5">
        <w:rPr>
          <w:rFonts w:ascii="Souvenir Lt BT" w:eastAsia="Times New Roman" w:hAnsi="Souvenir Lt BT" w:cs="Traditional Arabic"/>
          <w:spacing w:val="2"/>
          <w:sz w:val="24"/>
          <w:szCs w:val="32"/>
          <w:bdr w:val="none" w:sz="0" w:space="0" w:color="auto"/>
          <w:lang w:eastAsia="en-US"/>
        </w:rPr>
        <w:t>taawuz</w:t>
      </w:r>
      <w:r w:rsidRPr="00B07394">
        <w:rPr>
          <w:rFonts w:ascii="Souvenir Lt BT" w:eastAsia="Times New Roman" w:hAnsi="Souvenir Lt BT" w:cs="Traditional Arabic"/>
          <w:spacing w:val="2"/>
          <w:sz w:val="24"/>
          <w:szCs w:val="32"/>
          <w:bdr w:val="none" w:sz="0" w:space="0" w:color="auto"/>
          <w:lang w:eastAsia="en-US"/>
        </w:rPr>
        <w:t>:</w:t>
      </w:r>
    </w:p>
    <w:p w14:paraId="7C1D6869" w14:textId="77777777" w:rsidR="00B07394" w:rsidRPr="00B07394" w:rsidRDefault="00B07394" w:rsidP="000D327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0" w:line="240" w:lineRule="auto"/>
        <w:jc w:val="both"/>
        <w:rPr>
          <w:rFonts w:ascii="Souvenir Lt BT" w:eastAsia="Times New Roman" w:hAnsi="Souvenir Lt BT" w:cs="Traditional Arabic"/>
          <w:spacing w:val="2"/>
          <w:sz w:val="24"/>
          <w:szCs w:val="32"/>
          <w:bdr w:val="none" w:sz="0" w:space="0" w:color="auto"/>
          <w:lang w:eastAsia="en-US"/>
        </w:rPr>
      </w:pPr>
      <w:r w:rsidRPr="00B07394">
        <w:rPr>
          <w:rFonts w:ascii="Souvenir Lt BT" w:eastAsia="Times New Roman" w:hAnsi="Souvenir Lt BT" w:cs="Traditional Arabic"/>
          <w:spacing w:val="2"/>
          <w:sz w:val="24"/>
          <w:szCs w:val="32"/>
          <w:bdr w:val="none" w:sz="0" w:space="0" w:color="auto"/>
          <w:rtl/>
          <w:lang w:eastAsia="en-US"/>
        </w:rPr>
        <w:t>أَعُوذُ بِاللهِ مِنَ الشَّيْطَانِ الرَّجِيمِ</w:t>
      </w:r>
    </w:p>
    <w:p w14:paraId="0F3B80D4" w14:textId="17725240" w:rsidR="00B07394" w:rsidRPr="00B07394" w:rsidRDefault="00B07394" w:rsidP="000D327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bidi w:val="0"/>
        <w:spacing w:after="0" w:line="240" w:lineRule="auto"/>
        <w:ind w:firstLine="720"/>
        <w:jc w:val="both"/>
        <w:rPr>
          <w:rFonts w:ascii="Souvenir Lt BT" w:eastAsia="Times New Roman" w:hAnsi="Souvenir Lt BT" w:cs="Traditional Arabic"/>
          <w:spacing w:val="2"/>
          <w:sz w:val="24"/>
          <w:szCs w:val="32"/>
          <w:bdr w:val="none" w:sz="0" w:space="0" w:color="auto"/>
          <w:lang w:eastAsia="en-US"/>
        </w:rPr>
      </w:pPr>
      <w:r w:rsidRPr="00B07394">
        <w:rPr>
          <w:rFonts w:ascii="Souvenir Lt BT" w:eastAsia="Times New Roman" w:hAnsi="Souvenir Lt BT" w:cs="Traditional Arabic"/>
          <w:spacing w:val="2"/>
          <w:sz w:val="24"/>
          <w:szCs w:val="32"/>
          <w:bdr w:val="none" w:sz="0" w:space="0" w:color="auto"/>
          <w:lang w:eastAsia="en-US"/>
        </w:rPr>
        <w:t xml:space="preserve">lalu membaca </w:t>
      </w:r>
      <w:proofErr w:type="spellStart"/>
      <w:r w:rsidRPr="00B07394">
        <w:rPr>
          <w:rFonts w:ascii="Souvenir Lt BT" w:eastAsia="Times New Roman" w:hAnsi="Souvenir Lt BT" w:cs="Traditional Arabic"/>
          <w:spacing w:val="2"/>
          <w:sz w:val="24"/>
          <w:szCs w:val="32"/>
          <w:bdr w:val="none" w:sz="0" w:space="0" w:color="auto"/>
          <w:lang w:eastAsia="en-US"/>
        </w:rPr>
        <w:t>basmalah</w:t>
      </w:r>
      <w:proofErr w:type="spellEnd"/>
      <w:r w:rsidR="000D327B" w:rsidRPr="000064A5">
        <w:rPr>
          <w:rFonts w:ascii="Souvenir Lt BT" w:eastAsia="Times New Roman" w:hAnsi="Souvenir Lt BT" w:cs="Traditional Arabic"/>
          <w:spacing w:val="2"/>
          <w:sz w:val="24"/>
          <w:szCs w:val="32"/>
          <w:bdr w:val="none" w:sz="0" w:space="0" w:color="auto"/>
          <w:lang w:eastAsia="en-US"/>
        </w:rPr>
        <w:t>,</w:t>
      </w:r>
    </w:p>
    <w:p w14:paraId="78CA0214" w14:textId="77777777" w:rsidR="00B07394" w:rsidRPr="00B07394" w:rsidRDefault="00B07394" w:rsidP="001D3AD2">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0" w:line="240" w:lineRule="auto"/>
        <w:jc w:val="both"/>
        <w:rPr>
          <w:rFonts w:ascii="Souvenir Lt BT" w:eastAsia="Times New Roman" w:hAnsi="Souvenir Lt BT" w:cs="Traditional Arabic"/>
          <w:spacing w:val="2"/>
          <w:sz w:val="24"/>
          <w:szCs w:val="32"/>
          <w:bdr w:val="none" w:sz="0" w:space="0" w:color="auto"/>
          <w:lang w:eastAsia="en-US"/>
        </w:rPr>
      </w:pPr>
      <w:r w:rsidRPr="00B07394">
        <w:rPr>
          <w:rFonts w:ascii="Souvenir Lt BT" w:eastAsia="Times New Roman" w:hAnsi="Souvenir Lt BT" w:cs="Traditional Arabic"/>
          <w:spacing w:val="2"/>
          <w:sz w:val="24"/>
          <w:szCs w:val="32"/>
          <w:bdr w:val="none" w:sz="0" w:space="0" w:color="auto"/>
          <w:rtl/>
          <w:lang w:eastAsia="en-US"/>
        </w:rPr>
        <w:t>بِسْمِ اللهِ الرَّحْمَنِ الرَّحِيمِ</w:t>
      </w:r>
    </w:p>
    <w:p w14:paraId="78BEBAE3" w14:textId="5BFE682E" w:rsidR="00B07394" w:rsidRPr="00B07394" w:rsidRDefault="00B07394" w:rsidP="001D3AD2">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bidi w:val="0"/>
        <w:spacing w:after="0" w:line="240" w:lineRule="auto"/>
        <w:ind w:firstLine="720"/>
        <w:jc w:val="both"/>
        <w:rPr>
          <w:rFonts w:ascii="Souvenir Lt BT" w:eastAsia="Times New Roman" w:hAnsi="Souvenir Lt BT" w:cs="Traditional Arabic"/>
          <w:spacing w:val="2"/>
          <w:sz w:val="24"/>
          <w:szCs w:val="32"/>
          <w:bdr w:val="none" w:sz="0" w:space="0" w:color="auto"/>
          <w:lang w:eastAsia="en-US"/>
        </w:rPr>
      </w:pPr>
      <w:r w:rsidRPr="00B07394">
        <w:rPr>
          <w:rFonts w:ascii="Souvenir Lt BT" w:eastAsia="Times New Roman" w:hAnsi="Souvenir Lt BT" w:cs="Traditional Arabic"/>
          <w:spacing w:val="2"/>
          <w:sz w:val="24"/>
          <w:szCs w:val="32"/>
          <w:bdr w:val="none" w:sz="0" w:space="0" w:color="auto"/>
          <w:lang w:eastAsia="en-US"/>
        </w:rPr>
        <w:lastRenderedPageBreak/>
        <w:t xml:space="preserve">kemudian membaca </w:t>
      </w:r>
      <w:proofErr w:type="spellStart"/>
      <w:r w:rsidR="001D3AD2" w:rsidRPr="000064A5">
        <w:rPr>
          <w:rFonts w:ascii="Souvenir Lt BT" w:eastAsia="Times New Roman" w:hAnsi="Souvenir Lt BT" w:cs="Traditional Arabic"/>
          <w:i/>
          <w:iCs/>
          <w:spacing w:val="2"/>
          <w:sz w:val="24"/>
          <w:szCs w:val="32"/>
          <w:bdr w:val="none" w:sz="0" w:space="0" w:color="auto"/>
          <w:lang w:eastAsia="en-US"/>
        </w:rPr>
        <w:t>a</w:t>
      </w:r>
      <w:r w:rsidRPr="00B07394">
        <w:rPr>
          <w:rFonts w:ascii="Souvenir Lt BT" w:eastAsia="Times New Roman" w:hAnsi="Souvenir Lt BT" w:cs="Traditional Arabic"/>
          <w:i/>
          <w:iCs/>
          <w:spacing w:val="2"/>
          <w:sz w:val="24"/>
          <w:szCs w:val="32"/>
          <w:bdr w:val="none" w:sz="0" w:space="0" w:color="auto"/>
          <w:lang w:eastAsia="en-US"/>
        </w:rPr>
        <w:t>l-F</w:t>
      </w:r>
      <w:r w:rsidR="001D3AD2" w:rsidRPr="000064A5">
        <w:rPr>
          <w:rFonts w:ascii="Souvenir Lt BT" w:eastAsia="Times New Roman" w:hAnsi="Souvenir Lt BT" w:cs="Traditional Arabic"/>
          <w:i/>
          <w:iCs/>
          <w:spacing w:val="2"/>
          <w:sz w:val="24"/>
          <w:szCs w:val="32"/>
          <w:bdr w:val="none" w:sz="0" w:space="0" w:color="auto"/>
          <w:lang w:eastAsia="en-US"/>
        </w:rPr>
        <w:t>â</w:t>
      </w:r>
      <w:r w:rsidRPr="00B07394">
        <w:rPr>
          <w:rFonts w:ascii="Souvenir Lt BT" w:eastAsia="Times New Roman" w:hAnsi="Souvenir Lt BT" w:cs="Traditional Arabic"/>
          <w:i/>
          <w:iCs/>
          <w:spacing w:val="2"/>
          <w:sz w:val="24"/>
          <w:szCs w:val="32"/>
          <w:bdr w:val="none" w:sz="0" w:space="0" w:color="auto"/>
          <w:lang w:eastAsia="en-US"/>
        </w:rPr>
        <w:t>tihah</w:t>
      </w:r>
      <w:proofErr w:type="spellEnd"/>
      <w:r w:rsidRPr="00B07394">
        <w:rPr>
          <w:rFonts w:ascii="Souvenir Lt BT" w:eastAsia="Times New Roman" w:hAnsi="Souvenir Lt BT" w:cs="Traditional Arabic"/>
          <w:spacing w:val="2"/>
          <w:sz w:val="24"/>
          <w:szCs w:val="32"/>
          <w:bdr w:val="none" w:sz="0" w:space="0" w:color="auto"/>
          <w:lang w:eastAsia="en-US"/>
        </w:rPr>
        <w:t>.</w:t>
      </w:r>
      <w:r w:rsidR="001D3AD2" w:rsidRPr="000064A5">
        <w:rPr>
          <w:rFonts w:ascii="Souvenir Lt BT" w:eastAsia="Times New Roman" w:hAnsi="Souvenir Lt BT" w:cs="Traditional Arabic"/>
          <w:spacing w:val="2"/>
          <w:sz w:val="24"/>
          <w:szCs w:val="32"/>
          <w:bdr w:val="none" w:sz="0" w:space="0" w:color="auto"/>
          <w:vertAlign w:val="superscript"/>
          <w:lang w:eastAsia="en-US"/>
        </w:rPr>
        <w:footnoteReference w:id="94"/>
      </w:r>
      <w:r w:rsidRPr="00B07394">
        <w:rPr>
          <w:rFonts w:ascii="Souvenir Lt BT" w:eastAsia="Times New Roman" w:hAnsi="Souvenir Lt BT" w:cs="Traditional Arabic"/>
          <w:spacing w:val="2"/>
          <w:sz w:val="24"/>
          <w:szCs w:val="32"/>
          <w:bdr w:val="none" w:sz="0" w:space="0" w:color="auto"/>
          <w:lang w:eastAsia="en-US"/>
        </w:rPr>
        <w:t xml:space="preserve"> Sebagian ulama membolehkan membaca surah pendek atau beberapa ayat setelahnya.</w:t>
      </w:r>
      <w:r w:rsidR="001D3AD2" w:rsidRPr="000064A5">
        <w:rPr>
          <w:rFonts w:ascii="Souvenir Lt BT" w:eastAsia="Times New Roman" w:hAnsi="Souvenir Lt BT" w:cs="Traditional Arabic"/>
          <w:spacing w:val="2"/>
          <w:sz w:val="24"/>
          <w:szCs w:val="32"/>
          <w:bdr w:val="none" w:sz="0" w:space="0" w:color="auto"/>
          <w:vertAlign w:val="superscript"/>
          <w:lang w:eastAsia="en-US"/>
        </w:rPr>
        <w:footnoteReference w:id="95"/>
      </w:r>
    </w:p>
    <w:p w14:paraId="772CAE6D" w14:textId="0E806AFD" w:rsidR="00DD3CAE" w:rsidRPr="000064A5" w:rsidRDefault="00DD3CAE" w:rsidP="00DD3CA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bidi w:val="0"/>
        <w:spacing w:after="0" w:line="240" w:lineRule="auto"/>
        <w:jc w:val="both"/>
        <w:rPr>
          <w:rFonts w:ascii="Souvenir Lt BT" w:eastAsia="Times New Roman" w:hAnsi="Souvenir Lt BT" w:cs="Traditional Arabic"/>
          <w:spacing w:val="2"/>
          <w:sz w:val="24"/>
          <w:szCs w:val="32"/>
          <w:bdr w:val="none" w:sz="0" w:space="0" w:color="auto"/>
          <w:lang w:eastAsia="en-US"/>
        </w:rPr>
      </w:pPr>
      <w:r w:rsidRPr="000064A5">
        <w:rPr>
          <w:rFonts w:ascii="Souvenir Lt BT" w:eastAsia="Times New Roman" w:hAnsi="Souvenir Lt BT" w:cs="Traditional Arabic"/>
          <w:spacing w:val="2"/>
          <w:sz w:val="24"/>
          <w:szCs w:val="32"/>
          <w:bdr w:val="none" w:sz="0" w:space="0" w:color="auto"/>
          <w:lang w:eastAsia="en-US"/>
        </w:rPr>
        <w:lastRenderedPageBreak/>
        <w:tab/>
      </w:r>
      <w:r w:rsidRPr="000064A5">
        <w:rPr>
          <w:rFonts w:ascii="Souvenir Lt BT" w:eastAsia="Times New Roman" w:hAnsi="Souvenir Lt BT" w:cs="Traditional Arabic"/>
          <w:b/>
          <w:bCs/>
          <w:spacing w:val="2"/>
          <w:sz w:val="24"/>
          <w:szCs w:val="32"/>
          <w:bdr w:val="none" w:sz="0" w:space="0" w:color="auto"/>
          <w:lang w:eastAsia="en-US"/>
        </w:rPr>
        <w:t>Kedua</w:t>
      </w:r>
      <w:r w:rsidRPr="000064A5">
        <w:rPr>
          <w:rFonts w:ascii="Souvenir Lt BT" w:eastAsia="Times New Roman" w:hAnsi="Souvenir Lt BT" w:cs="Traditional Arabic"/>
          <w:spacing w:val="2"/>
          <w:sz w:val="24"/>
          <w:szCs w:val="32"/>
          <w:bdr w:val="none" w:sz="0" w:space="0" w:color="auto"/>
          <w:lang w:eastAsia="en-US"/>
        </w:rPr>
        <w:t xml:space="preserve">: takbir kedua, lalu membaca selawat kepada Nabi </w:t>
      </w:r>
      <w:r w:rsidR="00A257FA" w:rsidRPr="00A257FA">
        <w:rPr>
          <w:rFonts w:ascii="Souvenir Lt BT" w:eastAsia="Times New Roman" w:hAnsi="Souvenir Lt BT" w:cs="Traditional Arabic"/>
          <w:spacing w:val="2"/>
          <w:sz w:val="24"/>
          <w:szCs w:val="32"/>
          <w:bdr w:val="none" w:sz="0" w:space="0" w:color="auto"/>
          <w:rtl/>
          <w:lang w:eastAsia="en-US"/>
        </w:rPr>
        <w:t>ﷺ</w:t>
      </w:r>
      <w:r w:rsidRPr="000064A5">
        <w:rPr>
          <w:rFonts w:ascii="Souvenir Lt BT" w:eastAsia="Times New Roman" w:hAnsi="Souvenir Lt BT" w:cs="Traditional Arabic"/>
          <w:spacing w:val="2"/>
          <w:sz w:val="24"/>
          <w:szCs w:val="32"/>
          <w:bdr w:val="none" w:sz="0" w:space="0" w:color="auto"/>
          <w:lang w:eastAsia="en-US"/>
        </w:rPr>
        <w:t>.</w:t>
      </w:r>
      <w:r w:rsidRPr="000064A5">
        <w:rPr>
          <w:rFonts w:ascii="Souvenir Lt BT" w:eastAsia="Times New Roman" w:hAnsi="Souvenir Lt BT" w:cs="Traditional Arabic"/>
          <w:spacing w:val="2"/>
          <w:sz w:val="24"/>
          <w:szCs w:val="32"/>
          <w:bdr w:val="none" w:sz="0" w:space="0" w:color="auto"/>
          <w:vertAlign w:val="superscript"/>
          <w:lang w:eastAsia="en-US"/>
        </w:rPr>
        <w:footnoteReference w:id="96"/>
      </w:r>
      <w:r w:rsidRPr="000064A5">
        <w:rPr>
          <w:rFonts w:ascii="Souvenir Lt BT" w:eastAsia="Times New Roman" w:hAnsi="Souvenir Lt BT" w:cs="Traditional Arabic"/>
          <w:spacing w:val="2"/>
          <w:sz w:val="24"/>
          <w:szCs w:val="32"/>
          <w:bdr w:val="none" w:sz="0" w:space="0" w:color="auto"/>
          <w:lang w:eastAsia="en-US"/>
        </w:rPr>
        <w:t xml:space="preserve"> Yang terbaik adalah </w:t>
      </w:r>
      <w:r w:rsidR="00202F39">
        <w:rPr>
          <w:rFonts w:ascii="Souvenir Lt BT" w:eastAsia="Times New Roman" w:hAnsi="Souvenir Lt BT" w:cs="Traditional Arabic"/>
          <w:spacing w:val="2"/>
          <w:sz w:val="24"/>
          <w:szCs w:val="32"/>
          <w:bdr w:val="none" w:sz="0" w:space="0" w:color="auto"/>
          <w:lang w:eastAsia="en-US"/>
        </w:rPr>
        <w:t>se</w:t>
      </w:r>
      <w:r w:rsidRPr="000064A5">
        <w:rPr>
          <w:rFonts w:ascii="Souvenir Lt BT" w:eastAsia="Times New Roman" w:hAnsi="Souvenir Lt BT" w:cs="Traditional Arabic"/>
          <w:spacing w:val="2"/>
          <w:sz w:val="24"/>
          <w:szCs w:val="32"/>
          <w:bdr w:val="none" w:sz="0" w:space="0" w:color="auto"/>
          <w:lang w:eastAsia="en-US"/>
        </w:rPr>
        <w:t xml:space="preserve">lawat </w:t>
      </w:r>
      <w:proofErr w:type="spellStart"/>
      <w:r w:rsidRPr="000064A5">
        <w:rPr>
          <w:rFonts w:ascii="Souvenir Lt BT" w:eastAsia="Times New Roman" w:hAnsi="Souvenir Lt BT" w:cs="Traditional Arabic"/>
          <w:spacing w:val="2"/>
          <w:sz w:val="24"/>
          <w:szCs w:val="32"/>
          <w:bdr w:val="none" w:sz="0" w:space="0" w:color="auto"/>
          <w:lang w:eastAsia="en-US"/>
        </w:rPr>
        <w:t>Ibrahimiyah</w:t>
      </w:r>
      <w:proofErr w:type="spellEnd"/>
      <w:r w:rsidRPr="000064A5">
        <w:rPr>
          <w:rFonts w:ascii="Souvenir Lt BT" w:eastAsia="Times New Roman" w:hAnsi="Souvenir Lt BT" w:cs="Traditional Arabic"/>
          <w:spacing w:val="2"/>
          <w:sz w:val="24"/>
          <w:szCs w:val="32"/>
          <w:bdr w:val="none" w:sz="0" w:space="0" w:color="auto"/>
          <w:lang w:eastAsia="en-US"/>
        </w:rPr>
        <w:t xml:space="preserve"> yang diajarkan langsung oleh Nabi </w:t>
      </w:r>
      <w:r w:rsidR="00A257FA" w:rsidRPr="00A257FA">
        <w:rPr>
          <w:rFonts w:ascii="Souvenir Lt BT" w:eastAsia="Times New Roman" w:hAnsi="Souvenir Lt BT" w:cs="Traditional Arabic"/>
          <w:spacing w:val="2"/>
          <w:sz w:val="24"/>
          <w:szCs w:val="32"/>
          <w:bdr w:val="none" w:sz="0" w:space="0" w:color="auto"/>
          <w:rtl/>
          <w:lang w:eastAsia="en-US"/>
        </w:rPr>
        <w:t>ﷺ</w:t>
      </w:r>
      <w:r w:rsidRPr="000064A5">
        <w:rPr>
          <w:rFonts w:ascii="Souvenir Lt BT" w:eastAsia="Times New Roman" w:hAnsi="Souvenir Lt BT" w:cs="Traditional Arabic"/>
          <w:spacing w:val="2"/>
          <w:sz w:val="24"/>
          <w:szCs w:val="32"/>
          <w:bdr w:val="none" w:sz="0" w:space="0" w:color="auto"/>
          <w:lang w:eastAsia="en-US"/>
        </w:rPr>
        <w:t xml:space="preserve"> untuk dibaca dalam salat:</w:t>
      </w:r>
    </w:p>
    <w:p w14:paraId="082C7A7F" w14:textId="77777777" w:rsidR="00DD3CAE" w:rsidRPr="00DD3CAE" w:rsidRDefault="00DD3CAE" w:rsidP="00DD3CA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0" w:line="240" w:lineRule="auto"/>
        <w:jc w:val="both"/>
        <w:rPr>
          <w:rFonts w:ascii="Souvenir Lt BT" w:eastAsia="Times New Roman" w:hAnsi="Souvenir Lt BT" w:cs="Traditional Arabic"/>
          <w:spacing w:val="2"/>
          <w:sz w:val="24"/>
          <w:szCs w:val="32"/>
          <w:bdr w:val="none" w:sz="0" w:space="0" w:color="auto"/>
          <w:lang w:eastAsia="en-US"/>
        </w:rPr>
      </w:pPr>
      <w:r w:rsidRPr="00DD3CAE">
        <w:rPr>
          <w:rFonts w:ascii="Souvenir Lt BT" w:eastAsia="Times New Roman" w:hAnsi="Souvenir Lt BT" w:cs="Traditional Arabic"/>
          <w:spacing w:val="2"/>
          <w:sz w:val="24"/>
          <w:szCs w:val="32"/>
          <w:bdr w:val="none" w:sz="0" w:space="0" w:color="auto"/>
          <w:rtl/>
          <w:lang w:eastAsia="en-US"/>
        </w:rPr>
        <w:t>اللَّهُمَّ صَلِّ عَلَى مُحَمَّدٍ وَأَزْوَاجِهِ وَذُرِّيَّتِهِ كَمَا صَلَّيْتَ عَلَى آلِ إِبْرَاهِيمَ، وَبَارِكْ عَلَى مُحَمَّدٍ وَأَزْوَاجِهِ وَذُرِّيَّتِهِ كَمَا بَارَكْتَ عَلَى آلِ إِبْرَاهِيمَ، إِنَّكَ حَمِيدٌ مَجِيدٌ</w:t>
      </w:r>
    </w:p>
    <w:p w14:paraId="716E1D16" w14:textId="1ABBC484" w:rsidR="00DD3CAE" w:rsidRPr="00DD3CAE" w:rsidRDefault="00A257FA" w:rsidP="009053DA">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bidi w:val="0"/>
        <w:spacing w:after="0" w:line="240" w:lineRule="auto"/>
        <w:jc w:val="both"/>
        <w:rPr>
          <w:rFonts w:ascii="Souvenir Lt BT" w:eastAsia="Times New Roman" w:hAnsi="Souvenir Lt BT" w:cs="Traditional Arabic"/>
          <w:spacing w:val="2"/>
          <w:sz w:val="24"/>
          <w:szCs w:val="32"/>
          <w:bdr w:val="none" w:sz="0" w:space="0" w:color="auto"/>
          <w:lang w:eastAsia="en-US"/>
        </w:rPr>
      </w:pPr>
      <w:r>
        <w:rPr>
          <w:rFonts w:ascii="Souvenir Lt BT" w:eastAsia="Times New Roman" w:hAnsi="Souvenir Lt BT" w:cs="Traditional Arabic"/>
          <w:i/>
          <w:iCs/>
          <w:spacing w:val="2"/>
          <w:sz w:val="24"/>
          <w:szCs w:val="32"/>
          <w:bdr w:val="none" w:sz="0" w:space="0" w:color="auto"/>
          <w:lang w:eastAsia="en-US"/>
        </w:rPr>
        <w:t>“</w:t>
      </w:r>
      <w:r w:rsidR="00DD3CAE" w:rsidRPr="00DD3CAE">
        <w:rPr>
          <w:rFonts w:ascii="Souvenir Lt BT" w:eastAsia="Times New Roman" w:hAnsi="Souvenir Lt BT" w:cs="Traditional Arabic"/>
          <w:i/>
          <w:iCs/>
          <w:spacing w:val="2"/>
          <w:sz w:val="24"/>
          <w:szCs w:val="32"/>
          <w:bdr w:val="none" w:sz="0" w:space="0" w:color="auto"/>
          <w:lang w:eastAsia="en-US"/>
        </w:rPr>
        <w:t>Ya Allah, rahmatilah Muhammad, istri-istri beliau, dan keturunan beliau, sebagaimana Engkau merahmati keluarga Ibrahim. Dan berilah keberkahan kepada Muhammad, istri-istrinya, dan keturunannya, sebagaimana Engkau memberkahi keluarga Ibrahim. Sesungguhnya Engkau Maha Terpuji lagi Maha Agung.</w:t>
      </w:r>
      <w:r>
        <w:rPr>
          <w:rFonts w:ascii="Souvenir Lt BT" w:eastAsia="Times New Roman" w:hAnsi="Souvenir Lt BT" w:cs="Traditional Arabic"/>
          <w:i/>
          <w:iCs/>
          <w:spacing w:val="2"/>
          <w:sz w:val="24"/>
          <w:szCs w:val="32"/>
          <w:bdr w:val="none" w:sz="0" w:space="0" w:color="auto"/>
          <w:lang w:eastAsia="en-US"/>
        </w:rPr>
        <w:t>”</w:t>
      </w:r>
      <w:r w:rsidR="00A96065">
        <w:rPr>
          <w:rStyle w:val="ReferensiCatatanKaki"/>
          <w:rFonts w:ascii="Souvenir Lt BT" w:eastAsia="Times New Roman" w:hAnsi="Souvenir Lt BT" w:cs="Traditional Arabic"/>
          <w:i/>
          <w:iCs/>
          <w:spacing w:val="2"/>
          <w:sz w:val="24"/>
          <w:szCs w:val="32"/>
          <w:bdr w:val="none" w:sz="0" w:space="0" w:color="auto"/>
          <w:lang w:eastAsia="en-US"/>
        </w:rPr>
        <w:footnoteReference w:id="97"/>
      </w:r>
      <w:r w:rsidR="00DD3CAE" w:rsidRPr="00DD3CAE">
        <w:rPr>
          <w:rFonts w:ascii="Souvenir Lt BT" w:eastAsia="Times New Roman" w:hAnsi="Souvenir Lt BT" w:cs="Traditional Arabic"/>
          <w:spacing w:val="2"/>
          <w:sz w:val="24"/>
          <w:szCs w:val="32"/>
          <w:bdr w:val="none" w:sz="0" w:space="0" w:color="auto"/>
          <w:lang w:eastAsia="en-US"/>
        </w:rPr>
        <w:t xml:space="preserve"> </w:t>
      </w:r>
    </w:p>
    <w:p w14:paraId="285EBFC4" w14:textId="77777777" w:rsidR="00DD3CAE" w:rsidRPr="00DD3CAE" w:rsidRDefault="00DD3CAE" w:rsidP="009053DA">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bidi w:val="0"/>
        <w:spacing w:after="0" w:line="240" w:lineRule="auto"/>
        <w:ind w:firstLine="720"/>
        <w:jc w:val="both"/>
        <w:rPr>
          <w:rFonts w:ascii="Souvenir Lt BT" w:eastAsia="Times New Roman" w:hAnsi="Souvenir Lt BT" w:cs="Traditional Arabic"/>
          <w:spacing w:val="2"/>
          <w:sz w:val="24"/>
          <w:szCs w:val="32"/>
          <w:bdr w:val="none" w:sz="0" w:space="0" w:color="auto"/>
          <w:lang w:eastAsia="en-US"/>
        </w:rPr>
      </w:pPr>
      <w:r w:rsidRPr="00DD3CAE">
        <w:rPr>
          <w:rFonts w:ascii="Souvenir Lt BT" w:eastAsia="Times New Roman" w:hAnsi="Souvenir Lt BT" w:cs="Traditional Arabic"/>
          <w:b/>
          <w:bCs/>
          <w:spacing w:val="2"/>
          <w:sz w:val="24"/>
          <w:szCs w:val="32"/>
          <w:bdr w:val="none" w:sz="0" w:space="0" w:color="auto"/>
          <w:lang w:eastAsia="en-US"/>
        </w:rPr>
        <w:t>Ketiga</w:t>
      </w:r>
      <w:r w:rsidRPr="00DD3CAE">
        <w:rPr>
          <w:rFonts w:ascii="Souvenir Lt BT" w:eastAsia="Times New Roman" w:hAnsi="Souvenir Lt BT" w:cs="Traditional Arabic"/>
          <w:spacing w:val="2"/>
          <w:sz w:val="24"/>
          <w:szCs w:val="32"/>
          <w:bdr w:val="none" w:sz="0" w:space="0" w:color="auto"/>
          <w:lang w:eastAsia="en-US"/>
        </w:rPr>
        <w:t>: takbir ketiga, lalu mendoakan jenazah dengan doa-doa yang terdapat dalam hadis-hadis sahih. Di antara doa-doa tersebut adalah:</w:t>
      </w:r>
    </w:p>
    <w:p w14:paraId="55EF95E6" w14:textId="77777777" w:rsidR="00DD3CAE" w:rsidRPr="00DD3CAE" w:rsidRDefault="00DD3CAE" w:rsidP="009053DA">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0" w:line="240" w:lineRule="auto"/>
        <w:jc w:val="both"/>
        <w:rPr>
          <w:rFonts w:ascii="Souvenir Lt BT" w:eastAsia="Times New Roman" w:hAnsi="Souvenir Lt BT" w:cs="Traditional Arabic"/>
          <w:spacing w:val="2"/>
          <w:sz w:val="24"/>
          <w:szCs w:val="32"/>
          <w:bdr w:val="none" w:sz="0" w:space="0" w:color="auto"/>
          <w:lang w:eastAsia="en-US"/>
        </w:rPr>
      </w:pPr>
      <w:r w:rsidRPr="00DD3CAE">
        <w:rPr>
          <w:rFonts w:ascii="Souvenir Lt BT" w:eastAsia="Times New Roman" w:hAnsi="Souvenir Lt BT" w:cs="Traditional Arabic"/>
          <w:spacing w:val="2"/>
          <w:sz w:val="24"/>
          <w:szCs w:val="32"/>
          <w:bdr w:val="none" w:sz="0" w:space="0" w:color="auto"/>
          <w:rtl/>
          <w:lang w:eastAsia="en-US"/>
        </w:rPr>
        <w:t>اللَّهُمَّ اغْفِرْ لِحَيِّنَا وَمَيِّتِنَا وَشَاهِدِنَا وَغَائِبِنَا وَصَغِيرِنَا وَكَبِيرِنَا وَذَكَرِنَا وَأُنْثَانَا، اللَّهُمَّ مَنْ أَحْيَيْتَهُ مِنَّا فَأَحْيِهِ عَلَى الْإِسْلَامِ، وَمَنْ تَوَفَّيْتَهُ مِنَّا فَتَوَفَّهُ عَلَى الْإِيمَانِ، اللَّهُمَّ لَا تَحْرِمْنَا أَجْرَهُ وَلَا تُضِلَّنَا بَعْدَهُ</w:t>
      </w:r>
    </w:p>
    <w:p w14:paraId="63566E45" w14:textId="0442E898" w:rsidR="00DD3CAE" w:rsidRPr="00DD3CAE" w:rsidRDefault="00A257FA" w:rsidP="00DD3CA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bidi w:val="0"/>
        <w:spacing w:after="0" w:line="240" w:lineRule="auto"/>
        <w:jc w:val="both"/>
        <w:rPr>
          <w:rFonts w:ascii="Souvenir Lt BT" w:eastAsia="Times New Roman" w:hAnsi="Souvenir Lt BT" w:cs="Traditional Arabic"/>
          <w:spacing w:val="2"/>
          <w:sz w:val="24"/>
          <w:szCs w:val="32"/>
          <w:bdr w:val="none" w:sz="0" w:space="0" w:color="auto"/>
          <w:lang w:eastAsia="en-US"/>
        </w:rPr>
      </w:pPr>
      <w:r>
        <w:rPr>
          <w:rFonts w:ascii="Souvenir Lt BT" w:eastAsia="Times New Roman" w:hAnsi="Souvenir Lt BT" w:cs="Traditional Arabic"/>
          <w:i/>
          <w:iCs/>
          <w:spacing w:val="2"/>
          <w:sz w:val="24"/>
          <w:szCs w:val="32"/>
          <w:bdr w:val="none" w:sz="0" w:space="0" w:color="auto"/>
          <w:lang w:eastAsia="en-US"/>
        </w:rPr>
        <w:t>“</w:t>
      </w:r>
      <w:r w:rsidR="00DD3CAE" w:rsidRPr="00DD3CAE">
        <w:rPr>
          <w:rFonts w:ascii="Souvenir Lt BT" w:eastAsia="Times New Roman" w:hAnsi="Souvenir Lt BT" w:cs="Traditional Arabic"/>
          <w:i/>
          <w:iCs/>
          <w:spacing w:val="2"/>
          <w:sz w:val="24"/>
          <w:szCs w:val="32"/>
          <w:bdr w:val="none" w:sz="0" w:space="0" w:color="auto"/>
          <w:lang w:eastAsia="en-US"/>
        </w:rPr>
        <w:t xml:space="preserve">Ya Allah, ampunilah yang masih hidup dan yang telah wafat di antara kami, yang hadir dan yang tidak hadir, yang kecil dan yang tua, laki-laki maupun perempuan. Ya Allah, siapa di antara kami yang Engkau beri kehidupan, hidupkanlah dalam Islam. Dan siapa di antara kami yang Engkau </w:t>
      </w:r>
      <w:proofErr w:type="spellStart"/>
      <w:r w:rsidR="00DD3CAE" w:rsidRPr="00DD3CAE">
        <w:rPr>
          <w:rFonts w:ascii="Souvenir Lt BT" w:eastAsia="Times New Roman" w:hAnsi="Souvenir Lt BT" w:cs="Traditional Arabic"/>
          <w:i/>
          <w:iCs/>
          <w:spacing w:val="2"/>
          <w:sz w:val="24"/>
          <w:szCs w:val="32"/>
          <w:bdr w:val="none" w:sz="0" w:space="0" w:color="auto"/>
          <w:lang w:eastAsia="en-US"/>
        </w:rPr>
        <w:t>wafatkan</w:t>
      </w:r>
      <w:proofErr w:type="spellEnd"/>
      <w:r w:rsidR="00DD3CAE" w:rsidRPr="00DD3CAE">
        <w:rPr>
          <w:rFonts w:ascii="Souvenir Lt BT" w:eastAsia="Times New Roman" w:hAnsi="Souvenir Lt BT" w:cs="Traditional Arabic"/>
          <w:i/>
          <w:iCs/>
          <w:spacing w:val="2"/>
          <w:sz w:val="24"/>
          <w:szCs w:val="32"/>
          <w:bdr w:val="none" w:sz="0" w:space="0" w:color="auto"/>
          <w:lang w:eastAsia="en-US"/>
        </w:rPr>
        <w:t xml:space="preserve">, </w:t>
      </w:r>
      <w:proofErr w:type="spellStart"/>
      <w:r w:rsidR="00DD3CAE" w:rsidRPr="00DD3CAE">
        <w:rPr>
          <w:rFonts w:ascii="Souvenir Lt BT" w:eastAsia="Times New Roman" w:hAnsi="Souvenir Lt BT" w:cs="Traditional Arabic"/>
          <w:i/>
          <w:iCs/>
          <w:spacing w:val="2"/>
          <w:sz w:val="24"/>
          <w:szCs w:val="32"/>
          <w:bdr w:val="none" w:sz="0" w:space="0" w:color="auto"/>
          <w:lang w:eastAsia="en-US"/>
        </w:rPr>
        <w:t>wafatkanlah</w:t>
      </w:r>
      <w:proofErr w:type="spellEnd"/>
      <w:r w:rsidR="00DD3CAE" w:rsidRPr="00DD3CAE">
        <w:rPr>
          <w:rFonts w:ascii="Souvenir Lt BT" w:eastAsia="Times New Roman" w:hAnsi="Souvenir Lt BT" w:cs="Traditional Arabic"/>
          <w:i/>
          <w:iCs/>
          <w:spacing w:val="2"/>
          <w:sz w:val="24"/>
          <w:szCs w:val="32"/>
          <w:bdr w:val="none" w:sz="0" w:space="0" w:color="auto"/>
          <w:lang w:eastAsia="en-US"/>
        </w:rPr>
        <w:t xml:space="preserve"> dalam iman. Ya Allah, janganlah Engkau halangi kami dari pahala bersabar atas musibah kematiannya, dan janganlah Engkau sesatkan kami setelahnya.</w:t>
      </w:r>
      <w:r>
        <w:rPr>
          <w:rFonts w:ascii="Souvenir Lt BT" w:eastAsia="Times New Roman" w:hAnsi="Souvenir Lt BT" w:cs="Traditional Arabic"/>
          <w:i/>
          <w:iCs/>
          <w:spacing w:val="2"/>
          <w:sz w:val="24"/>
          <w:szCs w:val="32"/>
          <w:bdr w:val="none" w:sz="0" w:space="0" w:color="auto"/>
          <w:lang w:eastAsia="en-US"/>
        </w:rPr>
        <w:t>”</w:t>
      </w:r>
      <w:r w:rsidR="00D40C29">
        <w:rPr>
          <w:rStyle w:val="ReferensiCatatanKaki"/>
          <w:rFonts w:ascii="Souvenir Lt BT" w:eastAsia="Times New Roman" w:hAnsi="Souvenir Lt BT" w:cs="Traditional Arabic"/>
          <w:i/>
          <w:iCs/>
          <w:spacing w:val="2"/>
          <w:sz w:val="24"/>
          <w:szCs w:val="32"/>
          <w:bdr w:val="none" w:sz="0" w:space="0" w:color="auto"/>
          <w:lang w:eastAsia="en-US"/>
        </w:rPr>
        <w:footnoteReference w:id="98"/>
      </w:r>
      <w:r w:rsidR="00DD3CAE" w:rsidRPr="00DD3CAE">
        <w:rPr>
          <w:rFonts w:ascii="Souvenir Lt BT" w:eastAsia="Times New Roman" w:hAnsi="Souvenir Lt BT" w:cs="Traditional Arabic"/>
          <w:spacing w:val="2"/>
          <w:sz w:val="24"/>
          <w:szCs w:val="32"/>
          <w:bdr w:val="none" w:sz="0" w:space="0" w:color="auto"/>
          <w:lang w:eastAsia="en-US"/>
        </w:rPr>
        <w:t xml:space="preserve"> </w:t>
      </w:r>
    </w:p>
    <w:p w14:paraId="05D1457B" w14:textId="77777777" w:rsidR="00DD3CAE" w:rsidRPr="00DD3CAE" w:rsidRDefault="00DD3CAE" w:rsidP="00D65979">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bidi w:val="0"/>
        <w:spacing w:after="0" w:line="240" w:lineRule="auto"/>
        <w:ind w:firstLine="720"/>
        <w:jc w:val="both"/>
        <w:rPr>
          <w:rFonts w:ascii="Souvenir Lt BT" w:eastAsia="Times New Roman" w:hAnsi="Souvenir Lt BT" w:cs="Traditional Arabic"/>
          <w:spacing w:val="2"/>
          <w:sz w:val="24"/>
          <w:szCs w:val="32"/>
          <w:bdr w:val="none" w:sz="0" w:space="0" w:color="auto"/>
          <w:lang w:eastAsia="en-US"/>
        </w:rPr>
      </w:pPr>
      <w:r w:rsidRPr="00DD3CAE">
        <w:rPr>
          <w:rFonts w:ascii="Souvenir Lt BT" w:eastAsia="Times New Roman" w:hAnsi="Souvenir Lt BT" w:cs="Traditional Arabic"/>
          <w:spacing w:val="2"/>
          <w:sz w:val="24"/>
          <w:szCs w:val="32"/>
          <w:bdr w:val="none" w:sz="0" w:space="0" w:color="auto"/>
          <w:lang w:eastAsia="en-US"/>
        </w:rPr>
        <w:t>Di antara doa lainnya:</w:t>
      </w:r>
    </w:p>
    <w:p w14:paraId="48632F30" w14:textId="1B3F5D43" w:rsidR="00DD3CAE" w:rsidRPr="00DD3CAE" w:rsidRDefault="00DD3CAE" w:rsidP="009053DA">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0" w:line="240" w:lineRule="auto"/>
        <w:jc w:val="both"/>
        <w:rPr>
          <w:rFonts w:ascii="Souvenir Lt BT" w:eastAsia="Times New Roman" w:hAnsi="Souvenir Lt BT" w:cs="Traditional Arabic"/>
          <w:spacing w:val="2"/>
          <w:sz w:val="24"/>
          <w:szCs w:val="32"/>
          <w:bdr w:val="none" w:sz="0" w:space="0" w:color="auto"/>
          <w:lang w:eastAsia="en-US"/>
        </w:rPr>
      </w:pPr>
      <w:r w:rsidRPr="00DD3CAE">
        <w:rPr>
          <w:rFonts w:ascii="Souvenir Lt BT" w:eastAsia="Times New Roman" w:hAnsi="Souvenir Lt BT" w:cs="Traditional Arabic"/>
          <w:spacing w:val="2"/>
          <w:sz w:val="24"/>
          <w:szCs w:val="32"/>
          <w:bdr w:val="none" w:sz="0" w:space="0" w:color="auto"/>
          <w:rtl/>
          <w:lang w:eastAsia="en-US"/>
        </w:rPr>
        <w:lastRenderedPageBreak/>
        <w:t>اللَّهُمَّ اغْفِرْ لَهُ وَارْحَمْهُ وَعَافِهِ وَاعْفُ عَنْهُ، وَأَكْرِمْ نُزُلَهُ، وَوَسِّعْ مُدْخَلَهُ، وَاغْسِلْهُ بِالْمَاءِ وَالثَّلْجِ وَالْبَرَدِ، وَنَقِّهِ مِنَ الْخَطَايَا كَمَا نَقَّيْتَ الثَّوْبَ ا</w:t>
      </w:r>
      <w:r w:rsidR="00A233C5">
        <w:rPr>
          <w:rFonts w:ascii="Souvenir Lt BT" w:eastAsia="Times New Roman" w:hAnsi="Souvenir Lt BT" w:cs="Traditional Arabic"/>
          <w:spacing w:val="2"/>
          <w:sz w:val="24"/>
          <w:szCs w:val="32"/>
          <w:bdr w:val="none" w:sz="0" w:space="0" w:color="auto"/>
          <w:rtl/>
          <w:lang w:eastAsia="en-US"/>
        </w:rPr>
        <w:t>ل</w:t>
      </w:r>
      <w:r w:rsidR="002263FA">
        <w:rPr>
          <w:rFonts w:ascii="Souvenir Lt BT" w:eastAsia="Times New Roman" w:hAnsi="Souvenir Lt BT" w:cs="Traditional Arabic" w:hint="cs"/>
          <w:spacing w:val="2"/>
          <w:sz w:val="24"/>
          <w:szCs w:val="32"/>
          <w:bdr w:val="none" w:sz="0" w:space="0" w:color="auto"/>
          <w:rtl/>
          <w:lang w:eastAsia="en-US"/>
        </w:rPr>
        <w:t>أَ</w:t>
      </w:r>
      <w:r w:rsidRPr="00DD3CAE">
        <w:rPr>
          <w:rFonts w:ascii="Souvenir Lt BT" w:eastAsia="Times New Roman" w:hAnsi="Souvenir Lt BT" w:cs="Traditional Arabic"/>
          <w:spacing w:val="2"/>
          <w:sz w:val="24"/>
          <w:szCs w:val="32"/>
          <w:bdr w:val="none" w:sz="0" w:space="0" w:color="auto"/>
          <w:rtl/>
          <w:lang w:eastAsia="en-US"/>
        </w:rPr>
        <w:t xml:space="preserve">بْيَضَ مِنَ الدَّنَسِ، وَأَبْدِلْهُ دَارًا خَيْرًا مِنْ دَارِهِ وَأَهْلًا خَيْرًا مِنْ أَهْلِهِ وَزَوْجًا خَيْرًا مِنْ زَوْجِهِ، وَأَدْخِلْهُ الْجَنَّةَ </w:t>
      </w:r>
      <w:proofErr w:type="spellStart"/>
      <w:r w:rsidRPr="00DD3CAE">
        <w:rPr>
          <w:rFonts w:ascii="Souvenir Lt BT" w:eastAsia="Times New Roman" w:hAnsi="Souvenir Lt BT" w:cs="Traditional Arabic"/>
          <w:spacing w:val="2"/>
          <w:sz w:val="24"/>
          <w:szCs w:val="32"/>
          <w:bdr w:val="none" w:sz="0" w:space="0" w:color="auto"/>
          <w:rtl/>
          <w:lang w:eastAsia="en-US"/>
        </w:rPr>
        <w:t>وَأَعِذْهُ</w:t>
      </w:r>
      <w:proofErr w:type="spellEnd"/>
      <w:r w:rsidRPr="00DD3CAE">
        <w:rPr>
          <w:rFonts w:ascii="Souvenir Lt BT" w:eastAsia="Times New Roman" w:hAnsi="Souvenir Lt BT" w:cs="Traditional Arabic"/>
          <w:spacing w:val="2"/>
          <w:sz w:val="24"/>
          <w:szCs w:val="32"/>
          <w:bdr w:val="none" w:sz="0" w:space="0" w:color="auto"/>
          <w:rtl/>
          <w:lang w:eastAsia="en-US"/>
        </w:rPr>
        <w:t xml:space="preserve"> مِنْ عَذَابِ الْقَبْرِ أَوْ مِنْ عَذَابِ النَّارِ</w:t>
      </w:r>
    </w:p>
    <w:p w14:paraId="2016246C" w14:textId="52BD3ECE" w:rsidR="00DD3CAE" w:rsidRDefault="00A257FA" w:rsidP="00DD3CA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bidi w:val="0"/>
        <w:spacing w:after="0" w:line="240" w:lineRule="auto"/>
        <w:jc w:val="both"/>
        <w:rPr>
          <w:rFonts w:ascii="Souvenir Lt BT" w:eastAsia="Times New Roman" w:hAnsi="Souvenir Lt BT" w:cs="Traditional Arabic"/>
          <w:spacing w:val="2"/>
          <w:sz w:val="24"/>
          <w:szCs w:val="32"/>
          <w:bdr w:val="none" w:sz="0" w:space="0" w:color="auto"/>
          <w:lang w:eastAsia="en-US"/>
        </w:rPr>
      </w:pPr>
      <w:r>
        <w:rPr>
          <w:rFonts w:ascii="Souvenir Lt BT" w:eastAsia="Times New Roman" w:hAnsi="Souvenir Lt BT" w:cs="Traditional Arabic"/>
          <w:i/>
          <w:iCs/>
          <w:spacing w:val="2"/>
          <w:sz w:val="24"/>
          <w:szCs w:val="32"/>
          <w:bdr w:val="none" w:sz="0" w:space="0" w:color="auto"/>
          <w:lang w:eastAsia="en-US"/>
        </w:rPr>
        <w:t>“</w:t>
      </w:r>
      <w:r w:rsidR="00DD3CAE" w:rsidRPr="00DD3CAE">
        <w:rPr>
          <w:rFonts w:ascii="Souvenir Lt BT" w:eastAsia="Times New Roman" w:hAnsi="Souvenir Lt BT" w:cs="Traditional Arabic"/>
          <w:i/>
          <w:iCs/>
          <w:spacing w:val="2"/>
          <w:sz w:val="24"/>
          <w:szCs w:val="32"/>
          <w:bdr w:val="none" w:sz="0" w:space="0" w:color="auto"/>
          <w:lang w:eastAsia="en-US"/>
        </w:rPr>
        <w:t>Ya Allah, ampuni dan rahmatilah dia. Selamatkan dan maafkanlah dia. Muliakanlah tempat singgahnya dan luaskanlah tempat masuknya. Mandikanlah dia dengan air, salju, dan embun. Bersihkanlah dia dari kesalahan-kesalahan sebagaimana Engkau membersihkan kain putih dari kotoran. Gantikanlah baginya rumah yang lebih baik dari rumahnya, keluarga yang lebih baik dari keluarganya, dan pasangan yang lebih baik dari pasangannya. Masukkanlah dia ke dalam surga dan lindungilah dari azab kubur atau azab neraka.</w:t>
      </w:r>
      <w:r>
        <w:rPr>
          <w:rFonts w:ascii="Souvenir Lt BT" w:eastAsia="Times New Roman" w:hAnsi="Souvenir Lt BT" w:cs="Traditional Arabic"/>
          <w:i/>
          <w:iCs/>
          <w:spacing w:val="2"/>
          <w:sz w:val="24"/>
          <w:szCs w:val="32"/>
          <w:bdr w:val="none" w:sz="0" w:space="0" w:color="auto"/>
          <w:lang w:eastAsia="en-US"/>
        </w:rPr>
        <w:t>”</w:t>
      </w:r>
      <w:r w:rsidR="002263FA">
        <w:rPr>
          <w:rStyle w:val="ReferensiCatatanKaki"/>
          <w:rFonts w:ascii="Souvenir Lt BT" w:eastAsia="Times New Roman" w:hAnsi="Souvenir Lt BT" w:cs="Traditional Arabic"/>
          <w:i/>
          <w:iCs/>
          <w:spacing w:val="2"/>
          <w:sz w:val="24"/>
          <w:szCs w:val="32"/>
          <w:bdr w:val="none" w:sz="0" w:space="0" w:color="auto"/>
          <w:lang w:eastAsia="en-US"/>
        </w:rPr>
        <w:footnoteReference w:id="99"/>
      </w:r>
      <w:r w:rsidR="00DD3CAE" w:rsidRPr="00DD3CAE">
        <w:rPr>
          <w:rFonts w:ascii="Souvenir Lt BT" w:eastAsia="Times New Roman" w:hAnsi="Souvenir Lt BT" w:cs="Traditional Arabic"/>
          <w:spacing w:val="2"/>
          <w:sz w:val="24"/>
          <w:szCs w:val="32"/>
          <w:bdr w:val="none" w:sz="0" w:space="0" w:color="auto"/>
          <w:lang w:eastAsia="en-US"/>
        </w:rPr>
        <w:t xml:space="preserve"> </w:t>
      </w:r>
    </w:p>
    <w:p w14:paraId="67891473" w14:textId="1C91C121" w:rsidR="00D65979" w:rsidRDefault="00D65979" w:rsidP="00D65979">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bidi w:val="0"/>
        <w:spacing w:after="0" w:line="240" w:lineRule="auto"/>
        <w:jc w:val="both"/>
        <w:rPr>
          <w:rFonts w:ascii="Souvenir Lt BT" w:eastAsia="Times New Roman" w:hAnsi="Souvenir Lt BT" w:cs="Traditional Arabic"/>
          <w:spacing w:val="2"/>
          <w:sz w:val="24"/>
          <w:szCs w:val="32"/>
          <w:bdr w:val="none" w:sz="0" w:space="0" w:color="auto"/>
          <w:lang w:eastAsia="en-US"/>
        </w:rPr>
      </w:pPr>
    </w:p>
    <w:p w14:paraId="1BBEB531" w14:textId="22463DDB" w:rsidR="00CF083F" w:rsidRDefault="00CF083F" w:rsidP="00CF083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bidi w:val="0"/>
        <w:spacing w:after="0" w:line="240" w:lineRule="auto"/>
        <w:jc w:val="center"/>
        <w:rPr>
          <w:rFonts w:ascii="Souvenir Lt BT" w:eastAsia="Times New Roman" w:hAnsi="Souvenir Lt BT" w:cs="Traditional Arabic"/>
          <w:spacing w:val="2"/>
          <w:sz w:val="24"/>
          <w:szCs w:val="32"/>
          <w:bdr w:val="none" w:sz="0" w:space="0" w:color="auto"/>
          <w:lang w:eastAsia="en-US"/>
        </w:rPr>
      </w:pPr>
      <w:r>
        <w:rPr>
          <w:rFonts w:ascii="Souvenir Lt BT" w:eastAsia="Times New Roman" w:hAnsi="Souvenir Lt BT" w:cs="Traditional Arabic"/>
          <w:spacing w:val="2"/>
          <w:sz w:val="24"/>
          <w:szCs w:val="32"/>
          <w:bdr w:val="none" w:sz="0" w:space="0" w:color="auto"/>
          <w:lang w:eastAsia="en-US"/>
        </w:rPr>
        <w:t>***</w:t>
      </w:r>
    </w:p>
    <w:p w14:paraId="0E46E476" w14:textId="77777777" w:rsidR="00CF083F" w:rsidRPr="000064A5" w:rsidRDefault="00CF083F" w:rsidP="00CF083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bidi w:val="0"/>
        <w:spacing w:after="0" w:line="240" w:lineRule="auto"/>
        <w:jc w:val="both"/>
        <w:rPr>
          <w:rFonts w:ascii="Souvenir Lt BT" w:eastAsia="Times New Roman" w:hAnsi="Souvenir Lt BT" w:cs="Traditional Arabic"/>
          <w:spacing w:val="2"/>
          <w:sz w:val="24"/>
          <w:szCs w:val="32"/>
          <w:bdr w:val="none" w:sz="0" w:space="0" w:color="auto"/>
          <w:lang w:eastAsia="en-US"/>
        </w:rPr>
      </w:pPr>
    </w:p>
    <w:p w14:paraId="53892AC5" w14:textId="77777777" w:rsidR="00CD5008" w:rsidRPr="000064A5" w:rsidRDefault="00CD5008" w:rsidP="00CD5008">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bidi w:val="0"/>
        <w:spacing w:after="0" w:line="240" w:lineRule="auto"/>
        <w:jc w:val="both"/>
        <w:rPr>
          <w:rFonts w:ascii="Souvenir Lt BT" w:eastAsia="Times New Roman" w:hAnsi="Souvenir Lt BT" w:cs="Traditional Arabic"/>
          <w:spacing w:val="2"/>
          <w:sz w:val="24"/>
          <w:szCs w:val="32"/>
          <w:bdr w:val="none" w:sz="0" w:space="0" w:color="auto"/>
          <w:lang w:eastAsia="en-US"/>
        </w:rPr>
      </w:pPr>
      <w:r w:rsidRPr="000064A5">
        <w:rPr>
          <w:rFonts w:ascii="Souvenir Lt BT" w:eastAsia="Times New Roman" w:hAnsi="Souvenir Lt BT" w:cs="Traditional Arabic"/>
          <w:spacing w:val="2"/>
          <w:sz w:val="24"/>
          <w:szCs w:val="32"/>
          <w:bdr w:val="none" w:sz="0" w:space="0" w:color="auto"/>
          <w:lang w:eastAsia="en-US"/>
        </w:rPr>
        <w:tab/>
      </w:r>
      <w:r w:rsidRPr="000064A5">
        <w:rPr>
          <w:rFonts w:ascii="Souvenir Lt BT" w:eastAsia="Times New Roman" w:hAnsi="Souvenir Lt BT" w:cs="Traditional Arabic"/>
          <w:b/>
          <w:bCs/>
          <w:spacing w:val="2"/>
          <w:sz w:val="24"/>
          <w:szCs w:val="32"/>
          <w:bdr w:val="none" w:sz="0" w:space="0" w:color="auto"/>
          <w:lang w:eastAsia="en-US"/>
        </w:rPr>
        <w:t>Perlu diperhatikan:</w:t>
      </w:r>
    </w:p>
    <w:p w14:paraId="503AB316" w14:textId="77777777" w:rsidR="00CD5008" w:rsidRPr="00CD5008" w:rsidRDefault="00CD5008" w:rsidP="00CD5008">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bidi w:val="0"/>
        <w:spacing w:after="0" w:line="240" w:lineRule="auto"/>
        <w:ind w:firstLine="720"/>
        <w:jc w:val="both"/>
        <w:rPr>
          <w:rFonts w:ascii="Souvenir Lt BT" w:eastAsia="Times New Roman" w:hAnsi="Souvenir Lt BT" w:cs="Traditional Arabic"/>
          <w:spacing w:val="2"/>
          <w:sz w:val="24"/>
          <w:szCs w:val="32"/>
          <w:bdr w:val="none" w:sz="0" w:space="0" w:color="auto"/>
          <w:lang w:eastAsia="en-US"/>
        </w:rPr>
      </w:pPr>
      <w:r w:rsidRPr="00CD5008">
        <w:rPr>
          <w:rFonts w:ascii="Souvenir Lt BT" w:eastAsia="Times New Roman" w:hAnsi="Souvenir Lt BT" w:cs="Traditional Arabic"/>
          <w:spacing w:val="2"/>
          <w:sz w:val="24"/>
          <w:szCs w:val="32"/>
          <w:bdr w:val="none" w:sz="0" w:space="0" w:color="auto"/>
          <w:lang w:eastAsia="en-US"/>
        </w:rPr>
        <w:t xml:space="preserve">Jika yang disalatkan adalah jenazah perempuan, semua kata ganti </w:t>
      </w:r>
      <w:r w:rsidRPr="00CD5008">
        <w:rPr>
          <w:rFonts w:ascii="Souvenir Lt BT" w:eastAsia="Times New Roman" w:hAnsi="Souvenir Lt BT" w:cs="Traditional Arabic"/>
          <w:i/>
          <w:iCs/>
          <w:spacing w:val="2"/>
          <w:sz w:val="24"/>
          <w:szCs w:val="32"/>
          <w:bdr w:val="none" w:sz="0" w:space="0" w:color="auto"/>
          <w:lang w:eastAsia="en-US"/>
        </w:rPr>
        <w:t>hu</w:t>
      </w:r>
      <w:r w:rsidRPr="00CD5008">
        <w:rPr>
          <w:rFonts w:ascii="Souvenir Lt BT" w:eastAsia="Times New Roman" w:hAnsi="Souvenir Lt BT" w:cs="Traditional Arabic"/>
          <w:spacing w:val="2"/>
          <w:sz w:val="24"/>
          <w:szCs w:val="32"/>
          <w:bdr w:val="none" w:sz="0" w:space="0" w:color="auto"/>
          <w:lang w:eastAsia="en-US"/>
        </w:rPr>
        <w:t xml:space="preserve"> (</w:t>
      </w:r>
      <w:r w:rsidRPr="00CD5008">
        <w:rPr>
          <w:rFonts w:ascii="Souvenir Lt BT" w:eastAsia="Times New Roman" w:hAnsi="Souvenir Lt BT" w:cs="Traditional Arabic"/>
          <w:spacing w:val="2"/>
          <w:sz w:val="24"/>
          <w:szCs w:val="32"/>
          <w:bdr w:val="none" w:sz="0" w:space="0" w:color="auto"/>
          <w:rtl/>
          <w:lang w:eastAsia="en-US"/>
        </w:rPr>
        <w:t>هُ</w:t>
      </w:r>
      <w:r w:rsidRPr="00CD5008">
        <w:rPr>
          <w:rFonts w:ascii="Souvenir Lt BT" w:eastAsia="Times New Roman" w:hAnsi="Souvenir Lt BT" w:cs="Traditional Arabic"/>
          <w:spacing w:val="2"/>
          <w:sz w:val="24"/>
          <w:szCs w:val="32"/>
          <w:bdr w:val="none" w:sz="0" w:space="0" w:color="auto"/>
          <w:lang w:eastAsia="en-US"/>
        </w:rPr>
        <w:t xml:space="preserve">) diganti menjadi </w:t>
      </w:r>
      <w:proofErr w:type="spellStart"/>
      <w:r w:rsidRPr="00CD5008">
        <w:rPr>
          <w:rFonts w:ascii="Souvenir Lt BT" w:eastAsia="Times New Roman" w:hAnsi="Souvenir Lt BT" w:cs="Traditional Arabic"/>
          <w:i/>
          <w:iCs/>
          <w:spacing w:val="2"/>
          <w:sz w:val="24"/>
          <w:szCs w:val="32"/>
          <w:bdr w:val="none" w:sz="0" w:space="0" w:color="auto"/>
          <w:lang w:eastAsia="en-US"/>
        </w:rPr>
        <w:t>hâ</w:t>
      </w:r>
      <w:proofErr w:type="spellEnd"/>
      <w:r w:rsidRPr="00CD5008">
        <w:rPr>
          <w:rFonts w:ascii="Souvenir Lt BT" w:eastAsia="Times New Roman" w:hAnsi="Souvenir Lt BT" w:cs="Traditional Arabic"/>
          <w:spacing w:val="2"/>
          <w:sz w:val="24"/>
          <w:szCs w:val="32"/>
          <w:bdr w:val="none" w:sz="0" w:space="0" w:color="auto"/>
          <w:lang w:eastAsia="en-US"/>
        </w:rPr>
        <w:t xml:space="preserve"> (</w:t>
      </w:r>
      <w:r w:rsidRPr="00CD5008">
        <w:rPr>
          <w:rFonts w:ascii="Souvenir Lt BT" w:eastAsia="Times New Roman" w:hAnsi="Souvenir Lt BT" w:cs="Traditional Arabic"/>
          <w:spacing w:val="2"/>
          <w:sz w:val="24"/>
          <w:szCs w:val="32"/>
          <w:bdr w:val="none" w:sz="0" w:space="0" w:color="auto"/>
          <w:rtl/>
          <w:lang w:eastAsia="en-US"/>
        </w:rPr>
        <w:t>هَا</w:t>
      </w:r>
      <w:r w:rsidRPr="00CD5008">
        <w:rPr>
          <w:rFonts w:ascii="Souvenir Lt BT" w:eastAsia="Times New Roman" w:hAnsi="Souvenir Lt BT" w:cs="Traditional Arabic"/>
          <w:spacing w:val="2"/>
          <w:sz w:val="24"/>
          <w:szCs w:val="32"/>
          <w:bdr w:val="none" w:sz="0" w:space="0" w:color="auto"/>
          <w:lang w:eastAsia="en-US"/>
        </w:rPr>
        <w:t>), sehingga doa menjadi:</w:t>
      </w:r>
    </w:p>
    <w:p w14:paraId="76F545EE" w14:textId="23BFF13A" w:rsidR="00CD5008" w:rsidRPr="00CD5008" w:rsidRDefault="00CD5008" w:rsidP="00CD5008">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0" w:line="240" w:lineRule="auto"/>
        <w:jc w:val="both"/>
        <w:rPr>
          <w:rFonts w:ascii="Souvenir Lt BT" w:eastAsia="Times New Roman" w:hAnsi="Souvenir Lt BT" w:cs="Traditional Arabic"/>
          <w:spacing w:val="2"/>
          <w:sz w:val="24"/>
          <w:szCs w:val="32"/>
          <w:bdr w:val="none" w:sz="0" w:space="0" w:color="auto"/>
          <w:lang w:eastAsia="en-US"/>
        </w:rPr>
      </w:pPr>
      <w:r w:rsidRPr="00CD5008">
        <w:rPr>
          <w:rFonts w:ascii="Souvenir Lt BT" w:eastAsia="Times New Roman" w:hAnsi="Souvenir Lt BT" w:cs="Traditional Arabic"/>
          <w:spacing w:val="2"/>
          <w:sz w:val="24"/>
          <w:szCs w:val="32"/>
          <w:bdr w:val="none" w:sz="0" w:space="0" w:color="auto"/>
          <w:rtl/>
          <w:lang w:eastAsia="en-US"/>
        </w:rPr>
        <w:t xml:space="preserve">اللَّهُمَّ اغْفِرْ لَهَا وَارْحَمْهَا وَعَافِهَا وَاعْفُ عَنْهَا وَأَكْرِمْ نُزُلَهَا وَوَسِّعْ مُدْخَلَهَا وَاغْسِلْهَا بِالْمَاءِ وَالثَّلْجِ وَالْبَرَدِ وَنَقِّهَا مِنَ الْخَطَايَا كَمَا نَقَّيْتَ الثَّوْبَ </w:t>
      </w:r>
      <w:r w:rsidR="004E0E95">
        <w:rPr>
          <w:rFonts w:ascii="Souvenir Lt BT" w:eastAsia="Times New Roman" w:hAnsi="Souvenir Lt BT" w:cs="Traditional Arabic"/>
          <w:spacing w:val="2"/>
          <w:sz w:val="24"/>
          <w:szCs w:val="32"/>
          <w:bdr w:val="none" w:sz="0" w:space="0" w:color="auto"/>
          <w:rtl/>
          <w:lang w:eastAsia="en-US"/>
        </w:rPr>
        <w:t>الأَبْيَضَ</w:t>
      </w:r>
      <w:r w:rsidRPr="00CD5008">
        <w:rPr>
          <w:rFonts w:ascii="Souvenir Lt BT" w:eastAsia="Times New Roman" w:hAnsi="Souvenir Lt BT" w:cs="Traditional Arabic"/>
          <w:spacing w:val="2"/>
          <w:sz w:val="24"/>
          <w:szCs w:val="32"/>
          <w:bdr w:val="none" w:sz="0" w:space="0" w:color="auto"/>
          <w:rtl/>
          <w:lang w:eastAsia="en-US"/>
        </w:rPr>
        <w:t xml:space="preserve"> مِنَ الدَّنَسِ وَأَبْدِلْهَا دَارًا خَيْرًا مِنْ دَارِهَا وَأَهْلًا خَيْرًا مِنْ أَهْلِهَا وَزَوْجًا خَيْرًا مِنْ زَوْجِهَا وَأَدْخِلْهَا الْجَنَّةَ </w:t>
      </w:r>
      <w:proofErr w:type="spellStart"/>
      <w:r w:rsidRPr="00CD5008">
        <w:rPr>
          <w:rFonts w:ascii="Souvenir Lt BT" w:eastAsia="Times New Roman" w:hAnsi="Souvenir Lt BT" w:cs="Traditional Arabic"/>
          <w:spacing w:val="2"/>
          <w:sz w:val="24"/>
          <w:szCs w:val="32"/>
          <w:bdr w:val="none" w:sz="0" w:space="0" w:color="auto"/>
          <w:rtl/>
          <w:lang w:eastAsia="en-US"/>
        </w:rPr>
        <w:t>وَأَعِذْهَا</w:t>
      </w:r>
      <w:proofErr w:type="spellEnd"/>
      <w:r w:rsidRPr="00CD5008">
        <w:rPr>
          <w:rFonts w:ascii="Souvenir Lt BT" w:eastAsia="Times New Roman" w:hAnsi="Souvenir Lt BT" w:cs="Traditional Arabic"/>
          <w:spacing w:val="2"/>
          <w:sz w:val="24"/>
          <w:szCs w:val="32"/>
          <w:bdr w:val="none" w:sz="0" w:space="0" w:color="auto"/>
          <w:rtl/>
          <w:lang w:eastAsia="en-US"/>
        </w:rPr>
        <w:t xml:space="preserve"> مِنْ عَذَابِ الْقَبْرِ أَوْ مِنْ عَذَابِ النَّارِ</w:t>
      </w:r>
    </w:p>
    <w:p w14:paraId="3A88ADBA" w14:textId="77777777" w:rsidR="00CD5008" w:rsidRPr="00CD5008" w:rsidRDefault="00CD5008" w:rsidP="00CD5008">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bidi w:val="0"/>
        <w:spacing w:after="0" w:line="240" w:lineRule="auto"/>
        <w:ind w:firstLine="720"/>
        <w:jc w:val="both"/>
        <w:rPr>
          <w:rFonts w:ascii="Souvenir Lt BT" w:eastAsia="Times New Roman" w:hAnsi="Souvenir Lt BT" w:cs="Traditional Arabic"/>
          <w:spacing w:val="2"/>
          <w:sz w:val="24"/>
          <w:szCs w:val="32"/>
          <w:bdr w:val="none" w:sz="0" w:space="0" w:color="auto"/>
          <w:lang w:eastAsia="en-US"/>
        </w:rPr>
      </w:pPr>
      <w:r w:rsidRPr="00CD5008">
        <w:rPr>
          <w:rFonts w:ascii="Souvenir Lt BT" w:eastAsia="Times New Roman" w:hAnsi="Souvenir Lt BT" w:cs="Traditional Arabic"/>
          <w:spacing w:val="2"/>
          <w:sz w:val="24"/>
          <w:szCs w:val="32"/>
          <w:bdr w:val="none" w:sz="0" w:space="0" w:color="auto"/>
          <w:lang w:eastAsia="en-US"/>
        </w:rPr>
        <w:t xml:space="preserve">Jika yang disalatkan dua jenazah, kata ganti diganti menjadi bentuk </w:t>
      </w:r>
      <w:proofErr w:type="spellStart"/>
      <w:r w:rsidRPr="00D20060">
        <w:rPr>
          <w:rFonts w:ascii="Souvenir Lt BT" w:eastAsia="Times New Roman" w:hAnsi="Souvenir Lt BT" w:cs="Traditional Arabic"/>
          <w:i/>
          <w:iCs/>
          <w:spacing w:val="2"/>
          <w:sz w:val="24"/>
          <w:szCs w:val="32"/>
          <w:bdr w:val="none" w:sz="0" w:space="0" w:color="auto"/>
          <w:lang w:eastAsia="en-US"/>
        </w:rPr>
        <w:t>tatsniyah</w:t>
      </w:r>
      <w:proofErr w:type="spellEnd"/>
      <w:r w:rsidRPr="00D20060">
        <w:rPr>
          <w:rFonts w:ascii="Souvenir Lt BT" w:eastAsia="Times New Roman" w:hAnsi="Souvenir Lt BT" w:cs="Traditional Arabic"/>
          <w:i/>
          <w:iCs/>
          <w:spacing w:val="2"/>
          <w:sz w:val="24"/>
          <w:szCs w:val="32"/>
          <w:bdr w:val="none" w:sz="0" w:space="0" w:color="auto"/>
          <w:lang w:eastAsia="en-US"/>
        </w:rPr>
        <w:t xml:space="preserve"> </w:t>
      </w:r>
      <w:proofErr w:type="spellStart"/>
      <w:r w:rsidRPr="00CD5008">
        <w:rPr>
          <w:rFonts w:ascii="Souvenir Lt BT" w:eastAsia="Times New Roman" w:hAnsi="Souvenir Lt BT" w:cs="Traditional Arabic"/>
          <w:i/>
          <w:iCs/>
          <w:spacing w:val="2"/>
          <w:sz w:val="24"/>
          <w:szCs w:val="32"/>
          <w:bdr w:val="none" w:sz="0" w:space="0" w:color="auto"/>
          <w:lang w:eastAsia="en-US"/>
        </w:rPr>
        <w:t>humâ</w:t>
      </w:r>
      <w:proofErr w:type="spellEnd"/>
      <w:r w:rsidRPr="00CD5008">
        <w:rPr>
          <w:rFonts w:ascii="Souvenir Lt BT" w:eastAsia="Times New Roman" w:hAnsi="Souvenir Lt BT" w:cs="Traditional Arabic"/>
          <w:spacing w:val="2"/>
          <w:sz w:val="24"/>
          <w:szCs w:val="32"/>
          <w:bdr w:val="none" w:sz="0" w:space="0" w:color="auto"/>
          <w:lang w:eastAsia="en-US"/>
        </w:rPr>
        <w:t xml:space="preserve"> (</w:t>
      </w:r>
      <w:r w:rsidRPr="00CD5008">
        <w:rPr>
          <w:rFonts w:ascii="Souvenir Lt BT" w:eastAsia="Times New Roman" w:hAnsi="Souvenir Lt BT" w:cs="Traditional Arabic"/>
          <w:spacing w:val="2"/>
          <w:sz w:val="24"/>
          <w:szCs w:val="32"/>
          <w:bdr w:val="none" w:sz="0" w:space="0" w:color="auto"/>
          <w:rtl/>
          <w:lang w:eastAsia="en-US"/>
        </w:rPr>
        <w:t>هُمَا</w:t>
      </w:r>
      <w:r w:rsidRPr="00CD5008">
        <w:rPr>
          <w:rFonts w:ascii="Souvenir Lt BT" w:eastAsia="Times New Roman" w:hAnsi="Souvenir Lt BT" w:cs="Traditional Arabic"/>
          <w:spacing w:val="2"/>
          <w:sz w:val="24"/>
          <w:szCs w:val="32"/>
          <w:bdr w:val="none" w:sz="0" w:space="0" w:color="auto"/>
          <w:lang w:eastAsia="en-US"/>
        </w:rPr>
        <w:t>):</w:t>
      </w:r>
    </w:p>
    <w:p w14:paraId="287D9290" w14:textId="37ECB0AA" w:rsidR="00CD5008" w:rsidRPr="00CD5008" w:rsidRDefault="00CD5008" w:rsidP="00CD5008">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0" w:line="240" w:lineRule="auto"/>
        <w:jc w:val="both"/>
        <w:rPr>
          <w:rFonts w:ascii="Souvenir Lt BT" w:eastAsia="Times New Roman" w:hAnsi="Souvenir Lt BT" w:cs="Traditional Arabic"/>
          <w:spacing w:val="2"/>
          <w:sz w:val="24"/>
          <w:szCs w:val="32"/>
          <w:bdr w:val="none" w:sz="0" w:space="0" w:color="auto"/>
          <w:lang w:eastAsia="en-US"/>
        </w:rPr>
      </w:pPr>
      <w:r w:rsidRPr="00CD5008">
        <w:rPr>
          <w:rFonts w:ascii="Souvenir Lt BT" w:eastAsia="Times New Roman" w:hAnsi="Souvenir Lt BT" w:cs="Traditional Arabic"/>
          <w:spacing w:val="2"/>
          <w:sz w:val="24"/>
          <w:szCs w:val="32"/>
          <w:bdr w:val="none" w:sz="0" w:space="0" w:color="auto"/>
          <w:rtl/>
          <w:lang w:eastAsia="en-US"/>
        </w:rPr>
        <w:t xml:space="preserve">اللَّهُمَّ اغْفِرْ لَهُمَا وَارْحَمْهُمَا وَعَافِهُمَا وَاعْفُ عَنْهُمَا وَأَكْرِمْ نُزُلَهُمَا وَوَسِّعْ مُدْخَلَهُمَا وَاغْسِلْهُمَا بِالْمَاءِ وَالثَّلْجِ وَالْبَرَدِ وَنَقِّهُمَا مِنَ الْخَطَايَا كَمَا نَقَّيْتَ الثَّوْبَ </w:t>
      </w:r>
      <w:r w:rsidR="004E0E95">
        <w:rPr>
          <w:rFonts w:ascii="Souvenir Lt BT" w:eastAsia="Times New Roman" w:hAnsi="Souvenir Lt BT" w:cs="Traditional Arabic"/>
          <w:spacing w:val="2"/>
          <w:sz w:val="24"/>
          <w:szCs w:val="32"/>
          <w:bdr w:val="none" w:sz="0" w:space="0" w:color="auto"/>
          <w:rtl/>
          <w:lang w:eastAsia="en-US"/>
        </w:rPr>
        <w:t>الأَبْيَضَ</w:t>
      </w:r>
      <w:r w:rsidRPr="00CD5008">
        <w:rPr>
          <w:rFonts w:ascii="Souvenir Lt BT" w:eastAsia="Times New Roman" w:hAnsi="Souvenir Lt BT" w:cs="Traditional Arabic"/>
          <w:spacing w:val="2"/>
          <w:sz w:val="24"/>
          <w:szCs w:val="32"/>
          <w:bdr w:val="none" w:sz="0" w:space="0" w:color="auto"/>
          <w:rtl/>
          <w:lang w:eastAsia="en-US"/>
        </w:rPr>
        <w:t xml:space="preserve"> مِنَ الدَّنَسِ وَأَبْدِلْهُمَا دِيَارًا خَيْرًا مِنْ دِيَارِهِمَا وَأَهْلِينَ خَيْرًا مِنْ أَهْلِيهِمَا وَأَزْوَاجًا خَيْرًا مِنْ أَزْوَاجِهِمَا وَأَدْخِلْهُمَا الْجَنَّةَ </w:t>
      </w:r>
      <w:proofErr w:type="spellStart"/>
      <w:r w:rsidRPr="00CD5008">
        <w:rPr>
          <w:rFonts w:ascii="Souvenir Lt BT" w:eastAsia="Times New Roman" w:hAnsi="Souvenir Lt BT" w:cs="Traditional Arabic"/>
          <w:spacing w:val="2"/>
          <w:sz w:val="24"/>
          <w:szCs w:val="32"/>
          <w:bdr w:val="none" w:sz="0" w:space="0" w:color="auto"/>
          <w:rtl/>
          <w:lang w:eastAsia="en-US"/>
        </w:rPr>
        <w:t>وَأَعِذْهُمَا</w:t>
      </w:r>
      <w:proofErr w:type="spellEnd"/>
      <w:r w:rsidRPr="00CD5008">
        <w:rPr>
          <w:rFonts w:ascii="Souvenir Lt BT" w:eastAsia="Times New Roman" w:hAnsi="Souvenir Lt BT" w:cs="Traditional Arabic"/>
          <w:spacing w:val="2"/>
          <w:sz w:val="24"/>
          <w:szCs w:val="32"/>
          <w:bdr w:val="none" w:sz="0" w:space="0" w:color="auto"/>
          <w:rtl/>
          <w:lang w:eastAsia="en-US"/>
        </w:rPr>
        <w:t xml:space="preserve"> مِنْ عَذَابِ الْقَبْرِ أَوْ مِنْ عَذَابِ النَّارِ</w:t>
      </w:r>
    </w:p>
    <w:p w14:paraId="746C578E" w14:textId="77777777" w:rsidR="00CD5008" w:rsidRPr="00CD5008" w:rsidRDefault="00CD5008" w:rsidP="00CD5008">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bidi w:val="0"/>
        <w:spacing w:after="0" w:line="240" w:lineRule="auto"/>
        <w:jc w:val="both"/>
        <w:rPr>
          <w:rFonts w:ascii="Souvenir Lt BT" w:eastAsia="Times New Roman" w:hAnsi="Souvenir Lt BT" w:cs="Traditional Arabic"/>
          <w:spacing w:val="2"/>
          <w:sz w:val="24"/>
          <w:szCs w:val="32"/>
          <w:bdr w:val="none" w:sz="0" w:space="0" w:color="auto"/>
          <w:lang w:eastAsia="en-US"/>
        </w:rPr>
      </w:pPr>
      <w:r w:rsidRPr="00CD5008">
        <w:rPr>
          <w:rFonts w:ascii="Souvenir Lt BT" w:eastAsia="Times New Roman" w:hAnsi="Souvenir Lt BT" w:cs="Traditional Arabic"/>
          <w:spacing w:val="2"/>
          <w:sz w:val="24"/>
          <w:szCs w:val="32"/>
          <w:bdr w:val="none" w:sz="0" w:space="0" w:color="auto"/>
          <w:lang w:eastAsia="en-US"/>
        </w:rPr>
        <w:t xml:space="preserve">Jika yang disalatkan banyak jenazah, kata ganti diganti menjadi bentuk jamak </w:t>
      </w:r>
      <w:proofErr w:type="spellStart"/>
      <w:r w:rsidRPr="00CD5008">
        <w:rPr>
          <w:rFonts w:ascii="Souvenir Lt BT" w:eastAsia="Times New Roman" w:hAnsi="Souvenir Lt BT" w:cs="Traditional Arabic"/>
          <w:i/>
          <w:iCs/>
          <w:spacing w:val="2"/>
          <w:sz w:val="24"/>
          <w:szCs w:val="32"/>
          <w:bdr w:val="none" w:sz="0" w:space="0" w:color="auto"/>
          <w:lang w:eastAsia="en-US"/>
        </w:rPr>
        <w:t>hum</w:t>
      </w:r>
      <w:proofErr w:type="spellEnd"/>
      <w:r w:rsidRPr="00CD5008">
        <w:rPr>
          <w:rFonts w:ascii="Souvenir Lt BT" w:eastAsia="Times New Roman" w:hAnsi="Souvenir Lt BT" w:cs="Traditional Arabic"/>
          <w:spacing w:val="2"/>
          <w:sz w:val="24"/>
          <w:szCs w:val="32"/>
          <w:bdr w:val="none" w:sz="0" w:space="0" w:color="auto"/>
          <w:lang w:eastAsia="en-US"/>
        </w:rPr>
        <w:t xml:space="preserve"> (</w:t>
      </w:r>
      <w:r w:rsidRPr="00CD5008">
        <w:rPr>
          <w:rFonts w:ascii="Souvenir Lt BT" w:eastAsia="Times New Roman" w:hAnsi="Souvenir Lt BT" w:cs="Traditional Arabic"/>
          <w:spacing w:val="2"/>
          <w:sz w:val="24"/>
          <w:szCs w:val="32"/>
          <w:bdr w:val="none" w:sz="0" w:space="0" w:color="auto"/>
          <w:rtl/>
          <w:lang w:eastAsia="en-US"/>
        </w:rPr>
        <w:t>هُمْ</w:t>
      </w:r>
      <w:r w:rsidRPr="00CD5008">
        <w:rPr>
          <w:rFonts w:ascii="Souvenir Lt BT" w:eastAsia="Times New Roman" w:hAnsi="Souvenir Lt BT" w:cs="Traditional Arabic"/>
          <w:spacing w:val="2"/>
          <w:sz w:val="24"/>
          <w:szCs w:val="32"/>
          <w:bdr w:val="none" w:sz="0" w:space="0" w:color="auto"/>
          <w:lang w:eastAsia="en-US"/>
        </w:rPr>
        <w:t>):</w:t>
      </w:r>
    </w:p>
    <w:p w14:paraId="7B67DA18" w14:textId="1F675369" w:rsidR="00CD5008" w:rsidRPr="00CD5008" w:rsidRDefault="00CD5008" w:rsidP="00CD5008">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0" w:line="240" w:lineRule="auto"/>
        <w:jc w:val="both"/>
        <w:rPr>
          <w:rFonts w:ascii="Souvenir Lt BT" w:eastAsia="Times New Roman" w:hAnsi="Souvenir Lt BT" w:cs="Traditional Arabic"/>
          <w:spacing w:val="2"/>
          <w:sz w:val="24"/>
          <w:szCs w:val="32"/>
          <w:bdr w:val="none" w:sz="0" w:space="0" w:color="auto"/>
          <w:lang w:eastAsia="en-US"/>
        </w:rPr>
      </w:pPr>
      <w:r w:rsidRPr="00CD5008">
        <w:rPr>
          <w:rFonts w:ascii="Souvenir Lt BT" w:eastAsia="Times New Roman" w:hAnsi="Souvenir Lt BT" w:cs="Traditional Arabic"/>
          <w:spacing w:val="2"/>
          <w:sz w:val="24"/>
          <w:szCs w:val="32"/>
          <w:bdr w:val="none" w:sz="0" w:space="0" w:color="auto"/>
          <w:rtl/>
          <w:lang w:eastAsia="en-US"/>
        </w:rPr>
        <w:t xml:space="preserve">اللَّهُمَّ اغْفِرْ لَهُمْ وَارْحَمْهُمْ وَعَافِهِمْ وَاعْفُ عَنْهُمْ وَأَكْرِمْ نُزُلَهُمْ وَوَسِّعْ مُدْخَلَهُمْ وَاغْسِلْهُمْ بِالْمَاءِ وَالثَّلْجِ وَالْبَرَدِ وَنَقِّهِمْ مِنَ الْخَطَايَا كَمَا نَقَّيْتَ الثَّوْبَ </w:t>
      </w:r>
      <w:r w:rsidR="004E0E95">
        <w:rPr>
          <w:rFonts w:ascii="Souvenir Lt BT" w:eastAsia="Times New Roman" w:hAnsi="Souvenir Lt BT" w:cs="Traditional Arabic"/>
          <w:spacing w:val="2"/>
          <w:sz w:val="24"/>
          <w:szCs w:val="32"/>
          <w:bdr w:val="none" w:sz="0" w:space="0" w:color="auto"/>
          <w:rtl/>
          <w:lang w:eastAsia="en-US"/>
        </w:rPr>
        <w:t>الأَبْيَضَ</w:t>
      </w:r>
      <w:r w:rsidRPr="00CD5008">
        <w:rPr>
          <w:rFonts w:ascii="Souvenir Lt BT" w:eastAsia="Times New Roman" w:hAnsi="Souvenir Lt BT" w:cs="Traditional Arabic"/>
          <w:spacing w:val="2"/>
          <w:sz w:val="24"/>
          <w:szCs w:val="32"/>
          <w:bdr w:val="none" w:sz="0" w:space="0" w:color="auto"/>
          <w:rtl/>
          <w:lang w:eastAsia="en-US"/>
        </w:rPr>
        <w:t xml:space="preserve"> مِنَ الدَّنَسِ وَأَبْدِلْهُمْ دِيَارًا خَيْرًا مِنْ دِيَارِهِمْ وَأَهْلِينَ خَيْرًا مِنْ أَهْلِيهِمْ وَأَزْوَاجًا خَيْرًا مِنْ أَزْوَاجِهِمْ وَأَدْخِلْهُمُ الْجَنَّةَ </w:t>
      </w:r>
      <w:proofErr w:type="spellStart"/>
      <w:r w:rsidRPr="00CD5008">
        <w:rPr>
          <w:rFonts w:ascii="Souvenir Lt BT" w:eastAsia="Times New Roman" w:hAnsi="Souvenir Lt BT" w:cs="Traditional Arabic"/>
          <w:spacing w:val="2"/>
          <w:sz w:val="24"/>
          <w:szCs w:val="32"/>
          <w:bdr w:val="none" w:sz="0" w:space="0" w:color="auto"/>
          <w:rtl/>
          <w:lang w:eastAsia="en-US"/>
        </w:rPr>
        <w:t>وَأَعِذْهُمْ</w:t>
      </w:r>
      <w:proofErr w:type="spellEnd"/>
      <w:r w:rsidRPr="00CD5008">
        <w:rPr>
          <w:rFonts w:ascii="Souvenir Lt BT" w:eastAsia="Times New Roman" w:hAnsi="Souvenir Lt BT" w:cs="Traditional Arabic"/>
          <w:spacing w:val="2"/>
          <w:sz w:val="24"/>
          <w:szCs w:val="32"/>
          <w:bdr w:val="none" w:sz="0" w:space="0" w:color="auto"/>
          <w:rtl/>
          <w:lang w:eastAsia="en-US"/>
        </w:rPr>
        <w:t xml:space="preserve"> مِنْ عَذَابِ الْقَبْرِ أَوْ مِنْ عَذَابِ النَّارِ</w:t>
      </w:r>
    </w:p>
    <w:p w14:paraId="5A26C021" w14:textId="157196B7" w:rsidR="00CD5008" w:rsidRPr="00CD5008" w:rsidRDefault="00CD5008" w:rsidP="00CD5008">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bidi w:val="0"/>
        <w:spacing w:after="0" w:line="240" w:lineRule="auto"/>
        <w:ind w:firstLine="720"/>
        <w:jc w:val="both"/>
        <w:rPr>
          <w:rFonts w:ascii="Souvenir Lt BT" w:eastAsia="Times New Roman" w:hAnsi="Souvenir Lt BT" w:cs="Traditional Arabic"/>
          <w:spacing w:val="2"/>
          <w:sz w:val="24"/>
          <w:szCs w:val="32"/>
          <w:bdr w:val="none" w:sz="0" w:space="0" w:color="auto"/>
          <w:lang w:eastAsia="en-US"/>
        </w:rPr>
      </w:pPr>
      <w:r w:rsidRPr="00CD5008">
        <w:rPr>
          <w:rFonts w:ascii="Souvenir Lt BT" w:eastAsia="Times New Roman" w:hAnsi="Souvenir Lt BT" w:cs="Traditional Arabic"/>
          <w:spacing w:val="2"/>
          <w:sz w:val="24"/>
          <w:szCs w:val="32"/>
          <w:bdr w:val="none" w:sz="0" w:space="0" w:color="auto"/>
          <w:lang w:eastAsia="en-US"/>
        </w:rPr>
        <w:t xml:space="preserve">Jika seseorang tidak mengetahui status jenazah apakah laki-laki atau perempuan, satu orang atau banyak, sebagaimana yang sering terjadi di Masjid Nabawi dan </w:t>
      </w:r>
      <w:r w:rsidR="0057099E">
        <w:rPr>
          <w:rFonts w:ascii="Souvenir Lt BT" w:eastAsia="Times New Roman" w:hAnsi="Souvenir Lt BT" w:cs="Traditional Arabic"/>
          <w:spacing w:val="2"/>
          <w:sz w:val="24"/>
          <w:szCs w:val="32"/>
          <w:bdr w:val="none" w:sz="0" w:space="0" w:color="auto"/>
          <w:lang w:eastAsia="en-US"/>
        </w:rPr>
        <w:t>Masjidilharam</w:t>
      </w:r>
      <w:r w:rsidRPr="00CD5008">
        <w:rPr>
          <w:rFonts w:ascii="Souvenir Lt BT" w:eastAsia="Times New Roman" w:hAnsi="Souvenir Lt BT" w:cs="Traditional Arabic"/>
          <w:spacing w:val="2"/>
          <w:sz w:val="24"/>
          <w:szCs w:val="32"/>
          <w:bdr w:val="none" w:sz="0" w:space="0" w:color="auto"/>
          <w:lang w:eastAsia="en-US"/>
        </w:rPr>
        <w:t xml:space="preserve"> karena posisi jenazah jauh di depan dan tidak terlihat</w:t>
      </w:r>
      <w:r w:rsidRPr="000064A5">
        <w:rPr>
          <w:rFonts w:ascii="Souvenir Lt BT" w:eastAsia="Times New Roman" w:hAnsi="Souvenir Lt BT" w:cs="Traditional Arabic"/>
          <w:spacing w:val="2"/>
          <w:sz w:val="24"/>
          <w:szCs w:val="32"/>
          <w:bdr w:val="none" w:sz="0" w:space="0" w:color="auto"/>
          <w:lang w:eastAsia="en-US"/>
        </w:rPr>
        <w:t>,</w:t>
      </w:r>
      <w:r w:rsidRPr="00CD5008">
        <w:rPr>
          <w:rFonts w:ascii="Souvenir Lt BT" w:eastAsia="Times New Roman" w:hAnsi="Souvenir Lt BT" w:cs="Traditional Arabic"/>
          <w:spacing w:val="2"/>
          <w:sz w:val="24"/>
          <w:szCs w:val="32"/>
          <w:bdr w:val="none" w:sz="0" w:space="0" w:color="auto"/>
          <w:lang w:eastAsia="en-US"/>
        </w:rPr>
        <w:t xml:space="preserve"> maka ia boleh berdoa menggunakan kata ganti laki-laki </w:t>
      </w:r>
      <w:r w:rsidRPr="00CD5008">
        <w:rPr>
          <w:rFonts w:ascii="Souvenir Lt BT" w:eastAsia="Times New Roman" w:hAnsi="Souvenir Lt BT" w:cs="Traditional Arabic"/>
          <w:i/>
          <w:iCs/>
          <w:spacing w:val="2"/>
          <w:sz w:val="24"/>
          <w:szCs w:val="32"/>
          <w:bdr w:val="none" w:sz="0" w:space="0" w:color="auto"/>
          <w:lang w:eastAsia="en-US"/>
        </w:rPr>
        <w:t>hu</w:t>
      </w:r>
      <w:r w:rsidRPr="00CD5008">
        <w:rPr>
          <w:rFonts w:ascii="Souvenir Lt BT" w:eastAsia="Times New Roman" w:hAnsi="Souvenir Lt BT" w:cs="Traditional Arabic"/>
          <w:spacing w:val="2"/>
          <w:sz w:val="24"/>
          <w:szCs w:val="32"/>
          <w:bdr w:val="none" w:sz="0" w:space="0" w:color="auto"/>
          <w:lang w:eastAsia="en-US"/>
        </w:rPr>
        <w:t xml:space="preserve"> (</w:t>
      </w:r>
      <w:r w:rsidRPr="00CD5008">
        <w:rPr>
          <w:rFonts w:ascii="Souvenir Lt BT" w:eastAsia="Times New Roman" w:hAnsi="Souvenir Lt BT" w:cs="Traditional Arabic"/>
          <w:spacing w:val="2"/>
          <w:sz w:val="24"/>
          <w:szCs w:val="32"/>
          <w:bdr w:val="none" w:sz="0" w:space="0" w:color="auto"/>
          <w:rtl/>
          <w:lang w:eastAsia="en-US"/>
        </w:rPr>
        <w:t>هُ</w:t>
      </w:r>
      <w:r w:rsidRPr="00CD5008">
        <w:rPr>
          <w:rFonts w:ascii="Souvenir Lt BT" w:eastAsia="Times New Roman" w:hAnsi="Souvenir Lt BT" w:cs="Traditional Arabic"/>
          <w:spacing w:val="2"/>
          <w:sz w:val="24"/>
          <w:szCs w:val="32"/>
          <w:bdr w:val="none" w:sz="0" w:space="0" w:color="auto"/>
          <w:lang w:eastAsia="en-US"/>
        </w:rPr>
        <w:t xml:space="preserve">) dengan niat yang </w:t>
      </w:r>
      <w:r w:rsidRPr="00CD5008">
        <w:rPr>
          <w:rFonts w:ascii="Souvenir Lt BT" w:eastAsia="Times New Roman" w:hAnsi="Souvenir Lt BT" w:cs="Traditional Arabic"/>
          <w:spacing w:val="2"/>
          <w:sz w:val="24"/>
          <w:szCs w:val="32"/>
          <w:bdr w:val="none" w:sz="0" w:space="0" w:color="auto"/>
          <w:lang w:eastAsia="en-US"/>
        </w:rPr>
        <w:lastRenderedPageBreak/>
        <w:t xml:space="preserve">dimaksud adalah </w:t>
      </w:r>
      <w:proofErr w:type="spellStart"/>
      <w:r w:rsidRPr="00CD5008">
        <w:rPr>
          <w:rFonts w:ascii="Souvenir Lt BT" w:eastAsia="Times New Roman" w:hAnsi="Souvenir Lt BT" w:cs="Traditional Arabic"/>
          <w:i/>
          <w:iCs/>
          <w:spacing w:val="2"/>
          <w:sz w:val="24"/>
          <w:szCs w:val="32"/>
          <w:bdr w:val="none" w:sz="0" w:space="0" w:color="auto"/>
          <w:lang w:eastAsia="en-US"/>
        </w:rPr>
        <w:t>al-</w:t>
      </w:r>
      <w:r w:rsidR="006A0EA9">
        <w:rPr>
          <w:rFonts w:ascii="Souvenir Lt BT" w:eastAsia="Times New Roman" w:hAnsi="Souvenir Lt BT" w:cs="Traditional Arabic"/>
          <w:i/>
          <w:iCs/>
          <w:spacing w:val="2"/>
          <w:sz w:val="24"/>
          <w:szCs w:val="32"/>
          <w:bdr w:val="none" w:sz="0" w:space="0" w:color="auto"/>
          <w:lang w:eastAsia="en-US"/>
        </w:rPr>
        <w:t>M</w:t>
      </w:r>
      <w:r w:rsidRPr="00CD5008">
        <w:rPr>
          <w:rFonts w:ascii="Souvenir Lt BT" w:eastAsia="Times New Roman" w:hAnsi="Souvenir Lt BT" w:cs="Traditional Arabic"/>
          <w:i/>
          <w:iCs/>
          <w:spacing w:val="2"/>
          <w:sz w:val="24"/>
          <w:szCs w:val="32"/>
          <w:bdr w:val="none" w:sz="0" w:space="0" w:color="auto"/>
          <w:lang w:eastAsia="en-US"/>
        </w:rPr>
        <w:t>ayyit</w:t>
      </w:r>
      <w:proofErr w:type="spellEnd"/>
      <w:r w:rsidRPr="00CD5008">
        <w:rPr>
          <w:rFonts w:ascii="Souvenir Lt BT" w:eastAsia="Times New Roman" w:hAnsi="Souvenir Lt BT" w:cs="Traditional Arabic"/>
          <w:spacing w:val="2"/>
          <w:sz w:val="24"/>
          <w:szCs w:val="32"/>
          <w:bdr w:val="none" w:sz="0" w:space="0" w:color="auto"/>
          <w:lang w:eastAsia="en-US"/>
        </w:rPr>
        <w:t xml:space="preserve"> (jenazah), atau menggunakan kata ganti perempuan </w:t>
      </w:r>
      <w:proofErr w:type="spellStart"/>
      <w:r w:rsidRPr="00CD5008">
        <w:rPr>
          <w:rFonts w:ascii="Souvenir Lt BT" w:eastAsia="Times New Roman" w:hAnsi="Souvenir Lt BT" w:cs="Traditional Arabic"/>
          <w:i/>
          <w:iCs/>
          <w:spacing w:val="2"/>
          <w:sz w:val="24"/>
          <w:szCs w:val="32"/>
          <w:bdr w:val="none" w:sz="0" w:space="0" w:color="auto"/>
          <w:lang w:eastAsia="en-US"/>
        </w:rPr>
        <w:t>hâ</w:t>
      </w:r>
      <w:proofErr w:type="spellEnd"/>
      <w:r w:rsidRPr="00CD5008">
        <w:rPr>
          <w:rFonts w:ascii="Souvenir Lt BT" w:eastAsia="Times New Roman" w:hAnsi="Souvenir Lt BT" w:cs="Traditional Arabic"/>
          <w:spacing w:val="2"/>
          <w:sz w:val="24"/>
          <w:szCs w:val="32"/>
          <w:bdr w:val="none" w:sz="0" w:space="0" w:color="auto"/>
          <w:lang w:eastAsia="en-US"/>
        </w:rPr>
        <w:t xml:space="preserve"> (</w:t>
      </w:r>
      <w:r w:rsidRPr="00CD5008">
        <w:rPr>
          <w:rFonts w:ascii="Souvenir Lt BT" w:eastAsia="Times New Roman" w:hAnsi="Souvenir Lt BT" w:cs="Traditional Arabic"/>
          <w:spacing w:val="2"/>
          <w:sz w:val="24"/>
          <w:szCs w:val="32"/>
          <w:bdr w:val="none" w:sz="0" w:space="0" w:color="auto"/>
          <w:rtl/>
          <w:lang w:eastAsia="en-US"/>
        </w:rPr>
        <w:t>هَا</w:t>
      </w:r>
      <w:r w:rsidRPr="00CD5008">
        <w:rPr>
          <w:rFonts w:ascii="Souvenir Lt BT" w:eastAsia="Times New Roman" w:hAnsi="Souvenir Lt BT" w:cs="Traditional Arabic"/>
          <w:spacing w:val="2"/>
          <w:sz w:val="24"/>
          <w:szCs w:val="32"/>
          <w:bdr w:val="none" w:sz="0" w:space="0" w:color="auto"/>
          <w:lang w:eastAsia="en-US"/>
        </w:rPr>
        <w:t xml:space="preserve">) dengan niat yang dimaksud adalah </w:t>
      </w:r>
      <w:proofErr w:type="spellStart"/>
      <w:r w:rsidRPr="00CD5008">
        <w:rPr>
          <w:rFonts w:ascii="Souvenir Lt BT" w:eastAsia="Times New Roman" w:hAnsi="Souvenir Lt BT" w:cs="Traditional Arabic"/>
          <w:i/>
          <w:iCs/>
          <w:spacing w:val="2"/>
          <w:sz w:val="24"/>
          <w:szCs w:val="32"/>
          <w:bdr w:val="none" w:sz="0" w:space="0" w:color="auto"/>
          <w:lang w:eastAsia="en-US"/>
        </w:rPr>
        <w:t>al-</w:t>
      </w:r>
      <w:r w:rsidR="00CE329C">
        <w:rPr>
          <w:rFonts w:ascii="Souvenir Lt BT" w:eastAsia="Times New Roman" w:hAnsi="Souvenir Lt BT" w:cs="Traditional Arabic"/>
          <w:i/>
          <w:iCs/>
          <w:spacing w:val="2"/>
          <w:sz w:val="24"/>
          <w:szCs w:val="32"/>
          <w:bdr w:val="none" w:sz="0" w:space="0" w:color="auto"/>
          <w:lang w:eastAsia="en-US"/>
        </w:rPr>
        <w:t>J</w:t>
      </w:r>
      <w:r w:rsidRPr="00CD5008">
        <w:rPr>
          <w:rFonts w:ascii="Souvenir Lt BT" w:eastAsia="Times New Roman" w:hAnsi="Souvenir Lt BT" w:cs="Traditional Arabic"/>
          <w:i/>
          <w:iCs/>
          <w:spacing w:val="2"/>
          <w:sz w:val="24"/>
          <w:szCs w:val="32"/>
          <w:bdr w:val="none" w:sz="0" w:space="0" w:color="auto"/>
          <w:lang w:eastAsia="en-US"/>
        </w:rPr>
        <w:t>anâzah</w:t>
      </w:r>
      <w:proofErr w:type="spellEnd"/>
      <w:r w:rsidRPr="00CD5008">
        <w:rPr>
          <w:rFonts w:ascii="Souvenir Lt BT" w:eastAsia="Times New Roman" w:hAnsi="Souvenir Lt BT" w:cs="Traditional Arabic"/>
          <w:spacing w:val="2"/>
          <w:sz w:val="24"/>
          <w:szCs w:val="32"/>
          <w:bdr w:val="none" w:sz="0" w:space="0" w:color="auto"/>
          <w:lang w:eastAsia="en-US"/>
        </w:rPr>
        <w:t xml:space="preserve">. Baik kata </w:t>
      </w:r>
      <w:proofErr w:type="spellStart"/>
      <w:r w:rsidRPr="00CD5008">
        <w:rPr>
          <w:rFonts w:ascii="Souvenir Lt BT" w:eastAsia="Times New Roman" w:hAnsi="Souvenir Lt BT" w:cs="Traditional Arabic"/>
          <w:i/>
          <w:iCs/>
          <w:spacing w:val="2"/>
          <w:sz w:val="24"/>
          <w:szCs w:val="32"/>
          <w:bdr w:val="none" w:sz="0" w:space="0" w:color="auto"/>
          <w:lang w:eastAsia="en-US"/>
        </w:rPr>
        <w:t>al-</w:t>
      </w:r>
      <w:r w:rsidR="00455CF0">
        <w:rPr>
          <w:rFonts w:ascii="Souvenir Lt BT" w:eastAsia="Times New Roman" w:hAnsi="Souvenir Lt BT" w:cs="Traditional Arabic"/>
          <w:i/>
          <w:iCs/>
          <w:spacing w:val="2"/>
          <w:sz w:val="24"/>
          <w:szCs w:val="32"/>
          <w:bdr w:val="none" w:sz="0" w:space="0" w:color="auto"/>
          <w:lang w:eastAsia="en-US"/>
        </w:rPr>
        <w:t>M</w:t>
      </w:r>
      <w:r w:rsidRPr="00CD5008">
        <w:rPr>
          <w:rFonts w:ascii="Souvenir Lt BT" w:eastAsia="Times New Roman" w:hAnsi="Souvenir Lt BT" w:cs="Traditional Arabic"/>
          <w:i/>
          <w:iCs/>
          <w:spacing w:val="2"/>
          <w:sz w:val="24"/>
          <w:szCs w:val="32"/>
          <w:bdr w:val="none" w:sz="0" w:space="0" w:color="auto"/>
          <w:lang w:eastAsia="en-US"/>
        </w:rPr>
        <w:t>ayyit</w:t>
      </w:r>
      <w:proofErr w:type="spellEnd"/>
      <w:r w:rsidRPr="00CD5008">
        <w:rPr>
          <w:rFonts w:ascii="Souvenir Lt BT" w:eastAsia="Times New Roman" w:hAnsi="Souvenir Lt BT" w:cs="Traditional Arabic"/>
          <w:spacing w:val="2"/>
          <w:sz w:val="24"/>
          <w:szCs w:val="32"/>
          <w:bdr w:val="none" w:sz="0" w:space="0" w:color="auto"/>
          <w:lang w:eastAsia="en-US"/>
        </w:rPr>
        <w:t xml:space="preserve"> maupun </w:t>
      </w:r>
      <w:proofErr w:type="spellStart"/>
      <w:r w:rsidRPr="00CD5008">
        <w:rPr>
          <w:rFonts w:ascii="Souvenir Lt BT" w:eastAsia="Times New Roman" w:hAnsi="Souvenir Lt BT" w:cs="Traditional Arabic"/>
          <w:i/>
          <w:iCs/>
          <w:spacing w:val="2"/>
          <w:sz w:val="24"/>
          <w:szCs w:val="32"/>
          <w:bdr w:val="none" w:sz="0" w:space="0" w:color="auto"/>
          <w:lang w:eastAsia="en-US"/>
        </w:rPr>
        <w:t>al-</w:t>
      </w:r>
      <w:r w:rsidR="00455CF0">
        <w:rPr>
          <w:rFonts w:ascii="Souvenir Lt BT" w:eastAsia="Times New Roman" w:hAnsi="Souvenir Lt BT" w:cs="Traditional Arabic"/>
          <w:i/>
          <w:iCs/>
          <w:spacing w:val="2"/>
          <w:sz w:val="24"/>
          <w:szCs w:val="32"/>
          <w:bdr w:val="none" w:sz="0" w:space="0" w:color="auto"/>
          <w:lang w:eastAsia="en-US"/>
        </w:rPr>
        <w:t>J</w:t>
      </w:r>
      <w:r w:rsidRPr="00CD5008">
        <w:rPr>
          <w:rFonts w:ascii="Souvenir Lt BT" w:eastAsia="Times New Roman" w:hAnsi="Souvenir Lt BT" w:cs="Traditional Arabic"/>
          <w:i/>
          <w:iCs/>
          <w:spacing w:val="2"/>
          <w:sz w:val="24"/>
          <w:szCs w:val="32"/>
          <w:bdr w:val="none" w:sz="0" w:space="0" w:color="auto"/>
          <w:lang w:eastAsia="en-US"/>
        </w:rPr>
        <w:t>anâzah</w:t>
      </w:r>
      <w:proofErr w:type="spellEnd"/>
      <w:r w:rsidRPr="00CD5008">
        <w:rPr>
          <w:rFonts w:ascii="Souvenir Lt BT" w:eastAsia="Times New Roman" w:hAnsi="Souvenir Lt BT" w:cs="Traditional Arabic"/>
          <w:spacing w:val="2"/>
          <w:sz w:val="24"/>
          <w:szCs w:val="32"/>
          <w:bdr w:val="none" w:sz="0" w:space="0" w:color="auto"/>
          <w:lang w:eastAsia="en-US"/>
        </w:rPr>
        <w:t xml:space="preserve"> adalah kata yang mencakup semua jenis jenazah, baik laki-laki maupun perempuan, satu orang maupun banyak.</w:t>
      </w:r>
      <w:r w:rsidRPr="000064A5">
        <w:rPr>
          <w:rFonts w:ascii="Souvenir Lt BT" w:eastAsia="Times New Roman" w:hAnsi="Souvenir Lt BT" w:cs="Traditional Arabic"/>
          <w:spacing w:val="2"/>
          <w:sz w:val="24"/>
          <w:szCs w:val="32"/>
          <w:bdr w:val="none" w:sz="0" w:space="0" w:color="auto"/>
          <w:vertAlign w:val="superscript"/>
          <w:lang w:eastAsia="en-US"/>
        </w:rPr>
        <w:footnoteReference w:id="100"/>
      </w:r>
    </w:p>
    <w:p w14:paraId="1BA5A41B" w14:textId="17357AA2" w:rsidR="00CD5008" w:rsidRPr="00CD5008" w:rsidRDefault="00CD5008" w:rsidP="00CD5008">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bidi w:val="0"/>
        <w:spacing w:after="0" w:line="240" w:lineRule="auto"/>
        <w:ind w:firstLine="720"/>
        <w:jc w:val="both"/>
        <w:rPr>
          <w:rFonts w:ascii="Souvenir Lt BT" w:eastAsia="Times New Roman" w:hAnsi="Souvenir Lt BT" w:cs="Traditional Arabic"/>
          <w:spacing w:val="2"/>
          <w:sz w:val="24"/>
          <w:szCs w:val="32"/>
          <w:bdr w:val="none" w:sz="0" w:space="0" w:color="auto"/>
          <w:lang w:eastAsia="en-US"/>
        </w:rPr>
      </w:pPr>
      <w:r w:rsidRPr="00CD5008">
        <w:rPr>
          <w:rFonts w:ascii="Souvenir Lt BT" w:eastAsia="Times New Roman" w:hAnsi="Souvenir Lt BT" w:cs="Traditional Arabic"/>
          <w:spacing w:val="2"/>
          <w:sz w:val="24"/>
          <w:szCs w:val="32"/>
          <w:bdr w:val="none" w:sz="0" w:space="0" w:color="auto"/>
          <w:lang w:eastAsia="en-US"/>
        </w:rPr>
        <w:t xml:space="preserve">Adapun jika yang disalatkan adalah jenazah anak kecil, tidak ada doa khusus yang sahih dari Nabi </w:t>
      </w:r>
      <w:r w:rsidR="00A257FA" w:rsidRPr="00A257FA">
        <w:rPr>
          <w:rFonts w:ascii="Souvenir Lt BT" w:eastAsia="Times New Roman" w:hAnsi="Souvenir Lt BT" w:cs="Traditional Arabic"/>
          <w:spacing w:val="2"/>
          <w:sz w:val="24"/>
          <w:szCs w:val="32"/>
          <w:bdr w:val="none" w:sz="0" w:space="0" w:color="auto"/>
          <w:rtl/>
          <w:lang w:eastAsia="en-US"/>
        </w:rPr>
        <w:t>ﷺ</w:t>
      </w:r>
      <w:r w:rsidRPr="00CD5008">
        <w:rPr>
          <w:rFonts w:ascii="Souvenir Lt BT" w:eastAsia="Times New Roman" w:hAnsi="Souvenir Lt BT" w:cs="Traditional Arabic"/>
          <w:spacing w:val="2"/>
          <w:sz w:val="24"/>
          <w:szCs w:val="32"/>
          <w:bdr w:val="none" w:sz="0" w:space="0" w:color="auto"/>
          <w:lang w:eastAsia="en-US"/>
        </w:rPr>
        <w:t>.</w:t>
      </w:r>
      <w:r w:rsidR="004214BD" w:rsidRPr="000064A5">
        <w:rPr>
          <w:rFonts w:ascii="Souvenir Lt BT" w:eastAsia="Times New Roman" w:hAnsi="Souvenir Lt BT" w:cs="Traditional Arabic"/>
          <w:spacing w:val="2"/>
          <w:sz w:val="24"/>
          <w:szCs w:val="32"/>
          <w:bdr w:val="none" w:sz="0" w:space="0" w:color="auto"/>
          <w:vertAlign w:val="superscript"/>
          <w:lang w:eastAsia="en-US"/>
        </w:rPr>
        <w:footnoteReference w:id="101"/>
      </w:r>
      <w:r w:rsidRPr="00CD5008">
        <w:rPr>
          <w:rFonts w:ascii="Souvenir Lt BT" w:eastAsia="Times New Roman" w:hAnsi="Souvenir Lt BT" w:cs="Traditional Arabic"/>
          <w:spacing w:val="2"/>
          <w:sz w:val="24"/>
          <w:szCs w:val="32"/>
          <w:bdr w:val="none" w:sz="0" w:space="0" w:color="auto"/>
          <w:lang w:eastAsia="en-US"/>
        </w:rPr>
        <w:t xml:space="preserve"> Namun ada beberapa doa yang diriwayatkan dari sebagian ulama salaf. Di antaranya doa yang berasal dari Abu </w:t>
      </w:r>
      <w:proofErr w:type="spellStart"/>
      <w:r w:rsidRPr="00CD5008">
        <w:rPr>
          <w:rFonts w:ascii="Souvenir Lt BT" w:eastAsia="Times New Roman" w:hAnsi="Souvenir Lt BT" w:cs="Traditional Arabic"/>
          <w:spacing w:val="2"/>
          <w:sz w:val="24"/>
          <w:szCs w:val="32"/>
          <w:bdr w:val="none" w:sz="0" w:space="0" w:color="auto"/>
          <w:lang w:eastAsia="en-US"/>
        </w:rPr>
        <w:t>Hurairah</w:t>
      </w:r>
      <w:proofErr w:type="spellEnd"/>
      <w:r w:rsidRPr="00CD5008">
        <w:rPr>
          <w:rFonts w:ascii="Souvenir Lt BT" w:eastAsia="Times New Roman" w:hAnsi="Souvenir Lt BT" w:cs="Traditional Arabic"/>
          <w:spacing w:val="2"/>
          <w:sz w:val="24"/>
          <w:szCs w:val="32"/>
          <w:bdr w:val="none" w:sz="0" w:space="0" w:color="auto"/>
          <w:lang w:eastAsia="en-US"/>
        </w:rPr>
        <w:t xml:space="preserve"> </w:t>
      </w:r>
      <w:proofErr w:type="spellStart"/>
      <w:r w:rsidRPr="000064A5">
        <w:rPr>
          <w:rFonts w:ascii="Souvenir Lt BT" w:eastAsia="Times New Roman" w:hAnsi="Souvenir Lt BT" w:cs="Traditional Arabic"/>
          <w:i/>
          <w:iCs/>
          <w:spacing w:val="2"/>
          <w:sz w:val="24"/>
          <w:szCs w:val="32"/>
          <w:bdr w:val="none" w:sz="0" w:space="0" w:color="auto"/>
          <w:lang w:eastAsia="en-US"/>
        </w:rPr>
        <w:t>radhiyallâhu</w:t>
      </w:r>
      <w:proofErr w:type="spellEnd"/>
      <w:r w:rsidRPr="00CD5008">
        <w:rPr>
          <w:rFonts w:ascii="Souvenir Lt BT" w:eastAsia="Times New Roman" w:hAnsi="Souvenir Lt BT" w:cs="Traditional Arabic"/>
          <w:i/>
          <w:iCs/>
          <w:spacing w:val="2"/>
          <w:sz w:val="24"/>
          <w:szCs w:val="32"/>
          <w:bdr w:val="none" w:sz="0" w:space="0" w:color="auto"/>
          <w:lang w:eastAsia="en-US"/>
        </w:rPr>
        <w:t xml:space="preserve"> </w:t>
      </w:r>
      <w:r w:rsidR="00A257FA">
        <w:rPr>
          <w:rFonts w:ascii="Souvenir Lt BT" w:eastAsia="Times New Roman" w:hAnsi="Souvenir Lt BT" w:cs="Traditional Arabic"/>
          <w:i/>
          <w:iCs/>
          <w:spacing w:val="2"/>
          <w:sz w:val="24"/>
          <w:szCs w:val="32"/>
          <w:bdr w:val="none" w:sz="0" w:space="0" w:color="auto"/>
          <w:lang w:eastAsia="en-US"/>
        </w:rPr>
        <w:t>‘</w:t>
      </w:r>
      <w:proofErr w:type="spellStart"/>
      <w:r w:rsidRPr="00CD5008">
        <w:rPr>
          <w:rFonts w:ascii="Souvenir Lt BT" w:eastAsia="Times New Roman" w:hAnsi="Souvenir Lt BT" w:cs="Traditional Arabic"/>
          <w:i/>
          <w:iCs/>
          <w:spacing w:val="2"/>
          <w:sz w:val="24"/>
          <w:szCs w:val="32"/>
          <w:bdr w:val="none" w:sz="0" w:space="0" w:color="auto"/>
          <w:lang w:eastAsia="en-US"/>
        </w:rPr>
        <w:t>anhu</w:t>
      </w:r>
      <w:proofErr w:type="spellEnd"/>
      <w:r w:rsidRPr="000064A5">
        <w:rPr>
          <w:rFonts w:ascii="Souvenir Lt BT" w:eastAsia="Times New Roman" w:hAnsi="Souvenir Lt BT" w:cs="Traditional Arabic"/>
          <w:spacing w:val="2"/>
          <w:sz w:val="24"/>
          <w:szCs w:val="32"/>
          <w:bdr w:val="none" w:sz="0" w:space="0" w:color="auto"/>
          <w:lang w:eastAsia="en-US"/>
        </w:rPr>
        <w:t>,</w:t>
      </w:r>
    </w:p>
    <w:p w14:paraId="3C956BC9" w14:textId="77777777" w:rsidR="00CD5008" w:rsidRPr="00CD5008" w:rsidRDefault="00CD5008" w:rsidP="00CD5008">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0" w:line="240" w:lineRule="auto"/>
        <w:jc w:val="both"/>
        <w:rPr>
          <w:rFonts w:ascii="Souvenir Lt BT" w:eastAsia="Times New Roman" w:hAnsi="Souvenir Lt BT" w:cs="Traditional Arabic"/>
          <w:spacing w:val="2"/>
          <w:sz w:val="24"/>
          <w:szCs w:val="32"/>
          <w:bdr w:val="none" w:sz="0" w:space="0" w:color="auto"/>
          <w:lang w:eastAsia="en-US"/>
        </w:rPr>
      </w:pPr>
      <w:r w:rsidRPr="00CD5008">
        <w:rPr>
          <w:rFonts w:ascii="Souvenir Lt BT" w:eastAsia="Times New Roman" w:hAnsi="Souvenir Lt BT" w:cs="Traditional Arabic"/>
          <w:spacing w:val="2"/>
          <w:sz w:val="24"/>
          <w:szCs w:val="32"/>
          <w:bdr w:val="none" w:sz="0" w:space="0" w:color="auto"/>
          <w:rtl/>
          <w:lang w:eastAsia="en-US"/>
        </w:rPr>
        <w:t xml:space="preserve">اللَّهُمَّ </w:t>
      </w:r>
      <w:proofErr w:type="spellStart"/>
      <w:r w:rsidRPr="00CD5008">
        <w:rPr>
          <w:rFonts w:ascii="Souvenir Lt BT" w:eastAsia="Times New Roman" w:hAnsi="Souvenir Lt BT" w:cs="Traditional Arabic"/>
          <w:spacing w:val="2"/>
          <w:sz w:val="24"/>
          <w:szCs w:val="32"/>
          <w:bdr w:val="none" w:sz="0" w:space="0" w:color="auto"/>
          <w:rtl/>
          <w:lang w:eastAsia="en-US"/>
        </w:rPr>
        <w:t>أَعِذْهُ</w:t>
      </w:r>
      <w:proofErr w:type="spellEnd"/>
      <w:r w:rsidRPr="00CD5008">
        <w:rPr>
          <w:rFonts w:ascii="Souvenir Lt BT" w:eastAsia="Times New Roman" w:hAnsi="Souvenir Lt BT" w:cs="Traditional Arabic"/>
          <w:spacing w:val="2"/>
          <w:sz w:val="24"/>
          <w:szCs w:val="32"/>
          <w:bdr w:val="none" w:sz="0" w:space="0" w:color="auto"/>
          <w:rtl/>
          <w:lang w:eastAsia="en-US"/>
        </w:rPr>
        <w:t xml:space="preserve"> مِنْ عَذَابِ الْقَبْرِ</w:t>
      </w:r>
    </w:p>
    <w:p w14:paraId="4B54DEE7" w14:textId="7123EE50" w:rsidR="00CD5008" w:rsidRPr="00CD5008" w:rsidRDefault="00A257FA" w:rsidP="00CD5008">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bidi w:val="0"/>
        <w:spacing w:after="0" w:line="240" w:lineRule="auto"/>
        <w:jc w:val="both"/>
        <w:rPr>
          <w:rFonts w:ascii="Souvenir Lt BT" w:eastAsia="Times New Roman" w:hAnsi="Souvenir Lt BT" w:cs="Traditional Arabic"/>
          <w:spacing w:val="2"/>
          <w:sz w:val="24"/>
          <w:szCs w:val="32"/>
          <w:bdr w:val="none" w:sz="0" w:space="0" w:color="auto"/>
          <w:lang w:eastAsia="en-US"/>
        </w:rPr>
      </w:pPr>
      <w:r>
        <w:rPr>
          <w:rFonts w:ascii="Souvenir Lt BT" w:eastAsia="Times New Roman" w:hAnsi="Souvenir Lt BT" w:cs="Traditional Arabic"/>
          <w:i/>
          <w:iCs/>
          <w:spacing w:val="2"/>
          <w:sz w:val="24"/>
          <w:szCs w:val="32"/>
          <w:bdr w:val="none" w:sz="0" w:space="0" w:color="auto"/>
          <w:lang w:eastAsia="en-US"/>
        </w:rPr>
        <w:t>“</w:t>
      </w:r>
      <w:r w:rsidR="00CD5008" w:rsidRPr="00CD5008">
        <w:rPr>
          <w:rFonts w:ascii="Souvenir Lt BT" w:eastAsia="Times New Roman" w:hAnsi="Souvenir Lt BT" w:cs="Traditional Arabic"/>
          <w:i/>
          <w:iCs/>
          <w:spacing w:val="2"/>
          <w:sz w:val="24"/>
          <w:szCs w:val="32"/>
          <w:bdr w:val="none" w:sz="0" w:space="0" w:color="auto"/>
          <w:lang w:eastAsia="en-US"/>
        </w:rPr>
        <w:t>Ya Allah, lindungilah dia dari azab kubur.</w:t>
      </w:r>
      <w:r>
        <w:rPr>
          <w:rFonts w:ascii="Souvenir Lt BT" w:eastAsia="Times New Roman" w:hAnsi="Souvenir Lt BT" w:cs="Traditional Arabic"/>
          <w:i/>
          <w:iCs/>
          <w:spacing w:val="2"/>
          <w:sz w:val="24"/>
          <w:szCs w:val="32"/>
          <w:bdr w:val="none" w:sz="0" w:space="0" w:color="auto"/>
          <w:lang w:eastAsia="en-US"/>
        </w:rPr>
        <w:t>”</w:t>
      </w:r>
    </w:p>
    <w:p w14:paraId="11F81871" w14:textId="152213F2" w:rsidR="00CD5008" w:rsidRPr="00CD5008" w:rsidRDefault="00CD5008" w:rsidP="00CD5008">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bidi w:val="0"/>
        <w:spacing w:after="0" w:line="240" w:lineRule="auto"/>
        <w:ind w:firstLine="720"/>
        <w:jc w:val="both"/>
        <w:rPr>
          <w:rFonts w:ascii="Souvenir Lt BT" w:eastAsia="Times New Roman" w:hAnsi="Souvenir Lt BT" w:cs="Traditional Arabic"/>
          <w:spacing w:val="2"/>
          <w:sz w:val="24"/>
          <w:szCs w:val="32"/>
          <w:bdr w:val="none" w:sz="0" w:space="0" w:color="auto"/>
          <w:lang w:eastAsia="en-US"/>
        </w:rPr>
      </w:pPr>
      <w:r w:rsidRPr="00CD5008">
        <w:rPr>
          <w:rFonts w:ascii="Souvenir Lt BT" w:eastAsia="Times New Roman" w:hAnsi="Souvenir Lt BT" w:cs="Traditional Arabic"/>
          <w:spacing w:val="2"/>
          <w:sz w:val="24"/>
          <w:szCs w:val="32"/>
          <w:bdr w:val="none" w:sz="0" w:space="0" w:color="auto"/>
          <w:lang w:eastAsia="en-US"/>
        </w:rPr>
        <w:t xml:space="preserve">Dan dari </w:t>
      </w:r>
      <w:proofErr w:type="spellStart"/>
      <w:r w:rsidRPr="000064A5">
        <w:rPr>
          <w:rFonts w:ascii="Souvenir Lt BT" w:eastAsia="Times New Roman" w:hAnsi="Souvenir Lt BT" w:cs="Traditional Arabic"/>
          <w:spacing w:val="2"/>
          <w:sz w:val="24"/>
          <w:szCs w:val="32"/>
          <w:bdr w:val="none" w:sz="0" w:space="0" w:color="auto"/>
          <w:lang w:eastAsia="en-US"/>
        </w:rPr>
        <w:t>a</w:t>
      </w:r>
      <w:r w:rsidRPr="00CD5008">
        <w:rPr>
          <w:rFonts w:ascii="Souvenir Lt BT" w:eastAsia="Times New Roman" w:hAnsi="Souvenir Lt BT" w:cs="Traditional Arabic"/>
          <w:spacing w:val="2"/>
          <w:sz w:val="24"/>
          <w:szCs w:val="32"/>
          <w:bdr w:val="none" w:sz="0" w:space="0" w:color="auto"/>
          <w:lang w:eastAsia="en-US"/>
        </w:rPr>
        <w:t>l</w:t>
      </w:r>
      <w:proofErr w:type="spellEnd"/>
      <w:r w:rsidRPr="00CD5008">
        <w:rPr>
          <w:rFonts w:ascii="Souvenir Lt BT" w:eastAsia="Times New Roman" w:hAnsi="Souvenir Lt BT" w:cs="Traditional Arabic"/>
          <w:spacing w:val="2"/>
          <w:sz w:val="24"/>
          <w:szCs w:val="32"/>
          <w:bdr w:val="none" w:sz="0" w:space="0" w:color="auto"/>
          <w:lang w:eastAsia="en-US"/>
        </w:rPr>
        <w:t xml:space="preserve">-Hasan </w:t>
      </w:r>
      <w:proofErr w:type="spellStart"/>
      <w:r w:rsidRPr="000064A5">
        <w:rPr>
          <w:rFonts w:ascii="Souvenir Lt BT" w:eastAsia="Times New Roman" w:hAnsi="Souvenir Lt BT" w:cs="Traditional Arabic"/>
          <w:spacing w:val="2"/>
          <w:sz w:val="24"/>
          <w:szCs w:val="32"/>
          <w:bdr w:val="none" w:sz="0" w:space="0" w:color="auto"/>
          <w:lang w:eastAsia="en-US"/>
        </w:rPr>
        <w:t>a</w:t>
      </w:r>
      <w:r w:rsidRPr="00CD5008">
        <w:rPr>
          <w:rFonts w:ascii="Souvenir Lt BT" w:eastAsia="Times New Roman" w:hAnsi="Souvenir Lt BT" w:cs="Traditional Arabic"/>
          <w:spacing w:val="2"/>
          <w:sz w:val="24"/>
          <w:szCs w:val="32"/>
          <w:bdr w:val="none" w:sz="0" w:space="0" w:color="auto"/>
          <w:lang w:eastAsia="en-US"/>
        </w:rPr>
        <w:t>l</w:t>
      </w:r>
      <w:proofErr w:type="spellEnd"/>
      <w:r w:rsidRPr="00CD5008">
        <w:rPr>
          <w:rFonts w:ascii="Souvenir Lt BT" w:eastAsia="Times New Roman" w:hAnsi="Souvenir Lt BT" w:cs="Traditional Arabic"/>
          <w:spacing w:val="2"/>
          <w:sz w:val="24"/>
          <w:szCs w:val="32"/>
          <w:bdr w:val="none" w:sz="0" w:space="0" w:color="auto"/>
          <w:lang w:eastAsia="en-US"/>
        </w:rPr>
        <w:t>-Bashri</w:t>
      </w:r>
      <w:r w:rsidRPr="000064A5">
        <w:rPr>
          <w:rFonts w:ascii="Souvenir Lt BT" w:eastAsia="Times New Roman" w:hAnsi="Souvenir Lt BT" w:cs="Traditional Arabic"/>
          <w:spacing w:val="2"/>
          <w:sz w:val="24"/>
          <w:szCs w:val="32"/>
          <w:bdr w:val="none" w:sz="0" w:space="0" w:color="auto"/>
          <w:lang w:eastAsia="en-US"/>
        </w:rPr>
        <w:t>,</w:t>
      </w:r>
    </w:p>
    <w:p w14:paraId="75CE5654" w14:textId="77777777" w:rsidR="00CD5008" w:rsidRPr="00CD5008" w:rsidRDefault="00CD5008" w:rsidP="00CD5008">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0" w:line="240" w:lineRule="auto"/>
        <w:jc w:val="both"/>
        <w:rPr>
          <w:rFonts w:ascii="Souvenir Lt BT" w:eastAsia="Times New Roman" w:hAnsi="Souvenir Lt BT" w:cs="Traditional Arabic"/>
          <w:spacing w:val="2"/>
          <w:sz w:val="24"/>
          <w:szCs w:val="32"/>
          <w:bdr w:val="none" w:sz="0" w:space="0" w:color="auto"/>
          <w:lang w:eastAsia="en-US"/>
        </w:rPr>
      </w:pPr>
      <w:r w:rsidRPr="00CD5008">
        <w:rPr>
          <w:rFonts w:ascii="Souvenir Lt BT" w:eastAsia="Times New Roman" w:hAnsi="Souvenir Lt BT" w:cs="Traditional Arabic"/>
          <w:spacing w:val="2"/>
          <w:sz w:val="24"/>
          <w:szCs w:val="32"/>
          <w:bdr w:val="none" w:sz="0" w:space="0" w:color="auto"/>
          <w:rtl/>
          <w:lang w:eastAsia="en-US"/>
        </w:rPr>
        <w:t>اللَّهُمَّ اجْعَلْهُ لَنَا فَرَطًا وَسَلَفًا وَأَجْرًا</w:t>
      </w:r>
    </w:p>
    <w:p w14:paraId="07D2C5F6" w14:textId="6111E174" w:rsidR="00CD5008" w:rsidRPr="00CD5008" w:rsidRDefault="00A257FA" w:rsidP="00CD5008">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bidi w:val="0"/>
        <w:spacing w:after="0" w:line="240" w:lineRule="auto"/>
        <w:jc w:val="both"/>
        <w:rPr>
          <w:rFonts w:ascii="Souvenir Lt BT" w:eastAsia="Times New Roman" w:hAnsi="Souvenir Lt BT" w:cs="Traditional Arabic"/>
          <w:spacing w:val="2"/>
          <w:sz w:val="24"/>
          <w:szCs w:val="32"/>
          <w:bdr w:val="none" w:sz="0" w:space="0" w:color="auto"/>
          <w:lang w:eastAsia="en-US"/>
        </w:rPr>
      </w:pPr>
      <w:r>
        <w:rPr>
          <w:rFonts w:ascii="Souvenir Lt BT" w:eastAsia="Times New Roman" w:hAnsi="Souvenir Lt BT" w:cs="Traditional Arabic"/>
          <w:i/>
          <w:iCs/>
          <w:spacing w:val="2"/>
          <w:sz w:val="24"/>
          <w:szCs w:val="32"/>
          <w:bdr w:val="none" w:sz="0" w:space="0" w:color="auto"/>
          <w:lang w:eastAsia="en-US"/>
        </w:rPr>
        <w:t>“</w:t>
      </w:r>
      <w:r w:rsidR="00CD5008" w:rsidRPr="00CD5008">
        <w:rPr>
          <w:rFonts w:ascii="Souvenir Lt BT" w:eastAsia="Times New Roman" w:hAnsi="Souvenir Lt BT" w:cs="Traditional Arabic"/>
          <w:i/>
          <w:iCs/>
          <w:spacing w:val="2"/>
          <w:sz w:val="24"/>
          <w:szCs w:val="32"/>
          <w:bdr w:val="none" w:sz="0" w:space="0" w:color="auto"/>
          <w:lang w:eastAsia="en-US"/>
        </w:rPr>
        <w:t xml:space="preserve">Ya Allah, jadikanlah anak kecil ini bagi kami sebagai </w:t>
      </w:r>
      <w:proofErr w:type="spellStart"/>
      <w:r w:rsidR="00CD5008" w:rsidRPr="00CD5008">
        <w:rPr>
          <w:rFonts w:ascii="Souvenir Lt BT" w:eastAsia="Times New Roman" w:hAnsi="Souvenir Lt BT" w:cs="Traditional Arabic"/>
          <w:i/>
          <w:iCs/>
          <w:spacing w:val="2"/>
          <w:sz w:val="24"/>
          <w:szCs w:val="32"/>
          <w:bdr w:val="none" w:sz="0" w:space="0" w:color="auto"/>
          <w:lang w:eastAsia="en-US"/>
        </w:rPr>
        <w:t>farth</w:t>
      </w:r>
      <w:proofErr w:type="spellEnd"/>
      <w:r w:rsidR="00CD5008" w:rsidRPr="00CD5008">
        <w:rPr>
          <w:rFonts w:ascii="Souvenir Lt BT" w:eastAsia="Times New Roman" w:hAnsi="Souvenir Lt BT" w:cs="Traditional Arabic"/>
          <w:i/>
          <w:iCs/>
          <w:spacing w:val="2"/>
          <w:sz w:val="24"/>
          <w:szCs w:val="32"/>
          <w:bdr w:val="none" w:sz="0" w:space="0" w:color="auto"/>
          <w:lang w:eastAsia="en-US"/>
        </w:rPr>
        <w:t xml:space="preserve"> (yang tiba lebih dahulu untuk mempersiapkan tempat bagi yang datang belakangan), salaf (yang lebih dahulu menuju surga), dan pahala (kematiannya menjadi sebab kami mendapat pahala dengan kesabaran kami).</w:t>
      </w:r>
      <w:r>
        <w:rPr>
          <w:rFonts w:ascii="Souvenir Lt BT" w:eastAsia="Times New Roman" w:hAnsi="Souvenir Lt BT" w:cs="Traditional Arabic"/>
          <w:i/>
          <w:iCs/>
          <w:spacing w:val="2"/>
          <w:sz w:val="24"/>
          <w:szCs w:val="32"/>
          <w:bdr w:val="none" w:sz="0" w:space="0" w:color="auto"/>
          <w:lang w:eastAsia="en-US"/>
        </w:rPr>
        <w:t>”</w:t>
      </w:r>
      <w:r w:rsidR="002A464F">
        <w:rPr>
          <w:rStyle w:val="ReferensiCatatanKaki"/>
          <w:rFonts w:ascii="Souvenir Lt BT" w:eastAsia="Times New Roman" w:hAnsi="Souvenir Lt BT" w:cs="Traditional Arabic"/>
          <w:i/>
          <w:iCs/>
          <w:spacing w:val="2"/>
          <w:sz w:val="24"/>
          <w:szCs w:val="32"/>
          <w:bdr w:val="none" w:sz="0" w:space="0" w:color="auto"/>
          <w:lang w:eastAsia="en-US"/>
        </w:rPr>
        <w:footnoteReference w:id="102"/>
      </w:r>
    </w:p>
    <w:p w14:paraId="3C012225" w14:textId="67016134" w:rsidR="00CD5008" w:rsidRPr="00CD5008" w:rsidRDefault="00CD5008" w:rsidP="00CD5008">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bidi w:val="0"/>
        <w:spacing w:after="0" w:line="240" w:lineRule="auto"/>
        <w:ind w:firstLine="720"/>
        <w:jc w:val="both"/>
        <w:rPr>
          <w:rFonts w:ascii="Souvenir Lt BT" w:eastAsia="Times New Roman" w:hAnsi="Souvenir Lt BT" w:cs="Traditional Arabic"/>
          <w:spacing w:val="2"/>
          <w:sz w:val="24"/>
          <w:szCs w:val="32"/>
          <w:bdr w:val="none" w:sz="0" w:space="0" w:color="auto"/>
          <w:lang w:eastAsia="en-US"/>
        </w:rPr>
      </w:pPr>
      <w:r w:rsidRPr="00CD5008">
        <w:rPr>
          <w:rFonts w:ascii="Souvenir Lt BT" w:eastAsia="Times New Roman" w:hAnsi="Souvenir Lt BT" w:cs="Traditional Arabic"/>
          <w:spacing w:val="2"/>
          <w:sz w:val="24"/>
          <w:szCs w:val="32"/>
          <w:bdr w:val="none" w:sz="0" w:space="0" w:color="auto"/>
          <w:lang w:eastAsia="en-US"/>
        </w:rPr>
        <w:t>Sebagian ulama menganjurkan untuk mendoakan kedua orang tua sang anak, karena bayi dan anak kecil tidak memiliki dosa sama sekali, sehingga kedua orang tuanyalah yang lebih utama untuk didoakan. Di antara doa yang disebutkan para fu</w:t>
      </w:r>
      <w:r w:rsidR="00E90FAC">
        <w:rPr>
          <w:rFonts w:ascii="Souvenir Lt BT" w:eastAsia="Times New Roman" w:hAnsi="Souvenir Lt BT" w:cs="Traditional Arabic"/>
          <w:spacing w:val="2"/>
          <w:sz w:val="24"/>
          <w:szCs w:val="32"/>
          <w:bdr w:val="none" w:sz="0" w:space="0" w:color="auto"/>
          <w:lang w:eastAsia="en-US"/>
        </w:rPr>
        <w:t>k</w:t>
      </w:r>
      <w:r w:rsidRPr="00CD5008">
        <w:rPr>
          <w:rFonts w:ascii="Souvenir Lt BT" w:eastAsia="Times New Roman" w:hAnsi="Souvenir Lt BT" w:cs="Traditional Arabic"/>
          <w:spacing w:val="2"/>
          <w:sz w:val="24"/>
          <w:szCs w:val="32"/>
          <w:bdr w:val="none" w:sz="0" w:space="0" w:color="auto"/>
          <w:lang w:eastAsia="en-US"/>
        </w:rPr>
        <w:t>aha adalah:</w:t>
      </w:r>
    </w:p>
    <w:p w14:paraId="1287ACA0" w14:textId="77777777" w:rsidR="00CD5008" w:rsidRPr="00CD5008" w:rsidRDefault="00CD5008" w:rsidP="00CD5008">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0" w:line="240" w:lineRule="auto"/>
        <w:jc w:val="both"/>
        <w:rPr>
          <w:rFonts w:ascii="Souvenir Lt BT" w:eastAsia="Times New Roman" w:hAnsi="Souvenir Lt BT" w:cs="Traditional Arabic"/>
          <w:spacing w:val="2"/>
          <w:sz w:val="24"/>
          <w:szCs w:val="32"/>
          <w:bdr w:val="none" w:sz="0" w:space="0" w:color="auto"/>
          <w:lang w:eastAsia="en-US"/>
        </w:rPr>
      </w:pPr>
      <w:r w:rsidRPr="00CD5008">
        <w:rPr>
          <w:rFonts w:ascii="Souvenir Lt BT" w:eastAsia="Times New Roman" w:hAnsi="Souvenir Lt BT" w:cs="Traditional Arabic"/>
          <w:spacing w:val="2"/>
          <w:sz w:val="24"/>
          <w:szCs w:val="32"/>
          <w:bdr w:val="none" w:sz="0" w:space="0" w:color="auto"/>
          <w:rtl/>
          <w:lang w:eastAsia="en-US"/>
        </w:rPr>
        <w:t>اللَّهُمَّ اجْعَلْهُ فَرَطًا لِوَالِدَيْهِ وَذُخْرًا وَسَلَفًا وَأَجْرًا، اللَّهُمَّ ثَقِّلْ بِهِ مَوَازِينَهُمَا وَأَعْظِمْ بِهِ أُجُورَهُمَا، اللَّهُمَّ اجْعَلْهُ فِي كَفَالَةِ إِبْرَاهِيمَ وَأَلْحِقْهُ بِصَالِحِ سَلَفِ الْمُؤْمِنِينَ، وَأَجِرْهُ بِرَحْمَتِكَ مِنْ عَذَابِ الْجَحِيمِ، وَأَبْدِلْهُ دَارًا خَيْرًا مِنْ دَارِهِ وَأَهْلًا خَيْرًا مِنْ أَهْلِهِ</w:t>
      </w:r>
    </w:p>
    <w:p w14:paraId="79F63F07" w14:textId="73150E3D" w:rsidR="00CD5008" w:rsidRPr="00CD5008" w:rsidRDefault="00A257FA" w:rsidP="00CD5008">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bidi w:val="0"/>
        <w:spacing w:after="0" w:line="240" w:lineRule="auto"/>
        <w:jc w:val="both"/>
        <w:rPr>
          <w:rFonts w:ascii="Souvenir Lt BT" w:eastAsia="Times New Roman" w:hAnsi="Souvenir Lt BT" w:cs="Traditional Arabic"/>
          <w:spacing w:val="2"/>
          <w:sz w:val="24"/>
          <w:szCs w:val="32"/>
          <w:bdr w:val="none" w:sz="0" w:space="0" w:color="auto"/>
          <w:lang w:eastAsia="en-US"/>
        </w:rPr>
      </w:pPr>
      <w:r>
        <w:rPr>
          <w:rFonts w:ascii="Souvenir Lt BT" w:eastAsia="Times New Roman" w:hAnsi="Souvenir Lt BT" w:cs="Traditional Arabic"/>
          <w:i/>
          <w:iCs/>
          <w:spacing w:val="2"/>
          <w:sz w:val="24"/>
          <w:szCs w:val="32"/>
          <w:bdr w:val="none" w:sz="0" w:space="0" w:color="auto"/>
          <w:lang w:eastAsia="en-US"/>
        </w:rPr>
        <w:t>“</w:t>
      </w:r>
      <w:r w:rsidR="00CD5008" w:rsidRPr="00CD5008">
        <w:rPr>
          <w:rFonts w:ascii="Souvenir Lt BT" w:eastAsia="Times New Roman" w:hAnsi="Souvenir Lt BT" w:cs="Traditional Arabic"/>
          <w:i/>
          <w:iCs/>
          <w:spacing w:val="2"/>
          <w:sz w:val="24"/>
          <w:szCs w:val="32"/>
          <w:bdr w:val="none" w:sz="0" w:space="0" w:color="auto"/>
          <w:lang w:eastAsia="en-US"/>
        </w:rPr>
        <w:t xml:space="preserve">Ya Allah, jadikanlah anak ini sebagai </w:t>
      </w:r>
      <w:proofErr w:type="spellStart"/>
      <w:r w:rsidR="00CD5008" w:rsidRPr="00CD5008">
        <w:rPr>
          <w:rFonts w:ascii="Souvenir Lt BT" w:eastAsia="Times New Roman" w:hAnsi="Souvenir Lt BT" w:cs="Traditional Arabic"/>
          <w:i/>
          <w:iCs/>
          <w:spacing w:val="2"/>
          <w:sz w:val="24"/>
          <w:szCs w:val="32"/>
          <w:bdr w:val="none" w:sz="0" w:space="0" w:color="auto"/>
          <w:lang w:eastAsia="en-US"/>
        </w:rPr>
        <w:t>farth</w:t>
      </w:r>
      <w:proofErr w:type="spellEnd"/>
      <w:r w:rsidR="00CD5008" w:rsidRPr="00CD5008">
        <w:rPr>
          <w:rFonts w:ascii="Souvenir Lt BT" w:eastAsia="Times New Roman" w:hAnsi="Souvenir Lt BT" w:cs="Traditional Arabic"/>
          <w:i/>
          <w:iCs/>
          <w:spacing w:val="2"/>
          <w:sz w:val="24"/>
          <w:szCs w:val="32"/>
          <w:bdr w:val="none" w:sz="0" w:space="0" w:color="auto"/>
          <w:lang w:eastAsia="en-US"/>
        </w:rPr>
        <w:t xml:space="preserve">, </w:t>
      </w:r>
      <w:proofErr w:type="spellStart"/>
      <w:r w:rsidR="00CD5008" w:rsidRPr="00CD5008">
        <w:rPr>
          <w:rFonts w:ascii="Souvenir Lt BT" w:eastAsia="Times New Roman" w:hAnsi="Souvenir Lt BT" w:cs="Traditional Arabic"/>
          <w:i/>
          <w:iCs/>
          <w:spacing w:val="2"/>
          <w:sz w:val="24"/>
          <w:szCs w:val="32"/>
          <w:bdr w:val="none" w:sz="0" w:space="0" w:color="auto"/>
          <w:lang w:eastAsia="en-US"/>
        </w:rPr>
        <w:t>dzukhr</w:t>
      </w:r>
      <w:proofErr w:type="spellEnd"/>
      <w:r w:rsidR="00CD5008" w:rsidRPr="00CD5008">
        <w:rPr>
          <w:rFonts w:ascii="Souvenir Lt BT" w:eastAsia="Times New Roman" w:hAnsi="Souvenir Lt BT" w:cs="Traditional Arabic"/>
          <w:i/>
          <w:iCs/>
          <w:spacing w:val="2"/>
          <w:sz w:val="24"/>
          <w:szCs w:val="32"/>
          <w:bdr w:val="none" w:sz="0" w:space="0" w:color="auto"/>
          <w:lang w:eastAsia="en-US"/>
        </w:rPr>
        <w:t xml:space="preserve">, salaf, dan pahala bagi kedua orang tuanya. Ya Allah, perberat karenanya timbangan kebaikan mereka berdua dan perbanyak pahala mereka. Masukkanlah dia dalam pengasuhan Ibrahim dan </w:t>
      </w:r>
      <w:r w:rsidR="00CD5008" w:rsidRPr="00CD5008">
        <w:rPr>
          <w:rFonts w:ascii="Souvenir Lt BT" w:eastAsia="Times New Roman" w:hAnsi="Souvenir Lt BT" w:cs="Traditional Arabic"/>
          <w:i/>
          <w:iCs/>
          <w:spacing w:val="2"/>
          <w:sz w:val="24"/>
          <w:szCs w:val="32"/>
          <w:bdr w:val="none" w:sz="0" w:space="0" w:color="auto"/>
          <w:lang w:eastAsia="en-US"/>
        </w:rPr>
        <w:lastRenderedPageBreak/>
        <w:t xml:space="preserve">pertemukanlah dia dengan orang-orang saleh terdahulu dari kalangan orang-orang yang beriman. Dengan rahmat-Mu, lindungilah dia dari siksa neraka </w:t>
      </w:r>
      <w:proofErr w:type="spellStart"/>
      <w:r w:rsidR="00CD5008" w:rsidRPr="00CD5008">
        <w:rPr>
          <w:rFonts w:ascii="Souvenir Lt BT" w:eastAsia="Times New Roman" w:hAnsi="Souvenir Lt BT" w:cs="Traditional Arabic"/>
          <w:i/>
          <w:iCs/>
          <w:spacing w:val="2"/>
          <w:sz w:val="24"/>
          <w:szCs w:val="32"/>
          <w:bdr w:val="none" w:sz="0" w:space="0" w:color="auto"/>
          <w:lang w:eastAsia="en-US"/>
        </w:rPr>
        <w:t>Jahim</w:t>
      </w:r>
      <w:proofErr w:type="spellEnd"/>
      <w:r w:rsidR="00CD5008" w:rsidRPr="00CD5008">
        <w:rPr>
          <w:rFonts w:ascii="Souvenir Lt BT" w:eastAsia="Times New Roman" w:hAnsi="Souvenir Lt BT" w:cs="Traditional Arabic"/>
          <w:i/>
          <w:iCs/>
          <w:spacing w:val="2"/>
          <w:sz w:val="24"/>
          <w:szCs w:val="32"/>
          <w:bdr w:val="none" w:sz="0" w:space="0" w:color="auto"/>
          <w:lang w:eastAsia="en-US"/>
        </w:rPr>
        <w:t>, dan gantikanlah baginya tempat tinggal yang lebih baik dari tempat tinggalnya serta keluarga yang lebih baik dari keluarganya.</w:t>
      </w:r>
      <w:r>
        <w:rPr>
          <w:rFonts w:ascii="Souvenir Lt BT" w:eastAsia="Times New Roman" w:hAnsi="Souvenir Lt BT" w:cs="Traditional Arabic"/>
          <w:i/>
          <w:iCs/>
          <w:spacing w:val="2"/>
          <w:sz w:val="24"/>
          <w:szCs w:val="32"/>
          <w:bdr w:val="none" w:sz="0" w:space="0" w:color="auto"/>
          <w:lang w:eastAsia="en-US"/>
        </w:rPr>
        <w:t>”</w:t>
      </w:r>
      <w:r w:rsidR="0032512E">
        <w:rPr>
          <w:rStyle w:val="ReferensiCatatanKaki"/>
          <w:rFonts w:ascii="Souvenir Lt BT" w:eastAsia="Times New Roman" w:hAnsi="Souvenir Lt BT" w:cs="Traditional Arabic"/>
          <w:i/>
          <w:iCs/>
          <w:spacing w:val="2"/>
          <w:sz w:val="24"/>
          <w:szCs w:val="32"/>
          <w:bdr w:val="none" w:sz="0" w:space="0" w:color="auto"/>
          <w:lang w:eastAsia="en-US"/>
        </w:rPr>
        <w:footnoteReference w:id="103"/>
      </w:r>
    </w:p>
    <w:p w14:paraId="0881EECF" w14:textId="77777777" w:rsidR="004214BD" w:rsidRPr="000064A5" w:rsidRDefault="00CD5008" w:rsidP="00CD5008">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bidi w:val="0"/>
        <w:spacing w:after="0" w:line="240" w:lineRule="auto"/>
        <w:ind w:firstLine="720"/>
        <w:jc w:val="both"/>
        <w:rPr>
          <w:rFonts w:ascii="Souvenir Lt BT" w:eastAsia="Times New Roman" w:hAnsi="Souvenir Lt BT" w:cs="Traditional Arabic"/>
          <w:spacing w:val="2"/>
          <w:sz w:val="24"/>
          <w:szCs w:val="32"/>
          <w:bdr w:val="none" w:sz="0" w:space="0" w:color="auto"/>
          <w:lang w:eastAsia="en-US"/>
        </w:rPr>
      </w:pPr>
      <w:r w:rsidRPr="00CD5008">
        <w:rPr>
          <w:rFonts w:ascii="Souvenir Lt BT" w:eastAsia="Times New Roman" w:hAnsi="Souvenir Lt BT" w:cs="Traditional Arabic"/>
          <w:spacing w:val="2"/>
          <w:sz w:val="24"/>
          <w:szCs w:val="32"/>
          <w:bdr w:val="none" w:sz="0" w:space="0" w:color="auto"/>
          <w:lang w:eastAsia="en-US"/>
        </w:rPr>
        <w:t xml:space="preserve">Ibnu </w:t>
      </w:r>
      <w:proofErr w:type="spellStart"/>
      <w:r w:rsidRPr="00CD5008">
        <w:rPr>
          <w:rFonts w:ascii="Souvenir Lt BT" w:eastAsia="Times New Roman" w:hAnsi="Souvenir Lt BT" w:cs="Traditional Arabic"/>
          <w:spacing w:val="2"/>
          <w:sz w:val="24"/>
          <w:szCs w:val="32"/>
          <w:bdr w:val="none" w:sz="0" w:space="0" w:color="auto"/>
          <w:lang w:eastAsia="en-US"/>
        </w:rPr>
        <w:t>Qudamah</w:t>
      </w:r>
      <w:proofErr w:type="spellEnd"/>
      <w:r w:rsidRPr="00CD5008">
        <w:rPr>
          <w:rFonts w:ascii="Souvenir Lt BT" w:eastAsia="Times New Roman" w:hAnsi="Souvenir Lt BT" w:cs="Traditional Arabic"/>
          <w:spacing w:val="2"/>
          <w:sz w:val="24"/>
          <w:szCs w:val="32"/>
          <w:bdr w:val="none" w:sz="0" w:space="0" w:color="auto"/>
          <w:lang w:eastAsia="en-US"/>
        </w:rPr>
        <w:t xml:space="preserve"> berkata</w:t>
      </w:r>
      <w:r w:rsidRPr="000064A5">
        <w:rPr>
          <w:rFonts w:ascii="Souvenir Lt BT" w:eastAsia="Times New Roman" w:hAnsi="Souvenir Lt BT" w:cs="Traditional Arabic"/>
          <w:spacing w:val="2"/>
          <w:sz w:val="24"/>
          <w:szCs w:val="32"/>
          <w:bdr w:val="none" w:sz="0" w:space="0" w:color="auto"/>
          <w:lang w:eastAsia="en-US"/>
        </w:rPr>
        <w:t>,</w:t>
      </w:r>
      <w:r w:rsidRPr="00CD5008">
        <w:rPr>
          <w:rFonts w:ascii="Souvenir Lt BT" w:eastAsia="Times New Roman" w:hAnsi="Souvenir Lt BT" w:cs="Traditional Arabic"/>
          <w:spacing w:val="2"/>
          <w:sz w:val="24"/>
          <w:szCs w:val="32"/>
          <w:bdr w:val="none" w:sz="0" w:space="0" w:color="auto"/>
          <w:lang w:eastAsia="en-US"/>
        </w:rPr>
        <w:t xml:space="preserve"> </w:t>
      </w:r>
    </w:p>
    <w:p w14:paraId="79F62CF9" w14:textId="32EFBE2C" w:rsidR="004214BD" w:rsidRPr="000064A5" w:rsidRDefault="004214BD" w:rsidP="004214B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after="0" w:line="240" w:lineRule="auto"/>
        <w:jc w:val="both"/>
        <w:rPr>
          <w:rFonts w:ascii="Souvenir Lt BT" w:eastAsia="Times New Roman" w:hAnsi="Souvenir Lt BT" w:cs="Traditional Arabic"/>
          <w:spacing w:val="2"/>
          <w:sz w:val="24"/>
          <w:szCs w:val="32"/>
          <w:bdr w:val="none" w:sz="0" w:space="0" w:color="auto"/>
          <w:lang w:eastAsia="en-US"/>
        </w:rPr>
      </w:pPr>
      <w:r w:rsidRPr="000064A5">
        <w:rPr>
          <w:rFonts w:ascii="Souvenir Lt BT" w:eastAsiaTheme="minorHAnsi" w:hAnsi="Souvenir Lt BT" w:cs="Traditional Arabic"/>
          <w:color w:val="auto"/>
          <w:sz w:val="24"/>
          <w:szCs w:val="32"/>
          <w:bdr w:val="none" w:sz="0" w:space="0" w:color="auto"/>
          <w:rtl/>
          <w:lang w:eastAsia="en-US"/>
        </w:rPr>
        <w:t>وَبِأَيِّ شَيْءٍ دَعَا مِمَّا ذَكَرْنَا أَوْ نَحْوَهُ أَجْزَأَهُ وَلَيْسَ فِيهِ شَيْءٌ مُوَقَّتٌ</w:t>
      </w:r>
    </w:p>
    <w:p w14:paraId="76DCE5A0" w14:textId="44F0DC04" w:rsidR="00CD5008" w:rsidRPr="00CD5008" w:rsidRDefault="00A257FA" w:rsidP="004214BD">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bidi w:val="0"/>
        <w:spacing w:after="0" w:line="240" w:lineRule="auto"/>
        <w:jc w:val="both"/>
        <w:rPr>
          <w:rFonts w:ascii="Souvenir Lt BT" w:eastAsia="Times New Roman" w:hAnsi="Souvenir Lt BT" w:cs="Traditional Arabic"/>
          <w:spacing w:val="2"/>
          <w:sz w:val="24"/>
          <w:szCs w:val="32"/>
          <w:bdr w:val="none" w:sz="0" w:space="0" w:color="auto"/>
          <w:lang w:eastAsia="en-US"/>
        </w:rPr>
      </w:pPr>
      <w:r>
        <w:rPr>
          <w:rFonts w:ascii="Souvenir Lt BT" w:eastAsia="Times New Roman" w:hAnsi="Souvenir Lt BT" w:cs="Traditional Arabic"/>
          <w:i/>
          <w:iCs/>
          <w:spacing w:val="2"/>
          <w:sz w:val="24"/>
          <w:szCs w:val="32"/>
          <w:bdr w:val="none" w:sz="0" w:space="0" w:color="auto"/>
          <w:lang w:eastAsia="en-US"/>
        </w:rPr>
        <w:t>“</w:t>
      </w:r>
      <w:r w:rsidR="00CD5008" w:rsidRPr="00CD5008">
        <w:rPr>
          <w:rFonts w:ascii="Souvenir Lt BT" w:eastAsia="Times New Roman" w:hAnsi="Souvenir Lt BT" w:cs="Traditional Arabic"/>
          <w:i/>
          <w:iCs/>
          <w:spacing w:val="2"/>
          <w:sz w:val="24"/>
          <w:szCs w:val="32"/>
          <w:bdr w:val="none" w:sz="0" w:space="0" w:color="auto"/>
          <w:lang w:eastAsia="en-US"/>
        </w:rPr>
        <w:t>Dengan doa apa pun yang ia baca dari yang telah kami sebutkan atau yang semisalnya, maka itu sudah cukup. Tidak ada doa khusus yang valid dalam hal ini.</w:t>
      </w:r>
      <w:r>
        <w:rPr>
          <w:rFonts w:ascii="Souvenir Lt BT" w:eastAsia="Times New Roman" w:hAnsi="Souvenir Lt BT" w:cs="Traditional Arabic"/>
          <w:i/>
          <w:iCs/>
          <w:spacing w:val="2"/>
          <w:sz w:val="24"/>
          <w:szCs w:val="32"/>
          <w:bdr w:val="none" w:sz="0" w:space="0" w:color="auto"/>
          <w:lang w:eastAsia="en-US"/>
        </w:rPr>
        <w:t>”</w:t>
      </w:r>
      <w:r w:rsidR="003576A6">
        <w:rPr>
          <w:rStyle w:val="ReferensiCatatanKaki"/>
          <w:rFonts w:ascii="Souvenir Lt BT" w:eastAsia="Times New Roman" w:hAnsi="Souvenir Lt BT" w:cs="Traditional Arabic"/>
          <w:i/>
          <w:iCs/>
          <w:spacing w:val="2"/>
          <w:sz w:val="24"/>
          <w:szCs w:val="32"/>
          <w:bdr w:val="none" w:sz="0" w:space="0" w:color="auto"/>
          <w:lang w:eastAsia="en-US"/>
        </w:rPr>
        <w:footnoteReference w:id="104"/>
      </w:r>
    </w:p>
    <w:p w14:paraId="3F96C44D" w14:textId="59E8BC4A" w:rsidR="006C7C55" w:rsidRDefault="00CD5008" w:rsidP="006C7C5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bidi w:val="0"/>
        <w:spacing w:after="0" w:line="240" w:lineRule="auto"/>
        <w:ind w:firstLine="720"/>
        <w:jc w:val="both"/>
        <w:rPr>
          <w:rFonts w:ascii="Souvenir Lt BT" w:eastAsia="Times New Roman" w:hAnsi="Souvenir Lt BT" w:cs="Traditional Arabic"/>
          <w:spacing w:val="2"/>
          <w:sz w:val="24"/>
          <w:szCs w:val="32"/>
          <w:bdr w:val="none" w:sz="0" w:space="0" w:color="auto"/>
          <w:vertAlign w:val="superscript"/>
          <w:lang w:eastAsia="en-US"/>
        </w:rPr>
      </w:pPr>
      <w:r w:rsidRPr="00CD5008">
        <w:rPr>
          <w:rFonts w:ascii="Souvenir Lt BT" w:eastAsia="Times New Roman" w:hAnsi="Souvenir Lt BT" w:cs="Traditional Arabic"/>
          <w:b/>
          <w:bCs/>
          <w:spacing w:val="2"/>
          <w:sz w:val="24"/>
          <w:szCs w:val="32"/>
          <w:bdr w:val="none" w:sz="0" w:space="0" w:color="auto"/>
          <w:lang w:eastAsia="en-US"/>
        </w:rPr>
        <w:t>Keempat</w:t>
      </w:r>
      <w:r w:rsidRPr="00CD5008">
        <w:rPr>
          <w:rFonts w:ascii="Souvenir Lt BT" w:eastAsia="Times New Roman" w:hAnsi="Souvenir Lt BT" w:cs="Traditional Arabic"/>
          <w:spacing w:val="2"/>
          <w:sz w:val="24"/>
          <w:szCs w:val="32"/>
          <w:bdr w:val="none" w:sz="0" w:space="0" w:color="auto"/>
          <w:lang w:eastAsia="en-US"/>
        </w:rPr>
        <w:t>: takbir terakhir (takbir keempat),</w:t>
      </w:r>
      <w:r w:rsidR="004214BD" w:rsidRPr="000064A5">
        <w:rPr>
          <w:rFonts w:ascii="Souvenir Lt BT" w:eastAsia="Times New Roman" w:hAnsi="Souvenir Lt BT" w:cs="Traditional Arabic"/>
          <w:spacing w:val="2"/>
          <w:sz w:val="24"/>
          <w:szCs w:val="32"/>
          <w:bdr w:val="none" w:sz="0" w:space="0" w:color="auto"/>
          <w:vertAlign w:val="superscript"/>
          <w:lang w:eastAsia="en-US"/>
        </w:rPr>
        <w:footnoteReference w:id="105"/>
      </w:r>
      <w:r w:rsidRPr="00CD5008">
        <w:rPr>
          <w:rFonts w:ascii="Souvenir Lt BT" w:eastAsia="Times New Roman" w:hAnsi="Souvenir Lt BT" w:cs="Traditional Arabic"/>
          <w:spacing w:val="2"/>
          <w:sz w:val="24"/>
          <w:szCs w:val="32"/>
          <w:bdr w:val="none" w:sz="0" w:space="0" w:color="auto"/>
          <w:lang w:eastAsia="en-US"/>
        </w:rPr>
        <w:t xml:space="preserve"> berhenti sejenak, lalu mengucapkan salam sekali ke arah kanan.</w:t>
      </w:r>
      <w:r w:rsidR="006C7C55" w:rsidRPr="000064A5">
        <w:rPr>
          <w:rFonts w:ascii="Souvenir Lt BT" w:eastAsia="Times New Roman" w:hAnsi="Souvenir Lt BT" w:cs="Traditional Arabic"/>
          <w:spacing w:val="2"/>
          <w:sz w:val="24"/>
          <w:szCs w:val="32"/>
          <w:bdr w:val="none" w:sz="0" w:space="0" w:color="auto"/>
          <w:vertAlign w:val="superscript"/>
          <w:lang w:eastAsia="en-US"/>
        </w:rPr>
        <w:footnoteReference w:id="106"/>
      </w:r>
    </w:p>
    <w:p w14:paraId="7924B5F3" w14:textId="1DAC79AF" w:rsidR="0054672C" w:rsidRDefault="00470188" w:rsidP="0054672C">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bidi w:val="0"/>
        <w:spacing w:after="0" w:line="240" w:lineRule="auto"/>
        <w:jc w:val="both"/>
        <w:rPr>
          <w:rFonts w:ascii="Souvenir Lt BT" w:eastAsia="Times New Roman" w:hAnsi="Souvenir Lt BT" w:cs="Traditional Arabic"/>
          <w:spacing w:val="2"/>
          <w:sz w:val="24"/>
          <w:szCs w:val="32"/>
          <w:bdr w:val="none" w:sz="0" w:space="0" w:color="auto"/>
          <w:vertAlign w:val="superscript"/>
          <w:lang w:eastAsia="en-US"/>
        </w:rPr>
      </w:pPr>
      <w:r>
        <w:rPr>
          <w:rFonts w:ascii="Souvenir Lt BT" w:eastAsia="Times New Roman" w:hAnsi="Souvenir Lt BT" w:cs="Traditional Arabic"/>
          <w:noProof/>
          <w:spacing w:val="2"/>
          <w:sz w:val="24"/>
          <w:szCs w:val="32"/>
          <w:bdr w:val="none" w:sz="0" w:space="0" w:color="auto"/>
          <w:vertAlign w:val="superscript"/>
          <w:lang w:eastAsia="en-US"/>
        </w:rPr>
        <w:lastRenderedPageBreak/>
        <w:drawing>
          <wp:inline distT="0" distB="0" distL="0" distR="0" wp14:anchorId="453064FC" wp14:editId="6996C70B">
            <wp:extent cx="5873451" cy="164577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89730" cy="1650334"/>
                    </a:xfrm>
                    <a:prstGeom prst="rect">
                      <a:avLst/>
                    </a:prstGeom>
                    <a:noFill/>
                  </pic:spPr>
                </pic:pic>
              </a:graphicData>
            </a:graphic>
          </wp:inline>
        </w:drawing>
      </w:r>
    </w:p>
    <w:p w14:paraId="1287335A" w14:textId="77777777" w:rsidR="0054672C" w:rsidRPr="000064A5" w:rsidRDefault="0054672C" w:rsidP="0054672C">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bidi w:val="0"/>
        <w:spacing w:after="0" w:line="240" w:lineRule="auto"/>
        <w:jc w:val="both"/>
        <w:rPr>
          <w:rFonts w:ascii="Souvenir Lt BT" w:eastAsia="Times New Roman" w:hAnsi="Souvenir Lt BT" w:cs="Traditional Arabic"/>
          <w:spacing w:val="2"/>
          <w:sz w:val="24"/>
          <w:szCs w:val="32"/>
          <w:bdr w:val="none" w:sz="0" w:space="0" w:color="auto"/>
          <w:lang w:eastAsia="en-US"/>
        </w:rPr>
      </w:pPr>
    </w:p>
    <w:p w14:paraId="09665CE5" w14:textId="2C4CD600" w:rsidR="006C7C55" w:rsidRPr="000064A5" w:rsidRDefault="006C7C55" w:rsidP="006C7C5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bidi w:val="0"/>
        <w:spacing w:after="0" w:line="240" w:lineRule="auto"/>
        <w:ind w:firstLine="720"/>
        <w:jc w:val="center"/>
        <w:rPr>
          <w:rFonts w:ascii="Souvenir Lt BT" w:eastAsia="Times New Roman" w:hAnsi="Souvenir Lt BT" w:cs="Traditional Arabic"/>
          <w:spacing w:val="2"/>
          <w:sz w:val="24"/>
          <w:szCs w:val="32"/>
          <w:bdr w:val="none" w:sz="0" w:space="0" w:color="auto"/>
          <w:lang w:eastAsia="en-US"/>
        </w:rPr>
      </w:pPr>
      <w:r w:rsidRPr="000064A5">
        <w:rPr>
          <w:rFonts w:ascii="Souvenir Lt BT" w:eastAsia="Times New Roman" w:hAnsi="Souvenir Lt BT" w:cs="Traditional Arabic"/>
          <w:spacing w:val="2"/>
          <w:sz w:val="24"/>
          <w:szCs w:val="32"/>
          <w:bdr w:val="none" w:sz="0" w:space="0" w:color="auto"/>
          <w:lang w:eastAsia="en-US"/>
        </w:rPr>
        <w:t>***</w:t>
      </w:r>
    </w:p>
    <w:p w14:paraId="0C486B5E" w14:textId="77777777" w:rsidR="006C7C55" w:rsidRPr="000064A5" w:rsidRDefault="006C7C55" w:rsidP="006C7C55">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bidi w:val="0"/>
        <w:spacing w:after="0" w:line="240" w:lineRule="auto"/>
        <w:ind w:firstLine="720"/>
        <w:jc w:val="both"/>
        <w:rPr>
          <w:rFonts w:ascii="Souvenir Lt BT" w:eastAsia="Times New Roman" w:hAnsi="Souvenir Lt BT" w:cs="Traditional Arabic"/>
          <w:spacing w:val="2"/>
          <w:sz w:val="24"/>
          <w:szCs w:val="32"/>
          <w:bdr w:val="none" w:sz="0" w:space="0" w:color="auto"/>
          <w:lang w:eastAsia="en-US"/>
        </w:rPr>
      </w:pPr>
    </w:p>
    <w:p w14:paraId="374CB9B6" w14:textId="047DB1DB" w:rsidR="00A67373" w:rsidRPr="00A67373" w:rsidRDefault="00A67373" w:rsidP="00A67373">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A67373">
        <w:rPr>
          <w:rFonts w:ascii="Souvenir Lt BT" w:eastAsiaTheme="minorHAnsi" w:hAnsi="Souvenir Lt BT" w:cs="Traditional Arabic"/>
          <w:b/>
          <w:bCs/>
          <w:color w:val="auto"/>
          <w:sz w:val="24"/>
          <w:szCs w:val="32"/>
          <w:bdr w:val="none" w:sz="0" w:space="0" w:color="auto"/>
          <w:lang w:eastAsia="en-US"/>
        </w:rPr>
        <w:t xml:space="preserve">Pertanyaan 2: </w:t>
      </w:r>
      <w:r w:rsidRPr="000064A5">
        <w:rPr>
          <w:rFonts w:ascii="Souvenir Lt BT" w:eastAsiaTheme="minorHAnsi" w:hAnsi="Souvenir Lt BT" w:cs="Traditional Arabic"/>
          <w:color w:val="auto"/>
          <w:sz w:val="24"/>
          <w:szCs w:val="32"/>
          <w:bdr w:val="none" w:sz="0" w:space="0" w:color="auto"/>
          <w:lang w:eastAsia="en-US"/>
        </w:rPr>
        <w:t>Bagaimana cara salat jenazah jika masbuk?</w:t>
      </w:r>
    </w:p>
    <w:p w14:paraId="157D3E42" w14:textId="77777777" w:rsidR="00A67373" w:rsidRPr="00A67373" w:rsidRDefault="00A67373" w:rsidP="00A67373">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A67373">
        <w:rPr>
          <w:rFonts w:ascii="Souvenir Lt BT" w:eastAsiaTheme="minorHAnsi" w:hAnsi="Souvenir Lt BT" w:cs="Traditional Arabic"/>
          <w:b/>
          <w:bCs/>
          <w:color w:val="auto"/>
          <w:sz w:val="24"/>
          <w:szCs w:val="32"/>
          <w:bdr w:val="none" w:sz="0" w:space="0" w:color="auto"/>
          <w:lang w:eastAsia="en-US"/>
        </w:rPr>
        <w:t>Jawab:</w:t>
      </w:r>
    </w:p>
    <w:p w14:paraId="00CA13DE" w14:textId="77777777" w:rsidR="00A67373" w:rsidRPr="00A67373" w:rsidRDefault="00A67373" w:rsidP="00A67373">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A67373">
        <w:rPr>
          <w:rFonts w:ascii="Souvenir Lt BT" w:eastAsiaTheme="minorHAnsi" w:hAnsi="Souvenir Lt BT" w:cs="Traditional Arabic"/>
          <w:color w:val="auto"/>
          <w:sz w:val="24"/>
          <w:szCs w:val="32"/>
          <w:bdr w:val="none" w:sz="0" w:space="0" w:color="auto"/>
          <w:lang w:eastAsia="en-US"/>
        </w:rPr>
        <w:t>Secara umum ada dua pendapat dalam permasalahan ini.</w:t>
      </w:r>
    </w:p>
    <w:p w14:paraId="6368CD5D" w14:textId="3009F123" w:rsidR="00A67373" w:rsidRPr="00A67373" w:rsidRDefault="00A67373" w:rsidP="00A67373">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A67373">
        <w:rPr>
          <w:rFonts w:ascii="Souvenir Lt BT" w:eastAsiaTheme="minorHAnsi" w:hAnsi="Souvenir Lt BT" w:cs="Traditional Arabic"/>
          <w:b/>
          <w:bCs/>
          <w:color w:val="auto"/>
          <w:sz w:val="24"/>
          <w:szCs w:val="32"/>
          <w:bdr w:val="none" w:sz="0" w:space="0" w:color="auto"/>
          <w:lang w:eastAsia="en-US"/>
        </w:rPr>
        <w:t>Pendapat pertama</w:t>
      </w:r>
      <w:r w:rsidRPr="000064A5">
        <w:rPr>
          <w:rFonts w:ascii="Souvenir Lt BT" w:eastAsiaTheme="minorHAnsi" w:hAnsi="Souvenir Lt BT" w:cs="Traditional Arabic"/>
          <w:color w:val="auto"/>
          <w:sz w:val="24"/>
          <w:szCs w:val="32"/>
          <w:bdr w:val="none" w:sz="0" w:space="0" w:color="auto"/>
          <w:lang w:eastAsia="en-US"/>
        </w:rPr>
        <w:t xml:space="preserve">, </w:t>
      </w:r>
      <w:r w:rsidRPr="00A67373">
        <w:rPr>
          <w:rFonts w:ascii="Souvenir Lt BT" w:eastAsiaTheme="minorHAnsi" w:hAnsi="Souvenir Lt BT" w:cs="Traditional Arabic"/>
          <w:color w:val="auto"/>
          <w:sz w:val="24"/>
          <w:szCs w:val="32"/>
          <w:bdr w:val="none" w:sz="0" w:space="0" w:color="auto"/>
          <w:lang w:eastAsia="en-US"/>
        </w:rPr>
        <w:t>mayoritas ulama: setiap takbir dalam salat jenazah berkedudukan seperti setiap rakaat dalam salat-salat lainnya. As-</w:t>
      </w:r>
      <w:proofErr w:type="spellStart"/>
      <w:r w:rsidRPr="00A67373">
        <w:rPr>
          <w:rFonts w:ascii="Souvenir Lt BT" w:eastAsiaTheme="minorHAnsi" w:hAnsi="Souvenir Lt BT" w:cs="Traditional Arabic"/>
          <w:color w:val="auto"/>
          <w:sz w:val="24"/>
          <w:szCs w:val="32"/>
          <w:bdr w:val="none" w:sz="0" w:space="0" w:color="auto"/>
          <w:lang w:eastAsia="en-US"/>
        </w:rPr>
        <w:t>Sarakhsi</w:t>
      </w:r>
      <w:proofErr w:type="spellEnd"/>
      <w:r w:rsidRPr="00A67373">
        <w:rPr>
          <w:rFonts w:ascii="Souvenir Lt BT" w:eastAsiaTheme="minorHAnsi" w:hAnsi="Souvenir Lt BT" w:cs="Traditional Arabic"/>
          <w:color w:val="auto"/>
          <w:sz w:val="24"/>
          <w:szCs w:val="32"/>
          <w:bdr w:val="none" w:sz="0" w:space="0" w:color="auto"/>
          <w:lang w:eastAsia="en-US"/>
        </w:rPr>
        <w:t xml:space="preserve"> dari mazhab Hanafi berkata</w:t>
      </w:r>
      <w:r w:rsidR="000F3321" w:rsidRPr="000064A5">
        <w:rPr>
          <w:rFonts w:ascii="Souvenir Lt BT" w:eastAsiaTheme="minorHAnsi" w:hAnsi="Souvenir Lt BT" w:cs="Traditional Arabic"/>
          <w:color w:val="auto"/>
          <w:sz w:val="24"/>
          <w:szCs w:val="32"/>
          <w:bdr w:val="none" w:sz="0" w:space="0" w:color="auto"/>
          <w:lang w:eastAsia="en-US"/>
        </w:rPr>
        <w:t>,</w:t>
      </w:r>
    </w:p>
    <w:p w14:paraId="469B5EF3" w14:textId="77777777" w:rsidR="00A67373" w:rsidRPr="00A67373" w:rsidRDefault="00A67373" w:rsidP="000F3321">
      <w:pPr>
        <w:pBdr>
          <w:top w:val="none" w:sz="0" w:space="0" w:color="auto"/>
          <w:left w:val="none" w:sz="0" w:space="0" w:color="auto"/>
          <w:bottom w:val="none" w:sz="0" w:space="0" w:color="auto"/>
          <w:right w:val="none" w:sz="0" w:space="0" w:color="auto"/>
          <w:between w:val="none" w:sz="0" w:space="0" w:color="auto"/>
          <w:bar w:val="none" w:sz="0" w:color="auto"/>
        </w:pBdr>
        <w:spacing w:after="0" w:line="259" w:lineRule="auto"/>
        <w:jc w:val="both"/>
        <w:rPr>
          <w:rFonts w:ascii="Souvenir Lt BT" w:eastAsiaTheme="minorHAnsi" w:hAnsi="Souvenir Lt BT" w:cs="Traditional Arabic"/>
          <w:color w:val="auto"/>
          <w:sz w:val="24"/>
          <w:szCs w:val="32"/>
          <w:bdr w:val="none" w:sz="0" w:space="0" w:color="auto"/>
          <w:lang w:eastAsia="en-US"/>
        </w:rPr>
      </w:pPr>
      <w:r w:rsidRPr="00A67373">
        <w:rPr>
          <w:rFonts w:ascii="Souvenir Lt BT" w:eastAsiaTheme="minorHAnsi" w:hAnsi="Souvenir Lt BT" w:cs="Traditional Arabic"/>
          <w:color w:val="auto"/>
          <w:sz w:val="24"/>
          <w:szCs w:val="32"/>
          <w:bdr w:val="none" w:sz="0" w:space="0" w:color="auto"/>
          <w:rtl/>
          <w:lang w:eastAsia="en-US"/>
        </w:rPr>
        <w:t>أَنَّ كُلَّ تَكْبِيرَةٍ فِي الصَّلَاةِ عَلَى الْجِنَازَةِ قَائِمَةٌ مَقَامَ رَكْعَةٍ</w:t>
      </w:r>
    </w:p>
    <w:p w14:paraId="51966060" w14:textId="3505A90C" w:rsidR="00A67373" w:rsidRPr="00A67373" w:rsidRDefault="00A257FA" w:rsidP="000F3321">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eastAsia="en-US"/>
        </w:rPr>
      </w:pPr>
      <w:r>
        <w:rPr>
          <w:rFonts w:ascii="Souvenir Lt BT" w:eastAsiaTheme="minorHAnsi" w:hAnsi="Souvenir Lt BT" w:cs="Traditional Arabic"/>
          <w:i/>
          <w:iCs/>
          <w:color w:val="auto"/>
          <w:sz w:val="24"/>
          <w:szCs w:val="32"/>
          <w:bdr w:val="none" w:sz="0" w:space="0" w:color="auto"/>
          <w:lang w:eastAsia="en-US"/>
        </w:rPr>
        <w:t>“</w:t>
      </w:r>
      <w:r w:rsidR="00A67373" w:rsidRPr="00A67373">
        <w:rPr>
          <w:rFonts w:ascii="Souvenir Lt BT" w:eastAsiaTheme="minorHAnsi" w:hAnsi="Souvenir Lt BT" w:cs="Traditional Arabic"/>
          <w:i/>
          <w:iCs/>
          <w:color w:val="auto"/>
          <w:sz w:val="24"/>
          <w:szCs w:val="32"/>
          <w:bdr w:val="none" w:sz="0" w:space="0" w:color="auto"/>
          <w:lang w:eastAsia="en-US"/>
        </w:rPr>
        <w:t>Setiap takbir dalam salat jenazah berkedudukan seperti setiap rakaat.</w:t>
      </w:r>
      <w:r>
        <w:rPr>
          <w:rFonts w:ascii="Souvenir Lt BT" w:eastAsiaTheme="minorHAnsi" w:hAnsi="Souvenir Lt BT" w:cs="Traditional Arabic"/>
          <w:i/>
          <w:iCs/>
          <w:color w:val="auto"/>
          <w:sz w:val="24"/>
          <w:szCs w:val="32"/>
          <w:bdr w:val="none" w:sz="0" w:space="0" w:color="auto"/>
          <w:lang w:eastAsia="en-US"/>
        </w:rPr>
        <w:t>”</w:t>
      </w:r>
      <w:r w:rsidR="006D035A">
        <w:rPr>
          <w:rStyle w:val="ReferensiCatatanKaki"/>
          <w:rFonts w:ascii="Souvenir Lt BT" w:eastAsiaTheme="minorHAnsi" w:hAnsi="Souvenir Lt BT" w:cs="Traditional Arabic"/>
          <w:i/>
          <w:iCs/>
          <w:color w:val="auto"/>
          <w:sz w:val="24"/>
          <w:szCs w:val="32"/>
          <w:bdr w:val="none" w:sz="0" w:space="0" w:color="auto"/>
          <w:lang w:eastAsia="en-US"/>
        </w:rPr>
        <w:footnoteReference w:id="107"/>
      </w:r>
    </w:p>
    <w:p w14:paraId="10FC2363" w14:textId="75E2B99C" w:rsidR="00A67373" w:rsidRPr="00A67373" w:rsidRDefault="00A67373" w:rsidP="00A67373">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A67373">
        <w:rPr>
          <w:rFonts w:ascii="Souvenir Lt BT" w:eastAsiaTheme="minorHAnsi" w:hAnsi="Souvenir Lt BT" w:cs="Traditional Arabic"/>
          <w:color w:val="auto"/>
          <w:sz w:val="24"/>
          <w:szCs w:val="32"/>
          <w:bdr w:val="none" w:sz="0" w:space="0" w:color="auto"/>
          <w:lang w:eastAsia="en-US"/>
        </w:rPr>
        <w:t>Berdasarkan ini, jika seseorang terlambat dua takbir</w:t>
      </w:r>
      <w:r w:rsidR="000F3321" w:rsidRPr="000064A5">
        <w:rPr>
          <w:rFonts w:ascii="Souvenir Lt BT" w:eastAsiaTheme="minorHAnsi" w:hAnsi="Souvenir Lt BT" w:cs="Traditional Arabic"/>
          <w:color w:val="auto"/>
          <w:sz w:val="24"/>
          <w:szCs w:val="32"/>
          <w:bdr w:val="none" w:sz="0" w:space="0" w:color="auto"/>
          <w:lang w:eastAsia="en-US"/>
        </w:rPr>
        <w:t>,</w:t>
      </w:r>
      <w:r w:rsidRPr="00A67373">
        <w:rPr>
          <w:rFonts w:ascii="Souvenir Lt BT" w:eastAsiaTheme="minorHAnsi" w:hAnsi="Souvenir Lt BT" w:cs="Traditional Arabic"/>
          <w:color w:val="auto"/>
          <w:sz w:val="24"/>
          <w:szCs w:val="32"/>
          <w:bdr w:val="none" w:sz="0" w:space="0" w:color="auto"/>
          <w:lang w:eastAsia="en-US"/>
        </w:rPr>
        <w:t xml:space="preserve"> misalnya baru ikut pada takbir ketiga</w:t>
      </w:r>
      <w:r w:rsidR="000F3321" w:rsidRPr="000064A5">
        <w:rPr>
          <w:rFonts w:ascii="Souvenir Lt BT" w:eastAsiaTheme="minorHAnsi" w:hAnsi="Souvenir Lt BT" w:cs="Traditional Arabic"/>
          <w:color w:val="auto"/>
          <w:sz w:val="24"/>
          <w:szCs w:val="32"/>
          <w:bdr w:val="none" w:sz="0" w:space="0" w:color="auto"/>
          <w:lang w:eastAsia="en-US"/>
        </w:rPr>
        <w:t>,</w:t>
      </w:r>
      <w:r w:rsidRPr="00A67373">
        <w:rPr>
          <w:rFonts w:ascii="Souvenir Lt BT" w:eastAsiaTheme="minorHAnsi" w:hAnsi="Souvenir Lt BT" w:cs="Traditional Arabic"/>
          <w:color w:val="auto"/>
          <w:sz w:val="24"/>
          <w:szCs w:val="32"/>
          <w:bdr w:val="none" w:sz="0" w:space="0" w:color="auto"/>
          <w:lang w:eastAsia="en-US"/>
        </w:rPr>
        <w:t xml:space="preserve"> maka ia menyelesaikan bersama imam hingga takbir keempat, lalu setelah imam salam ia menyempurnakan dua takbir yang tertinggal. Jika ia tidak mengqada takbir yang terlewat dan langsung salam bersama imam, maka salatnya tidak sah</w:t>
      </w:r>
      <w:r w:rsidR="000F3321" w:rsidRPr="000064A5">
        <w:rPr>
          <w:rFonts w:ascii="Souvenir Lt BT" w:eastAsiaTheme="minorHAnsi" w:hAnsi="Souvenir Lt BT" w:cs="Traditional Arabic"/>
          <w:color w:val="auto"/>
          <w:sz w:val="24"/>
          <w:szCs w:val="32"/>
          <w:bdr w:val="none" w:sz="0" w:space="0" w:color="auto"/>
          <w:lang w:eastAsia="en-US"/>
        </w:rPr>
        <w:t>,</w:t>
      </w:r>
      <w:r w:rsidRPr="00A67373">
        <w:rPr>
          <w:rFonts w:ascii="Souvenir Lt BT" w:eastAsiaTheme="minorHAnsi" w:hAnsi="Souvenir Lt BT" w:cs="Traditional Arabic"/>
          <w:color w:val="auto"/>
          <w:sz w:val="24"/>
          <w:szCs w:val="32"/>
          <w:bdr w:val="none" w:sz="0" w:space="0" w:color="auto"/>
          <w:lang w:eastAsia="en-US"/>
        </w:rPr>
        <w:t xml:space="preserve"> di</w:t>
      </w:r>
      <w:r w:rsidR="002C0718">
        <w:rPr>
          <w:rFonts w:ascii="Souvenir Lt BT" w:eastAsiaTheme="minorHAnsi" w:hAnsi="Souvenir Lt BT" w:cs="Traditional Arabic"/>
          <w:color w:val="auto"/>
          <w:sz w:val="24"/>
          <w:szCs w:val="32"/>
          <w:bdr w:val="none" w:sz="0" w:space="0" w:color="auto"/>
          <w:lang w:eastAsia="en-US"/>
        </w:rPr>
        <w:t>k</w:t>
      </w:r>
      <w:r w:rsidRPr="00A67373">
        <w:rPr>
          <w:rFonts w:ascii="Souvenir Lt BT" w:eastAsiaTheme="minorHAnsi" w:hAnsi="Souvenir Lt BT" w:cs="Traditional Arabic"/>
          <w:color w:val="auto"/>
          <w:sz w:val="24"/>
          <w:szCs w:val="32"/>
          <w:bdr w:val="none" w:sz="0" w:space="0" w:color="auto"/>
          <w:lang w:eastAsia="en-US"/>
        </w:rPr>
        <w:t xml:space="preserve">iaskan dengan salat-salat lain: siapa yang masbuk dan tidak </w:t>
      </w:r>
      <w:r w:rsidRPr="00A67373">
        <w:rPr>
          <w:rFonts w:ascii="Souvenir Lt BT" w:eastAsiaTheme="minorHAnsi" w:hAnsi="Souvenir Lt BT" w:cs="Traditional Arabic"/>
          <w:color w:val="auto"/>
          <w:sz w:val="24"/>
          <w:szCs w:val="32"/>
          <w:bdr w:val="none" w:sz="0" w:space="0" w:color="auto"/>
          <w:lang w:eastAsia="en-US"/>
        </w:rPr>
        <w:lastRenderedPageBreak/>
        <w:t xml:space="preserve">mengqada rakaat yang tertinggal, salatnya tidak sah. Ini adalah pendapat mazhab Hanafi, Maliki, dan </w:t>
      </w:r>
      <w:proofErr w:type="spellStart"/>
      <w:r w:rsidRPr="00A67373">
        <w:rPr>
          <w:rFonts w:ascii="Souvenir Lt BT" w:eastAsiaTheme="minorHAnsi" w:hAnsi="Souvenir Lt BT" w:cs="Traditional Arabic"/>
          <w:color w:val="auto"/>
          <w:sz w:val="24"/>
          <w:szCs w:val="32"/>
          <w:bdr w:val="none" w:sz="0" w:space="0" w:color="auto"/>
          <w:lang w:eastAsia="en-US"/>
        </w:rPr>
        <w:t>Syafi</w:t>
      </w:r>
      <w:r w:rsidR="00AA4C35">
        <w:rPr>
          <w:rFonts w:ascii="Souvenir Lt BT" w:eastAsiaTheme="minorHAnsi" w:hAnsi="Souvenir Lt BT" w:cs="Traditional Arabic"/>
          <w:color w:val="auto"/>
          <w:sz w:val="24"/>
          <w:szCs w:val="32"/>
          <w:bdr w:val="none" w:sz="0" w:space="0" w:color="auto"/>
          <w:lang w:eastAsia="en-US"/>
        </w:rPr>
        <w:t>’</w:t>
      </w:r>
      <w:r w:rsidRPr="00A67373">
        <w:rPr>
          <w:rFonts w:ascii="Souvenir Lt BT" w:eastAsiaTheme="minorHAnsi" w:hAnsi="Souvenir Lt BT" w:cs="Traditional Arabic"/>
          <w:color w:val="auto"/>
          <w:sz w:val="24"/>
          <w:szCs w:val="32"/>
          <w:bdr w:val="none" w:sz="0" w:space="0" w:color="auto"/>
          <w:lang w:eastAsia="en-US"/>
        </w:rPr>
        <w:t>i</w:t>
      </w:r>
      <w:proofErr w:type="spellEnd"/>
      <w:r w:rsidRPr="00A67373">
        <w:rPr>
          <w:rFonts w:ascii="Souvenir Lt BT" w:eastAsiaTheme="minorHAnsi" w:hAnsi="Souvenir Lt BT" w:cs="Traditional Arabic"/>
          <w:color w:val="auto"/>
          <w:sz w:val="24"/>
          <w:szCs w:val="32"/>
          <w:bdr w:val="none" w:sz="0" w:space="0" w:color="auto"/>
          <w:lang w:eastAsia="en-US"/>
        </w:rPr>
        <w:t>.</w:t>
      </w:r>
      <w:r w:rsidR="00605B08" w:rsidRPr="000064A5">
        <w:rPr>
          <w:rFonts w:ascii="Souvenir Lt BT" w:eastAsiaTheme="minorHAnsi" w:hAnsi="Souvenir Lt BT" w:cs="Traditional Arabic"/>
          <w:color w:val="auto"/>
          <w:sz w:val="24"/>
          <w:szCs w:val="32"/>
          <w:bdr w:val="none" w:sz="0" w:space="0" w:color="auto"/>
          <w:vertAlign w:val="superscript"/>
          <w:lang w:eastAsia="en-US"/>
        </w:rPr>
        <w:footnoteReference w:id="108"/>
      </w:r>
    </w:p>
    <w:p w14:paraId="33E63EA5" w14:textId="5EDBF643" w:rsidR="00A67373" w:rsidRPr="00A67373" w:rsidRDefault="00A67373" w:rsidP="00A67373">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A67373">
        <w:rPr>
          <w:rFonts w:ascii="Souvenir Lt BT" w:eastAsiaTheme="minorHAnsi" w:hAnsi="Souvenir Lt BT" w:cs="Traditional Arabic"/>
          <w:color w:val="auto"/>
          <w:sz w:val="24"/>
          <w:szCs w:val="32"/>
          <w:bdr w:val="none" w:sz="0" w:space="0" w:color="auto"/>
          <w:lang w:eastAsia="en-US"/>
        </w:rPr>
        <w:t xml:space="preserve">Adapun cara pelaksanaannya: misalnya ia mendapati imam pada takbir ketiga, maka ia bertakbir pertama lalu membaca </w:t>
      </w:r>
      <w:proofErr w:type="spellStart"/>
      <w:r w:rsidR="00A41B55">
        <w:rPr>
          <w:rFonts w:ascii="Souvenir Lt BT" w:eastAsiaTheme="minorHAnsi" w:hAnsi="Souvenir Lt BT" w:cs="Traditional Arabic"/>
          <w:color w:val="auto"/>
          <w:sz w:val="24"/>
          <w:szCs w:val="32"/>
          <w:bdr w:val="none" w:sz="0" w:space="0" w:color="auto"/>
          <w:lang w:eastAsia="en-US"/>
        </w:rPr>
        <w:t>a</w:t>
      </w:r>
      <w:r w:rsidRPr="00A67373">
        <w:rPr>
          <w:rFonts w:ascii="Souvenir Lt BT" w:eastAsiaTheme="minorHAnsi" w:hAnsi="Souvenir Lt BT" w:cs="Traditional Arabic"/>
          <w:color w:val="auto"/>
          <w:sz w:val="24"/>
          <w:szCs w:val="32"/>
          <w:bdr w:val="none" w:sz="0" w:space="0" w:color="auto"/>
          <w:lang w:eastAsia="en-US"/>
        </w:rPr>
        <w:t>l-F</w:t>
      </w:r>
      <w:r w:rsidR="00C57437" w:rsidRPr="00C57437">
        <w:rPr>
          <w:rFonts w:ascii="Souvenir Lt BT" w:eastAsiaTheme="minorHAnsi" w:hAnsi="Souvenir Lt BT" w:cs="Traditional Arabic"/>
          <w:color w:val="auto"/>
          <w:sz w:val="24"/>
          <w:szCs w:val="32"/>
          <w:bdr w:val="none" w:sz="0" w:space="0" w:color="auto"/>
          <w:lang w:eastAsia="en-US"/>
        </w:rPr>
        <w:t>â</w:t>
      </w:r>
      <w:r w:rsidRPr="00A67373">
        <w:rPr>
          <w:rFonts w:ascii="Souvenir Lt BT" w:eastAsiaTheme="minorHAnsi" w:hAnsi="Souvenir Lt BT" w:cs="Traditional Arabic"/>
          <w:color w:val="auto"/>
          <w:sz w:val="24"/>
          <w:szCs w:val="32"/>
          <w:bdr w:val="none" w:sz="0" w:space="0" w:color="auto"/>
          <w:lang w:eastAsia="en-US"/>
        </w:rPr>
        <w:t>tihah</w:t>
      </w:r>
      <w:proofErr w:type="spellEnd"/>
      <w:r w:rsidRPr="00A67373">
        <w:rPr>
          <w:rFonts w:ascii="Souvenir Lt BT" w:eastAsiaTheme="minorHAnsi" w:hAnsi="Souvenir Lt BT" w:cs="Traditional Arabic"/>
          <w:color w:val="auto"/>
          <w:sz w:val="24"/>
          <w:szCs w:val="32"/>
          <w:bdr w:val="none" w:sz="0" w:space="0" w:color="auto"/>
          <w:lang w:eastAsia="en-US"/>
        </w:rPr>
        <w:t xml:space="preserve"> (sementara imam sedang berdoa setelah takbir ketiga). Ketika imam bertakbir keempat, ia pun bertakbir keduanya dan membaca </w:t>
      </w:r>
      <w:r w:rsidR="00657CA0" w:rsidRPr="000064A5">
        <w:rPr>
          <w:rFonts w:ascii="Souvenir Lt BT" w:eastAsiaTheme="minorHAnsi" w:hAnsi="Souvenir Lt BT" w:cs="Traditional Arabic"/>
          <w:color w:val="auto"/>
          <w:sz w:val="24"/>
          <w:szCs w:val="32"/>
          <w:bdr w:val="none" w:sz="0" w:space="0" w:color="auto"/>
          <w:lang w:eastAsia="en-US"/>
        </w:rPr>
        <w:t>selawat</w:t>
      </w:r>
      <w:r w:rsidRPr="00A67373">
        <w:rPr>
          <w:rFonts w:ascii="Souvenir Lt BT" w:eastAsiaTheme="minorHAnsi" w:hAnsi="Souvenir Lt BT" w:cs="Traditional Arabic"/>
          <w:color w:val="auto"/>
          <w:sz w:val="24"/>
          <w:szCs w:val="32"/>
          <w:bdr w:val="none" w:sz="0" w:space="0" w:color="auto"/>
          <w:lang w:eastAsia="en-US"/>
        </w:rPr>
        <w:t xml:space="preserve"> kepada Nabi </w:t>
      </w:r>
      <w:r w:rsidR="00A257FA" w:rsidRPr="00A257FA">
        <w:rPr>
          <w:rFonts w:ascii="Souvenir Lt BT" w:eastAsiaTheme="minorHAnsi" w:hAnsi="Souvenir Lt BT" w:cs="Traditional Arabic"/>
          <w:color w:val="auto"/>
          <w:sz w:val="24"/>
          <w:szCs w:val="32"/>
          <w:bdr w:val="none" w:sz="0" w:space="0" w:color="auto"/>
          <w:rtl/>
          <w:lang w:eastAsia="en-US"/>
        </w:rPr>
        <w:t>ﷺ</w:t>
      </w:r>
      <w:r w:rsidRPr="00A67373">
        <w:rPr>
          <w:rFonts w:ascii="Souvenir Lt BT" w:eastAsiaTheme="minorHAnsi" w:hAnsi="Souvenir Lt BT" w:cs="Traditional Arabic"/>
          <w:color w:val="auto"/>
          <w:sz w:val="24"/>
          <w:szCs w:val="32"/>
          <w:bdr w:val="none" w:sz="0" w:space="0" w:color="auto"/>
          <w:lang w:eastAsia="en-US"/>
        </w:rPr>
        <w:t>. Ketika imam salam, ia bertakbir ketiga dan berdoa untuk jenazah</w:t>
      </w:r>
      <w:r w:rsidR="00657CA0" w:rsidRPr="000064A5">
        <w:rPr>
          <w:rFonts w:ascii="Souvenir Lt BT" w:eastAsiaTheme="minorHAnsi" w:hAnsi="Souvenir Lt BT" w:cs="Traditional Arabic"/>
          <w:color w:val="auto"/>
          <w:sz w:val="24"/>
          <w:szCs w:val="32"/>
          <w:bdr w:val="none" w:sz="0" w:space="0" w:color="auto"/>
          <w:lang w:eastAsia="en-US"/>
        </w:rPr>
        <w:t>,</w:t>
      </w:r>
      <w:r w:rsidRPr="00A67373">
        <w:rPr>
          <w:rFonts w:ascii="Souvenir Lt BT" w:eastAsiaTheme="minorHAnsi" w:hAnsi="Souvenir Lt BT" w:cs="Traditional Arabic"/>
          <w:color w:val="auto"/>
          <w:sz w:val="24"/>
          <w:szCs w:val="32"/>
          <w:bdr w:val="none" w:sz="0" w:space="0" w:color="auto"/>
          <w:lang w:eastAsia="en-US"/>
        </w:rPr>
        <w:t xml:space="preserve"> namun dengan segera sebelum jenazah diangkat, cukup dengan doa singkat seperti </w:t>
      </w:r>
      <w:r w:rsidR="00A257FA">
        <w:rPr>
          <w:rFonts w:ascii="Souvenir Lt BT" w:eastAsiaTheme="minorHAnsi" w:hAnsi="Souvenir Lt BT" w:cs="Traditional Arabic"/>
          <w:i/>
          <w:iCs/>
          <w:color w:val="auto"/>
          <w:sz w:val="24"/>
          <w:szCs w:val="32"/>
          <w:bdr w:val="none" w:sz="0" w:space="0" w:color="auto"/>
          <w:lang w:eastAsia="en-US"/>
        </w:rPr>
        <w:t>“</w:t>
      </w:r>
      <w:proofErr w:type="spellStart"/>
      <w:r w:rsidRPr="00A67373">
        <w:rPr>
          <w:rFonts w:ascii="Souvenir Lt BT" w:eastAsiaTheme="minorHAnsi" w:hAnsi="Souvenir Lt BT" w:cs="Traditional Arabic"/>
          <w:i/>
          <w:iCs/>
          <w:color w:val="auto"/>
          <w:sz w:val="24"/>
          <w:szCs w:val="32"/>
          <w:bdr w:val="none" w:sz="0" w:space="0" w:color="auto"/>
          <w:lang w:eastAsia="en-US"/>
        </w:rPr>
        <w:t>Allâhummaghfir</w:t>
      </w:r>
      <w:proofErr w:type="spellEnd"/>
      <w:r w:rsidRPr="00A67373">
        <w:rPr>
          <w:rFonts w:ascii="Souvenir Lt BT" w:eastAsiaTheme="minorHAnsi" w:hAnsi="Souvenir Lt BT" w:cs="Traditional Arabic"/>
          <w:i/>
          <w:iCs/>
          <w:color w:val="auto"/>
          <w:sz w:val="24"/>
          <w:szCs w:val="32"/>
          <w:bdr w:val="none" w:sz="0" w:space="0" w:color="auto"/>
          <w:lang w:eastAsia="en-US"/>
        </w:rPr>
        <w:t xml:space="preserve"> </w:t>
      </w:r>
      <w:proofErr w:type="spellStart"/>
      <w:r w:rsidRPr="00A67373">
        <w:rPr>
          <w:rFonts w:ascii="Souvenir Lt BT" w:eastAsiaTheme="minorHAnsi" w:hAnsi="Souvenir Lt BT" w:cs="Traditional Arabic"/>
          <w:i/>
          <w:iCs/>
          <w:color w:val="auto"/>
          <w:sz w:val="24"/>
          <w:szCs w:val="32"/>
          <w:bdr w:val="none" w:sz="0" w:space="0" w:color="auto"/>
          <w:lang w:eastAsia="en-US"/>
        </w:rPr>
        <w:t>lahu</w:t>
      </w:r>
      <w:proofErr w:type="spellEnd"/>
      <w:r w:rsidR="00A257FA">
        <w:rPr>
          <w:rFonts w:ascii="Souvenir Lt BT" w:eastAsiaTheme="minorHAnsi" w:hAnsi="Souvenir Lt BT" w:cs="Traditional Arabic"/>
          <w:i/>
          <w:iCs/>
          <w:color w:val="auto"/>
          <w:sz w:val="24"/>
          <w:szCs w:val="32"/>
          <w:bdr w:val="none" w:sz="0" w:space="0" w:color="auto"/>
          <w:lang w:eastAsia="en-US"/>
        </w:rPr>
        <w:t>”</w:t>
      </w:r>
      <w:r w:rsidRPr="00A67373">
        <w:rPr>
          <w:rFonts w:ascii="Souvenir Lt BT" w:eastAsiaTheme="minorHAnsi" w:hAnsi="Souvenir Lt BT" w:cs="Traditional Arabic"/>
          <w:color w:val="auto"/>
          <w:sz w:val="24"/>
          <w:szCs w:val="32"/>
          <w:bdr w:val="none" w:sz="0" w:space="0" w:color="auto"/>
          <w:lang w:eastAsia="en-US"/>
        </w:rPr>
        <w:t xml:space="preserve"> (Ya Allah, ampunilah dia) lalu bertakbir keempat dan salam.</w:t>
      </w:r>
      <w:r w:rsidR="00605B08" w:rsidRPr="000064A5">
        <w:rPr>
          <w:rFonts w:ascii="Souvenir Lt BT" w:eastAsiaTheme="minorHAnsi" w:hAnsi="Souvenir Lt BT" w:cs="Traditional Arabic"/>
          <w:color w:val="auto"/>
          <w:sz w:val="24"/>
          <w:szCs w:val="32"/>
          <w:bdr w:val="none" w:sz="0" w:space="0" w:color="auto"/>
          <w:vertAlign w:val="superscript"/>
          <w:lang w:eastAsia="en-US"/>
        </w:rPr>
        <w:footnoteReference w:id="109"/>
      </w:r>
    </w:p>
    <w:p w14:paraId="22FE03D4" w14:textId="13362FB3" w:rsidR="00A67373" w:rsidRPr="00A67373" w:rsidRDefault="00A67373" w:rsidP="00BC54E6">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A67373">
        <w:rPr>
          <w:rFonts w:ascii="Souvenir Lt BT" w:eastAsiaTheme="minorHAnsi" w:hAnsi="Souvenir Lt BT" w:cs="Traditional Arabic"/>
          <w:b/>
          <w:bCs/>
          <w:color w:val="auto"/>
          <w:sz w:val="24"/>
          <w:szCs w:val="32"/>
          <w:bdr w:val="none" w:sz="0" w:space="0" w:color="auto"/>
          <w:lang w:eastAsia="en-US"/>
        </w:rPr>
        <w:t>Pendapat kedua</w:t>
      </w:r>
      <w:r w:rsidR="00657CA0" w:rsidRPr="000064A5">
        <w:rPr>
          <w:rFonts w:ascii="Souvenir Lt BT" w:eastAsiaTheme="minorHAnsi" w:hAnsi="Souvenir Lt BT" w:cs="Traditional Arabic"/>
          <w:color w:val="auto"/>
          <w:sz w:val="24"/>
          <w:szCs w:val="32"/>
          <w:bdr w:val="none" w:sz="0" w:space="0" w:color="auto"/>
          <w:lang w:eastAsia="en-US"/>
        </w:rPr>
        <w:t xml:space="preserve">, </w:t>
      </w:r>
      <w:r w:rsidRPr="00A67373">
        <w:rPr>
          <w:rFonts w:ascii="Souvenir Lt BT" w:eastAsiaTheme="minorHAnsi" w:hAnsi="Souvenir Lt BT" w:cs="Traditional Arabic"/>
          <w:color w:val="auto"/>
          <w:sz w:val="24"/>
          <w:szCs w:val="32"/>
          <w:bdr w:val="none" w:sz="0" w:space="0" w:color="auto"/>
          <w:lang w:eastAsia="en-US"/>
        </w:rPr>
        <w:t>mazhab Hanbali: mengqada takbir yang tertinggal hukumnya sunah, bukan wajib. Jika seseorang tidak mengqadanya dan langsung salam bersama imam, maka tidak mengapa. Imam Ahmad berkata</w:t>
      </w:r>
      <w:r w:rsidR="00657CA0" w:rsidRPr="000064A5">
        <w:rPr>
          <w:rFonts w:ascii="Souvenir Lt BT" w:eastAsiaTheme="minorHAnsi" w:hAnsi="Souvenir Lt BT" w:cs="Traditional Arabic"/>
          <w:color w:val="auto"/>
          <w:sz w:val="24"/>
          <w:szCs w:val="32"/>
          <w:bdr w:val="none" w:sz="0" w:space="0" w:color="auto"/>
          <w:lang w:eastAsia="en-US"/>
        </w:rPr>
        <w:t>,</w:t>
      </w:r>
    </w:p>
    <w:p w14:paraId="05E5A539" w14:textId="77777777" w:rsidR="00A67373" w:rsidRPr="00A67373" w:rsidRDefault="00A67373" w:rsidP="00A67373">
      <w:pPr>
        <w:pBdr>
          <w:top w:val="none" w:sz="0" w:space="0" w:color="auto"/>
          <w:left w:val="none" w:sz="0" w:space="0" w:color="auto"/>
          <w:bottom w:val="none" w:sz="0" w:space="0" w:color="auto"/>
          <w:right w:val="none" w:sz="0" w:space="0" w:color="auto"/>
          <w:between w:val="none" w:sz="0" w:space="0" w:color="auto"/>
          <w:bar w:val="none" w:sz="0" w:color="auto"/>
        </w:pBdr>
        <w:spacing w:after="0" w:line="259" w:lineRule="auto"/>
        <w:jc w:val="both"/>
        <w:rPr>
          <w:rFonts w:ascii="Souvenir Lt BT" w:eastAsiaTheme="minorHAnsi" w:hAnsi="Souvenir Lt BT" w:cs="Traditional Arabic"/>
          <w:color w:val="auto"/>
          <w:sz w:val="24"/>
          <w:szCs w:val="32"/>
          <w:bdr w:val="none" w:sz="0" w:space="0" w:color="auto"/>
          <w:lang w:eastAsia="en-US"/>
        </w:rPr>
      </w:pPr>
      <w:r w:rsidRPr="00A67373">
        <w:rPr>
          <w:rFonts w:ascii="Souvenir Lt BT" w:eastAsiaTheme="minorHAnsi" w:hAnsi="Souvenir Lt BT" w:cs="Traditional Arabic"/>
          <w:color w:val="auto"/>
          <w:sz w:val="24"/>
          <w:szCs w:val="32"/>
          <w:bdr w:val="none" w:sz="0" w:space="0" w:color="auto"/>
          <w:rtl/>
          <w:lang w:eastAsia="en-US"/>
        </w:rPr>
        <w:t>إِذَا لَمْ يَقْضِ لَمْ يُبَالِ</w:t>
      </w:r>
    </w:p>
    <w:p w14:paraId="560040F1" w14:textId="61FD4DE5" w:rsidR="00A67373" w:rsidRPr="00A67373" w:rsidRDefault="00A257FA" w:rsidP="00657CA0">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eastAsia="en-US"/>
        </w:rPr>
      </w:pPr>
      <w:r>
        <w:rPr>
          <w:rFonts w:ascii="Souvenir Lt BT" w:eastAsiaTheme="minorHAnsi" w:hAnsi="Souvenir Lt BT" w:cs="Traditional Arabic"/>
          <w:i/>
          <w:iCs/>
          <w:color w:val="auto"/>
          <w:sz w:val="24"/>
          <w:szCs w:val="32"/>
          <w:bdr w:val="none" w:sz="0" w:space="0" w:color="auto"/>
          <w:lang w:eastAsia="en-US"/>
        </w:rPr>
        <w:t>“</w:t>
      </w:r>
      <w:r w:rsidR="00A67373" w:rsidRPr="00A67373">
        <w:rPr>
          <w:rFonts w:ascii="Souvenir Lt BT" w:eastAsiaTheme="minorHAnsi" w:hAnsi="Souvenir Lt BT" w:cs="Traditional Arabic"/>
          <w:i/>
          <w:iCs/>
          <w:color w:val="auto"/>
          <w:sz w:val="24"/>
          <w:szCs w:val="32"/>
          <w:bdr w:val="none" w:sz="0" w:space="0" w:color="auto"/>
          <w:lang w:eastAsia="en-US"/>
        </w:rPr>
        <w:t>Jika ia tidak mengqada (takbir yang tertinggal), maka aku tidak mempermasalahkannya.</w:t>
      </w:r>
      <w:r>
        <w:rPr>
          <w:rFonts w:ascii="Souvenir Lt BT" w:eastAsiaTheme="minorHAnsi" w:hAnsi="Souvenir Lt BT" w:cs="Traditional Arabic"/>
          <w:i/>
          <w:iCs/>
          <w:color w:val="auto"/>
          <w:sz w:val="24"/>
          <w:szCs w:val="32"/>
          <w:bdr w:val="none" w:sz="0" w:space="0" w:color="auto"/>
          <w:lang w:eastAsia="en-US"/>
        </w:rPr>
        <w:t>”</w:t>
      </w:r>
      <w:r w:rsidR="004B4307">
        <w:rPr>
          <w:rStyle w:val="ReferensiCatatanKaki"/>
          <w:rFonts w:ascii="Souvenir Lt BT" w:eastAsiaTheme="minorHAnsi" w:hAnsi="Souvenir Lt BT" w:cs="Traditional Arabic"/>
          <w:i/>
          <w:iCs/>
          <w:color w:val="auto"/>
          <w:sz w:val="24"/>
          <w:szCs w:val="32"/>
          <w:bdr w:val="none" w:sz="0" w:space="0" w:color="auto"/>
          <w:lang w:eastAsia="en-US"/>
        </w:rPr>
        <w:footnoteReference w:id="110"/>
      </w:r>
    </w:p>
    <w:p w14:paraId="62C83118" w14:textId="4A58E352" w:rsidR="00A67373" w:rsidRPr="00A67373" w:rsidRDefault="00A67373" w:rsidP="00A67373">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A67373">
        <w:rPr>
          <w:rFonts w:ascii="Souvenir Lt BT" w:eastAsiaTheme="minorHAnsi" w:hAnsi="Souvenir Lt BT" w:cs="Traditional Arabic"/>
          <w:color w:val="auto"/>
          <w:sz w:val="24"/>
          <w:szCs w:val="32"/>
          <w:bdr w:val="none" w:sz="0" w:space="0" w:color="auto"/>
          <w:lang w:eastAsia="en-US"/>
        </w:rPr>
        <w:t>Alasannya, takbir-takbir dalam salat jenazah adalah takbir-takbir yang berturut-turut dikerjakan dalam posisi berdiri</w:t>
      </w:r>
      <w:r w:rsidR="00657CA0" w:rsidRPr="000064A5">
        <w:rPr>
          <w:rFonts w:ascii="Souvenir Lt BT" w:eastAsiaTheme="minorHAnsi" w:hAnsi="Souvenir Lt BT" w:cs="Traditional Arabic"/>
          <w:color w:val="auto"/>
          <w:sz w:val="24"/>
          <w:szCs w:val="32"/>
          <w:bdr w:val="none" w:sz="0" w:space="0" w:color="auto"/>
          <w:lang w:eastAsia="en-US"/>
        </w:rPr>
        <w:t>,</w:t>
      </w:r>
      <w:r w:rsidRPr="00A67373">
        <w:rPr>
          <w:rFonts w:ascii="Souvenir Lt BT" w:eastAsiaTheme="minorHAnsi" w:hAnsi="Souvenir Lt BT" w:cs="Traditional Arabic"/>
          <w:color w:val="auto"/>
          <w:sz w:val="24"/>
          <w:szCs w:val="32"/>
          <w:bdr w:val="none" w:sz="0" w:space="0" w:color="auto"/>
          <w:lang w:eastAsia="en-US"/>
        </w:rPr>
        <w:t xml:space="preserve"> mirip dengan takbir-takbir dalam salat Id. Sehingga jika ada yang tertinggal, tidak harus diqada.</w:t>
      </w:r>
    </w:p>
    <w:p w14:paraId="351053DD" w14:textId="0BA3D849" w:rsidR="00A67373" w:rsidRPr="000064A5" w:rsidRDefault="00A67373" w:rsidP="00A67373">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A67373">
        <w:rPr>
          <w:rFonts w:ascii="Souvenir Lt BT" w:eastAsiaTheme="minorHAnsi" w:hAnsi="Souvenir Lt BT" w:cs="Traditional Arabic"/>
          <w:color w:val="auto"/>
          <w:sz w:val="24"/>
          <w:szCs w:val="32"/>
          <w:bdr w:val="none" w:sz="0" w:space="0" w:color="auto"/>
          <w:lang w:eastAsia="en-US"/>
        </w:rPr>
        <w:t xml:space="preserve">Cara pelaksanaannya menurut pendapat ini: misalnya masbuk mendapati imam pada takbir ketiga, ia langsung bertakbir dan berdoa sebagaimana imam sedang berdoa. Ketika imam salam setelah takbir keempat, ia boleh salam bersama imam, atau mengqada dua takbir yang tertinggal: setelah imam salam ia bertakbir pertama sambil membaca </w:t>
      </w:r>
      <w:proofErr w:type="spellStart"/>
      <w:r w:rsidR="00605B08" w:rsidRPr="000064A5">
        <w:rPr>
          <w:rFonts w:ascii="Souvenir Lt BT" w:eastAsiaTheme="minorHAnsi" w:hAnsi="Souvenir Lt BT" w:cs="Traditional Arabic"/>
          <w:i/>
          <w:iCs/>
          <w:color w:val="auto"/>
          <w:sz w:val="24"/>
          <w:szCs w:val="32"/>
          <w:bdr w:val="none" w:sz="0" w:space="0" w:color="auto"/>
          <w:lang w:eastAsia="en-US"/>
        </w:rPr>
        <w:t>a</w:t>
      </w:r>
      <w:r w:rsidRPr="00A67373">
        <w:rPr>
          <w:rFonts w:ascii="Souvenir Lt BT" w:eastAsiaTheme="minorHAnsi" w:hAnsi="Souvenir Lt BT" w:cs="Traditional Arabic"/>
          <w:i/>
          <w:iCs/>
          <w:color w:val="auto"/>
          <w:sz w:val="24"/>
          <w:szCs w:val="32"/>
          <w:bdr w:val="none" w:sz="0" w:space="0" w:color="auto"/>
          <w:lang w:eastAsia="en-US"/>
        </w:rPr>
        <w:t>l-F</w:t>
      </w:r>
      <w:r w:rsidR="00605B08" w:rsidRPr="000064A5">
        <w:rPr>
          <w:rFonts w:ascii="Souvenir Lt BT" w:eastAsiaTheme="minorHAnsi" w:hAnsi="Souvenir Lt BT" w:cs="Traditional Arabic"/>
          <w:i/>
          <w:iCs/>
          <w:color w:val="auto"/>
          <w:sz w:val="24"/>
          <w:szCs w:val="32"/>
          <w:bdr w:val="none" w:sz="0" w:space="0" w:color="auto"/>
          <w:lang w:eastAsia="en-US"/>
        </w:rPr>
        <w:t>â</w:t>
      </w:r>
      <w:r w:rsidRPr="00A67373">
        <w:rPr>
          <w:rFonts w:ascii="Souvenir Lt BT" w:eastAsiaTheme="minorHAnsi" w:hAnsi="Souvenir Lt BT" w:cs="Traditional Arabic"/>
          <w:i/>
          <w:iCs/>
          <w:color w:val="auto"/>
          <w:sz w:val="24"/>
          <w:szCs w:val="32"/>
          <w:bdr w:val="none" w:sz="0" w:space="0" w:color="auto"/>
          <w:lang w:eastAsia="en-US"/>
        </w:rPr>
        <w:t>tihah</w:t>
      </w:r>
      <w:proofErr w:type="spellEnd"/>
      <w:r w:rsidRPr="00A67373">
        <w:rPr>
          <w:rFonts w:ascii="Souvenir Lt BT" w:eastAsiaTheme="minorHAnsi" w:hAnsi="Souvenir Lt BT" w:cs="Traditional Arabic"/>
          <w:color w:val="auto"/>
          <w:sz w:val="24"/>
          <w:szCs w:val="32"/>
          <w:bdr w:val="none" w:sz="0" w:space="0" w:color="auto"/>
          <w:lang w:eastAsia="en-US"/>
        </w:rPr>
        <w:t>, lalu bertakbir kedua sambil bers</w:t>
      </w:r>
      <w:r w:rsidR="00605B08" w:rsidRPr="000064A5">
        <w:rPr>
          <w:rFonts w:ascii="Souvenir Lt BT" w:eastAsiaTheme="minorHAnsi" w:hAnsi="Souvenir Lt BT" w:cs="Traditional Arabic"/>
          <w:color w:val="auto"/>
          <w:sz w:val="24"/>
          <w:szCs w:val="32"/>
          <w:bdr w:val="none" w:sz="0" w:space="0" w:color="auto"/>
          <w:lang w:eastAsia="en-US"/>
        </w:rPr>
        <w:t>e</w:t>
      </w:r>
      <w:r w:rsidRPr="00A67373">
        <w:rPr>
          <w:rFonts w:ascii="Souvenir Lt BT" w:eastAsiaTheme="minorHAnsi" w:hAnsi="Souvenir Lt BT" w:cs="Traditional Arabic"/>
          <w:color w:val="auto"/>
          <w:sz w:val="24"/>
          <w:szCs w:val="32"/>
          <w:bdr w:val="none" w:sz="0" w:space="0" w:color="auto"/>
          <w:lang w:eastAsia="en-US"/>
        </w:rPr>
        <w:t xml:space="preserve">lawat kepada Nabi </w:t>
      </w:r>
      <w:r w:rsidR="00A257FA" w:rsidRPr="00A257FA">
        <w:rPr>
          <w:rFonts w:ascii="Souvenir Lt BT" w:eastAsiaTheme="minorHAnsi" w:hAnsi="Souvenir Lt BT" w:cs="Traditional Arabic"/>
          <w:color w:val="auto"/>
          <w:sz w:val="24"/>
          <w:szCs w:val="32"/>
          <w:bdr w:val="none" w:sz="0" w:space="0" w:color="auto"/>
          <w:rtl/>
          <w:lang w:eastAsia="en-US"/>
        </w:rPr>
        <w:t>ﷺ</w:t>
      </w:r>
      <w:r w:rsidRPr="00A67373">
        <w:rPr>
          <w:rFonts w:ascii="Souvenir Lt BT" w:eastAsiaTheme="minorHAnsi" w:hAnsi="Souvenir Lt BT" w:cs="Traditional Arabic"/>
          <w:color w:val="auto"/>
          <w:sz w:val="24"/>
          <w:szCs w:val="32"/>
          <w:bdr w:val="none" w:sz="0" w:space="0" w:color="auto"/>
          <w:lang w:eastAsia="en-US"/>
        </w:rPr>
        <w:t>, lalu salam.</w:t>
      </w:r>
      <w:r w:rsidR="00E911F9">
        <w:rPr>
          <w:rStyle w:val="ReferensiCatatanKaki"/>
          <w:rFonts w:ascii="Souvenir Lt BT" w:eastAsiaTheme="minorHAnsi" w:hAnsi="Souvenir Lt BT" w:cs="Traditional Arabic"/>
          <w:color w:val="auto"/>
          <w:sz w:val="24"/>
          <w:szCs w:val="32"/>
          <w:bdr w:val="none" w:sz="0" w:space="0" w:color="auto"/>
          <w:lang w:eastAsia="en-US"/>
        </w:rPr>
        <w:footnoteReference w:id="111"/>
      </w:r>
      <w:r w:rsidRPr="00A67373">
        <w:rPr>
          <w:rFonts w:ascii="Souvenir Lt BT" w:eastAsiaTheme="minorHAnsi" w:hAnsi="Souvenir Lt BT" w:cs="Traditional Arabic"/>
          <w:color w:val="auto"/>
          <w:sz w:val="24"/>
          <w:szCs w:val="32"/>
          <w:bdr w:val="none" w:sz="0" w:space="0" w:color="auto"/>
          <w:lang w:eastAsia="en-US"/>
        </w:rPr>
        <w:t xml:space="preserve"> </w:t>
      </w:r>
    </w:p>
    <w:p w14:paraId="526682AB" w14:textId="77777777" w:rsidR="005B491C" w:rsidRPr="00A67373" w:rsidRDefault="005B491C" w:rsidP="005B491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p>
    <w:p w14:paraId="3C6B0AAB" w14:textId="45623505" w:rsidR="00E450EF" w:rsidRPr="000064A5" w:rsidRDefault="005B491C" w:rsidP="005B491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center"/>
        <w:rPr>
          <w:rFonts w:ascii="Souvenir Lt BT" w:eastAsiaTheme="minorHAnsi" w:hAnsi="Souvenir Lt BT" w:cs="Traditional Arabic"/>
          <w:color w:val="auto"/>
          <w:sz w:val="24"/>
          <w:szCs w:val="32"/>
          <w:bdr w:val="none" w:sz="0" w:space="0" w:color="auto"/>
          <w:lang w:eastAsia="en-US"/>
        </w:rPr>
      </w:pPr>
      <w:r w:rsidRPr="000064A5">
        <w:rPr>
          <w:rFonts w:ascii="Souvenir Lt BT" w:eastAsiaTheme="minorHAnsi" w:hAnsi="Souvenir Lt BT" w:cs="Traditional Arabic"/>
          <w:color w:val="auto"/>
          <w:sz w:val="24"/>
          <w:szCs w:val="32"/>
          <w:bdr w:val="none" w:sz="0" w:space="0" w:color="auto"/>
          <w:lang w:eastAsia="en-US"/>
        </w:rPr>
        <w:t>***</w:t>
      </w:r>
    </w:p>
    <w:p w14:paraId="7BB29D8F" w14:textId="77777777" w:rsidR="005B491C" w:rsidRPr="000064A5" w:rsidRDefault="005B491C" w:rsidP="005B491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eastAsia="en-US"/>
        </w:rPr>
      </w:pPr>
    </w:p>
    <w:p w14:paraId="760400D5" w14:textId="53F0DD5B" w:rsidR="005B491C" w:rsidRPr="005B491C" w:rsidRDefault="005B491C" w:rsidP="005B491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5B491C">
        <w:rPr>
          <w:rFonts w:ascii="Souvenir Lt BT" w:eastAsiaTheme="minorHAnsi" w:hAnsi="Souvenir Lt BT" w:cs="Traditional Arabic"/>
          <w:b/>
          <w:bCs/>
          <w:color w:val="auto"/>
          <w:sz w:val="24"/>
          <w:szCs w:val="32"/>
          <w:bdr w:val="none" w:sz="0" w:space="0" w:color="auto"/>
          <w:lang w:eastAsia="en-US"/>
        </w:rPr>
        <w:t xml:space="preserve">Pertanyaan 3: </w:t>
      </w:r>
      <w:r w:rsidRPr="000064A5">
        <w:rPr>
          <w:rFonts w:ascii="Souvenir Lt BT" w:eastAsiaTheme="minorHAnsi" w:hAnsi="Souvenir Lt BT" w:cs="Traditional Arabic"/>
          <w:color w:val="auto"/>
          <w:sz w:val="24"/>
          <w:szCs w:val="32"/>
          <w:bdr w:val="none" w:sz="0" w:space="0" w:color="auto"/>
          <w:lang w:eastAsia="en-US"/>
        </w:rPr>
        <w:t>Jika tidak tahu jenis kelamin dan jumlah jenazah, bagaimana cara berdoanya?</w:t>
      </w:r>
    </w:p>
    <w:p w14:paraId="12A0D841" w14:textId="77777777" w:rsidR="005B491C" w:rsidRPr="005B491C" w:rsidRDefault="005B491C" w:rsidP="005B491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5B491C">
        <w:rPr>
          <w:rFonts w:ascii="Souvenir Lt BT" w:eastAsiaTheme="minorHAnsi" w:hAnsi="Souvenir Lt BT" w:cs="Traditional Arabic"/>
          <w:b/>
          <w:bCs/>
          <w:color w:val="auto"/>
          <w:sz w:val="24"/>
          <w:szCs w:val="32"/>
          <w:bdr w:val="none" w:sz="0" w:space="0" w:color="auto"/>
          <w:lang w:eastAsia="en-US"/>
        </w:rPr>
        <w:t>Jawab:</w:t>
      </w:r>
    </w:p>
    <w:p w14:paraId="3F94E63E" w14:textId="1CCEDBCA" w:rsidR="005B491C" w:rsidRPr="00AB77D5" w:rsidRDefault="005B491C" w:rsidP="009E1FC3">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5B491C">
        <w:rPr>
          <w:rFonts w:ascii="Souvenir Lt BT" w:eastAsiaTheme="minorHAnsi" w:hAnsi="Souvenir Lt BT" w:cs="Traditional Arabic"/>
          <w:color w:val="auto"/>
          <w:sz w:val="24"/>
          <w:szCs w:val="32"/>
          <w:bdr w:val="none" w:sz="0" w:space="0" w:color="auto"/>
          <w:lang w:eastAsia="en-US"/>
        </w:rPr>
        <w:t>Jika seseorang tidak mengetahui status jenazah</w:t>
      </w:r>
      <w:r w:rsidR="009B6918" w:rsidRPr="000064A5">
        <w:rPr>
          <w:rFonts w:ascii="Souvenir Lt BT" w:eastAsiaTheme="minorHAnsi" w:hAnsi="Souvenir Lt BT" w:cs="Traditional Arabic"/>
          <w:color w:val="auto"/>
          <w:sz w:val="24"/>
          <w:szCs w:val="32"/>
          <w:bdr w:val="none" w:sz="0" w:space="0" w:color="auto"/>
          <w:lang w:eastAsia="en-US"/>
        </w:rPr>
        <w:t xml:space="preserve">, </w:t>
      </w:r>
      <w:r w:rsidRPr="005B491C">
        <w:rPr>
          <w:rFonts w:ascii="Souvenir Lt BT" w:eastAsiaTheme="minorHAnsi" w:hAnsi="Souvenir Lt BT" w:cs="Traditional Arabic"/>
          <w:color w:val="auto"/>
          <w:sz w:val="24"/>
          <w:szCs w:val="32"/>
          <w:bdr w:val="none" w:sz="0" w:space="0" w:color="auto"/>
          <w:lang w:eastAsia="en-US"/>
        </w:rPr>
        <w:t xml:space="preserve">apakah laki-laki atau perempuan, satu orang atau banyak, sebagaimana yang sering terjadi di Masjid Nabawi dan </w:t>
      </w:r>
      <w:r w:rsidR="0057099E">
        <w:rPr>
          <w:rFonts w:ascii="Souvenir Lt BT" w:eastAsiaTheme="minorHAnsi" w:hAnsi="Souvenir Lt BT" w:cs="Traditional Arabic"/>
          <w:color w:val="auto"/>
          <w:sz w:val="24"/>
          <w:szCs w:val="32"/>
          <w:bdr w:val="none" w:sz="0" w:space="0" w:color="auto"/>
          <w:lang w:eastAsia="en-US"/>
        </w:rPr>
        <w:t>Masjidilharam</w:t>
      </w:r>
      <w:r w:rsidRPr="005B491C">
        <w:rPr>
          <w:rFonts w:ascii="Souvenir Lt BT" w:eastAsiaTheme="minorHAnsi" w:hAnsi="Souvenir Lt BT" w:cs="Traditional Arabic"/>
          <w:color w:val="auto"/>
          <w:sz w:val="24"/>
          <w:szCs w:val="32"/>
          <w:bdr w:val="none" w:sz="0" w:space="0" w:color="auto"/>
          <w:lang w:eastAsia="en-US"/>
        </w:rPr>
        <w:t xml:space="preserve"> karena posisi jenazah jauh di depan dan tidak terlihat</w:t>
      </w:r>
      <w:r w:rsidR="009B42A5" w:rsidRPr="000064A5">
        <w:rPr>
          <w:rFonts w:ascii="Souvenir Lt BT" w:eastAsiaTheme="minorHAnsi" w:hAnsi="Souvenir Lt BT" w:cs="Traditional Arabic"/>
          <w:color w:val="auto"/>
          <w:sz w:val="24"/>
          <w:szCs w:val="32"/>
          <w:bdr w:val="none" w:sz="0" w:space="0" w:color="auto"/>
          <w:lang w:eastAsia="en-US"/>
        </w:rPr>
        <w:t xml:space="preserve">, </w:t>
      </w:r>
      <w:r w:rsidRPr="005B491C">
        <w:rPr>
          <w:rFonts w:ascii="Souvenir Lt BT" w:eastAsiaTheme="minorHAnsi" w:hAnsi="Souvenir Lt BT" w:cs="Traditional Arabic"/>
          <w:color w:val="auto"/>
          <w:sz w:val="24"/>
          <w:szCs w:val="32"/>
          <w:bdr w:val="none" w:sz="0" w:space="0" w:color="auto"/>
          <w:lang w:eastAsia="en-US"/>
        </w:rPr>
        <w:t xml:space="preserve">maka ada dua pilihan. Ia boleh berdoa menggunakan kata ganti laki-laki </w:t>
      </w:r>
      <w:r w:rsidRPr="005B491C">
        <w:rPr>
          <w:rFonts w:ascii="Souvenir Lt BT" w:eastAsiaTheme="minorHAnsi" w:hAnsi="Souvenir Lt BT" w:cs="Traditional Arabic"/>
          <w:i/>
          <w:iCs/>
          <w:color w:val="auto"/>
          <w:sz w:val="24"/>
          <w:szCs w:val="32"/>
          <w:bdr w:val="none" w:sz="0" w:space="0" w:color="auto"/>
          <w:lang w:eastAsia="en-US"/>
        </w:rPr>
        <w:t>hu</w:t>
      </w:r>
      <w:r w:rsidRPr="005B491C">
        <w:rPr>
          <w:rFonts w:ascii="Souvenir Lt BT" w:eastAsiaTheme="minorHAnsi" w:hAnsi="Souvenir Lt BT" w:cs="Traditional Arabic"/>
          <w:color w:val="auto"/>
          <w:sz w:val="24"/>
          <w:szCs w:val="32"/>
          <w:bdr w:val="none" w:sz="0" w:space="0" w:color="auto"/>
          <w:lang w:eastAsia="en-US"/>
        </w:rPr>
        <w:t xml:space="preserve"> (</w:t>
      </w:r>
      <w:r w:rsidRPr="005B491C">
        <w:rPr>
          <w:rFonts w:ascii="Souvenir Lt BT" w:eastAsiaTheme="minorHAnsi" w:hAnsi="Souvenir Lt BT" w:cs="Traditional Arabic"/>
          <w:color w:val="auto"/>
          <w:sz w:val="24"/>
          <w:szCs w:val="32"/>
          <w:bdr w:val="none" w:sz="0" w:space="0" w:color="auto"/>
          <w:rtl/>
          <w:lang w:eastAsia="en-US"/>
        </w:rPr>
        <w:t>هُ</w:t>
      </w:r>
      <w:r w:rsidRPr="005B491C">
        <w:rPr>
          <w:rFonts w:ascii="Souvenir Lt BT" w:eastAsiaTheme="minorHAnsi" w:hAnsi="Souvenir Lt BT" w:cs="Traditional Arabic"/>
          <w:color w:val="auto"/>
          <w:sz w:val="24"/>
          <w:szCs w:val="32"/>
          <w:bdr w:val="none" w:sz="0" w:space="0" w:color="auto"/>
          <w:lang w:eastAsia="en-US"/>
        </w:rPr>
        <w:t xml:space="preserve">), seperti </w:t>
      </w:r>
      <w:r w:rsidR="00A257FA">
        <w:rPr>
          <w:rFonts w:ascii="Souvenir Lt BT" w:eastAsiaTheme="minorHAnsi" w:hAnsi="Souvenir Lt BT" w:cs="Traditional Arabic"/>
          <w:i/>
          <w:iCs/>
          <w:color w:val="auto"/>
          <w:sz w:val="24"/>
          <w:szCs w:val="32"/>
          <w:bdr w:val="none" w:sz="0" w:space="0" w:color="auto"/>
          <w:lang w:eastAsia="en-US"/>
        </w:rPr>
        <w:t>“</w:t>
      </w:r>
      <w:proofErr w:type="spellStart"/>
      <w:r w:rsidRPr="005B491C">
        <w:rPr>
          <w:rFonts w:ascii="Souvenir Lt BT" w:eastAsiaTheme="minorHAnsi" w:hAnsi="Souvenir Lt BT" w:cs="Traditional Arabic"/>
          <w:i/>
          <w:iCs/>
          <w:color w:val="auto"/>
          <w:sz w:val="24"/>
          <w:szCs w:val="32"/>
          <w:bdr w:val="none" w:sz="0" w:space="0" w:color="auto"/>
          <w:lang w:eastAsia="en-US"/>
        </w:rPr>
        <w:t>Allâhummaghfir</w:t>
      </w:r>
      <w:proofErr w:type="spellEnd"/>
      <w:r w:rsidRPr="005B491C">
        <w:rPr>
          <w:rFonts w:ascii="Souvenir Lt BT" w:eastAsiaTheme="minorHAnsi" w:hAnsi="Souvenir Lt BT" w:cs="Traditional Arabic"/>
          <w:i/>
          <w:iCs/>
          <w:color w:val="auto"/>
          <w:sz w:val="24"/>
          <w:szCs w:val="32"/>
          <w:bdr w:val="none" w:sz="0" w:space="0" w:color="auto"/>
          <w:lang w:eastAsia="en-US"/>
        </w:rPr>
        <w:t xml:space="preserve"> </w:t>
      </w:r>
      <w:proofErr w:type="spellStart"/>
      <w:r w:rsidRPr="005B491C">
        <w:rPr>
          <w:rFonts w:ascii="Souvenir Lt BT" w:eastAsiaTheme="minorHAnsi" w:hAnsi="Souvenir Lt BT" w:cs="Traditional Arabic"/>
          <w:i/>
          <w:iCs/>
          <w:color w:val="auto"/>
          <w:sz w:val="24"/>
          <w:szCs w:val="32"/>
          <w:bdr w:val="none" w:sz="0" w:space="0" w:color="auto"/>
          <w:lang w:eastAsia="en-US"/>
        </w:rPr>
        <w:t>lahu</w:t>
      </w:r>
      <w:proofErr w:type="spellEnd"/>
      <w:r w:rsidRPr="005B491C">
        <w:rPr>
          <w:rFonts w:ascii="Souvenir Lt BT" w:eastAsiaTheme="minorHAnsi" w:hAnsi="Souvenir Lt BT" w:cs="Traditional Arabic"/>
          <w:i/>
          <w:iCs/>
          <w:color w:val="auto"/>
          <w:sz w:val="24"/>
          <w:szCs w:val="32"/>
          <w:bdr w:val="none" w:sz="0" w:space="0" w:color="auto"/>
          <w:lang w:eastAsia="en-US"/>
        </w:rPr>
        <w:t xml:space="preserve"> </w:t>
      </w:r>
      <w:proofErr w:type="spellStart"/>
      <w:r w:rsidRPr="005B491C">
        <w:rPr>
          <w:rFonts w:ascii="Souvenir Lt BT" w:eastAsiaTheme="minorHAnsi" w:hAnsi="Souvenir Lt BT" w:cs="Traditional Arabic"/>
          <w:i/>
          <w:iCs/>
          <w:color w:val="auto"/>
          <w:sz w:val="24"/>
          <w:szCs w:val="32"/>
          <w:bdr w:val="none" w:sz="0" w:space="0" w:color="auto"/>
          <w:lang w:eastAsia="en-US"/>
        </w:rPr>
        <w:t>warhamhu</w:t>
      </w:r>
      <w:proofErr w:type="spellEnd"/>
      <w:r w:rsidRPr="005B491C">
        <w:rPr>
          <w:rFonts w:ascii="Souvenir Lt BT" w:eastAsiaTheme="minorHAnsi" w:hAnsi="Souvenir Lt BT" w:cs="Traditional Arabic"/>
          <w:i/>
          <w:iCs/>
          <w:color w:val="auto"/>
          <w:sz w:val="24"/>
          <w:szCs w:val="32"/>
          <w:bdr w:val="none" w:sz="0" w:space="0" w:color="auto"/>
          <w:lang w:eastAsia="en-US"/>
        </w:rPr>
        <w:t>...</w:t>
      </w:r>
      <w:r w:rsidR="00A257FA">
        <w:rPr>
          <w:rFonts w:ascii="Souvenir Lt BT" w:eastAsiaTheme="minorHAnsi" w:hAnsi="Souvenir Lt BT" w:cs="Traditional Arabic"/>
          <w:i/>
          <w:iCs/>
          <w:color w:val="auto"/>
          <w:sz w:val="24"/>
          <w:szCs w:val="32"/>
          <w:bdr w:val="none" w:sz="0" w:space="0" w:color="auto"/>
          <w:lang w:eastAsia="en-US"/>
        </w:rPr>
        <w:t>”</w:t>
      </w:r>
      <w:r w:rsidRPr="005B491C">
        <w:rPr>
          <w:rFonts w:ascii="Souvenir Lt BT" w:eastAsiaTheme="minorHAnsi" w:hAnsi="Souvenir Lt BT" w:cs="Traditional Arabic"/>
          <w:color w:val="auto"/>
          <w:sz w:val="24"/>
          <w:szCs w:val="32"/>
          <w:bdr w:val="none" w:sz="0" w:space="0" w:color="auto"/>
          <w:lang w:eastAsia="en-US"/>
        </w:rPr>
        <w:t xml:space="preserve">, dengan niat yang dimaksud adalah </w:t>
      </w:r>
      <w:proofErr w:type="spellStart"/>
      <w:r w:rsidRPr="005B491C">
        <w:rPr>
          <w:rFonts w:ascii="Souvenir Lt BT" w:eastAsiaTheme="minorHAnsi" w:hAnsi="Souvenir Lt BT" w:cs="Traditional Arabic"/>
          <w:i/>
          <w:iCs/>
          <w:color w:val="auto"/>
          <w:sz w:val="24"/>
          <w:szCs w:val="32"/>
          <w:bdr w:val="none" w:sz="0" w:space="0" w:color="auto"/>
          <w:lang w:eastAsia="en-US"/>
        </w:rPr>
        <w:lastRenderedPageBreak/>
        <w:t>al-</w:t>
      </w:r>
      <w:r w:rsidR="00CA59ED">
        <w:rPr>
          <w:rFonts w:ascii="Souvenir Lt BT" w:eastAsiaTheme="minorHAnsi" w:hAnsi="Souvenir Lt BT" w:cs="Traditional Arabic"/>
          <w:i/>
          <w:iCs/>
          <w:color w:val="auto"/>
          <w:sz w:val="24"/>
          <w:szCs w:val="32"/>
          <w:bdr w:val="none" w:sz="0" w:space="0" w:color="auto"/>
          <w:lang w:eastAsia="en-US"/>
        </w:rPr>
        <w:t>M</w:t>
      </w:r>
      <w:r w:rsidRPr="005B491C">
        <w:rPr>
          <w:rFonts w:ascii="Souvenir Lt BT" w:eastAsiaTheme="minorHAnsi" w:hAnsi="Souvenir Lt BT" w:cs="Traditional Arabic"/>
          <w:i/>
          <w:iCs/>
          <w:color w:val="auto"/>
          <w:sz w:val="24"/>
          <w:szCs w:val="32"/>
          <w:bdr w:val="none" w:sz="0" w:space="0" w:color="auto"/>
          <w:lang w:eastAsia="en-US"/>
        </w:rPr>
        <w:t>ayyit</w:t>
      </w:r>
      <w:proofErr w:type="spellEnd"/>
      <w:r w:rsidRPr="005B491C">
        <w:rPr>
          <w:rFonts w:ascii="Souvenir Lt BT" w:eastAsiaTheme="minorHAnsi" w:hAnsi="Souvenir Lt BT" w:cs="Traditional Arabic"/>
          <w:color w:val="auto"/>
          <w:sz w:val="24"/>
          <w:szCs w:val="32"/>
          <w:bdr w:val="none" w:sz="0" w:space="0" w:color="auto"/>
          <w:lang w:eastAsia="en-US"/>
        </w:rPr>
        <w:t xml:space="preserve"> (jenazah). Atau ia menggunakan kata ganti perempuan </w:t>
      </w:r>
      <w:proofErr w:type="spellStart"/>
      <w:r w:rsidRPr="005B491C">
        <w:rPr>
          <w:rFonts w:ascii="Souvenir Lt BT" w:eastAsiaTheme="minorHAnsi" w:hAnsi="Souvenir Lt BT" w:cs="Traditional Arabic"/>
          <w:i/>
          <w:iCs/>
          <w:color w:val="auto"/>
          <w:sz w:val="24"/>
          <w:szCs w:val="32"/>
          <w:bdr w:val="none" w:sz="0" w:space="0" w:color="auto"/>
          <w:lang w:eastAsia="en-US"/>
        </w:rPr>
        <w:t>hâ</w:t>
      </w:r>
      <w:proofErr w:type="spellEnd"/>
      <w:r w:rsidRPr="005B491C">
        <w:rPr>
          <w:rFonts w:ascii="Souvenir Lt BT" w:eastAsiaTheme="minorHAnsi" w:hAnsi="Souvenir Lt BT" w:cs="Traditional Arabic"/>
          <w:color w:val="auto"/>
          <w:sz w:val="24"/>
          <w:szCs w:val="32"/>
          <w:bdr w:val="none" w:sz="0" w:space="0" w:color="auto"/>
          <w:lang w:eastAsia="en-US"/>
        </w:rPr>
        <w:t xml:space="preserve"> (</w:t>
      </w:r>
      <w:r w:rsidRPr="005B491C">
        <w:rPr>
          <w:rFonts w:ascii="Souvenir Lt BT" w:eastAsiaTheme="minorHAnsi" w:hAnsi="Souvenir Lt BT" w:cs="Traditional Arabic"/>
          <w:color w:val="auto"/>
          <w:sz w:val="24"/>
          <w:szCs w:val="32"/>
          <w:bdr w:val="none" w:sz="0" w:space="0" w:color="auto"/>
          <w:rtl/>
          <w:lang w:eastAsia="en-US"/>
        </w:rPr>
        <w:t>هَا</w:t>
      </w:r>
      <w:r w:rsidRPr="005B491C">
        <w:rPr>
          <w:rFonts w:ascii="Souvenir Lt BT" w:eastAsiaTheme="minorHAnsi" w:hAnsi="Souvenir Lt BT" w:cs="Traditional Arabic"/>
          <w:color w:val="auto"/>
          <w:sz w:val="24"/>
          <w:szCs w:val="32"/>
          <w:bdr w:val="none" w:sz="0" w:space="0" w:color="auto"/>
          <w:lang w:eastAsia="en-US"/>
        </w:rPr>
        <w:t xml:space="preserve">), seperti </w:t>
      </w:r>
      <w:r w:rsidR="00A257FA">
        <w:rPr>
          <w:rFonts w:ascii="Souvenir Lt BT" w:eastAsiaTheme="minorHAnsi" w:hAnsi="Souvenir Lt BT" w:cs="Traditional Arabic"/>
          <w:i/>
          <w:iCs/>
          <w:color w:val="auto"/>
          <w:sz w:val="24"/>
          <w:szCs w:val="32"/>
          <w:bdr w:val="none" w:sz="0" w:space="0" w:color="auto"/>
          <w:lang w:eastAsia="en-US"/>
        </w:rPr>
        <w:t>“</w:t>
      </w:r>
      <w:proofErr w:type="spellStart"/>
      <w:r w:rsidRPr="005B491C">
        <w:rPr>
          <w:rFonts w:ascii="Souvenir Lt BT" w:eastAsiaTheme="minorHAnsi" w:hAnsi="Souvenir Lt BT" w:cs="Traditional Arabic"/>
          <w:i/>
          <w:iCs/>
          <w:color w:val="auto"/>
          <w:sz w:val="24"/>
          <w:szCs w:val="32"/>
          <w:bdr w:val="none" w:sz="0" w:space="0" w:color="auto"/>
          <w:lang w:eastAsia="en-US"/>
        </w:rPr>
        <w:t>Allâhummaghfir</w:t>
      </w:r>
      <w:proofErr w:type="spellEnd"/>
      <w:r w:rsidRPr="005B491C">
        <w:rPr>
          <w:rFonts w:ascii="Souvenir Lt BT" w:eastAsiaTheme="minorHAnsi" w:hAnsi="Souvenir Lt BT" w:cs="Traditional Arabic"/>
          <w:i/>
          <w:iCs/>
          <w:color w:val="auto"/>
          <w:sz w:val="24"/>
          <w:szCs w:val="32"/>
          <w:bdr w:val="none" w:sz="0" w:space="0" w:color="auto"/>
          <w:lang w:eastAsia="en-US"/>
        </w:rPr>
        <w:t xml:space="preserve"> </w:t>
      </w:r>
      <w:proofErr w:type="spellStart"/>
      <w:r w:rsidRPr="005B491C">
        <w:rPr>
          <w:rFonts w:ascii="Souvenir Lt BT" w:eastAsiaTheme="minorHAnsi" w:hAnsi="Souvenir Lt BT" w:cs="Traditional Arabic"/>
          <w:i/>
          <w:iCs/>
          <w:color w:val="auto"/>
          <w:sz w:val="24"/>
          <w:szCs w:val="32"/>
          <w:bdr w:val="none" w:sz="0" w:space="0" w:color="auto"/>
          <w:lang w:eastAsia="en-US"/>
        </w:rPr>
        <w:t>lahâ</w:t>
      </w:r>
      <w:proofErr w:type="spellEnd"/>
      <w:r w:rsidRPr="005B491C">
        <w:rPr>
          <w:rFonts w:ascii="Souvenir Lt BT" w:eastAsiaTheme="minorHAnsi" w:hAnsi="Souvenir Lt BT" w:cs="Traditional Arabic"/>
          <w:i/>
          <w:iCs/>
          <w:color w:val="auto"/>
          <w:sz w:val="24"/>
          <w:szCs w:val="32"/>
          <w:bdr w:val="none" w:sz="0" w:space="0" w:color="auto"/>
          <w:lang w:eastAsia="en-US"/>
        </w:rPr>
        <w:t xml:space="preserve"> </w:t>
      </w:r>
      <w:proofErr w:type="spellStart"/>
      <w:r w:rsidRPr="005B491C">
        <w:rPr>
          <w:rFonts w:ascii="Souvenir Lt BT" w:eastAsiaTheme="minorHAnsi" w:hAnsi="Souvenir Lt BT" w:cs="Traditional Arabic"/>
          <w:i/>
          <w:iCs/>
          <w:color w:val="auto"/>
          <w:sz w:val="24"/>
          <w:szCs w:val="32"/>
          <w:bdr w:val="none" w:sz="0" w:space="0" w:color="auto"/>
          <w:lang w:eastAsia="en-US"/>
        </w:rPr>
        <w:t>warhamhâ</w:t>
      </w:r>
      <w:proofErr w:type="spellEnd"/>
      <w:r w:rsidRPr="005B491C">
        <w:rPr>
          <w:rFonts w:ascii="Souvenir Lt BT" w:eastAsiaTheme="minorHAnsi" w:hAnsi="Souvenir Lt BT" w:cs="Traditional Arabic"/>
          <w:i/>
          <w:iCs/>
          <w:color w:val="auto"/>
          <w:sz w:val="24"/>
          <w:szCs w:val="32"/>
          <w:bdr w:val="none" w:sz="0" w:space="0" w:color="auto"/>
          <w:lang w:eastAsia="en-US"/>
        </w:rPr>
        <w:t>...</w:t>
      </w:r>
      <w:r w:rsidR="00A257FA">
        <w:rPr>
          <w:rFonts w:ascii="Souvenir Lt BT" w:eastAsiaTheme="minorHAnsi" w:hAnsi="Souvenir Lt BT" w:cs="Traditional Arabic"/>
          <w:i/>
          <w:iCs/>
          <w:color w:val="auto"/>
          <w:sz w:val="24"/>
          <w:szCs w:val="32"/>
          <w:bdr w:val="none" w:sz="0" w:space="0" w:color="auto"/>
          <w:lang w:eastAsia="en-US"/>
        </w:rPr>
        <w:t>”</w:t>
      </w:r>
      <w:r w:rsidRPr="005B491C">
        <w:rPr>
          <w:rFonts w:ascii="Souvenir Lt BT" w:eastAsiaTheme="minorHAnsi" w:hAnsi="Souvenir Lt BT" w:cs="Traditional Arabic"/>
          <w:color w:val="auto"/>
          <w:sz w:val="24"/>
          <w:szCs w:val="32"/>
          <w:bdr w:val="none" w:sz="0" w:space="0" w:color="auto"/>
          <w:lang w:eastAsia="en-US"/>
        </w:rPr>
        <w:t xml:space="preserve">, dengan niat yang dimaksud adalah </w:t>
      </w:r>
      <w:proofErr w:type="spellStart"/>
      <w:r w:rsidRPr="005B491C">
        <w:rPr>
          <w:rFonts w:ascii="Souvenir Lt BT" w:eastAsiaTheme="minorHAnsi" w:hAnsi="Souvenir Lt BT" w:cs="Traditional Arabic"/>
          <w:i/>
          <w:iCs/>
          <w:color w:val="auto"/>
          <w:sz w:val="24"/>
          <w:szCs w:val="32"/>
          <w:bdr w:val="none" w:sz="0" w:space="0" w:color="auto"/>
          <w:lang w:eastAsia="en-US"/>
        </w:rPr>
        <w:t>al-</w:t>
      </w:r>
      <w:r w:rsidR="00752888">
        <w:rPr>
          <w:rFonts w:ascii="Souvenir Lt BT" w:eastAsiaTheme="minorHAnsi" w:hAnsi="Souvenir Lt BT" w:cs="Traditional Arabic"/>
          <w:i/>
          <w:iCs/>
          <w:color w:val="auto"/>
          <w:sz w:val="24"/>
          <w:szCs w:val="32"/>
          <w:bdr w:val="none" w:sz="0" w:space="0" w:color="auto"/>
          <w:lang w:eastAsia="en-US"/>
        </w:rPr>
        <w:t>J</w:t>
      </w:r>
      <w:r w:rsidRPr="005B491C">
        <w:rPr>
          <w:rFonts w:ascii="Souvenir Lt BT" w:eastAsiaTheme="minorHAnsi" w:hAnsi="Souvenir Lt BT" w:cs="Traditional Arabic"/>
          <w:i/>
          <w:iCs/>
          <w:color w:val="auto"/>
          <w:sz w:val="24"/>
          <w:szCs w:val="32"/>
          <w:bdr w:val="none" w:sz="0" w:space="0" w:color="auto"/>
          <w:lang w:eastAsia="en-US"/>
        </w:rPr>
        <w:t>anâzah</w:t>
      </w:r>
      <w:proofErr w:type="spellEnd"/>
      <w:r w:rsidRPr="005B491C">
        <w:rPr>
          <w:rFonts w:ascii="Souvenir Lt BT" w:eastAsiaTheme="minorHAnsi" w:hAnsi="Souvenir Lt BT" w:cs="Traditional Arabic"/>
          <w:color w:val="auto"/>
          <w:sz w:val="24"/>
          <w:szCs w:val="32"/>
          <w:bdr w:val="none" w:sz="0" w:space="0" w:color="auto"/>
          <w:lang w:eastAsia="en-US"/>
        </w:rPr>
        <w:t xml:space="preserve">. Baik kata </w:t>
      </w:r>
      <w:proofErr w:type="spellStart"/>
      <w:r w:rsidRPr="005B491C">
        <w:rPr>
          <w:rFonts w:ascii="Souvenir Lt BT" w:eastAsiaTheme="minorHAnsi" w:hAnsi="Souvenir Lt BT" w:cs="Traditional Arabic"/>
          <w:i/>
          <w:iCs/>
          <w:color w:val="auto"/>
          <w:sz w:val="24"/>
          <w:szCs w:val="32"/>
          <w:bdr w:val="none" w:sz="0" w:space="0" w:color="auto"/>
          <w:lang w:eastAsia="en-US"/>
        </w:rPr>
        <w:t>al-</w:t>
      </w:r>
      <w:r w:rsidR="002B29D1">
        <w:rPr>
          <w:rFonts w:ascii="Souvenir Lt BT" w:eastAsiaTheme="minorHAnsi" w:hAnsi="Souvenir Lt BT" w:cs="Traditional Arabic"/>
          <w:i/>
          <w:iCs/>
          <w:color w:val="auto"/>
          <w:sz w:val="24"/>
          <w:szCs w:val="32"/>
          <w:bdr w:val="none" w:sz="0" w:space="0" w:color="auto"/>
          <w:lang w:eastAsia="en-US"/>
        </w:rPr>
        <w:t>M</w:t>
      </w:r>
      <w:r w:rsidRPr="005B491C">
        <w:rPr>
          <w:rFonts w:ascii="Souvenir Lt BT" w:eastAsiaTheme="minorHAnsi" w:hAnsi="Souvenir Lt BT" w:cs="Traditional Arabic"/>
          <w:i/>
          <w:iCs/>
          <w:color w:val="auto"/>
          <w:sz w:val="24"/>
          <w:szCs w:val="32"/>
          <w:bdr w:val="none" w:sz="0" w:space="0" w:color="auto"/>
          <w:lang w:eastAsia="en-US"/>
        </w:rPr>
        <w:t>ayyit</w:t>
      </w:r>
      <w:proofErr w:type="spellEnd"/>
      <w:r w:rsidRPr="005B491C">
        <w:rPr>
          <w:rFonts w:ascii="Souvenir Lt BT" w:eastAsiaTheme="minorHAnsi" w:hAnsi="Souvenir Lt BT" w:cs="Traditional Arabic"/>
          <w:color w:val="auto"/>
          <w:sz w:val="24"/>
          <w:szCs w:val="32"/>
          <w:bdr w:val="none" w:sz="0" w:space="0" w:color="auto"/>
          <w:lang w:eastAsia="en-US"/>
        </w:rPr>
        <w:t xml:space="preserve"> maupun </w:t>
      </w:r>
      <w:proofErr w:type="spellStart"/>
      <w:r w:rsidRPr="005B491C">
        <w:rPr>
          <w:rFonts w:ascii="Souvenir Lt BT" w:eastAsiaTheme="minorHAnsi" w:hAnsi="Souvenir Lt BT" w:cs="Traditional Arabic"/>
          <w:i/>
          <w:iCs/>
          <w:color w:val="auto"/>
          <w:sz w:val="24"/>
          <w:szCs w:val="32"/>
          <w:bdr w:val="none" w:sz="0" w:space="0" w:color="auto"/>
          <w:lang w:eastAsia="en-US"/>
        </w:rPr>
        <w:t>al-</w:t>
      </w:r>
      <w:r w:rsidR="00B410C5">
        <w:rPr>
          <w:rFonts w:ascii="Souvenir Lt BT" w:eastAsiaTheme="minorHAnsi" w:hAnsi="Souvenir Lt BT" w:cs="Traditional Arabic"/>
          <w:i/>
          <w:iCs/>
          <w:color w:val="auto"/>
          <w:sz w:val="24"/>
          <w:szCs w:val="32"/>
          <w:bdr w:val="none" w:sz="0" w:space="0" w:color="auto"/>
          <w:lang w:eastAsia="en-US"/>
        </w:rPr>
        <w:t>Ja</w:t>
      </w:r>
      <w:r w:rsidRPr="005B491C">
        <w:rPr>
          <w:rFonts w:ascii="Souvenir Lt BT" w:eastAsiaTheme="minorHAnsi" w:hAnsi="Souvenir Lt BT" w:cs="Traditional Arabic"/>
          <w:i/>
          <w:iCs/>
          <w:color w:val="auto"/>
          <w:sz w:val="24"/>
          <w:szCs w:val="32"/>
          <w:bdr w:val="none" w:sz="0" w:space="0" w:color="auto"/>
          <w:lang w:eastAsia="en-US"/>
        </w:rPr>
        <w:t>nâzah</w:t>
      </w:r>
      <w:proofErr w:type="spellEnd"/>
      <w:r w:rsidRPr="005B491C">
        <w:rPr>
          <w:rFonts w:ascii="Souvenir Lt BT" w:eastAsiaTheme="minorHAnsi" w:hAnsi="Souvenir Lt BT" w:cs="Traditional Arabic"/>
          <w:color w:val="auto"/>
          <w:sz w:val="24"/>
          <w:szCs w:val="32"/>
          <w:bdr w:val="none" w:sz="0" w:space="0" w:color="auto"/>
          <w:lang w:eastAsia="en-US"/>
        </w:rPr>
        <w:t xml:space="preserve"> adalah kata yang mencakup semua jenis dan jumlah jenazah, baik laki-laki maupun perempuan, satu orang maupun banyak.</w:t>
      </w:r>
      <w:r w:rsidR="009B42A5" w:rsidRPr="000064A5">
        <w:rPr>
          <w:rFonts w:ascii="Souvenir Lt BT" w:eastAsia="Times New Roman" w:hAnsi="Souvenir Lt BT" w:cs="Traditional Arabic"/>
          <w:spacing w:val="2"/>
          <w:sz w:val="24"/>
          <w:szCs w:val="32"/>
          <w:bdr w:val="none" w:sz="0" w:space="0" w:color="auto"/>
          <w:vertAlign w:val="superscript"/>
          <w:lang w:eastAsia="en-US"/>
        </w:rPr>
        <w:footnoteReference w:id="112"/>
      </w:r>
    </w:p>
    <w:p w14:paraId="5EFF3989" w14:textId="77777777" w:rsidR="009B42A5" w:rsidRPr="00AB77D5" w:rsidRDefault="009B42A5" w:rsidP="009B42A5">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eastAsia="en-US"/>
        </w:rPr>
      </w:pPr>
    </w:p>
    <w:p w14:paraId="78A1281F" w14:textId="451FAEDA" w:rsidR="009B42A5" w:rsidRPr="005B491C" w:rsidRDefault="009B42A5" w:rsidP="009B42A5">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center"/>
        <w:rPr>
          <w:rFonts w:ascii="Souvenir Lt BT" w:eastAsiaTheme="minorHAnsi" w:hAnsi="Souvenir Lt BT" w:cs="Traditional Arabic"/>
          <w:color w:val="auto"/>
          <w:sz w:val="24"/>
          <w:szCs w:val="32"/>
          <w:bdr w:val="none" w:sz="0" w:space="0" w:color="auto"/>
          <w:lang w:eastAsia="en-US"/>
        </w:rPr>
      </w:pPr>
      <w:r w:rsidRPr="00AB77D5">
        <w:rPr>
          <w:rFonts w:ascii="Souvenir Lt BT" w:eastAsiaTheme="minorHAnsi" w:hAnsi="Souvenir Lt BT" w:cs="Traditional Arabic"/>
          <w:color w:val="auto"/>
          <w:sz w:val="24"/>
          <w:szCs w:val="32"/>
          <w:bdr w:val="none" w:sz="0" w:space="0" w:color="auto"/>
          <w:lang w:eastAsia="en-US"/>
        </w:rPr>
        <w:t>***</w:t>
      </w:r>
    </w:p>
    <w:p w14:paraId="08FC3794" w14:textId="77777777" w:rsidR="005B491C" w:rsidRPr="00AB77D5" w:rsidRDefault="005B491C" w:rsidP="005B491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eastAsia="en-US"/>
        </w:rPr>
      </w:pPr>
    </w:p>
    <w:p w14:paraId="590A28A2" w14:textId="5054681E" w:rsidR="00723C40" w:rsidRPr="00723C40" w:rsidRDefault="00723C40" w:rsidP="00723C40">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723C40">
        <w:rPr>
          <w:rFonts w:ascii="Souvenir Lt BT" w:eastAsiaTheme="minorHAnsi" w:hAnsi="Souvenir Lt BT" w:cs="Traditional Arabic"/>
          <w:b/>
          <w:bCs/>
          <w:color w:val="auto"/>
          <w:sz w:val="24"/>
          <w:szCs w:val="32"/>
          <w:bdr w:val="none" w:sz="0" w:space="0" w:color="auto"/>
          <w:lang w:eastAsia="en-US"/>
        </w:rPr>
        <w:t xml:space="preserve">Pertanyaan 4: </w:t>
      </w:r>
      <w:r w:rsidRPr="00AB77D5">
        <w:rPr>
          <w:rFonts w:ascii="Souvenir Lt BT" w:eastAsiaTheme="minorHAnsi" w:hAnsi="Souvenir Lt BT" w:cs="Traditional Arabic"/>
          <w:color w:val="auto"/>
          <w:sz w:val="24"/>
          <w:szCs w:val="32"/>
          <w:bdr w:val="none" w:sz="0" w:space="0" w:color="auto"/>
          <w:lang w:eastAsia="en-US"/>
        </w:rPr>
        <w:t xml:space="preserve">Jika lupa membaca </w:t>
      </w:r>
      <w:proofErr w:type="spellStart"/>
      <w:r w:rsidRPr="00AB77D5">
        <w:rPr>
          <w:rFonts w:ascii="Souvenir Lt BT" w:eastAsiaTheme="minorHAnsi" w:hAnsi="Souvenir Lt BT" w:cs="Traditional Arabic"/>
          <w:i/>
          <w:iCs/>
          <w:color w:val="auto"/>
          <w:sz w:val="24"/>
          <w:szCs w:val="32"/>
          <w:bdr w:val="none" w:sz="0" w:space="0" w:color="auto"/>
          <w:lang w:eastAsia="en-US"/>
        </w:rPr>
        <w:t>al-</w:t>
      </w:r>
      <w:r w:rsidR="0026451B" w:rsidRPr="00AB77D5">
        <w:rPr>
          <w:rFonts w:ascii="Souvenir Lt BT" w:eastAsiaTheme="minorHAnsi" w:hAnsi="Souvenir Lt BT" w:cs="Traditional Arabic"/>
          <w:i/>
          <w:iCs/>
          <w:color w:val="auto"/>
          <w:sz w:val="24"/>
          <w:szCs w:val="32"/>
          <w:bdr w:val="none" w:sz="0" w:space="0" w:color="auto"/>
          <w:lang w:eastAsia="en-US"/>
        </w:rPr>
        <w:t>Fâ</w:t>
      </w:r>
      <w:r w:rsidRPr="00AB77D5">
        <w:rPr>
          <w:rFonts w:ascii="Souvenir Lt BT" w:eastAsiaTheme="minorHAnsi" w:hAnsi="Souvenir Lt BT" w:cs="Traditional Arabic"/>
          <w:i/>
          <w:iCs/>
          <w:color w:val="auto"/>
          <w:sz w:val="24"/>
          <w:szCs w:val="32"/>
          <w:bdr w:val="none" w:sz="0" w:space="0" w:color="auto"/>
          <w:lang w:eastAsia="en-US"/>
        </w:rPr>
        <w:t>tihah</w:t>
      </w:r>
      <w:proofErr w:type="spellEnd"/>
      <w:r w:rsidRPr="00AB77D5">
        <w:rPr>
          <w:rFonts w:ascii="Souvenir Lt BT" w:eastAsiaTheme="minorHAnsi" w:hAnsi="Souvenir Lt BT" w:cs="Traditional Arabic"/>
          <w:color w:val="auto"/>
          <w:sz w:val="24"/>
          <w:szCs w:val="32"/>
          <w:bdr w:val="none" w:sz="0" w:space="0" w:color="auto"/>
          <w:lang w:eastAsia="en-US"/>
        </w:rPr>
        <w:t xml:space="preserve"> atau selawat dalam salat jenazah, apakah perlu sujud sahwi?</w:t>
      </w:r>
    </w:p>
    <w:p w14:paraId="75C5A5C4" w14:textId="77777777" w:rsidR="00723C40" w:rsidRPr="00723C40" w:rsidRDefault="00723C40" w:rsidP="00723C40">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723C40">
        <w:rPr>
          <w:rFonts w:ascii="Souvenir Lt BT" w:eastAsiaTheme="minorHAnsi" w:hAnsi="Souvenir Lt BT" w:cs="Traditional Arabic"/>
          <w:b/>
          <w:bCs/>
          <w:color w:val="auto"/>
          <w:sz w:val="24"/>
          <w:szCs w:val="32"/>
          <w:bdr w:val="none" w:sz="0" w:space="0" w:color="auto"/>
          <w:lang w:eastAsia="en-US"/>
        </w:rPr>
        <w:t>Jawab:</w:t>
      </w:r>
    </w:p>
    <w:p w14:paraId="3A754504" w14:textId="77777777" w:rsidR="00723C40" w:rsidRPr="00723C40" w:rsidRDefault="00723C40" w:rsidP="00723C40">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723C40">
        <w:rPr>
          <w:rFonts w:ascii="Souvenir Lt BT" w:eastAsiaTheme="minorHAnsi" w:hAnsi="Souvenir Lt BT" w:cs="Traditional Arabic"/>
          <w:color w:val="auto"/>
          <w:sz w:val="24"/>
          <w:szCs w:val="32"/>
          <w:bdr w:val="none" w:sz="0" w:space="0" w:color="auto"/>
          <w:lang w:eastAsia="en-US"/>
        </w:rPr>
        <w:t>Ada dua kesepakatan ulama dalam hal ini.</w:t>
      </w:r>
    </w:p>
    <w:p w14:paraId="3FE58B30" w14:textId="77777777" w:rsidR="00723C40" w:rsidRPr="00723C40" w:rsidRDefault="00723C40" w:rsidP="00723C40">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723C40">
        <w:rPr>
          <w:rFonts w:ascii="Souvenir Lt BT" w:eastAsiaTheme="minorHAnsi" w:hAnsi="Souvenir Lt BT" w:cs="Traditional Arabic"/>
          <w:b/>
          <w:bCs/>
          <w:color w:val="auto"/>
          <w:sz w:val="24"/>
          <w:szCs w:val="32"/>
          <w:bdr w:val="none" w:sz="0" w:space="0" w:color="auto"/>
          <w:lang w:eastAsia="en-US"/>
        </w:rPr>
        <w:t>Pertama,</w:t>
      </w:r>
      <w:r w:rsidRPr="00723C40">
        <w:rPr>
          <w:rFonts w:ascii="Souvenir Lt BT" w:eastAsiaTheme="minorHAnsi" w:hAnsi="Souvenir Lt BT" w:cs="Traditional Arabic"/>
          <w:color w:val="auto"/>
          <w:sz w:val="24"/>
          <w:szCs w:val="32"/>
          <w:bdr w:val="none" w:sz="0" w:space="0" w:color="auto"/>
          <w:lang w:eastAsia="en-US"/>
        </w:rPr>
        <w:t xml:space="preserve"> para ulama sepakat tidak ada sujud apa pun dalam salat jenazah.</w:t>
      </w:r>
    </w:p>
    <w:p w14:paraId="64197705" w14:textId="5BFD11A0" w:rsidR="00723C40" w:rsidRPr="00723C40" w:rsidRDefault="00723C40" w:rsidP="0068116D">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723C40">
        <w:rPr>
          <w:rFonts w:ascii="Souvenir Lt BT" w:eastAsiaTheme="minorHAnsi" w:hAnsi="Souvenir Lt BT" w:cs="Traditional Arabic"/>
          <w:b/>
          <w:bCs/>
          <w:color w:val="auto"/>
          <w:sz w:val="24"/>
          <w:szCs w:val="32"/>
          <w:bdr w:val="none" w:sz="0" w:space="0" w:color="auto"/>
          <w:lang w:eastAsia="en-US"/>
        </w:rPr>
        <w:t>Kedua,</w:t>
      </w:r>
      <w:r w:rsidRPr="00723C40">
        <w:rPr>
          <w:rFonts w:ascii="Souvenir Lt BT" w:eastAsiaTheme="minorHAnsi" w:hAnsi="Souvenir Lt BT" w:cs="Traditional Arabic"/>
          <w:color w:val="auto"/>
          <w:sz w:val="24"/>
          <w:szCs w:val="32"/>
          <w:bdr w:val="none" w:sz="0" w:space="0" w:color="auto"/>
          <w:lang w:eastAsia="en-US"/>
        </w:rPr>
        <w:t xml:space="preserve"> para ulama sepakat bahwa makmum yang lupa tidak perlu sujud sahwi. Kesepakatan ini berlaku dalam salat-salat yang ada sujudnya</w:t>
      </w:r>
      <w:r w:rsidR="0068116D" w:rsidRPr="00AB77D5">
        <w:rPr>
          <w:rFonts w:ascii="Souvenir Lt BT" w:eastAsiaTheme="minorHAnsi" w:hAnsi="Souvenir Lt BT" w:cs="Traditional Arabic"/>
          <w:color w:val="auto"/>
          <w:sz w:val="24"/>
          <w:szCs w:val="32"/>
          <w:bdr w:val="none" w:sz="0" w:space="0" w:color="auto"/>
          <w:lang w:eastAsia="en-US"/>
        </w:rPr>
        <w:t>,</w:t>
      </w:r>
      <w:r w:rsidRPr="00723C40">
        <w:rPr>
          <w:rFonts w:ascii="Souvenir Lt BT" w:eastAsiaTheme="minorHAnsi" w:hAnsi="Souvenir Lt BT" w:cs="Traditional Arabic"/>
          <w:color w:val="auto"/>
          <w:sz w:val="24"/>
          <w:szCs w:val="32"/>
          <w:bdr w:val="none" w:sz="0" w:space="0" w:color="auto"/>
          <w:lang w:eastAsia="en-US"/>
        </w:rPr>
        <w:t xml:space="preserve"> maka tentu lebih berlaku lagi untuk salat jenazah yang memang tidak ada sujudnya sama sekali.</w:t>
      </w:r>
    </w:p>
    <w:p w14:paraId="3FF7D8B4" w14:textId="34BC4EDF" w:rsidR="00723C40" w:rsidRPr="00723C40" w:rsidRDefault="00723C40" w:rsidP="0068116D">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723C40">
        <w:rPr>
          <w:rFonts w:ascii="Souvenir Lt BT" w:eastAsiaTheme="minorHAnsi" w:hAnsi="Souvenir Lt BT" w:cs="Traditional Arabic"/>
          <w:color w:val="auto"/>
          <w:sz w:val="24"/>
          <w:szCs w:val="32"/>
          <w:bdr w:val="none" w:sz="0" w:space="0" w:color="auto"/>
          <w:lang w:eastAsia="en-US"/>
        </w:rPr>
        <w:t>Kesimpulannya, jika seorang makmum lupa dalam salat jenazah</w:t>
      </w:r>
      <w:r w:rsidR="0068116D" w:rsidRPr="00AB77D5">
        <w:rPr>
          <w:rFonts w:ascii="Souvenir Lt BT" w:eastAsiaTheme="minorHAnsi" w:hAnsi="Souvenir Lt BT" w:cs="Traditional Arabic"/>
          <w:color w:val="auto"/>
          <w:sz w:val="24"/>
          <w:szCs w:val="32"/>
          <w:bdr w:val="none" w:sz="0" w:space="0" w:color="auto"/>
          <w:lang w:eastAsia="en-US"/>
        </w:rPr>
        <w:t>,</w:t>
      </w:r>
      <w:r w:rsidRPr="00723C40">
        <w:rPr>
          <w:rFonts w:ascii="Souvenir Lt BT" w:eastAsiaTheme="minorHAnsi" w:hAnsi="Souvenir Lt BT" w:cs="Traditional Arabic"/>
          <w:color w:val="auto"/>
          <w:sz w:val="24"/>
          <w:szCs w:val="32"/>
          <w:bdr w:val="none" w:sz="0" w:space="0" w:color="auto"/>
          <w:lang w:eastAsia="en-US"/>
        </w:rPr>
        <w:t xml:space="preserve"> baik lupa membaca </w:t>
      </w:r>
      <w:proofErr w:type="spellStart"/>
      <w:r w:rsidR="0068116D" w:rsidRPr="00AB77D5">
        <w:rPr>
          <w:rFonts w:ascii="Souvenir Lt BT" w:eastAsiaTheme="minorHAnsi" w:hAnsi="Souvenir Lt BT" w:cs="Traditional Arabic"/>
          <w:i/>
          <w:iCs/>
          <w:color w:val="auto"/>
          <w:sz w:val="24"/>
          <w:szCs w:val="32"/>
          <w:bdr w:val="none" w:sz="0" w:space="0" w:color="auto"/>
          <w:lang w:eastAsia="en-US"/>
        </w:rPr>
        <w:t>a</w:t>
      </w:r>
      <w:r w:rsidRPr="00723C40">
        <w:rPr>
          <w:rFonts w:ascii="Souvenir Lt BT" w:eastAsiaTheme="minorHAnsi" w:hAnsi="Souvenir Lt BT" w:cs="Traditional Arabic"/>
          <w:i/>
          <w:iCs/>
          <w:color w:val="auto"/>
          <w:sz w:val="24"/>
          <w:szCs w:val="32"/>
          <w:bdr w:val="none" w:sz="0" w:space="0" w:color="auto"/>
          <w:lang w:eastAsia="en-US"/>
        </w:rPr>
        <w:t>l-F</w:t>
      </w:r>
      <w:r w:rsidR="0068116D" w:rsidRPr="00AB77D5">
        <w:rPr>
          <w:rFonts w:ascii="Souvenir Lt BT" w:eastAsiaTheme="minorHAnsi" w:hAnsi="Souvenir Lt BT" w:cs="Traditional Arabic"/>
          <w:i/>
          <w:iCs/>
          <w:color w:val="auto"/>
          <w:sz w:val="24"/>
          <w:szCs w:val="32"/>
          <w:bdr w:val="none" w:sz="0" w:space="0" w:color="auto"/>
          <w:lang w:eastAsia="en-US"/>
        </w:rPr>
        <w:t>â</w:t>
      </w:r>
      <w:r w:rsidRPr="00723C40">
        <w:rPr>
          <w:rFonts w:ascii="Souvenir Lt BT" w:eastAsiaTheme="minorHAnsi" w:hAnsi="Souvenir Lt BT" w:cs="Traditional Arabic"/>
          <w:i/>
          <w:iCs/>
          <w:color w:val="auto"/>
          <w:sz w:val="24"/>
          <w:szCs w:val="32"/>
          <w:bdr w:val="none" w:sz="0" w:space="0" w:color="auto"/>
          <w:lang w:eastAsia="en-US"/>
        </w:rPr>
        <w:t>tihah</w:t>
      </w:r>
      <w:proofErr w:type="spellEnd"/>
      <w:r w:rsidRPr="00723C40">
        <w:rPr>
          <w:rFonts w:ascii="Souvenir Lt BT" w:eastAsiaTheme="minorHAnsi" w:hAnsi="Souvenir Lt BT" w:cs="Traditional Arabic"/>
          <w:color w:val="auto"/>
          <w:sz w:val="24"/>
          <w:szCs w:val="32"/>
          <w:bdr w:val="none" w:sz="0" w:space="0" w:color="auto"/>
          <w:lang w:eastAsia="en-US"/>
        </w:rPr>
        <w:t xml:space="preserve">, lupa </w:t>
      </w:r>
      <w:r w:rsidR="0026451B" w:rsidRPr="00AB77D5">
        <w:rPr>
          <w:rFonts w:ascii="Souvenir Lt BT" w:eastAsiaTheme="minorHAnsi" w:hAnsi="Souvenir Lt BT" w:cs="Traditional Arabic"/>
          <w:color w:val="auto"/>
          <w:sz w:val="24"/>
          <w:szCs w:val="32"/>
          <w:bdr w:val="none" w:sz="0" w:space="0" w:color="auto"/>
          <w:lang w:eastAsia="en-US"/>
        </w:rPr>
        <w:t>berselawat</w:t>
      </w:r>
      <w:r w:rsidRPr="00723C40">
        <w:rPr>
          <w:rFonts w:ascii="Souvenir Lt BT" w:eastAsiaTheme="minorHAnsi" w:hAnsi="Souvenir Lt BT" w:cs="Traditional Arabic"/>
          <w:color w:val="auto"/>
          <w:sz w:val="24"/>
          <w:szCs w:val="32"/>
          <w:bdr w:val="none" w:sz="0" w:space="0" w:color="auto"/>
          <w:lang w:eastAsia="en-US"/>
        </w:rPr>
        <w:t>, lupa berdoa, maupun lupa bertakbir</w:t>
      </w:r>
      <w:r w:rsidR="0026451B" w:rsidRPr="00AB77D5">
        <w:rPr>
          <w:rFonts w:ascii="Souvenir Lt BT" w:eastAsiaTheme="minorHAnsi" w:hAnsi="Souvenir Lt BT" w:cs="Traditional Arabic"/>
          <w:color w:val="auto"/>
          <w:sz w:val="24"/>
          <w:szCs w:val="32"/>
          <w:bdr w:val="none" w:sz="0" w:space="0" w:color="auto"/>
          <w:lang w:eastAsia="en-US"/>
        </w:rPr>
        <w:t>,</w:t>
      </w:r>
      <w:r w:rsidRPr="00723C40">
        <w:rPr>
          <w:rFonts w:ascii="Souvenir Lt BT" w:eastAsiaTheme="minorHAnsi" w:hAnsi="Souvenir Lt BT" w:cs="Traditional Arabic"/>
          <w:color w:val="auto"/>
          <w:sz w:val="24"/>
          <w:szCs w:val="32"/>
          <w:bdr w:val="none" w:sz="0" w:space="0" w:color="auto"/>
          <w:lang w:eastAsia="en-US"/>
        </w:rPr>
        <w:t xml:space="preserve"> ia tidak perlu sujud sahwi. Namun jika ia lupa satu takbir dan baru ingat sesaat kemudian, hendaknya ia menambahkan takbir tersebut, karena para ulama memandang salat jenazah harus empat takbir; jika kurang dari itu secara sengaja, salatnya tidak sah.</w:t>
      </w:r>
    </w:p>
    <w:p w14:paraId="22413BB9" w14:textId="774A2876" w:rsidR="00723C40" w:rsidRPr="00723C40" w:rsidRDefault="00723C40" w:rsidP="0026451B">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723C40">
        <w:rPr>
          <w:rFonts w:ascii="Souvenir Lt BT" w:eastAsiaTheme="minorHAnsi" w:hAnsi="Souvenir Lt BT" w:cs="Traditional Arabic"/>
          <w:color w:val="auto"/>
          <w:sz w:val="24"/>
          <w:szCs w:val="32"/>
          <w:bdr w:val="none" w:sz="0" w:space="0" w:color="auto"/>
          <w:lang w:eastAsia="en-US"/>
        </w:rPr>
        <w:t xml:space="preserve">Ibnu </w:t>
      </w:r>
      <w:proofErr w:type="spellStart"/>
      <w:r w:rsidRPr="00723C40">
        <w:rPr>
          <w:rFonts w:ascii="Souvenir Lt BT" w:eastAsiaTheme="minorHAnsi" w:hAnsi="Souvenir Lt BT" w:cs="Traditional Arabic"/>
          <w:color w:val="auto"/>
          <w:sz w:val="24"/>
          <w:szCs w:val="32"/>
          <w:bdr w:val="none" w:sz="0" w:space="0" w:color="auto"/>
          <w:lang w:eastAsia="en-US"/>
        </w:rPr>
        <w:t>Qudamah</w:t>
      </w:r>
      <w:proofErr w:type="spellEnd"/>
      <w:r w:rsidRPr="00723C40">
        <w:rPr>
          <w:rFonts w:ascii="Souvenir Lt BT" w:eastAsiaTheme="minorHAnsi" w:hAnsi="Souvenir Lt BT" w:cs="Traditional Arabic"/>
          <w:color w:val="auto"/>
          <w:sz w:val="24"/>
          <w:szCs w:val="32"/>
          <w:bdr w:val="none" w:sz="0" w:space="0" w:color="auto"/>
          <w:lang w:eastAsia="en-US"/>
        </w:rPr>
        <w:t xml:space="preserve"> berkata</w:t>
      </w:r>
      <w:r w:rsidR="0026451B" w:rsidRPr="00AB77D5">
        <w:rPr>
          <w:rFonts w:ascii="Souvenir Lt BT" w:eastAsiaTheme="minorHAnsi" w:hAnsi="Souvenir Lt BT" w:cs="Traditional Arabic"/>
          <w:color w:val="auto"/>
          <w:sz w:val="24"/>
          <w:szCs w:val="32"/>
          <w:bdr w:val="none" w:sz="0" w:space="0" w:color="auto"/>
          <w:lang w:eastAsia="en-US"/>
        </w:rPr>
        <w:t>,</w:t>
      </w:r>
    </w:p>
    <w:p w14:paraId="3B9CE2E0" w14:textId="77777777" w:rsidR="00723C40" w:rsidRPr="00723C40" w:rsidRDefault="00723C40" w:rsidP="0026451B">
      <w:pPr>
        <w:pBdr>
          <w:top w:val="none" w:sz="0" w:space="0" w:color="auto"/>
          <w:left w:val="none" w:sz="0" w:space="0" w:color="auto"/>
          <w:bottom w:val="none" w:sz="0" w:space="0" w:color="auto"/>
          <w:right w:val="none" w:sz="0" w:space="0" w:color="auto"/>
          <w:between w:val="none" w:sz="0" w:space="0" w:color="auto"/>
          <w:bar w:val="none" w:sz="0" w:color="auto"/>
        </w:pBdr>
        <w:spacing w:after="0" w:line="259" w:lineRule="auto"/>
        <w:jc w:val="both"/>
        <w:rPr>
          <w:rFonts w:ascii="Souvenir Lt BT" w:eastAsiaTheme="minorHAnsi" w:hAnsi="Souvenir Lt BT" w:cs="Traditional Arabic"/>
          <w:color w:val="auto"/>
          <w:sz w:val="24"/>
          <w:szCs w:val="32"/>
          <w:bdr w:val="none" w:sz="0" w:space="0" w:color="auto"/>
          <w:lang w:eastAsia="en-US"/>
        </w:rPr>
      </w:pPr>
      <w:r w:rsidRPr="00723C40">
        <w:rPr>
          <w:rFonts w:ascii="Souvenir Lt BT" w:eastAsiaTheme="minorHAnsi" w:hAnsi="Souvenir Lt BT" w:cs="Traditional Arabic"/>
          <w:color w:val="auto"/>
          <w:sz w:val="24"/>
          <w:szCs w:val="32"/>
          <w:bdr w:val="none" w:sz="0" w:space="0" w:color="auto"/>
          <w:rtl/>
          <w:lang w:eastAsia="en-US"/>
        </w:rPr>
        <w:t>فَإِنْ نَقَصَ مِنْهَا تَكْبِيرَةً عَامِدًا بَطَلَتْ كَمَا لَوْ تَرَكَ رَكْعَةً عَمْدًا، وَإِنْ تَرَكَهَا سَهْوًا احْتَمَلَ أَنْ يُعِيدَهَا كَمَا فَعَلَ أَنَسٌ، وَيَحْتَمِلُ أَنْ يُكَبِّرَهَا مَا لَمْ يَطُلِ الْفَصْلُ كَمَا لَوْ نَسِيَ رَكْعَةً، وَلَا يُشْرَعُ لَهَا سُجُودُ سَهْوٍ فِي الْمَوْضِعَيْنِ</w:t>
      </w:r>
    </w:p>
    <w:p w14:paraId="0CB88DD6" w14:textId="1C81D1E8" w:rsidR="00723C40" w:rsidRPr="00723C40" w:rsidRDefault="00A257FA" w:rsidP="00723C40">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eastAsia="en-US"/>
        </w:rPr>
      </w:pPr>
      <w:r>
        <w:rPr>
          <w:rFonts w:ascii="Souvenir Lt BT" w:eastAsiaTheme="minorHAnsi" w:hAnsi="Souvenir Lt BT" w:cs="Traditional Arabic"/>
          <w:i/>
          <w:iCs/>
          <w:color w:val="auto"/>
          <w:sz w:val="24"/>
          <w:szCs w:val="32"/>
          <w:bdr w:val="none" w:sz="0" w:space="0" w:color="auto"/>
          <w:lang w:eastAsia="en-US"/>
        </w:rPr>
        <w:t>“</w:t>
      </w:r>
      <w:r w:rsidR="00723C40" w:rsidRPr="00723C40">
        <w:rPr>
          <w:rFonts w:ascii="Souvenir Lt BT" w:eastAsiaTheme="minorHAnsi" w:hAnsi="Souvenir Lt BT" w:cs="Traditional Arabic"/>
          <w:i/>
          <w:iCs/>
          <w:color w:val="auto"/>
          <w:sz w:val="24"/>
          <w:szCs w:val="32"/>
          <w:bdr w:val="none" w:sz="0" w:space="0" w:color="auto"/>
          <w:lang w:eastAsia="en-US"/>
        </w:rPr>
        <w:t>Jika kurang satu takbir karena sengaja maka batal salatnya, sebagaimana jika sengaja meninggalkan satu rakaat. Jika meninggalkan satu takbir karena lupa, maka memungkinkan ia mengulangi salatnya sebagaimana yang dilakukan Anas bin Malik, dan memungkinkan ia bertakbir lagi selama jedanya tidak lama</w:t>
      </w:r>
      <w:r w:rsidR="0026451B" w:rsidRPr="00AB77D5">
        <w:rPr>
          <w:rFonts w:ascii="Souvenir Lt BT" w:eastAsiaTheme="minorHAnsi" w:hAnsi="Souvenir Lt BT" w:cs="Traditional Arabic"/>
          <w:i/>
          <w:iCs/>
          <w:color w:val="auto"/>
          <w:sz w:val="24"/>
          <w:szCs w:val="32"/>
          <w:bdr w:val="none" w:sz="0" w:space="0" w:color="auto"/>
          <w:lang w:eastAsia="en-US"/>
        </w:rPr>
        <w:t>,</w:t>
      </w:r>
      <w:r w:rsidR="00723C40" w:rsidRPr="00723C40">
        <w:rPr>
          <w:rFonts w:ascii="Souvenir Lt BT" w:eastAsiaTheme="minorHAnsi" w:hAnsi="Souvenir Lt BT" w:cs="Traditional Arabic"/>
          <w:i/>
          <w:iCs/>
          <w:color w:val="auto"/>
          <w:sz w:val="24"/>
          <w:szCs w:val="32"/>
          <w:bdr w:val="none" w:sz="0" w:space="0" w:color="auto"/>
          <w:lang w:eastAsia="en-US"/>
        </w:rPr>
        <w:t xml:space="preserve"> sebagaimana jika lupa satu rakaat ia boleh menambahnya selama tidak lama. Dan pada kedua kondisi ini tidak d</w:t>
      </w:r>
      <w:r w:rsidR="004036EC">
        <w:rPr>
          <w:rFonts w:ascii="Souvenir Lt BT" w:eastAsiaTheme="minorHAnsi" w:hAnsi="Souvenir Lt BT" w:cs="Traditional Arabic"/>
          <w:i/>
          <w:iCs/>
          <w:color w:val="auto"/>
          <w:sz w:val="24"/>
          <w:szCs w:val="32"/>
          <w:bdr w:val="none" w:sz="0" w:space="0" w:color="auto"/>
          <w:lang w:eastAsia="en-US"/>
        </w:rPr>
        <w:t>i</w:t>
      </w:r>
      <w:r w:rsidR="00B9649E">
        <w:rPr>
          <w:rFonts w:ascii="Souvenir Lt BT" w:eastAsiaTheme="minorHAnsi" w:hAnsi="Souvenir Lt BT" w:cs="Traditional Arabic"/>
          <w:i/>
          <w:iCs/>
          <w:color w:val="auto"/>
          <w:sz w:val="24"/>
          <w:szCs w:val="32"/>
          <w:bdr w:val="none" w:sz="0" w:space="0" w:color="auto"/>
          <w:lang w:eastAsia="en-US"/>
        </w:rPr>
        <w:t>sya</w:t>
      </w:r>
      <w:r w:rsidR="00723C40" w:rsidRPr="00723C40">
        <w:rPr>
          <w:rFonts w:ascii="Souvenir Lt BT" w:eastAsiaTheme="minorHAnsi" w:hAnsi="Souvenir Lt BT" w:cs="Traditional Arabic"/>
          <w:i/>
          <w:iCs/>
          <w:color w:val="auto"/>
          <w:sz w:val="24"/>
          <w:szCs w:val="32"/>
          <w:bdr w:val="none" w:sz="0" w:space="0" w:color="auto"/>
          <w:lang w:eastAsia="en-US"/>
        </w:rPr>
        <w:t>riatkan sujud sahwi.</w:t>
      </w:r>
      <w:r>
        <w:rPr>
          <w:rFonts w:ascii="Souvenir Lt BT" w:eastAsiaTheme="minorHAnsi" w:hAnsi="Souvenir Lt BT" w:cs="Traditional Arabic"/>
          <w:i/>
          <w:iCs/>
          <w:color w:val="auto"/>
          <w:sz w:val="24"/>
          <w:szCs w:val="32"/>
          <w:bdr w:val="none" w:sz="0" w:space="0" w:color="auto"/>
          <w:lang w:eastAsia="en-US"/>
        </w:rPr>
        <w:t>”</w:t>
      </w:r>
      <w:r w:rsidR="00BD6ED3">
        <w:rPr>
          <w:rStyle w:val="ReferensiCatatanKaki"/>
          <w:rFonts w:ascii="Souvenir Lt BT" w:eastAsiaTheme="minorHAnsi" w:hAnsi="Souvenir Lt BT" w:cs="Traditional Arabic"/>
          <w:i/>
          <w:iCs/>
          <w:color w:val="auto"/>
          <w:sz w:val="24"/>
          <w:szCs w:val="32"/>
          <w:bdr w:val="none" w:sz="0" w:space="0" w:color="auto"/>
          <w:lang w:eastAsia="en-US"/>
        </w:rPr>
        <w:footnoteReference w:id="113"/>
      </w:r>
    </w:p>
    <w:p w14:paraId="1195C314" w14:textId="77777777" w:rsidR="001B4C5E" w:rsidRPr="00AB77D5" w:rsidRDefault="001B4C5E" w:rsidP="009C63B5">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b/>
          <w:bCs/>
          <w:color w:val="auto"/>
          <w:sz w:val="24"/>
          <w:szCs w:val="32"/>
          <w:bdr w:val="none" w:sz="0" w:space="0" w:color="auto"/>
          <w:lang w:eastAsia="en-US"/>
        </w:rPr>
      </w:pPr>
    </w:p>
    <w:p w14:paraId="6DB9C578" w14:textId="3D317909" w:rsidR="00E23CE0" w:rsidRPr="00AB77D5" w:rsidRDefault="00E23CE0" w:rsidP="00E23CE0">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center"/>
        <w:rPr>
          <w:rFonts w:ascii="Souvenir Lt BT" w:eastAsiaTheme="minorHAnsi" w:hAnsi="Souvenir Lt BT" w:cs="Traditional Arabic"/>
          <w:b/>
          <w:bCs/>
          <w:color w:val="auto"/>
          <w:sz w:val="24"/>
          <w:szCs w:val="32"/>
          <w:bdr w:val="none" w:sz="0" w:space="0" w:color="auto"/>
          <w:lang w:eastAsia="en-US"/>
        </w:rPr>
      </w:pPr>
      <w:r w:rsidRPr="00AB77D5">
        <w:rPr>
          <w:rFonts w:ascii="Souvenir Lt BT" w:eastAsiaTheme="minorHAnsi" w:hAnsi="Souvenir Lt BT" w:cs="Traditional Arabic"/>
          <w:b/>
          <w:bCs/>
          <w:color w:val="auto"/>
          <w:sz w:val="24"/>
          <w:szCs w:val="32"/>
          <w:bdr w:val="none" w:sz="0" w:space="0" w:color="auto"/>
          <w:lang w:eastAsia="en-US"/>
        </w:rPr>
        <w:t>***</w:t>
      </w:r>
    </w:p>
    <w:p w14:paraId="62C7D98D" w14:textId="77777777" w:rsidR="00E23CE0" w:rsidRPr="00AB77D5" w:rsidRDefault="00E23CE0" w:rsidP="00E23CE0">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center"/>
        <w:rPr>
          <w:rFonts w:ascii="Souvenir Lt BT" w:eastAsiaTheme="minorHAnsi" w:hAnsi="Souvenir Lt BT" w:cs="Traditional Arabic"/>
          <w:color w:val="auto"/>
          <w:sz w:val="24"/>
          <w:szCs w:val="32"/>
          <w:bdr w:val="none" w:sz="0" w:space="0" w:color="auto"/>
          <w:lang w:eastAsia="en-US"/>
        </w:rPr>
      </w:pPr>
    </w:p>
    <w:p w14:paraId="27105ADE" w14:textId="2BCBE776" w:rsidR="00277F72" w:rsidRPr="00277F72" w:rsidRDefault="00277F72" w:rsidP="00277F72">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277F72">
        <w:rPr>
          <w:rFonts w:ascii="Souvenir Lt BT" w:eastAsiaTheme="minorHAnsi" w:hAnsi="Souvenir Lt BT" w:cs="Traditional Arabic"/>
          <w:b/>
          <w:bCs/>
          <w:color w:val="auto"/>
          <w:sz w:val="24"/>
          <w:szCs w:val="32"/>
          <w:bdr w:val="none" w:sz="0" w:space="0" w:color="auto"/>
          <w:lang w:eastAsia="en-US"/>
        </w:rPr>
        <w:t xml:space="preserve">Pertanyaan 5: </w:t>
      </w:r>
      <w:r w:rsidRPr="00277F72">
        <w:rPr>
          <w:rFonts w:ascii="Souvenir Lt BT" w:eastAsiaTheme="minorHAnsi" w:hAnsi="Souvenir Lt BT" w:cs="Traditional Arabic"/>
          <w:color w:val="auto"/>
          <w:sz w:val="24"/>
          <w:szCs w:val="32"/>
          <w:bdr w:val="none" w:sz="0" w:space="0" w:color="auto"/>
          <w:lang w:eastAsia="en-US"/>
        </w:rPr>
        <w:t>A</w:t>
      </w:r>
      <w:r w:rsidR="00483D8B" w:rsidRPr="00AB77D5">
        <w:rPr>
          <w:rFonts w:ascii="Souvenir Lt BT" w:eastAsiaTheme="minorHAnsi" w:hAnsi="Souvenir Lt BT" w:cs="Traditional Arabic"/>
          <w:color w:val="auto"/>
          <w:sz w:val="24"/>
          <w:szCs w:val="32"/>
          <w:bdr w:val="none" w:sz="0" w:space="0" w:color="auto"/>
          <w:lang w:eastAsia="en-US"/>
        </w:rPr>
        <w:t>pakah setelah takbir keempat masih boleh berdoa ataukah diam saja?</w:t>
      </w:r>
    </w:p>
    <w:p w14:paraId="397AB224" w14:textId="77777777" w:rsidR="00277F72" w:rsidRPr="00277F72" w:rsidRDefault="00277F72" w:rsidP="00277F72">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277F72">
        <w:rPr>
          <w:rFonts w:ascii="Souvenir Lt BT" w:eastAsiaTheme="minorHAnsi" w:hAnsi="Souvenir Lt BT" w:cs="Traditional Arabic"/>
          <w:b/>
          <w:bCs/>
          <w:color w:val="auto"/>
          <w:sz w:val="24"/>
          <w:szCs w:val="32"/>
          <w:bdr w:val="none" w:sz="0" w:space="0" w:color="auto"/>
          <w:lang w:eastAsia="en-US"/>
        </w:rPr>
        <w:t>Jawab:</w:t>
      </w:r>
    </w:p>
    <w:p w14:paraId="3310F176" w14:textId="57A6CD0F" w:rsidR="00277F72" w:rsidRPr="00277F72" w:rsidRDefault="00277F72" w:rsidP="00277F72">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277F72">
        <w:rPr>
          <w:rFonts w:ascii="Souvenir Lt BT" w:eastAsiaTheme="minorHAnsi" w:hAnsi="Souvenir Lt BT" w:cs="Traditional Arabic"/>
          <w:color w:val="auto"/>
          <w:sz w:val="24"/>
          <w:szCs w:val="32"/>
          <w:bdr w:val="none" w:sz="0" w:space="0" w:color="auto"/>
          <w:lang w:eastAsia="en-US"/>
        </w:rPr>
        <w:t>Sebagian ulama berpendapat tidak ada doa setelah takbir keempat</w:t>
      </w:r>
      <w:r w:rsidR="009E5998" w:rsidRPr="00AB77D5">
        <w:rPr>
          <w:rFonts w:ascii="Souvenir Lt BT" w:eastAsiaTheme="minorHAnsi" w:hAnsi="Souvenir Lt BT" w:cs="Traditional Arabic"/>
          <w:color w:val="auto"/>
          <w:sz w:val="24"/>
          <w:szCs w:val="32"/>
          <w:bdr w:val="none" w:sz="0" w:space="0" w:color="auto"/>
          <w:lang w:eastAsia="en-US"/>
        </w:rPr>
        <w:t>,</w:t>
      </w:r>
      <w:r w:rsidRPr="00277F72">
        <w:rPr>
          <w:rFonts w:ascii="Souvenir Lt BT" w:eastAsiaTheme="minorHAnsi" w:hAnsi="Souvenir Lt BT" w:cs="Traditional Arabic"/>
          <w:color w:val="auto"/>
          <w:sz w:val="24"/>
          <w:szCs w:val="32"/>
          <w:bdr w:val="none" w:sz="0" w:space="0" w:color="auto"/>
          <w:lang w:eastAsia="en-US"/>
        </w:rPr>
        <w:t xml:space="preserve"> ini adalah pendapat mazhab Hanafi dan Hanbali, yaitu cukup diam sejenak lalu </w:t>
      </w:r>
      <w:r w:rsidRPr="00277F72">
        <w:rPr>
          <w:rFonts w:ascii="Souvenir Lt BT" w:eastAsiaTheme="minorHAnsi" w:hAnsi="Souvenir Lt BT" w:cs="Traditional Arabic"/>
          <w:color w:val="auto"/>
          <w:sz w:val="24"/>
          <w:szCs w:val="32"/>
          <w:bdr w:val="none" w:sz="0" w:space="0" w:color="auto"/>
          <w:lang w:eastAsia="en-US"/>
        </w:rPr>
        <w:lastRenderedPageBreak/>
        <w:t xml:space="preserve">salam. Adapun mazhab </w:t>
      </w:r>
      <w:proofErr w:type="spellStart"/>
      <w:r w:rsidRPr="00277F72">
        <w:rPr>
          <w:rFonts w:ascii="Souvenir Lt BT" w:eastAsiaTheme="minorHAnsi" w:hAnsi="Souvenir Lt BT" w:cs="Traditional Arabic"/>
          <w:color w:val="auto"/>
          <w:sz w:val="24"/>
          <w:szCs w:val="32"/>
          <w:bdr w:val="none" w:sz="0" w:space="0" w:color="auto"/>
          <w:lang w:eastAsia="en-US"/>
        </w:rPr>
        <w:t>Syafi</w:t>
      </w:r>
      <w:r w:rsidR="00A257FA">
        <w:rPr>
          <w:rFonts w:ascii="Souvenir Lt BT" w:eastAsiaTheme="minorHAnsi" w:hAnsi="Souvenir Lt BT" w:cs="Traditional Arabic"/>
          <w:color w:val="auto"/>
          <w:sz w:val="24"/>
          <w:szCs w:val="32"/>
          <w:bdr w:val="none" w:sz="0" w:space="0" w:color="auto"/>
          <w:lang w:eastAsia="en-US"/>
        </w:rPr>
        <w:t>’</w:t>
      </w:r>
      <w:r w:rsidRPr="00277F72">
        <w:rPr>
          <w:rFonts w:ascii="Souvenir Lt BT" w:eastAsiaTheme="minorHAnsi" w:hAnsi="Souvenir Lt BT" w:cs="Traditional Arabic"/>
          <w:color w:val="auto"/>
          <w:sz w:val="24"/>
          <w:szCs w:val="32"/>
          <w:bdr w:val="none" w:sz="0" w:space="0" w:color="auto"/>
          <w:lang w:eastAsia="en-US"/>
        </w:rPr>
        <w:t>i</w:t>
      </w:r>
      <w:proofErr w:type="spellEnd"/>
      <w:r w:rsidRPr="00277F72">
        <w:rPr>
          <w:rFonts w:ascii="Souvenir Lt BT" w:eastAsiaTheme="minorHAnsi" w:hAnsi="Souvenir Lt BT" w:cs="Traditional Arabic"/>
          <w:color w:val="auto"/>
          <w:sz w:val="24"/>
          <w:szCs w:val="32"/>
          <w:bdr w:val="none" w:sz="0" w:space="0" w:color="auto"/>
          <w:lang w:eastAsia="en-US"/>
        </w:rPr>
        <w:t xml:space="preserve"> dan Maliki berpendapat ada doa setelah takbir keempat.</w:t>
      </w:r>
      <w:r w:rsidR="00FC539B">
        <w:rPr>
          <w:rStyle w:val="ReferensiCatatanKaki"/>
          <w:rFonts w:ascii="Souvenir Lt BT" w:eastAsiaTheme="minorHAnsi" w:hAnsi="Souvenir Lt BT" w:cs="Traditional Arabic"/>
          <w:color w:val="auto"/>
          <w:sz w:val="24"/>
          <w:szCs w:val="32"/>
          <w:bdr w:val="none" w:sz="0" w:space="0" w:color="auto"/>
          <w:lang w:eastAsia="en-US"/>
        </w:rPr>
        <w:footnoteReference w:id="114"/>
      </w:r>
    </w:p>
    <w:p w14:paraId="2C0C024D" w14:textId="77777777" w:rsidR="00277F72" w:rsidRPr="00277F72" w:rsidRDefault="00277F72" w:rsidP="00277F72">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277F72">
        <w:rPr>
          <w:rFonts w:ascii="Souvenir Lt BT" w:eastAsiaTheme="minorHAnsi" w:hAnsi="Souvenir Lt BT" w:cs="Traditional Arabic"/>
          <w:color w:val="auto"/>
          <w:sz w:val="24"/>
          <w:szCs w:val="32"/>
          <w:bdr w:val="none" w:sz="0" w:space="0" w:color="auto"/>
          <w:lang w:eastAsia="en-US"/>
        </w:rPr>
        <w:t>Pendapat yang lebih kuat adalah dianjurkannya berdoa setelah takbir keempat, berdasarkan dua dalil.</w:t>
      </w:r>
    </w:p>
    <w:p w14:paraId="63C113EB" w14:textId="2EA3EEE5" w:rsidR="00277F72" w:rsidRPr="00277F72" w:rsidRDefault="00277F72" w:rsidP="00277F72">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277F72">
        <w:rPr>
          <w:rFonts w:ascii="Souvenir Lt BT" w:eastAsiaTheme="minorHAnsi" w:hAnsi="Souvenir Lt BT" w:cs="Traditional Arabic"/>
          <w:b/>
          <w:bCs/>
          <w:color w:val="auto"/>
          <w:sz w:val="24"/>
          <w:szCs w:val="32"/>
          <w:bdr w:val="none" w:sz="0" w:space="0" w:color="auto"/>
          <w:lang w:eastAsia="en-US"/>
        </w:rPr>
        <w:t>Pertama,</w:t>
      </w:r>
      <w:r w:rsidRPr="00277F72">
        <w:rPr>
          <w:rFonts w:ascii="Souvenir Lt BT" w:eastAsiaTheme="minorHAnsi" w:hAnsi="Souvenir Lt BT" w:cs="Traditional Arabic"/>
          <w:color w:val="auto"/>
          <w:sz w:val="24"/>
          <w:szCs w:val="32"/>
          <w:bdr w:val="none" w:sz="0" w:space="0" w:color="auto"/>
          <w:lang w:eastAsia="en-US"/>
        </w:rPr>
        <w:t xml:space="preserve"> hadis Abdullah bin Abi Aufa. Abu </w:t>
      </w:r>
      <w:proofErr w:type="spellStart"/>
      <w:r w:rsidRPr="00277F72">
        <w:rPr>
          <w:rFonts w:ascii="Souvenir Lt BT" w:eastAsiaTheme="minorHAnsi" w:hAnsi="Souvenir Lt BT" w:cs="Traditional Arabic"/>
          <w:color w:val="auto"/>
          <w:sz w:val="24"/>
          <w:szCs w:val="32"/>
          <w:bdr w:val="none" w:sz="0" w:space="0" w:color="auto"/>
          <w:lang w:eastAsia="en-US"/>
        </w:rPr>
        <w:t>Ya</w:t>
      </w:r>
      <w:r w:rsidR="00A257FA">
        <w:rPr>
          <w:rFonts w:ascii="Souvenir Lt BT" w:eastAsiaTheme="minorHAnsi" w:hAnsi="Souvenir Lt BT" w:cs="Traditional Arabic"/>
          <w:color w:val="auto"/>
          <w:sz w:val="24"/>
          <w:szCs w:val="32"/>
          <w:bdr w:val="none" w:sz="0" w:space="0" w:color="auto"/>
          <w:lang w:eastAsia="en-US"/>
        </w:rPr>
        <w:t>’</w:t>
      </w:r>
      <w:r w:rsidRPr="00277F72">
        <w:rPr>
          <w:rFonts w:ascii="Souvenir Lt BT" w:eastAsiaTheme="minorHAnsi" w:hAnsi="Souvenir Lt BT" w:cs="Traditional Arabic"/>
          <w:color w:val="auto"/>
          <w:sz w:val="24"/>
          <w:szCs w:val="32"/>
          <w:bdr w:val="none" w:sz="0" w:space="0" w:color="auto"/>
          <w:lang w:eastAsia="en-US"/>
        </w:rPr>
        <w:t>fur</w:t>
      </w:r>
      <w:proofErr w:type="spellEnd"/>
      <w:r w:rsidRPr="00277F72">
        <w:rPr>
          <w:rFonts w:ascii="Souvenir Lt BT" w:eastAsiaTheme="minorHAnsi" w:hAnsi="Souvenir Lt BT" w:cs="Traditional Arabic"/>
          <w:color w:val="auto"/>
          <w:sz w:val="24"/>
          <w:szCs w:val="32"/>
          <w:bdr w:val="none" w:sz="0" w:space="0" w:color="auto"/>
          <w:lang w:eastAsia="en-US"/>
        </w:rPr>
        <w:t xml:space="preserve"> berkata</w:t>
      </w:r>
      <w:r w:rsidR="009E5998" w:rsidRPr="00AB77D5">
        <w:rPr>
          <w:rFonts w:ascii="Souvenir Lt BT" w:eastAsiaTheme="minorHAnsi" w:hAnsi="Souvenir Lt BT" w:cs="Traditional Arabic"/>
          <w:color w:val="auto"/>
          <w:sz w:val="24"/>
          <w:szCs w:val="32"/>
          <w:bdr w:val="none" w:sz="0" w:space="0" w:color="auto"/>
          <w:lang w:eastAsia="en-US"/>
        </w:rPr>
        <w:t>,</w:t>
      </w:r>
    </w:p>
    <w:p w14:paraId="0126174F" w14:textId="77777777" w:rsidR="00277F72" w:rsidRPr="00277F72" w:rsidRDefault="00277F72" w:rsidP="00483D8B">
      <w:pPr>
        <w:pBdr>
          <w:top w:val="none" w:sz="0" w:space="0" w:color="auto"/>
          <w:left w:val="none" w:sz="0" w:space="0" w:color="auto"/>
          <w:bottom w:val="none" w:sz="0" w:space="0" w:color="auto"/>
          <w:right w:val="none" w:sz="0" w:space="0" w:color="auto"/>
          <w:between w:val="none" w:sz="0" w:space="0" w:color="auto"/>
          <w:bar w:val="none" w:sz="0" w:color="auto"/>
        </w:pBdr>
        <w:spacing w:after="0" w:line="259" w:lineRule="auto"/>
        <w:jc w:val="both"/>
        <w:rPr>
          <w:rFonts w:ascii="Souvenir Lt BT" w:eastAsiaTheme="minorHAnsi" w:hAnsi="Souvenir Lt BT" w:cs="Traditional Arabic"/>
          <w:color w:val="auto"/>
          <w:sz w:val="24"/>
          <w:szCs w:val="32"/>
          <w:bdr w:val="none" w:sz="0" w:space="0" w:color="auto"/>
          <w:lang w:eastAsia="en-US"/>
        </w:rPr>
      </w:pPr>
      <w:r w:rsidRPr="00277F72">
        <w:rPr>
          <w:rFonts w:ascii="Souvenir Lt BT" w:eastAsiaTheme="minorHAnsi" w:hAnsi="Souvenir Lt BT" w:cs="Traditional Arabic"/>
          <w:color w:val="auto"/>
          <w:sz w:val="24"/>
          <w:szCs w:val="32"/>
          <w:bdr w:val="none" w:sz="0" w:space="0" w:color="auto"/>
          <w:rtl/>
          <w:lang w:eastAsia="en-US"/>
        </w:rPr>
        <w:t>شَهِدْتُهُ وَكَبَّرَ عَلَى جِنَازَةٍ أَرْبَعًا ثُمَّ قَامَ سَاعَةً يَعْنِي يَدْعُو، ثُمَّ قَالَ: أَتَرَوْنِي كُنْتُ أُكَبِّرُ خَمْسًا؟ قَالُوا: لَا. قَالَ: إِنَّ رَسُولَ اللهِ صَلَّى اللهُ عَلَيْهِ وَسَلَّمَ كَانَ يُكَبِّرُ أَرْبَعًا</w:t>
      </w:r>
    </w:p>
    <w:p w14:paraId="155B10A5" w14:textId="77777777" w:rsidR="00CB6980" w:rsidRDefault="00A257FA" w:rsidP="009E5998">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i/>
          <w:iCs/>
          <w:color w:val="auto"/>
          <w:sz w:val="24"/>
          <w:szCs w:val="32"/>
          <w:bdr w:val="none" w:sz="0" w:space="0" w:color="auto"/>
          <w:lang w:eastAsia="en-US"/>
        </w:rPr>
      </w:pPr>
      <w:r>
        <w:rPr>
          <w:rFonts w:ascii="Souvenir Lt BT" w:eastAsiaTheme="minorHAnsi" w:hAnsi="Souvenir Lt BT" w:cs="Traditional Arabic"/>
          <w:i/>
          <w:iCs/>
          <w:color w:val="auto"/>
          <w:sz w:val="24"/>
          <w:szCs w:val="32"/>
          <w:bdr w:val="none" w:sz="0" w:space="0" w:color="auto"/>
          <w:lang w:eastAsia="en-US"/>
        </w:rPr>
        <w:t>“</w:t>
      </w:r>
      <w:r w:rsidR="00277F72" w:rsidRPr="00277F72">
        <w:rPr>
          <w:rFonts w:ascii="Souvenir Lt BT" w:eastAsiaTheme="minorHAnsi" w:hAnsi="Souvenir Lt BT" w:cs="Traditional Arabic"/>
          <w:i/>
          <w:iCs/>
          <w:color w:val="auto"/>
          <w:sz w:val="24"/>
          <w:szCs w:val="32"/>
          <w:bdr w:val="none" w:sz="0" w:space="0" w:color="auto"/>
          <w:lang w:eastAsia="en-US"/>
        </w:rPr>
        <w:t>Aku menyaksikan Abdullah bin Abi Aufa salat jenazah dan bertakbir empat kali, lalu beliau diam sesaat</w:t>
      </w:r>
      <w:r w:rsidR="009E5998" w:rsidRPr="00AB77D5">
        <w:rPr>
          <w:rFonts w:ascii="Souvenir Lt BT" w:eastAsiaTheme="minorHAnsi" w:hAnsi="Souvenir Lt BT" w:cs="Traditional Arabic"/>
          <w:i/>
          <w:iCs/>
          <w:color w:val="auto"/>
          <w:sz w:val="24"/>
          <w:szCs w:val="32"/>
          <w:bdr w:val="none" w:sz="0" w:space="0" w:color="auto"/>
          <w:lang w:eastAsia="en-US"/>
        </w:rPr>
        <w:t xml:space="preserve">, </w:t>
      </w:r>
      <w:r w:rsidR="00277F72" w:rsidRPr="00277F72">
        <w:rPr>
          <w:rFonts w:ascii="Souvenir Lt BT" w:eastAsiaTheme="minorHAnsi" w:hAnsi="Souvenir Lt BT" w:cs="Traditional Arabic"/>
          <w:i/>
          <w:iCs/>
          <w:color w:val="auto"/>
          <w:sz w:val="24"/>
          <w:szCs w:val="32"/>
          <w:bdr w:val="none" w:sz="0" w:space="0" w:color="auto"/>
          <w:lang w:eastAsia="en-US"/>
        </w:rPr>
        <w:t>yaitu berdoa</w:t>
      </w:r>
      <w:r w:rsidR="009E5998" w:rsidRPr="00AB77D5">
        <w:rPr>
          <w:rFonts w:ascii="Souvenir Lt BT" w:eastAsiaTheme="minorHAnsi" w:hAnsi="Souvenir Lt BT" w:cs="Traditional Arabic"/>
          <w:i/>
          <w:iCs/>
          <w:color w:val="auto"/>
          <w:sz w:val="24"/>
          <w:szCs w:val="32"/>
          <w:bdr w:val="none" w:sz="0" w:space="0" w:color="auto"/>
          <w:lang w:eastAsia="en-US"/>
        </w:rPr>
        <w:t>,</w:t>
      </w:r>
      <w:r w:rsidR="00277F72" w:rsidRPr="00277F72">
        <w:rPr>
          <w:rFonts w:ascii="Souvenir Lt BT" w:eastAsiaTheme="minorHAnsi" w:hAnsi="Souvenir Lt BT" w:cs="Traditional Arabic"/>
          <w:i/>
          <w:iCs/>
          <w:color w:val="auto"/>
          <w:sz w:val="24"/>
          <w:szCs w:val="32"/>
          <w:bdr w:val="none" w:sz="0" w:space="0" w:color="auto"/>
          <w:lang w:eastAsia="en-US"/>
        </w:rPr>
        <w:t xml:space="preserve"> kemudian berkata, </w:t>
      </w:r>
      <w:r>
        <w:rPr>
          <w:rFonts w:ascii="Souvenir Lt BT" w:eastAsiaTheme="minorHAnsi" w:hAnsi="Souvenir Lt BT" w:cs="Traditional Arabic"/>
          <w:i/>
          <w:iCs/>
          <w:color w:val="auto"/>
          <w:sz w:val="24"/>
          <w:szCs w:val="32"/>
          <w:bdr w:val="none" w:sz="0" w:space="0" w:color="auto"/>
          <w:lang w:eastAsia="en-US"/>
        </w:rPr>
        <w:t>‘</w:t>
      </w:r>
      <w:r w:rsidR="00277F72" w:rsidRPr="00277F72">
        <w:rPr>
          <w:rFonts w:ascii="Souvenir Lt BT" w:eastAsiaTheme="minorHAnsi" w:hAnsi="Souvenir Lt BT" w:cs="Traditional Arabic"/>
          <w:i/>
          <w:iCs/>
          <w:color w:val="auto"/>
          <w:sz w:val="24"/>
          <w:szCs w:val="32"/>
          <w:bdr w:val="none" w:sz="0" w:space="0" w:color="auto"/>
          <w:lang w:eastAsia="en-US"/>
        </w:rPr>
        <w:t>Apakah kalian melihatku bertakbir yang kelima?</w:t>
      </w:r>
      <w:r>
        <w:rPr>
          <w:rFonts w:ascii="Souvenir Lt BT" w:eastAsiaTheme="minorHAnsi" w:hAnsi="Souvenir Lt BT" w:cs="Traditional Arabic"/>
          <w:i/>
          <w:iCs/>
          <w:color w:val="auto"/>
          <w:sz w:val="24"/>
          <w:szCs w:val="32"/>
          <w:bdr w:val="none" w:sz="0" w:space="0" w:color="auto"/>
          <w:lang w:eastAsia="en-US"/>
        </w:rPr>
        <w:t>’</w:t>
      </w:r>
      <w:r w:rsidR="00277F72" w:rsidRPr="00277F72">
        <w:rPr>
          <w:rFonts w:ascii="Souvenir Lt BT" w:eastAsiaTheme="minorHAnsi" w:hAnsi="Souvenir Lt BT" w:cs="Traditional Arabic"/>
          <w:i/>
          <w:iCs/>
          <w:color w:val="auto"/>
          <w:sz w:val="24"/>
          <w:szCs w:val="32"/>
          <w:bdr w:val="none" w:sz="0" w:space="0" w:color="auto"/>
          <w:lang w:eastAsia="en-US"/>
        </w:rPr>
        <w:t xml:space="preserve"> </w:t>
      </w:r>
    </w:p>
    <w:p w14:paraId="78E1D91F" w14:textId="77777777" w:rsidR="00CB6980" w:rsidRDefault="00277F72" w:rsidP="00CB6980">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i/>
          <w:iCs/>
          <w:color w:val="auto"/>
          <w:sz w:val="24"/>
          <w:szCs w:val="32"/>
          <w:bdr w:val="none" w:sz="0" w:space="0" w:color="auto"/>
          <w:lang w:eastAsia="en-US"/>
        </w:rPr>
      </w:pPr>
      <w:r w:rsidRPr="00277F72">
        <w:rPr>
          <w:rFonts w:ascii="Souvenir Lt BT" w:eastAsiaTheme="minorHAnsi" w:hAnsi="Souvenir Lt BT" w:cs="Traditional Arabic"/>
          <w:i/>
          <w:iCs/>
          <w:color w:val="auto"/>
          <w:sz w:val="24"/>
          <w:szCs w:val="32"/>
          <w:bdr w:val="none" w:sz="0" w:space="0" w:color="auto"/>
          <w:lang w:eastAsia="en-US"/>
        </w:rPr>
        <w:t xml:space="preserve">Mereka menjawab, </w:t>
      </w:r>
      <w:r w:rsidR="00A257FA">
        <w:rPr>
          <w:rFonts w:ascii="Souvenir Lt BT" w:eastAsiaTheme="minorHAnsi" w:hAnsi="Souvenir Lt BT" w:cs="Traditional Arabic"/>
          <w:i/>
          <w:iCs/>
          <w:color w:val="auto"/>
          <w:sz w:val="24"/>
          <w:szCs w:val="32"/>
          <w:bdr w:val="none" w:sz="0" w:space="0" w:color="auto"/>
          <w:lang w:eastAsia="en-US"/>
        </w:rPr>
        <w:t>‘</w:t>
      </w:r>
      <w:r w:rsidRPr="00277F72">
        <w:rPr>
          <w:rFonts w:ascii="Souvenir Lt BT" w:eastAsiaTheme="minorHAnsi" w:hAnsi="Souvenir Lt BT" w:cs="Traditional Arabic"/>
          <w:i/>
          <w:iCs/>
          <w:color w:val="auto"/>
          <w:sz w:val="24"/>
          <w:szCs w:val="32"/>
          <w:bdr w:val="none" w:sz="0" w:space="0" w:color="auto"/>
          <w:lang w:eastAsia="en-US"/>
        </w:rPr>
        <w:t>Tidak.</w:t>
      </w:r>
      <w:r w:rsidR="00A257FA">
        <w:rPr>
          <w:rFonts w:ascii="Souvenir Lt BT" w:eastAsiaTheme="minorHAnsi" w:hAnsi="Souvenir Lt BT" w:cs="Traditional Arabic"/>
          <w:i/>
          <w:iCs/>
          <w:color w:val="auto"/>
          <w:sz w:val="24"/>
          <w:szCs w:val="32"/>
          <w:bdr w:val="none" w:sz="0" w:space="0" w:color="auto"/>
          <w:lang w:eastAsia="en-US"/>
        </w:rPr>
        <w:t>’</w:t>
      </w:r>
      <w:r w:rsidRPr="00277F72">
        <w:rPr>
          <w:rFonts w:ascii="Souvenir Lt BT" w:eastAsiaTheme="minorHAnsi" w:hAnsi="Souvenir Lt BT" w:cs="Traditional Arabic"/>
          <w:i/>
          <w:iCs/>
          <w:color w:val="auto"/>
          <w:sz w:val="24"/>
          <w:szCs w:val="32"/>
          <w:bdr w:val="none" w:sz="0" w:space="0" w:color="auto"/>
          <w:lang w:eastAsia="en-US"/>
        </w:rPr>
        <w:t xml:space="preserve"> </w:t>
      </w:r>
    </w:p>
    <w:p w14:paraId="2D58EB9F" w14:textId="2EF20868" w:rsidR="00277F72" w:rsidRPr="00277F72" w:rsidRDefault="00277F72" w:rsidP="009E5998">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eastAsia="en-US"/>
        </w:rPr>
      </w:pPr>
      <w:r w:rsidRPr="00277F72">
        <w:rPr>
          <w:rFonts w:ascii="Souvenir Lt BT" w:eastAsiaTheme="minorHAnsi" w:hAnsi="Souvenir Lt BT" w:cs="Traditional Arabic"/>
          <w:i/>
          <w:iCs/>
          <w:color w:val="auto"/>
          <w:sz w:val="24"/>
          <w:szCs w:val="32"/>
          <w:bdr w:val="none" w:sz="0" w:space="0" w:color="auto"/>
          <w:lang w:eastAsia="en-US"/>
        </w:rPr>
        <w:t xml:space="preserve">Beliau berkata, </w:t>
      </w:r>
      <w:r w:rsidR="00A257FA">
        <w:rPr>
          <w:rFonts w:ascii="Souvenir Lt BT" w:eastAsiaTheme="minorHAnsi" w:hAnsi="Souvenir Lt BT" w:cs="Traditional Arabic"/>
          <w:i/>
          <w:iCs/>
          <w:color w:val="auto"/>
          <w:sz w:val="24"/>
          <w:szCs w:val="32"/>
          <w:bdr w:val="none" w:sz="0" w:space="0" w:color="auto"/>
          <w:lang w:eastAsia="en-US"/>
        </w:rPr>
        <w:t>‘</w:t>
      </w:r>
      <w:r w:rsidRPr="00277F72">
        <w:rPr>
          <w:rFonts w:ascii="Souvenir Lt BT" w:eastAsiaTheme="minorHAnsi" w:hAnsi="Souvenir Lt BT" w:cs="Traditional Arabic"/>
          <w:i/>
          <w:iCs/>
          <w:color w:val="auto"/>
          <w:sz w:val="24"/>
          <w:szCs w:val="32"/>
          <w:bdr w:val="none" w:sz="0" w:space="0" w:color="auto"/>
          <w:lang w:eastAsia="en-US"/>
        </w:rPr>
        <w:t xml:space="preserve">Sesungguhnya Rasulullah </w:t>
      </w:r>
      <w:r w:rsidR="00A257FA" w:rsidRPr="00A257FA">
        <w:rPr>
          <w:rFonts w:ascii="Souvenir Lt BT" w:eastAsiaTheme="minorHAnsi" w:hAnsi="Souvenir Lt BT" w:cs="Traditional Arabic"/>
          <w:i/>
          <w:iCs/>
          <w:color w:val="auto"/>
          <w:sz w:val="24"/>
          <w:szCs w:val="32"/>
          <w:bdr w:val="none" w:sz="0" w:space="0" w:color="auto"/>
          <w:rtl/>
          <w:lang w:eastAsia="en-US"/>
        </w:rPr>
        <w:t>ﷺ</w:t>
      </w:r>
      <w:r w:rsidRPr="00277F72">
        <w:rPr>
          <w:rFonts w:ascii="Souvenir Lt BT" w:eastAsiaTheme="minorHAnsi" w:hAnsi="Souvenir Lt BT" w:cs="Traditional Arabic"/>
          <w:i/>
          <w:iCs/>
          <w:color w:val="auto"/>
          <w:sz w:val="24"/>
          <w:szCs w:val="32"/>
          <w:bdr w:val="none" w:sz="0" w:space="0" w:color="auto"/>
          <w:lang w:eastAsia="en-US"/>
        </w:rPr>
        <w:t xml:space="preserve"> bertakbir empat kali.</w:t>
      </w:r>
      <w:r w:rsidR="00A257FA">
        <w:rPr>
          <w:rFonts w:ascii="Souvenir Lt BT" w:eastAsiaTheme="minorHAnsi" w:hAnsi="Souvenir Lt BT" w:cs="Traditional Arabic"/>
          <w:i/>
          <w:iCs/>
          <w:color w:val="auto"/>
          <w:sz w:val="24"/>
          <w:szCs w:val="32"/>
          <w:bdr w:val="none" w:sz="0" w:space="0" w:color="auto"/>
          <w:lang w:eastAsia="en-US"/>
        </w:rPr>
        <w:t>’”</w:t>
      </w:r>
      <w:r w:rsidR="000560D3">
        <w:rPr>
          <w:rStyle w:val="ReferensiCatatanKaki"/>
          <w:rFonts w:ascii="Souvenir Lt BT" w:eastAsiaTheme="minorHAnsi" w:hAnsi="Souvenir Lt BT" w:cs="Traditional Arabic"/>
          <w:i/>
          <w:iCs/>
          <w:color w:val="auto"/>
          <w:sz w:val="24"/>
          <w:szCs w:val="32"/>
          <w:bdr w:val="none" w:sz="0" w:space="0" w:color="auto"/>
          <w:lang w:eastAsia="en-US"/>
        </w:rPr>
        <w:footnoteReference w:id="115"/>
      </w:r>
      <w:r w:rsidRPr="00277F72">
        <w:rPr>
          <w:rFonts w:ascii="Souvenir Lt BT" w:eastAsiaTheme="minorHAnsi" w:hAnsi="Souvenir Lt BT" w:cs="Traditional Arabic"/>
          <w:color w:val="auto"/>
          <w:sz w:val="24"/>
          <w:szCs w:val="32"/>
          <w:bdr w:val="none" w:sz="0" w:space="0" w:color="auto"/>
          <w:lang w:eastAsia="en-US"/>
        </w:rPr>
        <w:t xml:space="preserve"> </w:t>
      </w:r>
    </w:p>
    <w:p w14:paraId="4753F5E6" w14:textId="64F04309" w:rsidR="00277F72" w:rsidRPr="00277F72" w:rsidRDefault="00277F72" w:rsidP="00277F72">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i/>
          <w:iCs/>
          <w:color w:val="auto"/>
          <w:sz w:val="24"/>
          <w:szCs w:val="32"/>
          <w:bdr w:val="none" w:sz="0" w:space="0" w:color="auto"/>
          <w:lang w:eastAsia="en-US"/>
        </w:rPr>
      </w:pPr>
      <w:r w:rsidRPr="00277F72">
        <w:rPr>
          <w:rFonts w:ascii="Souvenir Lt BT" w:eastAsiaTheme="minorHAnsi" w:hAnsi="Souvenir Lt BT" w:cs="Traditional Arabic"/>
          <w:color w:val="auto"/>
          <w:sz w:val="24"/>
          <w:szCs w:val="32"/>
          <w:bdr w:val="none" w:sz="0" w:space="0" w:color="auto"/>
          <w:lang w:eastAsia="en-US"/>
        </w:rPr>
        <w:t xml:space="preserve">Hadis ini sangat jelas menunjukkan bahwa setelah takbir keempat masih ada doa, sebagaimana yang dipraktikkan oleh Abdullah bin Abi Aufa </w:t>
      </w:r>
      <w:proofErr w:type="spellStart"/>
      <w:r w:rsidR="009E5998" w:rsidRPr="00AB77D5">
        <w:rPr>
          <w:rFonts w:ascii="Souvenir Lt BT" w:eastAsiaTheme="minorHAnsi" w:hAnsi="Souvenir Lt BT" w:cs="Traditional Arabic"/>
          <w:i/>
          <w:iCs/>
          <w:color w:val="auto"/>
          <w:sz w:val="24"/>
          <w:szCs w:val="32"/>
          <w:bdr w:val="none" w:sz="0" w:space="0" w:color="auto"/>
          <w:lang w:eastAsia="en-US"/>
        </w:rPr>
        <w:t>radhiyallâhu</w:t>
      </w:r>
      <w:proofErr w:type="spellEnd"/>
      <w:r w:rsidRPr="00277F72">
        <w:rPr>
          <w:rFonts w:ascii="Souvenir Lt BT" w:eastAsiaTheme="minorHAnsi" w:hAnsi="Souvenir Lt BT" w:cs="Traditional Arabic"/>
          <w:i/>
          <w:iCs/>
          <w:color w:val="auto"/>
          <w:sz w:val="24"/>
          <w:szCs w:val="32"/>
          <w:bdr w:val="none" w:sz="0" w:space="0" w:color="auto"/>
          <w:lang w:eastAsia="en-US"/>
        </w:rPr>
        <w:t xml:space="preserve"> </w:t>
      </w:r>
      <w:r w:rsidR="00A257FA">
        <w:rPr>
          <w:rFonts w:ascii="Souvenir Lt BT" w:eastAsiaTheme="minorHAnsi" w:hAnsi="Souvenir Lt BT" w:cs="Traditional Arabic"/>
          <w:i/>
          <w:iCs/>
          <w:color w:val="auto"/>
          <w:sz w:val="24"/>
          <w:szCs w:val="32"/>
          <w:bdr w:val="none" w:sz="0" w:space="0" w:color="auto"/>
          <w:lang w:eastAsia="en-US"/>
        </w:rPr>
        <w:t>‘</w:t>
      </w:r>
      <w:proofErr w:type="spellStart"/>
      <w:r w:rsidRPr="00277F72">
        <w:rPr>
          <w:rFonts w:ascii="Souvenir Lt BT" w:eastAsiaTheme="minorHAnsi" w:hAnsi="Souvenir Lt BT" w:cs="Traditional Arabic"/>
          <w:i/>
          <w:iCs/>
          <w:color w:val="auto"/>
          <w:sz w:val="24"/>
          <w:szCs w:val="32"/>
          <w:bdr w:val="none" w:sz="0" w:space="0" w:color="auto"/>
          <w:lang w:eastAsia="en-US"/>
        </w:rPr>
        <w:t>anhu</w:t>
      </w:r>
      <w:proofErr w:type="spellEnd"/>
      <w:r w:rsidRPr="00277F72">
        <w:rPr>
          <w:rFonts w:ascii="Souvenir Lt BT" w:eastAsiaTheme="minorHAnsi" w:hAnsi="Souvenir Lt BT" w:cs="Traditional Arabic"/>
          <w:i/>
          <w:iCs/>
          <w:color w:val="auto"/>
          <w:sz w:val="24"/>
          <w:szCs w:val="32"/>
          <w:bdr w:val="none" w:sz="0" w:space="0" w:color="auto"/>
          <w:lang w:eastAsia="en-US"/>
        </w:rPr>
        <w:t>.</w:t>
      </w:r>
    </w:p>
    <w:p w14:paraId="7B0D544D" w14:textId="30D84374" w:rsidR="00277F72" w:rsidRPr="00277F72" w:rsidRDefault="00277F72" w:rsidP="00277F72">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277F72">
        <w:rPr>
          <w:rFonts w:ascii="Souvenir Lt BT" w:eastAsiaTheme="minorHAnsi" w:hAnsi="Souvenir Lt BT" w:cs="Traditional Arabic"/>
          <w:b/>
          <w:bCs/>
          <w:color w:val="auto"/>
          <w:sz w:val="24"/>
          <w:szCs w:val="32"/>
          <w:bdr w:val="none" w:sz="0" w:space="0" w:color="auto"/>
          <w:lang w:eastAsia="en-US"/>
        </w:rPr>
        <w:t>Kedua,</w:t>
      </w:r>
      <w:r w:rsidRPr="00277F72">
        <w:rPr>
          <w:rFonts w:ascii="Souvenir Lt BT" w:eastAsiaTheme="minorHAnsi" w:hAnsi="Souvenir Lt BT" w:cs="Traditional Arabic"/>
          <w:color w:val="auto"/>
          <w:sz w:val="24"/>
          <w:szCs w:val="32"/>
          <w:bdr w:val="none" w:sz="0" w:space="0" w:color="auto"/>
          <w:lang w:eastAsia="en-US"/>
        </w:rPr>
        <w:t xml:space="preserve"> berdoa tentu lebih baik daripada diam saja. Sy</w:t>
      </w:r>
      <w:r w:rsidR="009E5998" w:rsidRPr="00AB77D5">
        <w:rPr>
          <w:rFonts w:ascii="Souvenir Lt BT" w:eastAsiaTheme="minorHAnsi" w:hAnsi="Souvenir Lt BT" w:cs="Traditional Arabic"/>
          <w:color w:val="auto"/>
          <w:sz w:val="24"/>
          <w:szCs w:val="32"/>
          <w:bdr w:val="none" w:sz="0" w:space="0" w:color="auto"/>
          <w:lang w:eastAsia="en-US"/>
        </w:rPr>
        <w:t>e</w:t>
      </w:r>
      <w:r w:rsidRPr="00277F72">
        <w:rPr>
          <w:rFonts w:ascii="Souvenir Lt BT" w:eastAsiaTheme="minorHAnsi" w:hAnsi="Souvenir Lt BT" w:cs="Traditional Arabic"/>
          <w:color w:val="auto"/>
          <w:sz w:val="24"/>
          <w:szCs w:val="32"/>
          <w:bdr w:val="none" w:sz="0" w:space="0" w:color="auto"/>
          <w:lang w:eastAsia="en-US"/>
        </w:rPr>
        <w:t>kh Al-</w:t>
      </w:r>
      <w:r w:rsidR="007B4657">
        <w:rPr>
          <w:rFonts w:ascii="Souvenir Lt BT" w:eastAsiaTheme="minorHAnsi" w:hAnsi="Souvenir Lt BT" w:cs="Traditional Arabic"/>
          <w:color w:val="auto"/>
          <w:sz w:val="24"/>
          <w:szCs w:val="32"/>
          <w:bdr w:val="none" w:sz="0" w:space="0" w:color="auto"/>
          <w:lang w:eastAsia="en-US"/>
        </w:rPr>
        <w:t>‘</w:t>
      </w:r>
      <w:proofErr w:type="spellStart"/>
      <w:r w:rsidRPr="00277F72">
        <w:rPr>
          <w:rFonts w:ascii="Souvenir Lt BT" w:eastAsiaTheme="minorHAnsi" w:hAnsi="Souvenir Lt BT" w:cs="Traditional Arabic"/>
          <w:color w:val="auto"/>
          <w:sz w:val="24"/>
          <w:szCs w:val="32"/>
          <w:bdr w:val="none" w:sz="0" w:space="0" w:color="auto"/>
          <w:lang w:eastAsia="en-US"/>
        </w:rPr>
        <w:t>Utsaimin</w:t>
      </w:r>
      <w:proofErr w:type="spellEnd"/>
      <w:r w:rsidRPr="00277F72">
        <w:rPr>
          <w:rFonts w:ascii="Souvenir Lt BT" w:eastAsiaTheme="minorHAnsi" w:hAnsi="Souvenir Lt BT" w:cs="Traditional Arabic"/>
          <w:color w:val="auto"/>
          <w:sz w:val="24"/>
          <w:szCs w:val="32"/>
          <w:bdr w:val="none" w:sz="0" w:space="0" w:color="auto"/>
          <w:lang w:eastAsia="en-US"/>
        </w:rPr>
        <w:t xml:space="preserve"> berkata</w:t>
      </w:r>
      <w:r w:rsidR="009E5998" w:rsidRPr="00AB77D5">
        <w:rPr>
          <w:rFonts w:ascii="Souvenir Lt BT" w:eastAsiaTheme="minorHAnsi" w:hAnsi="Souvenir Lt BT" w:cs="Traditional Arabic"/>
          <w:color w:val="auto"/>
          <w:sz w:val="24"/>
          <w:szCs w:val="32"/>
          <w:bdr w:val="none" w:sz="0" w:space="0" w:color="auto"/>
          <w:lang w:eastAsia="en-US"/>
        </w:rPr>
        <w:t>,</w:t>
      </w:r>
    </w:p>
    <w:p w14:paraId="49680B1A" w14:textId="64B5269C" w:rsidR="00277F72" w:rsidRPr="00277F72" w:rsidRDefault="00277F72" w:rsidP="00483D8B">
      <w:pPr>
        <w:pBdr>
          <w:top w:val="none" w:sz="0" w:space="0" w:color="auto"/>
          <w:left w:val="none" w:sz="0" w:space="0" w:color="auto"/>
          <w:bottom w:val="none" w:sz="0" w:space="0" w:color="auto"/>
          <w:right w:val="none" w:sz="0" w:space="0" w:color="auto"/>
          <w:between w:val="none" w:sz="0" w:space="0" w:color="auto"/>
          <w:bar w:val="none" w:sz="0" w:color="auto"/>
        </w:pBdr>
        <w:spacing w:after="0" w:line="259" w:lineRule="auto"/>
        <w:jc w:val="both"/>
        <w:rPr>
          <w:rFonts w:ascii="Souvenir Lt BT" w:eastAsiaTheme="minorHAnsi" w:hAnsi="Souvenir Lt BT" w:cs="Traditional Arabic"/>
          <w:color w:val="auto"/>
          <w:sz w:val="24"/>
          <w:szCs w:val="32"/>
          <w:bdr w:val="none" w:sz="0" w:space="0" w:color="auto"/>
          <w:lang w:eastAsia="en-US"/>
        </w:rPr>
      </w:pPr>
      <w:r w:rsidRPr="00277F72">
        <w:rPr>
          <w:rFonts w:ascii="Souvenir Lt BT" w:eastAsiaTheme="minorHAnsi" w:hAnsi="Souvenir Lt BT" w:cs="Traditional Arabic"/>
          <w:color w:val="auto"/>
          <w:sz w:val="24"/>
          <w:szCs w:val="32"/>
          <w:bdr w:val="none" w:sz="0" w:space="0" w:color="auto"/>
          <w:rtl/>
          <w:lang w:eastAsia="en-US"/>
        </w:rPr>
        <w:t xml:space="preserve">وَالْقَوْلُ بِأَنَّهُ يَدْعُو بِمَا تَيَسَّرَ أَوْلَى مِنَ السُّكُوتِ، </w:t>
      </w:r>
      <w:r w:rsidR="00DC4ED3">
        <w:rPr>
          <w:rFonts w:ascii="Souvenir Lt BT" w:eastAsiaTheme="minorHAnsi" w:hAnsi="Souvenir Lt BT" w:cs="Traditional Arabic"/>
          <w:color w:val="auto"/>
          <w:sz w:val="24"/>
          <w:szCs w:val="32"/>
          <w:bdr w:val="none" w:sz="0" w:space="0" w:color="auto"/>
          <w:rtl/>
          <w:lang w:eastAsia="en-US"/>
        </w:rPr>
        <w:t>لِأَنَّ</w:t>
      </w:r>
      <w:r w:rsidRPr="00277F72">
        <w:rPr>
          <w:rFonts w:ascii="Souvenir Lt BT" w:eastAsiaTheme="minorHAnsi" w:hAnsi="Souvenir Lt BT" w:cs="Traditional Arabic"/>
          <w:color w:val="auto"/>
          <w:sz w:val="24"/>
          <w:szCs w:val="32"/>
          <w:bdr w:val="none" w:sz="0" w:space="0" w:color="auto"/>
          <w:rtl/>
          <w:lang w:eastAsia="en-US"/>
        </w:rPr>
        <w:t xml:space="preserve"> الصَّلَاةَ عِبَادَةٌ لَيْسَ فِيهَا سُكُوتٌ أَبَدًا إِلَّا لِسَبَبٍ كَالِاسْتِمَاعِ لِقِرَاءَةِ الْإِمَامِ وَنَحْوِ ذَلِكَ</w:t>
      </w:r>
    </w:p>
    <w:p w14:paraId="377ECB79" w14:textId="75A34F5C" w:rsidR="00277F72" w:rsidRPr="00AB77D5" w:rsidRDefault="00A257FA" w:rsidP="009E5998">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eastAsia="en-US"/>
        </w:rPr>
      </w:pPr>
      <w:r>
        <w:rPr>
          <w:rFonts w:ascii="Souvenir Lt BT" w:eastAsiaTheme="minorHAnsi" w:hAnsi="Souvenir Lt BT" w:cs="Traditional Arabic"/>
          <w:i/>
          <w:iCs/>
          <w:color w:val="auto"/>
          <w:sz w:val="24"/>
          <w:szCs w:val="32"/>
          <w:bdr w:val="none" w:sz="0" w:space="0" w:color="auto"/>
          <w:lang w:eastAsia="en-US"/>
        </w:rPr>
        <w:t>“</w:t>
      </w:r>
      <w:r w:rsidR="00277F72" w:rsidRPr="00277F72">
        <w:rPr>
          <w:rFonts w:ascii="Souvenir Lt BT" w:eastAsiaTheme="minorHAnsi" w:hAnsi="Souvenir Lt BT" w:cs="Traditional Arabic"/>
          <w:i/>
          <w:iCs/>
          <w:color w:val="auto"/>
          <w:sz w:val="24"/>
          <w:szCs w:val="32"/>
          <w:bdr w:val="none" w:sz="0" w:space="0" w:color="auto"/>
          <w:lang w:eastAsia="en-US"/>
        </w:rPr>
        <w:t>Pendapat yang menyatakan berdoa dengan apa yang dimudahkan setelah takbir keempat lebih utama daripada diam, karena salat adalah ibadah yang tidak ada diam sama sekali di dalamnya kecuali karena ada sebab, seperti mendengarkan bacaan imam dan semisalnya.</w:t>
      </w:r>
      <w:r>
        <w:rPr>
          <w:rFonts w:ascii="Souvenir Lt BT" w:eastAsiaTheme="minorHAnsi" w:hAnsi="Souvenir Lt BT" w:cs="Traditional Arabic"/>
          <w:i/>
          <w:iCs/>
          <w:color w:val="auto"/>
          <w:sz w:val="24"/>
          <w:szCs w:val="32"/>
          <w:bdr w:val="none" w:sz="0" w:space="0" w:color="auto"/>
          <w:lang w:eastAsia="en-US"/>
        </w:rPr>
        <w:t>”</w:t>
      </w:r>
      <w:r w:rsidR="00E3273A">
        <w:rPr>
          <w:rStyle w:val="ReferensiCatatanKaki"/>
          <w:rFonts w:ascii="Souvenir Lt BT" w:eastAsiaTheme="minorHAnsi" w:hAnsi="Souvenir Lt BT" w:cs="Traditional Arabic"/>
          <w:i/>
          <w:iCs/>
          <w:color w:val="auto"/>
          <w:sz w:val="24"/>
          <w:szCs w:val="32"/>
          <w:bdr w:val="none" w:sz="0" w:space="0" w:color="auto"/>
          <w:lang w:eastAsia="en-US"/>
        </w:rPr>
        <w:footnoteReference w:id="116"/>
      </w:r>
    </w:p>
    <w:p w14:paraId="436FABC6" w14:textId="77777777" w:rsidR="009E5998" w:rsidRPr="00AB77D5" w:rsidRDefault="009E5998" w:rsidP="009E5998">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eastAsia="en-US"/>
        </w:rPr>
      </w:pPr>
    </w:p>
    <w:p w14:paraId="42CE0529" w14:textId="6006E0A2" w:rsidR="009E5998" w:rsidRPr="00277F72" w:rsidRDefault="009E5998" w:rsidP="009E5998">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center"/>
        <w:rPr>
          <w:rFonts w:ascii="Souvenir Lt BT" w:eastAsiaTheme="minorHAnsi" w:hAnsi="Souvenir Lt BT" w:cs="Traditional Arabic"/>
          <w:color w:val="auto"/>
          <w:sz w:val="24"/>
          <w:szCs w:val="32"/>
          <w:bdr w:val="none" w:sz="0" w:space="0" w:color="auto"/>
          <w:lang w:eastAsia="en-US"/>
        </w:rPr>
      </w:pPr>
      <w:r w:rsidRPr="00AB77D5">
        <w:rPr>
          <w:rFonts w:ascii="Souvenir Lt BT" w:eastAsiaTheme="minorHAnsi" w:hAnsi="Souvenir Lt BT" w:cs="Traditional Arabic"/>
          <w:color w:val="auto"/>
          <w:sz w:val="24"/>
          <w:szCs w:val="32"/>
          <w:bdr w:val="none" w:sz="0" w:space="0" w:color="auto"/>
          <w:lang w:eastAsia="en-US"/>
        </w:rPr>
        <w:t>***</w:t>
      </w:r>
    </w:p>
    <w:p w14:paraId="1650B16F" w14:textId="7AB74201" w:rsidR="00277F72" w:rsidRPr="00277F72" w:rsidRDefault="00277F72" w:rsidP="00277F72">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p>
    <w:p w14:paraId="30B3A5F3" w14:textId="572740C5" w:rsidR="00277F72" w:rsidRPr="00277F72" w:rsidRDefault="00277F72" w:rsidP="00277F72">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277F72">
        <w:rPr>
          <w:rFonts w:ascii="Souvenir Lt BT" w:eastAsiaTheme="minorHAnsi" w:hAnsi="Souvenir Lt BT" w:cs="Traditional Arabic"/>
          <w:b/>
          <w:bCs/>
          <w:color w:val="auto"/>
          <w:sz w:val="24"/>
          <w:szCs w:val="32"/>
          <w:bdr w:val="none" w:sz="0" w:space="0" w:color="auto"/>
          <w:lang w:eastAsia="en-US"/>
        </w:rPr>
        <w:t xml:space="preserve">Pertanyaan 6: </w:t>
      </w:r>
      <w:r w:rsidRPr="00277F72">
        <w:rPr>
          <w:rFonts w:ascii="Souvenir Lt BT" w:eastAsiaTheme="minorHAnsi" w:hAnsi="Souvenir Lt BT" w:cs="Traditional Arabic"/>
          <w:color w:val="auto"/>
          <w:sz w:val="24"/>
          <w:szCs w:val="32"/>
          <w:bdr w:val="none" w:sz="0" w:space="0" w:color="auto"/>
          <w:lang w:eastAsia="en-US"/>
        </w:rPr>
        <w:t xml:space="preserve">Jika </w:t>
      </w:r>
      <w:r w:rsidR="009E5998" w:rsidRPr="00AB77D5">
        <w:rPr>
          <w:rFonts w:ascii="Souvenir Lt BT" w:eastAsiaTheme="minorHAnsi" w:hAnsi="Souvenir Lt BT" w:cs="Traditional Arabic"/>
          <w:color w:val="auto"/>
          <w:sz w:val="24"/>
          <w:szCs w:val="32"/>
          <w:bdr w:val="none" w:sz="0" w:space="0" w:color="auto"/>
          <w:lang w:eastAsia="en-US"/>
        </w:rPr>
        <w:t xml:space="preserve">imam di </w:t>
      </w:r>
      <w:r w:rsidR="0057099E">
        <w:rPr>
          <w:rFonts w:ascii="Souvenir Lt BT" w:eastAsiaTheme="minorHAnsi" w:hAnsi="Souvenir Lt BT" w:cs="Traditional Arabic"/>
          <w:color w:val="auto"/>
          <w:sz w:val="24"/>
          <w:szCs w:val="32"/>
          <w:bdr w:val="none" w:sz="0" w:space="0" w:color="auto"/>
          <w:lang w:eastAsia="en-US"/>
        </w:rPr>
        <w:t>Masjidilharam</w:t>
      </w:r>
      <w:r w:rsidR="009E5998" w:rsidRPr="00AB77D5">
        <w:rPr>
          <w:rFonts w:ascii="Souvenir Lt BT" w:eastAsiaTheme="minorHAnsi" w:hAnsi="Souvenir Lt BT" w:cs="Traditional Arabic"/>
          <w:color w:val="auto"/>
          <w:sz w:val="24"/>
          <w:szCs w:val="32"/>
          <w:bdr w:val="none" w:sz="0" w:space="0" w:color="auto"/>
          <w:lang w:eastAsia="en-US"/>
        </w:rPr>
        <w:t xml:space="preserve"> atau Masjid Nabawi hanya salam sekali, bolehkah makmum salam dua kali?</w:t>
      </w:r>
    </w:p>
    <w:p w14:paraId="76F21EB6" w14:textId="77777777" w:rsidR="00277F72" w:rsidRPr="00277F72" w:rsidRDefault="00277F72" w:rsidP="00277F72">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277F72">
        <w:rPr>
          <w:rFonts w:ascii="Souvenir Lt BT" w:eastAsiaTheme="minorHAnsi" w:hAnsi="Souvenir Lt BT" w:cs="Traditional Arabic"/>
          <w:b/>
          <w:bCs/>
          <w:color w:val="auto"/>
          <w:sz w:val="24"/>
          <w:szCs w:val="32"/>
          <w:bdr w:val="none" w:sz="0" w:space="0" w:color="auto"/>
          <w:lang w:eastAsia="en-US"/>
        </w:rPr>
        <w:t>Jawab:</w:t>
      </w:r>
    </w:p>
    <w:p w14:paraId="4191183D" w14:textId="5F92BBBB" w:rsidR="00277F72" w:rsidRPr="00277F72" w:rsidRDefault="00277F72" w:rsidP="00277F72">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277F72">
        <w:rPr>
          <w:rFonts w:ascii="Souvenir Lt BT" w:eastAsiaTheme="minorHAnsi" w:hAnsi="Souvenir Lt BT" w:cs="Traditional Arabic"/>
          <w:color w:val="auto"/>
          <w:sz w:val="24"/>
          <w:szCs w:val="32"/>
          <w:bdr w:val="none" w:sz="0" w:space="0" w:color="auto"/>
          <w:lang w:eastAsia="en-US"/>
        </w:rPr>
        <w:t>Persoalan salam sekali atau dua kali adalah persoalan khilafiah yang diperselisihkan para ulama. Pendapat yang lebih kuat adalah cukup salam sekali. Namun jika seseorang berpendapat salam dua kali lalu bermakmum kepada imam yang hanya salam sekali, maka yang lebih baik adalah ia pun hanya salam sekali</w:t>
      </w:r>
      <w:r w:rsidR="00123B0E" w:rsidRPr="00AB77D5">
        <w:rPr>
          <w:rFonts w:ascii="Souvenir Lt BT" w:eastAsiaTheme="minorHAnsi" w:hAnsi="Souvenir Lt BT" w:cs="Traditional Arabic"/>
          <w:color w:val="auto"/>
          <w:sz w:val="24"/>
          <w:szCs w:val="32"/>
          <w:bdr w:val="none" w:sz="0" w:space="0" w:color="auto"/>
          <w:lang w:eastAsia="en-US"/>
        </w:rPr>
        <w:t>,</w:t>
      </w:r>
      <w:r w:rsidRPr="00277F72">
        <w:rPr>
          <w:rFonts w:ascii="Souvenir Lt BT" w:eastAsiaTheme="minorHAnsi" w:hAnsi="Souvenir Lt BT" w:cs="Traditional Arabic"/>
          <w:color w:val="auto"/>
          <w:sz w:val="24"/>
          <w:szCs w:val="32"/>
          <w:bdr w:val="none" w:sz="0" w:space="0" w:color="auto"/>
          <w:lang w:eastAsia="en-US"/>
        </w:rPr>
        <w:t xml:space="preserve"> agar lebih sempurna dalam mengikuti imam, terutama dalam perkara </w:t>
      </w:r>
      <w:r w:rsidR="008D4818">
        <w:rPr>
          <w:rFonts w:ascii="Souvenir Lt BT" w:eastAsiaTheme="minorHAnsi" w:hAnsi="Souvenir Lt BT" w:cs="Traditional Arabic"/>
          <w:color w:val="auto"/>
          <w:sz w:val="24"/>
          <w:szCs w:val="32"/>
          <w:bdr w:val="none" w:sz="0" w:space="0" w:color="auto"/>
          <w:lang w:eastAsia="en-US"/>
        </w:rPr>
        <w:t>khilafiah</w:t>
      </w:r>
      <w:r w:rsidRPr="00277F72">
        <w:rPr>
          <w:rFonts w:ascii="Souvenir Lt BT" w:eastAsiaTheme="minorHAnsi" w:hAnsi="Souvenir Lt BT" w:cs="Traditional Arabic"/>
          <w:color w:val="auto"/>
          <w:sz w:val="24"/>
          <w:szCs w:val="32"/>
          <w:bdr w:val="none" w:sz="0" w:space="0" w:color="auto"/>
          <w:lang w:eastAsia="en-US"/>
        </w:rPr>
        <w:t>. Meski demikian, jika ia tetap salam dua kali, tidak mengapa.</w:t>
      </w:r>
    </w:p>
    <w:p w14:paraId="765BBA31" w14:textId="139EC984" w:rsidR="00277F72" w:rsidRPr="00277F72" w:rsidRDefault="00277F72" w:rsidP="00277F72">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277F72">
        <w:rPr>
          <w:rFonts w:ascii="Souvenir Lt BT" w:eastAsiaTheme="minorHAnsi" w:hAnsi="Souvenir Lt BT" w:cs="Traditional Arabic"/>
          <w:color w:val="auto"/>
          <w:sz w:val="24"/>
          <w:szCs w:val="32"/>
          <w:bdr w:val="none" w:sz="0" w:space="0" w:color="auto"/>
          <w:lang w:eastAsia="en-US"/>
        </w:rPr>
        <w:t>Sy</w:t>
      </w:r>
      <w:r w:rsidR="00123B0E" w:rsidRPr="00AB77D5">
        <w:rPr>
          <w:rFonts w:ascii="Souvenir Lt BT" w:eastAsiaTheme="minorHAnsi" w:hAnsi="Souvenir Lt BT" w:cs="Traditional Arabic"/>
          <w:color w:val="auto"/>
          <w:sz w:val="24"/>
          <w:szCs w:val="32"/>
          <w:bdr w:val="none" w:sz="0" w:space="0" w:color="auto"/>
          <w:lang w:eastAsia="en-US"/>
        </w:rPr>
        <w:t>e</w:t>
      </w:r>
      <w:r w:rsidRPr="00277F72">
        <w:rPr>
          <w:rFonts w:ascii="Souvenir Lt BT" w:eastAsiaTheme="minorHAnsi" w:hAnsi="Souvenir Lt BT" w:cs="Traditional Arabic"/>
          <w:color w:val="auto"/>
          <w:sz w:val="24"/>
          <w:szCs w:val="32"/>
          <w:bdr w:val="none" w:sz="0" w:space="0" w:color="auto"/>
          <w:lang w:eastAsia="en-US"/>
        </w:rPr>
        <w:t xml:space="preserve">kh </w:t>
      </w:r>
      <w:proofErr w:type="spellStart"/>
      <w:r w:rsidR="00833815">
        <w:rPr>
          <w:rFonts w:ascii="Souvenir Lt BT" w:eastAsiaTheme="minorHAnsi" w:hAnsi="Souvenir Lt BT" w:cs="Traditional Arabic"/>
          <w:color w:val="auto"/>
          <w:sz w:val="24"/>
          <w:szCs w:val="32"/>
          <w:bdr w:val="none" w:sz="0" w:space="0" w:color="auto"/>
          <w:lang w:eastAsia="en-US"/>
        </w:rPr>
        <w:t>a</w:t>
      </w:r>
      <w:r w:rsidRPr="00277F72">
        <w:rPr>
          <w:rFonts w:ascii="Souvenir Lt BT" w:eastAsiaTheme="minorHAnsi" w:hAnsi="Souvenir Lt BT" w:cs="Traditional Arabic"/>
          <w:color w:val="auto"/>
          <w:sz w:val="24"/>
          <w:szCs w:val="32"/>
          <w:bdr w:val="none" w:sz="0" w:space="0" w:color="auto"/>
          <w:lang w:eastAsia="en-US"/>
        </w:rPr>
        <w:t>l</w:t>
      </w:r>
      <w:proofErr w:type="spellEnd"/>
      <w:r w:rsidRPr="00277F72">
        <w:rPr>
          <w:rFonts w:ascii="Souvenir Lt BT" w:eastAsiaTheme="minorHAnsi" w:hAnsi="Souvenir Lt BT" w:cs="Traditional Arabic"/>
          <w:color w:val="auto"/>
          <w:sz w:val="24"/>
          <w:szCs w:val="32"/>
          <w:bdr w:val="none" w:sz="0" w:space="0" w:color="auto"/>
          <w:lang w:eastAsia="en-US"/>
        </w:rPr>
        <w:t>-</w:t>
      </w:r>
      <w:r w:rsidR="00833815">
        <w:rPr>
          <w:rFonts w:ascii="Souvenir Lt BT" w:eastAsiaTheme="minorHAnsi" w:hAnsi="Souvenir Lt BT" w:cs="Traditional Arabic"/>
          <w:color w:val="auto"/>
          <w:sz w:val="24"/>
          <w:szCs w:val="32"/>
          <w:bdr w:val="none" w:sz="0" w:space="0" w:color="auto"/>
          <w:lang w:eastAsia="en-US"/>
        </w:rPr>
        <w:t>‘</w:t>
      </w:r>
      <w:proofErr w:type="spellStart"/>
      <w:r w:rsidRPr="00277F72">
        <w:rPr>
          <w:rFonts w:ascii="Souvenir Lt BT" w:eastAsiaTheme="minorHAnsi" w:hAnsi="Souvenir Lt BT" w:cs="Traditional Arabic"/>
          <w:color w:val="auto"/>
          <w:sz w:val="24"/>
          <w:szCs w:val="32"/>
          <w:bdr w:val="none" w:sz="0" w:space="0" w:color="auto"/>
          <w:lang w:eastAsia="en-US"/>
        </w:rPr>
        <w:t>Utsaimin</w:t>
      </w:r>
      <w:proofErr w:type="spellEnd"/>
      <w:r w:rsidRPr="00277F72">
        <w:rPr>
          <w:rFonts w:ascii="Souvenir Lt BT" w:eastAsiaTheme="minorHAnsi" w:hAnsi="Souvenir Lt BT" w:cs="Traditional Arabic"/>
          <w:color w:val="auto"/>
          <w:sz w:val="24"/>
          <w:szCs w:val="32"/>
          <w:bdr w:val="none" w:sz="0" w:space="0" w:color="auto"/>
          <w:lang w:eastAsia="en-US"/>
        </w:rPr>
        <w:t xml:space="preserve"> berkata</w:t>
      </w:r>
      <w:r w:rsidR="00123B0E" w:rsidRPr="00AB77D5">
        <w:rPr>
          <w:rFonts w:ascii="Souvenir Lt BT" w:eastAsiaTheme="minorHAnsi" w:hAnsi="Souvenir Lt BT" w:cs="Traditional Arabic"/>
          <w:color w:val="auto"/>
          <w:sz w:val="24"/>
          <w:szCs w:val="32"/>
          <w:bdr w:val="none" w:sz="0" w:space="0" w:color="auto"/>
          <w:lang w:eastAsia="en-US"/>
        </w:rPr>
        <w:t>,</w:t>
      </w:r>
    </w:p>
    <w:p w14:paraId="3802E86E" w14:textId="451A06B6" w:rsidR="00277F72" w:rsidRPr="00277F72" w:rsidRDefault="00277F72" w:rsidP="00123B0E">
      <w:pPr>
        <w:pBdr>
          <w:top w:val="none" w:sz="0" w:space="0" w:color="auto"/>
          <w:left w:val="none" w:sz="0" w:space="0" w:color="auto"/>
          <w:bottom w:val="none" w:sz="0" w:space="0" w:color="auto"/>
          <w:right w:val="none" w:sz="0" w:space="0" w:color="auto"/>
          <w:between w:val="none" w:sz="0" w:space="0" w:color="auto"/>
          <w:bar w:val="none" w:sz="0" w:color="auto"/>
        </w:pBdr>
        <w:spacing w:after="0" w:line="259" w:lineRule="auto"/>
        <w:jc w:val="both"/>
        <w:rPr>
          <w:rFonts w:ascii="Souvenir Lt BT" w:eastAsiaTheme="minorHAnsi" w:hAnsi="Souvenir Lt BT" w:cs="Traditional Arabic"/>
          <w:color w:val="auto"/>
          <w:sz w:val="24"/>
          <w:szCs w:val="32"/>
          <w:bdr w:val="none" w:sz="0" w:space="0" w:color="auto"/>
          <w:lang w:eastAsia="en-US"/>
        </w:rPr>
      </w:pPr>
      <w:r w:rsidRPr="00277F72">
        <w:rPr>
          <w:rFonts w:ascii="Souvenir Lt BT" w:eastAsiaTheme="minorHAnsi" w:hAnsi="Souvenir Lt BT" w:cs="Traditional Arabic"/>
          <w:color w:val="auto"/>
          <w:sz w:val="24"/>
          <w:szCs w:val="32"/>
          <w:bdr w:val="none" w:sz="0" w:space="0" w:color="auto"/>
          <w:rtl/>
          <w:lang w:eastAsia="en-US"/>
        </w:rPr>
        <w:t xml:space="preserve">إِذَا سَلَّمَ الْإِمَامُ تَسْلِيمَةً وَاحِدَةً فَلِلْمَأْمُومِ أَنْ يُسَلِّمَ تَسْلِيمَتَيْنِ </w:t>
      </w:r>
      <w:r w:rsidR="00EB6127">
        <w:rPr>
          <w:rFonts w:ascii="Souvenir Lt BT" w:eastAsiaTheme="minorHAnsi" w:hAnsi="Souvenir Lt BT" w:cs="Traditional Arabic"/>
          <w:color w:val="auto"/>
          <w:sz w:val="24"/>
          <w:szCs w:val="32"/>
          <w:bdr w:val="none" w:sz="0" w:space="0" w:color="auto"/>
          <w:rtl/>
          <w:lang w:eastAsia="en-US"/>
        </w:rPr>
        <w:t>لِأَنَّهُ</w:t>
      </w:r>
      <w:r w:rsidRPr="00277F72">
        <w:rPr>
          <w:rFonts w:ascii="Souvenir Lt BT" w:eastAsiaTheme="minorHAnsi" w:hAnsi="Souvenir Lt BT" w:cs="Traditional Arabic"/>
          <w:color w:val="auto"/>
          <w:sz w:val="24"/>
          <w:szCs w:val="32"/>
          <w:bdr w:val="none" w:sz="0" w:space="0" w:color="auto"/>
          <w:rtl/>
          <w:lang w:eastAsia="en-US"/>
        </w:rPr>
        <w:t xml:space="preserve"> لَا يَتَحَقَّقُ بِهِ الْمُخَالَفَةُ</w:t>
      </w:r>
    </w:p>
    <w:p w14:paraId="629B9CE6" w14:textId="413BF4D9" w:rsidR="00277F72" w:rsidRPr="00277F72" w:rsidRDefault="00A257FA" w:rsidP="00123B0E">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eastAsia="en-US"/>
        </w:rPr>
      </w:pPr>
      <w:r>
        <w:rPr>
          <w:rFonts w:ascii="Souvenir Lt BT" w:eastAsiaTheme="minorHAnsi" w:hAnsi="Souvenir Lt BT" w:cs="Traditional Arabic"/>
          <w:i/>
          <w:iCs/>
          <w:color w:val="auto"/>
          <w:sz w:val="24"/>
          <w:szCs w:val="32"/>
          <w:bdr w:val="none" w:sz="0" w:space="0" w:color="auto"/>
          <w:lang w:eastAsia="en-US"/>
        </w:rPr>
        <w:lastRenderedPageBreak/>
        <w:t>“</w:t>
      </w:r>
      <w:r w:rsidR="00277F72" w:rsidRPr="00277F72">
        <w:rPr>
          <w:rFonts w:ascii="Souvenir Lt BT" w:eastAsiaTheme="minorHAnsi" w:hAnsi="Souvenir Lt BT" w:cs="Traditional Arabic"/>
          <w:i/>
          <w:iCs/>
          <w:color w:val="auto"/>
          <w:sz w:val="24"/>
          <w:szCs w:val="32"/>
          <w:bdr w:val="none" w:sz="0" w:space="0" w:color="auto"/>
          <w:lang w:eastAsia="en-US"/>
        </w:rPr>
        <w:t>Jika imam salam sekali, boleh bagi makmum untuk salam dua kali, karena hal itu tidak dianggap menyelisihi imam.</w:t>
      </w:r>
      <w:r>
        <w:rPr>
          <w:rFonts w:ascii="Souvenir Lt BT" w:eastAsiaTheme="minorHAnsi" w:hAnsi="Souvenir Lt BT" w:cs="Traditional Arabic"/>
          <w:i/>
          <w:iCs/>
          <w:color w:val="auto"/>
          <w:sz w:val="24"/>
          <w:szCs w:val="32"/>
          <w:bdr w:val="none" w:sz="0" w:space="0" w:color="auto"/>
          <w:lang w:eastAsia="en-US"/>
        </w:rPr>
        <w:t>”</w:t>
      </w:r>
      <w:r w:rsidR="00BD5087">
        <w:rPr>
          <w:rStyle w:val="ReferensiCatatanKaki"/>
          <w:rFonts w:ascii="Souvenir Lt BT" w:eastAsiaTheme="minorHAnsi" w:hAnsi="Souvenir Lt BT" w:cs="Traditional Arabic"/>
          <w:i/>
          <w:iCs/>
          <w:color w:val="auto"/>
          <w:sz w:val="24"/>
          <w:szCs w:val="32"/>
          <w:bdr w:val="none" w:sz="0" w:space="0" w:color="auto"/>
          <w:lang w:eastAsia="en-US"/>
        </w:rPr>
        <w:footnoteReference w:id="117"/>
      </w:r>
    </w:p>
    <w:p w14:paraId="04D8808A" w14:textId="170EDA67" w:rsidR="001B4C5E" w:rsidRPr="00AB77D5" w:rsidRDefault="00277F72" w:rsidP="00123B0E">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277F72">
        <w:rPr>
          <w:rFonts w:ascii="Souvenir Lt BT" w:eastAsiaTheme="minorHAnsi" w:hAnsi="Souvenir Lt BT" w:cs="Traditional Arabic"/>
          <w:color w:val="auto"/>
          <w:sz w:val="24"/>
          <w:szCs w:val="32"/>
          <w:bdr w:val="none" w:sz="0" w:space="0" w:color="auto"/>
          <w:lang w:eastAsia="en-US"/>
        </w:rPr>
        <w:t>Alasannya, dengan mengikuti salam imam yang pertama, makmum sudah sempurna mengikuti imamnya karena imam telah selesai salat. Maka jika ia menambahkan salam kedua setelahnya, itu tidak dianggap menyelisihi.</w:t>
      </w:r>
      <w:r w:rsidR="001B4C5E" w:rsidRPr="00AB77D5">
        <w:rPr>
          <w:rFonts w:ascii="Souvenir Lt BT" w:eastAsia="Times New Roman" w:hAnsi="Souvenir Lt BT" w:cs="Traditional Arabic"/>
          <w:color w:val="auto"/>
          <w:sz w:val="24"/>
          <w:szCs w:val="32"/>
          <w:bdr w:val="none" w:sz="0" w:space="0" w:color="auto"/>
          <w:lang w:eastAsia="en-US"/>
        </w:rPr>
        <w:br/>
      </w:r>
    </w:p>
    <w:p w14:paraId="00C7DE8A" w14:textId="641594CC" w:rsidR="00404E8C" w:rsidRPr="00AB77D5" w:rsidRDefault="00404E8C" w:rsidP="009C63B5">
      <w:pPr>
        <w:pStyle w:val="NormalWeb"/>
        <w:shd w:val="clear" w:color="auto" w:fill="FFFFFF"/>
        <w:spacing w:before="0" w:beforeAutospacing="0" w:after="0" w:afterAutospacing="0" w:line="276" w:lineRule="auto"/>
        <w:rPr>
          <w:rFonts w:ascii="Souvenir Lt BT" w:hAnsi="Souvenir Lt BT" w:cs="Traditional Arabic"/>
          <w:b/>
          <w:bCs/>
          <w:color w:val="FF0000"/>
          <w:szCs w:val="32"/>
        </w:rPr>
      </w:pPr>
      <w:r w:rsidRPr="00AB77D5">
        <w:rPr>
          <w:rFonts w:ascii="Souvenir Lt BT" w:hAnsi="Souvenir Lt BT" w:cs="Traditional Arabic"/>
          <w:b/>
          <w:bCs/>
          <w:color w:val="FF0000"/>
          <w:szCs w:val="32"/>
        </w:rPr>
        <w:t xml:space="preserve">Nomor </w:t>
      </w:r>
      <w:r w:rsidR="002B176C">
        <w:rPr>
          <w:rFonts w:ascii="Souvenir Lt BT" w:hAnsi="Souvenir Lt BT" w:cs="Traditional Arabic"/>
          <w:b/>
          <w:bCs/>
          <w:color w:val="FF0000"/>
          <w:szCs w:val="32"/>
        </w:rPr>
        <w:t>4</w:t>
      </w:r>
      <w:r w:rsidRPr="00AB77D5">
        <w:rPr>
          <w:rFonts w:ascii="Souvenir Lt BT" w:hAnsi="Souvenir Lt BT" w:cs="Traditional Arabic"/>
          <w:b/>
          <w:bCs/>
          <w:color w:val="FF0000"/>
          <w:szCs w:val="32"/>
        </w:rPr>
        <w:t>.1</w:t>
      </w:r>
      <w:r w:rsidR="001B4C5E" w:rsidRPr="00AB77D5">
        <w:rPr>
          <w:rFonts w:ascii="Souvenir Lt BT" w:hAnsi="Souvenir Lt BT" w:cs="Traditional Arabic"/>
          <w:b/>
          <w:bCs/>
          <w:color w:val="FF0000"/>
          <w:szCs w:val="32"/>
        </w:rPr>
        <w:t>3</w:t>
      </w:r>
    </w:p>
    <w:p w14:paraId="0EB114A6" w14:textId="720421A7" w:rsidR="0047127A" w:rsidRPr="00AB77D5" w:rsidRDefault="00A05304" w:rsidP="009C63B5">
      <w:pPr>
        <w:pStyle w:val="NormalWeb"/>
        <w:shd w:val="clear" w:color="auto" w:fill="FFFFFF"/>
        <w:spacing w:before="0" w:beforeAutospacing="0" w:after="0" w:afterAutospacing="0" w:line="276" w:lineRule="auto"/>
        <w:jc w:val="center"/>
        <w:rPr>
          <w:rFonts w:ascii="Souvenir Lt BT" w:hAnsi="Souvenir Lt BT" w:cs="Traditional Arabic"/>
          <w:b/>
          <w:bCs/>
          <w:szCs w:val="32"/>
        </w:rPr>
      </w:pPr>
      <w:r w:rsidRPr="00AB77D5">
        <w:rPr>
          <w:rFonts w:ascii="Souvenir Lt BT" w:hAnsi="Souvenir Lt BT" w:cs="Traditional Arabic"/>
          <w:b/>
          <w:bCs/>
          <w:szCs w:val="32"/>
        </w:rPr>
        <w:t>BADAL HAJI</w:t>
      </w:r>
    </w:p>
    <w:p w14:paraId="3EB1B6D6" w14:textId="77777777" w:rsidR="0047127A" w:rsidRPr="00AB77D5" w:rsidRDefault="0047127A" w:rsidP="009C63B5">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rtl/>
          <w:lang w:eastAsia="en-US"/>
        </w:rPr>
      </w:pPr>
    </w:p>
    <w:p w14:paraId="29466E4A" w14:textId="2258DAB0" w:rsidR="00CB6ECC" w:rsidRPr="00AB77D5" w:rsidRDefault="00CB6ECC" w:rsidP="00CB6EC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eastAsia="en-US"/>
        </w:rPr>
      </w:pPr>
      <w:r w:rsidRPr="00AB77D5">
        <w:rPr>
          <w:rFonts w:ascii="Souvenir Lt BT" w:eastAsiaTheme="minorHAnsi" w:hAnsi="Souvenir Lt BT" w:cs="Traditional Arabic"/>
          <w:color w:val="auto"/>
          <w:sz w:val="24"/>
          <w:szCs w:val="32"/>
          <w:bdr w:val="none" w:sz="0" w:space="0" w:color="auto"/>
          <w:lang w:eastAsia="en-US"/>
        </w:rPr>
        <w:tab/>
      </w:r>
      <w:r w:rsidRPr="00AB77D5">
        <w:rPr>
          <w:rFonts w:ascii="Souvenir Lt BT" w:eastAsiaTheme="minorHAnsi" w:hAnsi="Souvenir Lt BT" w:cs="Traditional Arabic"/>
          <w:b/>
          <w:bCs/>
          <w:color w:val="auto"/>
          <w:sz w:val="24"/>
          <w:szCs w:val="32"/>
          <w:bdr w:val="none" w:sz="0" w:space="0" w:color="auto"/>
          <w:lang w:eastAsia="en-US"/>
        </w:rPr>
        <w:t xml:space="preserve">Pertanyaan: </w:t>
      </w:r>
      <w:r w:rsidRPr="00AB77D5">
        <w:rPr>
          <w:rFonts w:ascii="Souvenir Lt BT" w:eastAsiaTheme="minorHAnsi" w:hAnsi="Souvenir Lt BT" w:cs="Traditional Arabic"/>
          <w:color w:val="auto"/>
          <w:sz w:val="24"/>
          <w:szCs w:val="32"/>
          <w:bdr w:val="none" w:sz="0" w:space="0" w:color="auto"/>
          <w:lang w:eastAsia="en-US"/>
        </w:rPr>
        <w:t xml:space="preserve">Bolehkah </w:t>
      </w:r>
      <w:r w:rsidR="006C2184" w:rsidRPr="00AB77D5">
        <w:rPr>
          <w:rFonts w:ascii="Souvenir Lt BT" w:eastAsiaTheme="minorHAnsi" w:hAnsi="Souvenir Lt BT" w:cs="Traditional Arabic"/>
          <w:color w:val="auto"/>
          <w:sz w:val="24"/>
          <w:szCs w:val="32"/>
          <w:bdr w:val="none" w:sz="0" w:space="0" w:color="auto"/>
          <w:lang w:eastAsia="en-US"/>
        </w:rPr>
        <w:t>badal haji dan umrah?</w:t>
      </w:r>
    </w:p>
    <w:p w14:paraId="0E01D74A" w14:textId="77777777" w:rsidR="00CB6ECC" w:rsidRPr="00CB6ECC" w:rsidRDefault="00CB6ECC" w:rsidP="006C2184">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CB6ECC">
        <w:rPr>
          <w:rFonts w:ascii="Souvenir Lt BT" w:eastAsiaTheme="minorHAnsi" w:hAnsi="Souvenir Lt BT" w:cs="Traditional Arabic"/>
          <w:b/>
          <w:bCs/>
          <w:color w:val="auto"/>
          <w:sz w:val="24"/>
          <w:szCs w:val="32"/>
          <w:bdr w:val="none" w:sz="0" w:space="0" w:color="auto"/>
          <w:lang w:eastAsia="en-US"/>
        </w:rPr>
        <w:t>Jawab:</w:t>
      </w:r>
    </w:p>
    <w:p w14:paraId="77ACF384" w14:textId="77777777" w:rsidR="00CB6ECC" w:rsidRPr="00CB6ECC" w:rsidRDefault="00CB6ECC" w:rsidP="006C2184">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CB6ECC">
        <w:rPr>
          <w:rFonts w:ascii="Souvenir Lt BT" w:eastAsiaTheme="minorHAnsi" w:hAnsi="Souvenir Lt BT" w:cs="Traditional Arabic"/>
          <w:color w:val="auto"/>
          <w:sz w:val="24"/>
          <w:szCs w:val="32"/>
          <w:bdr w:val="none" w:sz="0" w:space="0" w:color="auto"/>
          <w:lang w:eastAsia="en-US"/>
        </w:rPr>
        <w:t>Berikut hukum-hukum yang berkaitan dengan badal haji dan umrah.</w:t>
      </w:r>
    </w:p>
    <w:p w14:paraId="410713A7" w14:textId="18AB1418" w:rsidR="00CB6ECC" w:rsidRPr="00CB6ECC" w:rsidRDefault="00CB6ECC" w:rsidP="006C2184">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CB6ECC">
        <w:rPr>
          <w:rFonts w:ascii="Souvenir Lt BT" w:eastAsiaTheme="minorHAnsi" w:hAnsi="Souvenir Lt BT" w:cs="Traditional Arabic"/>
          <w:b/>
          <w:bCs/>
          <w:color w:val="auto"/>
          <w:sz w:val="24"/>
          <w:szCs w:val="32"/>
          <w:bdr w:val="none" w:sz="0" w:space="0" w:color="auto"/>
          <w:lang w:eastAsia="en-US"/>
        </w:rPr>
        <w:t>Pertama</w:t>
      </w:r>
      <w:r w:rsidRPr="00CB6ECC">
        <w:rPr>
          <w:rFonts w:ascii="Souvenir Lt BT" w:eastAsiaTheme="minorHAnsi" w:hAnsi="Souvenir Lt BT" w:cs="Traditional Arabic"/>
          <w:color w:val="auto"/>
          <w:sz w:val="24"/>
          <w:szCs w:val="32"/>
          <w:bdr w:val="none" w:sz="0" w:space="0" w:color="auto"/>
          <w:lang w:eastAsia="en-US"/>
        </w:rPr>
        <w:t>, orang yang mampu tidak boleh dihajikan orang lain. Ini adalah kesepakatan para ulama.</w:t>
      </w:r>
      <w:r w:rsidR="0086567C">
        <w:rPr>
          <w:rStyle w:val="ReferensiCatatanKaki"/>
          <w:rFonts w:ascii="Souvenir Lt BT" w:eastAsiaTheme="minorHAnsi" w:hAnsi="Souvenir Lt BT" w:cs="Traditional Arabic"/>
          <w:color w:val="auto"/>
          <w:sz w:val="24"/>
          <w:szCs w:val="32"/>
          <w:bdr w:val="none" w:sz="0" w:space="0" w:color="auto"/>
          <w:lang w:eastAsia="en-US"/>
        </w:rPr>
        <w:footnoteReference w:id="118"/>
      </w:r>
      <w:r w:rsidRPr="00CB6ECC">
        <w:rPr>
          <w:rFonts w:ascii="Souvenir Lt BT" w:eastAsiaTheme="minorHAnsi" w:hAnsi="Souvenir Lt BT" w:cs="Traditional Arabic"/>
          <w:color w:val="auto"/>
          <w:sz w:val="24"/>
          <w:szCs w:val="32"/>
          <w:bdr w:val="none" w:sz="0" w:space="0" w:color="auto"/>
          <w:lang w:eastAsia="en-US"/>
        </w:rPr>
        <w:t xml:space="preserve"> </w:t>
      </w:r>
    </w:p>
    <w:p w14:paraId="4789BB85" w14:textId="4B5967EE" w:rsidR="00CB6ECC" w:rsidRPr="00CB6ECC" w:rsidRDefault="00CB6ECC" w:rsidP="006C2184">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CB6ECC">
        <w:rPr>
          <w:rFonts w:ascii="Souvenir Lt BT" w:eastAsiaTheme="minorHAnsi" w:hAnsi="Souvenir Lt BT" w:cs="Traditional Arabic"/>
          <w:b/>
          <w:bCs/>
          <w:color w:val="auto"/>
          <w:sz w:val="24"/>
          <w:szCs w:val="32"/>
          <w:bdr w:val="none" w:sz="0" w:space="0" w:color="auto"/>
          <w:lang w:eastAsia="en-US"/>
        </w:rPr>
        <w:t>Kedua</w:t>
      </w:r>
      <w:r w:rsidRPr="00CB6ECC">
        <w:rPr>
          <w:rFonts w:ascii="Souvenir Lt BT" w:eastAsiaTheme="minorHAnsi" w:hAnsi="Souvenir Lt BT" w:cs="Traditional Arabic"/>
          <w:color w:val="auto"/>
          <w:sz w:val="24"/>
          <w:szCs w:val="32"/>
          <w:bdr w:val="none" w:sz="0" w:space="0" w:color="auto"/>
          <w:lang w:eastAsia="en-US"/>
        </w:rPr>
        <w:t>, orang yang tidak mampu boleh dihajikan orang lain. Ketidakmampuan ini ada dua bentuk: (1) sudah meninggal dunia, dan (2) masih hidup namun tidak mampu lagi melaksanakan haji, seperti karena terlalu tua hingga tidak bisa naik kendaraan, atau mengalami sakit yang menurut medis sulit untuk disembuhkan.</w:t>
      </w:r>
      <w:r w:rsidR="006C2184" w:rsidRPr="00AB77D5">
        <w:rPr>
          <w:rFonts w:ascii="Souvenir Lt BT" w:eastAsiaTheme="minorHAnsi" w:hAnsi="Souvenir Lt BT" w:cs="Traditional Arabic"/>
          <w:color w:val="auto"/>
          <w:sz w:val="24"/>
          <w:szCs w:val="32"/>
          <w:bdr w:val="none" w:sz="0" w:space="0" w:color="auto"/>
          <w:lang w:eastAsia="en-US"/>
        </w:rPr>
        <w:t xml:space="preserve"> </w:t>
      </w:r>
    </w:p>
    <w:p w14:paraId="09EBAC98" w14:textId="77777777" w:rsidR="00CB6ECC" w:rsidRPr="00CB6ECC" w:rsidRDefault="00CB6ECC" w:rsidP="006C2184">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CB6ECC">
        <w:rPr>
          <w:rFonts w:ascii="Souvenir Lt BT" w:eastAsiaTheme="minorHAnsi" w:hAnsi="Souvenir Lt BT" w:cs="Traditional Arabic"/>
          <w:b/>
          <w:bCs/>
          <w:color w:val="auto"/>
          <w:sz w:val="24"/>
          <w:szCs w:val="32"/>
          <w:bdr w:val="none" w:sz="0" w:space="0" w:color="auto"/>
          <w:lang w:eastAsia="en-US"/>
        </w:rPr>
        <w:t>Ketiga</w:t>
      </w:r>
      <w:r w:rsidRPr="00CB6ECC">
        <w:rPr>
          <w:rFonts w:ascii="Souvenir Lt BT" w:eastAsiaTheme="minorHAnsi" w:hAnsi="Souvenir Lt BT" w:cs="Traditional Arabic"/>
          <w:color w:val="auto"/>
          <w:sz w:val="24"/>
          <w:szCs w:val="32"/>
          <w:bdr w:val="none" w:sz="0" w:space="0" w:color="auto"/>
          <w:lang w:eastAsia="en-US"/>
        </w:rPr>
        <w:t>, jika orang yang akan dihajikan sudah meninggal, ada dua kondisi.</w:t>
      </w:r>
    </w:p>
    <w:p w14:paraId="3148FD70" w14:textId="1027420F" w:rsidR="00CB6ECC" w:rsidRPr="00CB6ECC" w:rsidRDefault="00CB6ECC" w:rsidP="00E34C7E">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CB6ECC">
        <w:rPr>
          <w:rFonts w:ascii="Souvenir Lt BT" w:eastAsiaTheme="minorHAnsi" w:hAnsi="Souvenir Lt BT" w:cs="Traditional Arabic"/>
          <w:color w:val="auto"/>
          <w:sz w:val="24"/>
          <w:szCs w:val="32"/>
          <w:bdr w:val="none" w:sz="0" w:space="0" w:color="auto"/>
          <w:lang w:eastAsia="en-US"/>
        </w:rPr>
        <w:t xml:space="preserve">(1) </w:t>
      </w:r>
      <w:r w:rsidRPr="00CB6ECC">
        <w:rPr>
          <w:rFonts w:ascii="Souvenir Lt BT" w:eastAsiaTheme="minorHAnsi" w:hAnsi="Souvenir Lt BT" w:cs="Traditional Arabic"/>
          <w:b/>
          <w:bCs/>
          <w:color w:val="auto"/>
          <w:sz w:val="24"/>
          <w:szCs w:val="32"/>
          <w:bdr w:val="none" w:sz="0" w:space="0" w:color="auto"/>
          <w:lang w:eastAsia="en-US"/>
        </w:rPr>
        <w:t>Ia meninggal dalam keadaan sudah terkena kewajiban haji,</w:t>
      </w:r>
      <w:r w:rsidRPr="00CB6ECC">
        <w:rPr>
          <w:rFonts w:ascii="Souvenir Lt BT" w:eastAsiaTheme="minorHAnsi" w:hAnsi="Souvenir Lt BT" w:cs="Traditional Arabic"/>
          <w:color w:val="auto"/>
          <w:sz w:val="24"/>
          <w:szCs w:val="32"/>
          <w:bdr w:val="none" w:sz="0" w:space="0" w:color="auto"/>
          <w:lang w:eastAsia="en-US"/>
        </w:rPr>
        <w:t xml:space="preserve"> yaitu ia meninggalkan harta yang mencukupi untuk biaya haji. Dalam kondisi ini wajib dihajikan, baik ia telah mewasiatkannya maupun tidak. Biaya badal hajinya diambil dari hartanya sebelum dibagikan sebagai warisan.</w:t>
      </w:r>
      <w:r w:rsidR="00BB05C2" w:rsidRPr="00AB77D5">
        <w:rPr>
          <w:rFonts w:ascii="Souvenir Lt BT" w:eastAsiaTheme="minorHAnsi" w:hAnsi="Souvenir Lt BT" w:cs="Traditional Arabic"/>
          <w:color w:val="auto"/>
          <w:sz w:val="24"/>
          <w:szCs w:val="32"/>
          <w:bdr w:val="none" w:sz="0" w:space="0" w:color="auto"/>
          <w:vertAlign w:val="superscript"/>
          <w:lang w:eastAsia="en-US"/>
        </w:rPr>
        <w:footnoteReference w:id="119"/>
      </w:r>
      <w:r w:rsidRPr="00CB6ECC">
        <w:rPr>
          <w:rFonts w:ascii="Souvenir Lt BT" w:eastAsiaTheme="minorHAnsi" w:hAnsi="Souvenir Lt BT" w:cs="Traditional Arabic"/>
          <w:color w:val="auto"/>
          <w:sz w:val="24"/>
          <w:szCs w:val="32"/>
          <w:bdr w:val="none" w:sz="0" w:space="0" w:color="auto"/>
          <w:lang w:eastAsia="en-US"/>
        </w:rPr>
        <w:t xml:space="preserve"> Hal ini berdasarkan hadis-hadis Nabi </w:t>
      </w:r>
      <w:r w:rsidR="00A257FA" w:rsidRPr="00A257FA">
        <w:rPr>
          <w:rFonts w:ascii="Souvenir Lt BT" w:eastAsiaTheme="minorHAnsi" w:hAnsi="Souvenir Lt BT" w:cs="Traditional Arabic"/>
          <w:color w:val="auto"/>
          <w:sz w:val="24"/>
          <w:szCs w:val="32"/>
          <w:bdr w:val="none" w:sz="0" w:space="0" w:color="auto"/>
          <w:rtl/>
          <w:lang w:eastAsia="en-US"/>
        </w:rPr>
        <w:t>ﷺ</w:t>
      </w:r>
      <w:r w:rsidRPr="00CB6ECC">
        <w:rPr>
          <w:rFonts w:ascii="Souvenir Lt BT" w:eastAsiaTheme="minorHAnsi" w:hAnsi="Souvenir Lt BT" w:cs="Traditional Arabic"/>
          <w:color w:val="auto"/>
          <w:sz w:val="24"/>
          <w:szCs w:val="32"/>
          <w:bdr w:val="none" w:sz="0" w:space="0" w:color="auto"/>
          <w:lang w:eastAsia="en-US"/>
        </w:rPr>
        <w:t xml:space="preserve"> dan diperkuat dengan fatwa para sahabat.</w:t>
      </w:r>
      <w:r w:rsidR="003D4B7D" w:rsidRPr="00AB77D5">
        <w:rPr>
          <w:rFonts w:ascii="Souvenir Lt BT" w:eastAsiaTheme="minorHAnsi" w:hAnsi="Souvenir Lt BT" w:cs="Traditional Arabic"/>
          <w:color w:val="auto"/>
          <w:sz w:val="24"/>
          <w:szCs w:val="32"/>
          <w:bdr w:val="none" w:sz="0" w:space="0" w:color="auto"/>
          <w:vertAlign w:val="superscript"/>
          <w:lang w:eastAsia="en-US"/>
        </w:rPr>
        <w:footnoteReference w:id="120"/>
      </w:r>
    </w:p>
    <w:p w14:paraId="582F90B2" w14:textId="43950F1E" w:rsidR="00CB6ECC" w:rsidRPr="00CB6ECC" w:rsidRDefault="00CB6ECC" w:rsidP="00E34C7E">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CB6ECC">
        <w:rPr>
          <w:rFonts w:ascii="Souvenir Lt BT" w:eastAsiaTheme="minorHAnsi" w:hAnsi="Souvenir Lt BT" w:cs="Traditional Arabic"/>
          <w:color w:val="auto"/>
          <w:sz w:val="24"/>
          <w:szCs w:val="32"/>
          <w:bdr w:val="none" w:sz="0" w:space="0" w:color="auto"/>
          <w:lang w:eastAsia="en-US"/>
        </w:rPr>
        <w:lastRenderedPageBreak/>
        <w:t>Demikian pula, seseorang boleh berbuat baik dengan menghajikan mayat tersebut meskipun bukan dari harta sang mayat. Atau misalnya ketika masih hidup ia sudah terkena kewajiban haji, namun ketika meninggal ia tidak meninggalkan harta yang cukup untuk biaya hajinya. Dalam kondisi ini ahli warisnya tidak wajib menghajikannya, namun disunahkan. Dan ini diperbolehkan baik dengan izin sang mayat sebelum meninggal maupun tanpanya, baik yang menghajikan adalah ahli warisnya maupun bukan. Ini seperti halnya boleh bagi seseorang yang bukan ahli waris membayarkan utang mayat meskipun sang mayat tidak mewasiatkannya, maka demikian pula utang haji.</w:t>
      </w:r>
      <w:r w:rsidR="004845A3" w:rsidRPr="00AB77D5">
        <w:rPr>
          <w:rFonts w:ascii="Souvenir Lt BT" w:eastAsiaTheme="minorHAnsi" w:hAnsi="Souvenir Lt BT" w:cs="Traditional Arabic"/>
          <w:color w:val="auto"/>
          <w:sz w:val="24"/>
          <w:szCs w:val="32"/>
          <w:bdr w:val="none" w:sz="0" w:space="0" w:color="auto"/>
          <w:vertAlign w:val="superscript"/>
          <w:lang w:eastAsia="en-US"/>
        </w:rPr>
        <w:t xml:space="preserve"> </w:t>
      </w:r>
      <w:r w:rsidR="004845A3" w:rsidRPr="00AB77D5">
        <w:rPr>
          <w:rFonts w:ascii="Souvenir Lt BT" w:eastAsiaTheme="minorHAnsi" w:hAnsi="Souvenir Lt BT" w:cs="Traditional Arabic"/>
          <w:color w:val="auto"/>
          <w:sz w:val="24"/>
          <w:szCs w:val="32"/>
          <w:bdr w:val="none" w:sz="0" w:space="0" w:color="auto"/>
          <w:vertAlign w:val="superscript"/>
          <w:lang w:eastAsia="en-US"/>
        </w:rPr>
        <w:footnoteReference w:id="121"/>
      </w:r>
    </w:p>
    <w:p w14:paraId="064166B8" w14:textId="77777777" w:rsidR="00E34C7E" w:rsidRPr="00AB77D5" w:rsidRDefault="00CB6ECC" w:rsidP="00E34C7E">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CB6ECC">
        <w:rPr>
          <w:rFonts w:ascii="Souvenir Lt BT" w:eastAsiaTheme="minorHAnsi" w:hAnsi="Souvenir Lt BT" w:cs="Traditional Arabic"/>
          <w:b/>
          <w:bCs/>
          <w:color w:val="auto"/>
          <w:sz w:val="24"/>
          <w:szCs w:val="32"/>
          <w:bdr w:val="none" w:sz="0" w:space="0" w:color="auto"/>
          <w:lang w:eastAsia="en-US"/>
        </w:rPr>
        <w:lastRenderedPageBreak/>
        <w:t>(2) Ia meninggal dalam keadaan sudah berhaji (haji pertama/haji Islam).</w:t>
      </w:r>
      <w:r w:rsidRPr="00CB6ECC">
        <w:rPr>
          <w:rFonts w:ascii="Souvenir Lt BT" w:eastAsiaTheme="minorHAnsi" w:hAnsi="Souvenir Lt BT" w:cs="Traditional Arabic"/>
          <w:color w:val="auto"/>
          <w:sz w:val="24"/>
          <w:szCs w:val="32"/>
          <w:bdr w:val="none" w:sz="0" w:space="0" w:color="auto"/>
          <w:lang w:eastAsia="en-US"/>
        </w:rPr>
        <w:t xml:space="preserve"> Apakah boleh menghajikannya untuk haji sunah? </w:t>
      </w:r>
    </w:p>
    <w:p w14:paraId="33CEE2CB" w14:textId="38C03B85" w:rsidR="00CB6ECC" w:rsidRPr="00CB6ECC" w:rsidRDefault="00CB6ECC" w:rsidP="00E34C7E">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CB6ECC">
        <w:rPr>
          <w:rFonts w:ascii="Souvenir Lt BT" w:eastAsiaTheme="minorHAnsi" w:hAnsi="Souvenir Lt BT" w:cs="Traditional Arabic"/>
          <w:color w:val="auto"/>
          <w:sz w:val="24"/>
          <w:szCs w:val="32"/>
          <w:bdr w:val="none" w:sz="0" w:space="0" w:color="auto"/>
          <w:lang w:eastAsia="en-US"/>
        </w:rPr>
        <w:t>Para ulama berselisih dalam masalah ini, ada yang membolehkan</w:t>
      </w:r>
      <w:r w:rsidR="004845A3" w:rsidRPr="00AB77D5">
        <w:rPr>
          <w:rFonts w:ascii="Souvenir Lt BT" w:eastAsiaTheme="minorHAnsi" w:hAnsi="Souvenir Lt BT" w:cs="Traditional Arabic"/>
          <w:color w:val="auto"/>
          <w:sz w:val="24"/>
          <w:szCs w:val="32"/>
          <w:bdr w:val="none" w:sz="0" w:space="0" w:color="auto"/>
          <w:vertAlign w:val="superscript"/>
          <w:lang w:eastAsia="en-US"/>
        </w:rPr>
        <w:footnoteReference w:id="122"/>
      </w:r>
      <w:r w:rsidRPr="00CB6ECC">
        <w:rPr>
          <w:rFonts w:ascii="Souvenir Lt BT" w:eastAsiaTheme="minorHAnsi" w:hAnsi="Souvenir Lt BT" w:cs="Traditional Arabic"/>
          <w:color w:val="auto"/>
          <w:sz w:val="24"/>
          <w:szCs w:val="32"/>
          <w:bdr w:val="none" w:sz="0" w:space="0" w:color="auto"/>
          <w:lang w:eastAsia="en-US"/>
        </w:rPr>
        <w:t xml:space="preserve"> dan ada yang melarang</w:t>
      </w:r>
      <w:r w:rsidR="004845A3" w:rsidRPr="00AB77D5">
        <w:rPr>
          <w:rFonts w:ascii="Souvenir Lt BT" w:eastAsiaTheme="minorHAnsi" w:hAnsi="Souvenir Lt BT" w:cs="Traditional Arabic"/>
          <w:color w:val="auto"/>
          <w:sz w:val="24"/>
          <w:szCs w:val="32"/>
          <w:bdr w:val="none" w:sz="0" w:space="0" w:color="auto"/>
          <w:lang w:eastAsia="en-US"/>
        </w:rPr>
        <w:t>.</w:t>
      </w:r>
      <w:r w:rsidR="004845A3" w:rsidRPr="00AB77D5">
        <w:rPr>
          <w:rFonts w:ascii="Souvenir Lt BT" w:eastAsiaTheme="minorHAnsi" w:hAnsi="Souvenir Lt BT" w:cs="Traditional Arabic"/>
          <w:color w:val="auto"/>
          <w:sz w:val="24"/>
          <w:szCs w:val="32"/>
          <w:bdr w:val="none" w:sz="0" w:space="0" w:color="auto"/>
          <w:vertAlign w:val="superscript"/>
          <w:lang w:eastAsia="en-US"/>
        </w:rPr>
        <w:footnoteReference w:id="123"/>
      </w:r>
      <w:r w:rsidR="004845A3" w:rsidRPr="00AB77D5">
        <w:rPr>
          <w:rFonts w:ascii="Souvenir Lt BT" w:eastAsiaTheme="minorHAnsi" w:hAnsi="Souvenir Lt BT" w:cs="Traditional Arabic"/>
          <w:color w:val="auto"/>
          <w:sz w:val="24"/>
          <w:szCs w:val="32"/>
          <w:bdr w:val="none" w:sz="0" w:space="0" w:color="auto"/>
          <w:lang w:eastAsia="en-US"/>
        </w:rPr>
        <w:t xml:space="preserve"> </w:t>
      </w:r>
      <w:r w:rsidRPr="00CB6ECC">
        <w:rPr>
          <w:rFonts w:ascii="Souvenir Lt BT" w:eastAsiaTheme="minorHAnsi" w:hAnsi="Souvenir Lt BT" w:cs="Traditional Arabic"/>
          <w:color w:val="auto"/>
          <w:sz w:val="24"/>
          <w:szCs w:val="32"/>
          <w:bdr w:val="none" w:sz="0" w:space="0" w:color="auto"/>
          <w:lang w:eastAsia="en-US"/>
        </w:rPr>
        <w:t>Pendapat yang lebih kuat adalah yang membolehkan, karena dua alasan. Telah datang dalil tentang bolehnya badal haji untuk haji wajib, maka demikian pula untuk haji sunah. Hukum asal adalah kesamaan antara yang wajib dan yang sunah selama tidak ada dalil yang membedakan, dan tidak ada dalil yang membedakan keduanya. Bahkan perkara sunah tidak seketat perkara wajib, sehingga jika yang wajib saja dibolehkan, tentu yang sunah lebih layak untuk dibolehkan.</w:t>
      </w:r>
    </w:p>
    <w:p w14:paraId="22DF4F54" w14:textId="77777777" w:rsidR="00CB6ECC" w:rsidRPr="00CB6ECC" w:rsidRDefault="00CB6ECC" w:rsidP="00E34C7E">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CB6ECC">
        <w:rPr>
          <w:rFonts w:ascii="Souvenir Lt BT" w:eastAsiaTheme="minorHAnsi" w:hAnsi="Souvenir Lt BT" w:cs="Traditional Arabic"/>
          <w:b/>
          <w:bCs/>
          <w:color w:val="auto"/>
          <w:sz w:val="24"/>
          <w:szCs w:val="32"/>
          <w:bdr w:val="none" w:sz="0" w:space="0" w:color="auto"/>
          <w:lang w:eastAsia="en-US"/>
        </w:rPr>
        <w:t>Keempat</w:t>
      </w:r>
      <w:r w:rsidRPr="00CB6ECC">
        <w:rPr>
          <w:rFonts w:ascii="Souvenir Lt BT" w:eastAsiaTheme="minorHAnsi" w:hAnsi="Souvenir Lt BT" w:cs="Traditional Arabic"/>
          <w:color w:val="auto"/>
          <w:sz w:val="24"/>
          <w:szCs w:val="32"/>
          <w:bdr w:val="none" w:sz="0" w:space="0" w:color="auto"/>
          <w:lang w:eastAsia="en-US"/>
        </w:rPr>
        <w:t>, jika orang yang akan dihajikan masih hidup namun tidak mampu melaksanakan haji karena sangat tua, tidak mampu naik kendaraan, atau sakit yang secara medis sulit disembuhkan, maka:</w:t>
      </w:r>
    </w:p>
    <w:p w14:paraId="6BF30B3A" w14:textId="01B25A3C" w:rsidR="00CB6ECC" w:rsidRPr="00CB6ECC" w:rsidRDefault="00CB6ECC" w:rsidP="00E34C7E">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CB6ECC">
        <w:rPr>
          <w:rFonts w:ascii="Souvenir Lt BT" w:eastAsiaTheme="minorHAnsi" w:hAnsi="Souvenir Lt BT" w:cs="Traditional Arabic"/>
          <w:color w:val="auto"/>
          <w:sz w:val="24"/>
          <w:szCs w:val="32"/>
          <w:bdr w:val="none" w:sz="0" w:space="0" w:color="auto"/>
          <w:lang w:eastAsia="en-US"/>
        </w:rPr>
        <w:t xml:space="preserve">(1) Jika ia mampu secara ekonomi meski fisiknya tidak mampu, maka wajib baginya menyerahkan kepada orang lain untuk menghajikannya. Ibnu Abbas </w:t>
      </w:r>
      <w:proofErr w:type="spellStart"/>
      <w:r w:rsidR="00E34C7E" w:rsidRPr="00AB77D5">
        <w:rPr>
          <w:rFonts w:ascii="Souvenir Lt BT" w:eastAsiaTheme="minorHAnsi" w:hAnsi="Souvenir Lt BT" w:cs="Traditional Arabic"/>
          <w:i/>
          <w:iCs/>
          <w:color w:val="auto"/>
          <w:sz w:val="24"/>
          <w:szCs w:val="32"/>
          <w:bdr w:val="none" w:sz="0" w:space="0" w:color="auto"/>
          <w:lang w:eastAsia="en-US"/>
        </w:rPr>
        <w:t>radhiyallâhu</w:t>
      </w:r>
      <w:proofErr w:type="spellEnd"/>
      <w:r w:rsidRPr="00CB6ECC">
        <w:rPr>
          <w:rFonts w:ascii="Souvenir Lt BT" w:eastAsiaTheme="minorHAnsi" w:hAnsi="Souvenir Lt BT" w:cs="Traditional Arabic"/>
          <w:i/>
          <w:iCs/>
          <w:color w:val="auto"/>
          <w:sz w:val="24"/>
          <w:szCs w:val="32"/>
          <w:bdr w:val="none" w:sz="0" w:space="0" w:color="auto"/>
          <w:lang w:eastAsia="en-US"/>
        </w:rPr>
        <w:t xml:space="preserve"> </w:t>
      </w:r>
      <w:r w:rsidR="00A257FA">
        <w:rPr>
          <w:rFonts w:ascii="Souvenir Lt BT" w:eastAsiaTheme="minorHAnsi" w:hAnsi="Souvenir Lt BT" w:cs="Traditional Arabic"/>
          <w:i/>
          <w:iCs/>
          <w:color w:val="auto"/>
          <w:sz w:val="24"/>
          <w:szCs w:val="32"/>
          <w:bdr w:val="none" w:sz="0" w:space="0" w:color="auto"/>
          <w:lang w:eastAsia="en-US"/>
        </w:rPr>
        <w:t>‘</w:t>
      </w:r>
      <w:proofErr w:type="spellStart"/>
      <w:r w:rsidRPr="00CB6ECC">
        <w:rPr>
          <w:rFonts w:ascii="Souvenir Lt BT" w:eastAsiaTheme="minorHAnsi" w:hAnsi="Souvenir Lt BT" w:cs="Traditional Arabic"/>
          <w:i/>
          <w:iCs/>
          <w:color w:val="auto"/>
          <w:sz w:val="24"/>
          <w:szCs w:val="32"/>
          <w:bdr w:val="none" w:sz="0" w:space="0" w:color="auto"/>
          <w:lang w:eastAsia="en-US"/>
        </w:rPr>
        <w:t>anhumâ</w:t>
      </w:r>
      <w:proofErr w:type="spellEnd"/>
      <w:r w:rsidRPr="00CB6ECC">
        <w:rPr>
          <w:rFonts w:ascii="Souvenir Lt BT" w:eastAsiaTheme="minorHAnsi" w:hAnsi="Souvenir Lt BT" w:cs="Traditional Arabic"/>
          <w:color w:val="auto"/>
          <w:sz w:val="24"/>
          <w:szCs w:val="32"/>
          <w:bdr w:val="none" w:sz="0" w:space="0" w:color="auto"/>
          <w:lang w:eastAsia="en-US"/>
        </w:rPr>
        <w:t xml:space="preserve"> meriwayatkan bahwa ketika haji </w:t>
      </w:r>
      <w:r w:rsidR="007F3519">
        <w:rPr>
          <w:rFonts w:ascii="Souvenir Lt BT" w:eastAsiaTheme="minorHAnsi" w:hAnsi="Souvenir Lt BT" w:cs="Traditional Arabic"/>
          <w:color w:val="auto"/>
          <w:sz w:val="24"/>
          <w:szCs w:val="32"/>
          <w:bdr w:val="none" w:sz="0" w:space="0" w:color="auto"/>
          <w:lang w:eastAsia="en-US"/>
        </w:rPr>
        <w:t>Wadak</w:t>
      </w:r>
      <w:r w:rsidRPr="00CB6ECC">
        <w:rPr>
          <w:rFonts w:ascii="Souvenir Lt BT" w:eastAsiaTheme="minorHAnsi" w:hAnsi="Souvenir Lt BT" w:cs="Traditional Arabic"/>
          <w:color w:val="auto"/>
          <w:sz w:val="24"/>
          <w:szCs w:val="32"/>
          <w:bdr w:val="none" w:sz="0" w:space="0" w:color="auto"/>
          <w:lang w:eastAsia="en-US"/>
        </w:rPr>
        <w:t xml:space="preserve">, seorang wanita dari </w:t>
      </w:r>
      <w:proofErr w:type="spellStart"/>
      <w:r w:rsidRPr="00CB6ECC">
        <w:rPr>
          <w:rFonts w:ascii="Souvenir Lt BT" w:eastAsiaTheme="minorHAnsi" w:hAnsi="Souvenir Lt BT" w:cs="Traditional Arabic"/>
          <w:color w:val="auto"/>
          <w:sz w:val="24"/>
          <w:szCs w:val="32"/>
          <w:bdr w:val="none" w:sz="0" w:space="0" w:color="auto"/>
          <w:lang w:eastAsia="en-US"/>
        </w:rPr>
        <w:t>Khats</w:t>
      </w:r>
      <w:r w:rsidR="00A257FA">
        <w:rPr>
          <w:rFonts w:ascii="Souvenir Lt BT" w:eastAsiaTheme="minorHAnsi" w:hAnsi="Souvenir Lt BT" w:cs="Traditional Arabic"/>
          <w:color w:val="auto"/>
          <w:sz w:val="24"/>
          <w:szCs w:val="32"/>
          <w:bdr w:val="none" w:sz="0" w:space="0" w:color="auto"/>
          <w:lang w:eastAsia="en-US"/>
        </w:rPr>
        <w:t>’</w:t>
      </w:r>
      <w:r w:rsidRPr="00CB6ECC">
        <w:rPr>
          <w:rFonts w:ascii="Souvenir Lt BT" w:eastAsiaTheme="minorHAnsi" w:hAnsi="Souvenir Lt BT" w:cs="Traditional Arabic"/>
          <w:color w:val="auto"/>
          <w:sz w:val="24"/>
          <w:szCs w:val="32"/>
          <w:bdr w:val="none" w:sz="0" w:space="0" w:color="auto"/>
          <w:lang w:eastAsia="en-US"/>
        </w:rPr>
        <w:t>am</w:t>
      </w:r>
      <w:proofErr w:type="spellEnd"/>
      <w:r w:rsidRPr="00CB6ECC">
        <w:rPr>
          <w:rFonts w:ascii="Souvenir Lt BT" w:eastAsiaTheme="minorHAnsi" w:hAnsi="Souvenir Lt BT" w:cs="Traditional Arabic"/>
          <w:color w:val="auto"/>
          <w:sz w:val="24"/>
          <w:szCs w:val="32"/>
          <w:bdr w:val="none" w:sz="0" w:space="0" w:color="auto"/>
          <w:lang w:eastAsia="en-US"/>
        </w:rPr>
        <w:t xml:space="preserve"> bertanya kepada Nabi </w:t>
      </w:r>
      <w:r w:rsidR="00A257FA" w:rsidRPr="00A257FA">
        <w:rPr>
          <w:rFonts w:ascii="Souvenir Lt BT" w:eastAsiaTheme="minorHAnsi" w:hAnsi="Souvenir Lt BT" w:cs="Traditional Arabic"/>
          <w:color w:val="auto"/>
          <w:sz w:val="24"/>
          <w:szCs w:val="32"/>
          <w:bdr w:val="none" w:sz="0" w:space="0" w:color="auto"/>
          <w:rtl/>
          <w:lang w:eastAsia="en-US"/>
        </w:rPr>
        <w:t>ﷺ</w:t>
      </w:r>
      <w:r w:rsidR="00E34C7E" w:rsidRPr="00AB77D5">
        <w:rPr>
          <w:rFonts w:ascii="Souvenir Lt BT" w:eastAsiaTheme="minorHAnsi" w:hAnsi="Souvenir Lt BT" w:cs="Traditional Arabic"/>
          <w:color w:val="auto"/>
          <w:sz w:val="24"/>
          <w:szCs w:val="32"/>
          <w:bdr w:val="none" w:sz="0" w:space="0" w:color="auto"/>
          <w:lang w:eastAsia="en-US"/>
        </w:rPr>
        <w:t>,</w:t>
      </w:r>
    </w:p>
    <w:p w14:paraId="6602955F" w14:textId="77777777" w:rsidR="00CB6ECC" w:rsidRPr="00CB6ECC" w:rsidRDefault="00CB6ECC" w:rsidP="00E34C7E">
      <w:pPr>
        <w:pBdr>
          <w:top w:val="none" w:sz="0" w:space="0" w:color="auto"/>
          <w:left w:val="none" w:sz="0" w:space="0" w:color="auto"/>
          <w:bottom w:val="none" w:sz="0" w:space="0" w:color="auto"/>
          <w:right w:val="none" w:sz="0" w:space="0" w:color="auto"/>
          <w:between w:val="none" w:sz="0" w:space="0" w:color="auto"/>
          <w:bar w:val="none" w:sz="0" w:color="auto"/>
        </w:pBdr>
        <w:spacing w:after="0" w:line="259" w:lineRule="auto"/>
        <w:jc w:val="both"/>
        <w:rPr>
          <w:rFonts w:ascii="Souvenir Lt BT" w:eastAsiaTheme="minorHAnsi" w:hAnsi="Souvenir Lt BT" w:cs="Traditional Arabic"/>
          <w:color w:val="auto"/>
          <w:sz w:val="24"/>
          <w:szCs w:val="32"/>
          <w:bdr w:val="none" w:sz="0" w:space="0" w:color="auto"/>
          <w:lang w:eastAsia="en-US"/>
        </w:rPr>
      </w:pPr>
      <w:r w:rsidRPr="00CB6ECC">
        <w:rPr>
          <w:rFonts w:ascii="Souvenir Lt BT" w:eastAsiaTheme="minorHAnsi" w:hAnsi="Souvenir Lt BT" w:cs="Traditional Arabic"/>
          <w:color w:val="auto"/>
          <w:sz w:val="24"/>
          <w:szCs w:val="32"/>
          <w:bdr w:val="none" w:sz="0" w:space="0" w:color="auto"/>
          <w:rtl/>
          <w:lang w:eastAsia="en-US"/>
        </w:rPr>
        <w:t xml:space="preserve">يَا رَسُولَ اللهِ إِنَّ فَرِيضَةَ اللهِ عَلَى عِبَادِهِ فِي الْحَجِّ أَدْرَكَتْ أَبِي شَيْخًا كَبِيرًا لَا يَثْبُتُ عَلَى الرَّاحِلَةِ، </w:t>
      </w:r>
      <w:proofErr w:type="spellStart"/>
      <w:r w:rsidRPr="00CB6ECC">
        <w:rPr>
          <w:rFonts w:ascii="Souvenir Lt BT" w:eastAsiaTheme="minorHAnsi" w:hAnsi="Souvenir Lt BT" w:cs="Traditional Arabic"/>
          <w:color w:val="auto"/>
          <w:sz w:val="24"/>
          <w:szCs w:val="32"/>
          <w:bdr w:val="none" w:sz="0" w:space="0" w:color="auto"/>
          <w:rtl/>
          <w:lang w:eastAsia="en-US"/>
        </w:rPr>
        <w:t>أَفَأَحُجُّ</w:t>
      </w:r>
      <w:proofErr w:type="spellEnd"/>
      <w:r w:rsidRPr="00CB6ECC">
        <w:rPr>
          <w:rFonts w:ascii="Souvenir Lt BT" w:eastAsiaTheme="minorHAnsi" w:hAnsi="Souvenir Lt BT" w:cs="Traditional Arabic"/>
          <w:color w:val="auto"/>
          <w:sz w:val="24"/>
          <w:szCs w:val="32"/>
          <w:bdr w:val="none" w:sz="0" w:space="0" w:color="auto"/>
          <w:rtl/>
          <w:lang w:eastAsia="en-US"/>
        </w:rPr>
        <w:t xml:space="preserve"> عَنْهُ؟</w:t>
      </w:r>
    </w:p>
    <w:p w14:paraId="0C294D88" w14:textId="68F2F414" w:rsidR="00CB6ECC" w:rsidRPr="00CB6ECC" w:rsidRDefault="00A257FA" w:rsidP="00CB6EC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eastAsia="en-US"/>
        </w:rPr>
      </w:pPr>
      <w:r>
        <w:rPr>
          <w:rFonts w:ascii="Souvenir Lt BT" w:eastAsiaTheme="minorHAnsi" w:hAnsi="Souvenir Lt BT" w:cs="Traditional Arabic"/>
          <w:i/>
          <w:iCs/>
          <w:color w:val="auto"/>
          <w:sz w:val="24"/>
          <w:szCs w:val="32"/>
          <w:bdr w:val="none" w:sz="0" w:space="0" w:color="auto"/>
          <w:lang w:eastAsia="en-US"/>
        </w:rPr>
        <w:lastRenderedPageBreak/>
        <w:t>“</w:t>
      </w:r>
      <w:r w:rsidR="00CB6ECC" w:rsidRPr="00CB6ECC">
        <w:rPr>
          <w:rFonts w:ascii="Souvenir Lt BT" w:eastAsiaTheme="minorHAnsi" w:hAnsi="Souvenir Lt BT" w:cs="Traditional Arabic"/>
          <w:i/>
          <w:iCs/>
          <w:color w:val="auto"/>
          <w:sz w:val="24"/>
          <w:szCs w:val="32"/>
          <w:bdr w:val="none" w:sz="0" w:space="0" w:color="auto"/>
          <w:lang w:eastAsia="en-US"/>
        </w:rPr>
        <w:t>Wahai Rasulullah, kewajiban haji yang Allah wajibkan kepada para hamba-Nya telah mengenai ayahku yang sudah sangat tua dan tidak mampu duduk tegak di atas kendaraan. Bolehkah aku menghajikannya?</w:t>
      </w:r>
      <w:r>
        <w:rPr>
          <w:rFonts w:ascii="Souvenir Lt BT" w:eastAsiaTheme="minorHAnsi" w:hAnsi="Souvenir Lt BT" w:cs="Traditional Arabic"/>
          <w:i/>
          <w:iCs/>
          <w:color w:val="auto"/>
          <w:sz w:val="24"/>
          <w:szCs w:val="32"/>
          <w:bdr w:val="none" w:sz="0" w:space="0" w:color="auto"/>
          <w:lang w:eastAsia="en-US"/>
        </w:rPr>
        <w:t>”</w:t>
      </w:r>
    </w:p>
    <w:p w14:paraId="27902317" w14:textId="7024CDD6" w:rsidR="00CB6ECC" w:rsidRPr="00CB6ECC" w:rsidRDefault="00CB6ECC" w:rsidP="00E34C7E">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CB6ECC">
        <w:rPr>
          <w:rFonts w:ascii="Souvenir Lt BT" w:eastAsiaTheme="minorHAnsi" w:hAnsi="Souvenir Lt BT" w:cs="Traditional Arabic"/>
          <w:color w:val="auto"/>
          <w:sz w:val="24"/>
          <w:szCs w:val="32"/>
          <w:bdr w:val="none" w:sz="0" w:space="0" w:color="auto"/>
          <w:lang w:eastAsia="en-US"/>
        </w:rPr>
        <w:t xml:space="preserve">Maka Nabi </w:t>
      </w:r>
      <w:r w:rsidR="00A257FA" w:rsidRPr="00A257FA">
        <w:rPr>
          <w:rFonts w:ascii="Souvenir Lt BT" w:eastAsiaTheme="minorHAnsi" w:hAnsi="Souvenir Lt BT" w:cs="Traditional Arabic"/>
          <w:color w:val="auto"/>
          <w:sz w:val="24"/>
          <w:szCs w:val="32"/>
          <w:bdr w:val="none" w:sz="0" w:space="0" w:color="auto"/>
          <w:rtl/>
          <w:lang w:eastAsia="en-US"/>
        </w:rPr>
        <w:t>ﷺ</w:t>
      </w:r>
      <w:r w:rsidRPr="00CB6ECC">
        <w:rPr>
          <w:rFonts w:ascii="Souvenir Lt BT" w:eastAsiaTheme="minorHAnsi" w:hAnsi="Souvenir Lt BT" w:cs="Traditional Arabic"/>
          <w:color w:val="auto"/>
          <w:sz w:val="24"/>
          <w:szCs w:val="32"/>
          <w:bdr w:val="none" w:sz="0" w:space="0" w:color="auto"/>
          <w:lang w:eastAsia="en-US"/>
        </w:rPr>
        <w:t xml:space="preserve"> menjawab: </w:t>
      </w:r>
      <w:r w:rsidR="00A257FA">
        <w:rPr>
          <w:rFonts w:ascii="Souvenir Lt BT" w:eastAsiaTheme="minorHAnsi" w:hAnsi="Souvenir Lt BT" w:cs="Traditional Arabic"/>
          <w:i/>
          <w:iCs/>
          <w:color w:val="auto"/>
          <w:sz w:val="24"/>
          <w:szCs w:val="32"/>
          <w:bdr w:val="none" w:sz="0" w:space="0" w:color="auto"/>
          <w:lang w:eastAsia="en-US"/>
        </w:rPr>
        <w:t>“</w:t>
      </w:r>
      <w:r w:rsidRPr="004927C2">
        <w:rPr>
          <w:rFonts w:ascii="Souvenir Lt BT" w:eastAsiaTheme="minorHAnsi" w:hAnsi="Souvenir Lt BT" w:cs="Traditional Arabic"/>
          <w:i/>
          <w:iCs/>
          <w:color w:val="auto"/>
          <w:sz w:val="24"/>
          <w:szCs w:val="32"/>
          <w:bdr w:val="none" w:sz="0" w:space="0" w:color="auto"/>
          <w:lang w:eastAsia="en-US"/>
        </w:rPr>
        <w:t>Ya.</w:t>
      </w:r>
      <w:r w:rsidR="004927C2" w:rsidRPr="004927C2">
        <w:rPr>
          <w:rFonts w:ascii="Souvenir Lt BT" w:eastAsiaTheme="minorHAnsi" w:hAnsi="Souvenir Lt BT" w:cs="Traditional Arabic"/>
          <w:i/>
          <w:iCs/>
          <w:color w:val="auto"/>
          <w:sz w:val="24"/>
          <w:szCs w:val="32"/>
          <w:bdr w:val="none" w:sz="0" w:space="0" w:color="auto"/>
          <w:lang w:eastAsia="en-US"/>
        </w:rPr>
        <w:t>”</w:t>
      </w:r>
      <w:r w:rsidRPr="00CB6ECC">
        <w:rPr>
          <w:rFonts w:ascii="Souvenir Lt BT" w:eastAsiaTheme="minorHAnsi" w:hAnsi="Souvenir Lt BT" w:cs="Traditional Arabic"/>
          <w:color w:val="auto"/>
          <w:sz w:val="24"/>
          <w:szCs w:val="32"/>
          <w:bdr w:val="none" w:sz="0" w:space="0" w:color="auto"/>
          <w:lang w:eastAsia="en-US"/>
        </w:rPr>
        <w:t xml:space="preserve"> </w:t>
      </w:r>
      <w:r w:rsidR="004927C2">
        <w:rPr>
          <w:rStyle w:val="ReferensiCatatanKaki"/>
          <w:rFonts w:ascii="Souvenir Lt BT" w:eastAsiaTheme="minorHAnsi" w:hAnsi="Souvenir Lt BT" w:cs="Traditional Arabic"/>
          <w:color w:val="auto"/>
          <w:sz w:val="24"/>
          <w:szCs w:val="32"/>
          <w:bdr w:val="none" w:sz="0" w:space="0" w:color="auto"/>
          <w:lang w:eastAsia="en-US"/>
        </w:rPr>
        <w:footnoteReference w:id="124"/>
      </w:r>
    </w:p>
    <w:p w14:paraId="5F9EE42C" w14:textId="45EE2466" w:rsidR="00CB6ECC" w:rsidRPr="00CB6ECC" w:rsidRDefault="00CB6ECC" w:rsidP="00E34C7E">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CB6ECC">
        <w:rPr>
          <w:rFonts w:ascii="Souvenir Lt BT" w:eastAsiaTheme="minorHAnsi" w:hAnsi="Souvenir Lt BT" w:cs="Traditional Arabic"/>
          <w:color w:val="auto"/>
          <w:sz w:val="24"/>
          <w:szCs w:val="32"/>
          <w:bdr w:val="none" w:sz="0" w:space="0" w:color="auto"/>
          <w:lang w:eastAsia="en-US"/>
        </w:rPr>
        <w:t>(2) D</w:t>
      </w:r>
      <w:r w:rsidR="0064125A">
        <w:rPr>
          <w:rFonts w:ascii="Souvenir Lt BT" w:eastAsiaTheme="minorHAnsi" w:hAnsi="Souvenir Lt BT" w:cs="Traditional Arabic"/>
          <w:color w:val="auto"/>
          <w:sz w:val="24"/>
          <w:szCs w:val="32"/>
          <w:bdr w:val="none" w:sz="0" w:space="0" w:color="auto"/>
          <w:lang w:eastAsia="en-US"/>
        </w:rPr>
        <w:t>i</w:t>
      </w:r>
      <w:r w:rsidR="00B9649E">
        <w:rPr>
          <w:rFonts w:ascii="Souvenir Lt BT" w:eastAsiaTheme="minorHAnsi" w:hAnsi="Souvenir Lt BT" w:cs="Traditional Arabic"/>
          <w:color w:val="auto"/>
          <w:sz w:val="24"/>
          <w:szCs w:val="32"/>
          <w:bdr w:val="none" w:sz="0" w:space="0" w:color="auto"/>
          <w:lang w:eastAsia="en-US"/>
        </w:rPr>
        <w:t>sya</w:t>
      </w:r>
      <w:r w:rsidRPr="00CB6ECC">
        <w:rPr>
          <w:rFonts w:ascii="Souvenir Lt BT" w:eastAsiaTheme="minorHAnsi" w:hAnsi="Souvenir Lt BT" w:cs="Traditional Arabic"/>
          <w:color w:val="auto"/>
          <w:sz w:val="24"/>
          <w:szCs w:val="32"/>
          <w:bdr w:val="none" w:sz="0" w:space="0" w:color="auto"/>
          <w:lang w:eastAsia="en-US"/>
        </w:rPr>
        <w:t>ratkan orang yang menghajikan harus mendapat izin dari orang yang ia hajikan. Ini berbeda dengan menghajikan mayat yang tidak memerlukan izin.</w:t>
      </w:r>
      <w:r w:rsidR="00520178">
        <w:rPr>
          <w:rStyle w:val="ReferensiCatatanKaki"/>
          <w:rFonts w:ascii="Souvenir Lt BT" w:eastAsiaTheme="minorHAnsi" w:hAnsi="Souvenir Lt BT" w:cs="Traditional Arabic"/>
          <w:color w:val="auto"/>
          <w:sz w:val="24"/>
          <w:szCs w:val="32"/>
          <w:bdr w:val="none" w:sz="0" w:space="0" w:color="auto"/>
          <w:lang w:eastAsia="en-US"/>
        </w:rPr>
        <w:footnoteReference w:id="125"/>
      </w:r>
      <w:r w:rsidRPr="00CB6ECC">
        <w:rPr>
          <w:rFonts w:ascii="Souvenir Lt BT" w:eastAsiaTheme="minorHAnsi" w:hAnsi="Souvenir Lt BT" w:cs="Traditional Arabic"/>
          <w:color w:val="auto"/>
          <w:sz w:val="24"/>
          <w:szCs w:val="32"/>
          <w:bdr w:val="none" w:sz="0" w:space="0" w:color="auto"/>
          <w:lang w:eastAsia="en-US"/>
        </w:rPr>
        <w:t xml:space="preserve"> </w:t>
      </w:r>
    </w:p>
    <w:p w14:paraId="6DA45C60" w14:textId="77777777" w:rsidR="00CB6ECC" w:rsidRPr="00CB6ECC" w:rsidRDefault="00CB6ECC" w:rsidP="00E34C7E">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CB6ECC">
        <w:rPr>
          <w:rFonts w:ascii="Souvenir Lt BT" w:eastAsiaTheme="minorHAnsi" w:hAnsi="Souvenir Lt BT" w:cs="Traditional Arabic"/>
          <w:color w:val="auto"/>
          <w:sz w:val="24"/>
          <w:szCs w:val="32"/>
          <w:bdr w:val="none" w:sz="0" w:space="0" w:color="auto"/>
          <w:lang w:eastAsia="en-US"/>
        </w:rPr>
        <w:t>(3) Jika setelah dihajikan ternyata ia sembuh, maka menurut pendapat yang lebih kuat hajinya sudah sah dan ia tidak perlu berhaji lagi, karena badal haji yang dikerjakan untuknya ketika sakit telah memenuhi seluruh persyaratan.</w:t>
      </w:r>
    </w:p>
    <w:p w14:paraId="5578BA65" w14:textId="77777777" w:rsidR="00CB6ECC" w:rsidRPr="00CB6ECC" w:rsidRDefault="00CB6ECC" w:rsidP="00E34C7E">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CB6ECC">
        <w:rPr>
          <w:rFonts w:ascii="Souvenir Lt BT" w:eastAsiaTheme="minorHAnsi" w:hAnsi="Souvenir Lt BT" w:cs="Traditional Arabic"/>
          <w:color w:val="auto"/>
          <w:sz w:val="24"/>
          <w:szCs w:val="32"/>
          <w:bdr w:val="none" w:sz="0" w:space="0" w:color="auto"/>
          <w:lang w:eastAsia="en-US"/>
        </w:rPr>
        <w:t>(4) Demikian pula boleh menghajikannya untuk haji sunah. Yaitu jika ia telah mengerjakan haji Islam lalu sakit dan tidak mampu lagi berhaji, maka boleh dilakukan badal haji untuknya meskipun untuk haji sunah.</w:t>
      </w:r>
    </w:p>
    <w:p w14:paraId="1393A7B6" w14:textId="578653A7" w:rsidR="00CB6ECC" w:rsidRPr="00CB6ECC" w:rsidRDefault="00CB6ECC" w:rsidP="00E34C7E">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CB6ECC">
        <w:rPr>
          <w:rFonts w:ascii="Souvenir Lt BT" w:eastAsiaTheme="minorHAnsi" w:hAnsi="Souvenir Lt BT" w:cs="Traditional Arabic"/>
          <w:b/>
          <w:bCs/>
          <w:color w:val="auto"/>
          <w:sz w:val="24"/>
          <w:szCs w:val="32"/>
          <w:bdr w:val="none" w:sz="0" w:space="0" w:color="auto"/>
          <w:lang w:eastAsia="en-US"/>
        </w:rPr>
        <w:t>Kelima</w:t>
      </w:r>
      <w:r w:rsidRPr="00CB6ECC">
        <w:rPr>
          <w:rFonts w:ascii="Souvenir Lt BT" w:eastAsiaTheme="minorHAnsi" w:hAnsi="Souvenir Lt BT" w:cs="Traditional Arabic"/>
          <w:color w:val="auto"/>
          <w:sz w:val="24"/>
          <w:szCs w:val="32"/>
          <w:bdr w:val="none" w:sz="0" w:space="0" w:color="auto"/>
          <w:lang w:eastAsia="en-US"/>
        </w:rPr>
        <w:t>, syarat orang yang akan melakukan badal haji adalah ia harus sudah berhaji terlebih dahulu untuk dirinya sendiri.</w:t>
      </w:r>
      <w:r w:rsidR="004845A3" w:rsidRPr="00AB77D5">
        <w:rPr>
          <w:rFonts w:ascii="Souvenir Lt BT" w:eastAsiaTheme="minorHAnsi" w:hAnsi="Souvenir Lt BT" w:cs="Traditional Arabic"/>
          <w:color w:val="auto"/>
          <w:sz w:val="24"/>
          <w:szCs w:val="32"/>
          <w:bdr w:val="none" w:sz="0" w:space="0" w:color="auto"/>
          <w:vertAlign w:val="superscript"/>
          <w:lang w:eastAsia="en-US"/>
        </w:rPr>
        <w:footnoteReference w:id="126"/>
      </w:r>
      <w:r w:rsidRPr="00CB6ECC">
        <w:rPr>
          <w:rFonts w:ascii="Souvenir Lt BT" w:eastAsiaTheme="minorHAnsi" w:hAnsi="Souvenir Lt BT" w:cs="Traditional Arabic"/>
          <w:color w:val="auto"/>
          <w:sz w:val="24"/>
          <w:szCs w:val="32"/>
          <w:bdr w:val="none" w:sz="0" w:space="0" w:color="auto"/>
          <w:lang w:eastAsia="en-US"/>
        </w:rPr>
        <w:t xml:space="preserve"> Ibnu Abbas </w:t>
      </w:r>
      <w:proofErr w:type="spellStart"/>
      <w:r w:rsidR="00E34C7E" w:rsidRPr="00AB77D5">
        <w:rPr>
          <w:rFonts w:ascii="Souvenir Lt BT" w:eastAsiaTheme="minorHAnsi" w:hAnsi="Souvenir Lt BT" w:cs="Traditional Arabic"/>
          <w:i/>
          <w:iCs/>
          <w:color w:val="auto"/>
          <w:sz w:val="24"/>
          <w:szCs w:val="32"/>
          <w:bdr w:val="none" w:sz="0" w:space="0" w:color="auto"/>
          <w:lang w:eastAsia="en-US"/>
        </w:rPr>
        <w:t>radhiallâhu</w:t>
      </w:r>
      <w:proofErr w:type="spellEnd"/>
      <w:r w:rsidRPr="00CB6ECC">
        <w:rPr>
          <w:rFonts w:ascii="Souvenir Lt BT" w:eastAsiaTheme="minorHAnsi" w:hAnsi="Souvenir Lt BT" w:cs="Traditional Arabic"/>
          <w:i/>
          <w:iCs/>
          <w:color w:val="auto"/>
          <w:sz w:val="24"/>
          <w:szCs w:val="32"/>
          <w:bdr w:val="none" w:sz="0" w:space="0" w:color="auto"/>
          <w:lang w:eastAsia="en-US"/>
        </w:rPr>
        <w:t xml:space="preserve"> </w:t>
      </w:r>
      <w:r w:rsidR="00A257FA">
        <w:rPr>
          <w:rFonts w:ascii="Souvenir Lt BT" w:eastAsiaTheme="minorHAnsi" w:hAnsi="Souvenir Lt BT" w:cs="Traditional Arabic"/>
          <w:i/>
          <w:iCs/>
          <w:color w:val="auto"/>
          <w:sz w:val="24"/>
          <w:szCs w:val="32"/>
          <w:bdr w:val="none" w:sz="0" w:space="0" w:color="auto"/>
          <w:lang w:eastAsia="en-US"/>
        </w:rPr>
        <w:t>‘</w:t>
      </w:r>
      <w:proofErr w:type="spellStart"/>
      <w:r w:rsidRPr="00CB6ECC">
        <w:rPr>
          <w:rFonts w:ascii="Souvenir Lt BT" w:eastAsiaTheme="minorHAnsi" w:hAnsi="Souvenir Lt BT" w:cs="Traditional Arabic"/>
          <w:i/>
          <w:iCs/>
          <w:color w:val="auto"/>
          <w:sz w:val="24"/>
          <w:szCs w:val="32"/>
          <w:bdr w:val="none" w:sz="0" w:space="0" w:color="auto"/>
          <w:lang w:eastAsia="en-US"/>
        </w:rPr>
        <w:t>anhumâ</w:t>
      </w:r>
      <w:proofErr w:type="spellEnd"/>
      <w:r w:rsidRPr="00CB6ECC">
        <w:rPr>
          <w:rFonts w:ascii="Souvenir Lt BT" w:eastAsiaTheme="minorHAnsi" w:hAnsi="Souvenir Lt BT" w:cs="Traditional Arabic"/>
          <w:i/>
          <w:iCs/>
          <w:color w:val="auto"/>
          <w:sz w:val="24"/>
          <w:szCs w:val="32"/>
          <w:bdr w:val="none" w:sz="0" w:space="0" w:color="auto"/>
          <w:lang w:eastAsia="en-US"/>
        </w:rPr>
        <w:t xml:space="preserve"> </w:t>
      </w:r>
      <w:r w:rsidRPr="00CB6ECC">
        <w:rPr>
          <w:rFonts w:ascii="Souvenir Lt BT" w:eastAsiaTheme="minorHAnsi" w:hAnsi="Souvenir Lt BT" w:cs="Traditional Arabic"/>
          <w:color w:val="auto"/>
          <w:sz w:val="24"/>
          <w:szCs w:val="32"/>
          <w:bdr w:val="none" w:sz="0" w:space="0" w:color="auto"/>
          <w:lang w:eastAsia="en-US"/>
        </w:rPr>
        <w:t>meriwayatkan</w:t>
      </w:r>
      <w:r w:rsidR="00E34C7E" w:rsidRPr="00AB77D5">
        <w:rPr>
          <w:rFonts w:ascii="Souvenir Lt BT" w:eastAsiaTheme="minorHAnsi" w:hAnsi="Souvenir Lt BT" w:cs="Traditional Arabic"/>
          <w:color w:val="auto"/>
          <w:sz w:val="24"/>
          <w:szCs w:val="32"/>
          <w:bdr w:val="none" w:sz="0" w:space="0" w:color="auto"/>
          <w:lang w:eastAsia="en-US"/>
        </w:rPr>
        <w:t>,</w:t>
      </w:r>
    </w:p>
    <w:p w14:paraId="22959DA0" w14:textId="69CE5263" w:rsidR="00CB6ECC" w:rsidRPr="00CB6ECC" w:rsidRDefault="00CB6ECC" w:rsidP="00E34C7E">
      <w:pPr>
        <w:pBdr>
          <w:top w:val="none" w:sz="0" w:space="0" w:color="auto"/>
          <w:left w:val="none" w:sz="0" w:space="0" w:color="auto"/>
          <w:bottom w:val="none" w:sz="0" w:space="0" w:color="auto"/>
          <w:right w:val="none" w:sz="0" w:space="0" w:color="auto"/>
          <w:between w:val="none" w:sz="0" w:space="0" w:color="auto"/>
          <w:bar w:val="none" w:sz="0" w:color="auto"/>
        </w:pBdr>
        <w:spacing w:after="0" w:line="259" w:lineRule="auto"/>
        <w:jc w:val="both"/>
        <w:rPr>
          <w:rFonts w:ascii="Souvenir Lt BT" w:eastAsiaTheme="minorHAnsi" w:hAnsi="Souvenir Lt BT" w:cs="Traditional Arabic"/>
          <w:color w:val="auto"/>
          <w:sz w:val="24"/>
          <w:szCs w:val="32"/>
          <w:bdr w:val="none" w:sz="0" w:space="0" w:color="auto"/>
          <w:lang w:eastAsia="en-US"/>
        </w:rPr>
      </w:pPr>
      <w:r w:rsidRPr="00CB6ECC">
        <w:rPr>
          <w:rFonts w:ascii="Souvenir Lt BT" w:eastAsiaTheme="minorHAnsi" w:hAnsi="Souvenir Lt BT" w:cs="Traditional Arabic"/>
          <w:color w:val="auto"/>
          <w:sz w:val="24"/>
          <w:szCs w:val="32"/>
          <w:bdr w:val="none" w:sz="0" w:space="0" w:color="auto"/>
          <w:rtl/>
          <w:lang w:eastAsia="en-US"/>
        </w:rPr>
        <w:t xml:space="preserve">أَنَّ النَّبِيَّ صَلَّى اللهُ عَلَيْهِ وَسَلَّمَ سَمِعَ رَجُلًا يَقُولُ: لَبَّيْكَ عَنْ </w:t>
      </w:r>
      <w:proofErr w:type="spellStart"/>
      <w:r w:rsidRPr="00CB6ECC">
        <w:rPr>
          <w:rFonts w:ascii="Souvenir Lt BT" w:eastAsiaTheme="minorHAnsi" w:hAnsi="Souvenir Lt BT" w:cs="Traditional Arabic"/>
          <w:color w:val="auto"/>
          <w:sz w:val="24"/>
          <w:szCs w:val="32"/>
          <w:bdr w:val="none" w:sz="0" w:space="0" w:color="auto"/>
          <w:rtl/>
          <w:lang w:eastAsia="en-US"/>
        </w:rPr>
        <w:t>شُبْرُمَةَ</w:t>
      </w:r>
      <w:proofErr w:type="spellEnd"/>
      <w:r w:rsidRPr="00CB6ECC">
        <w:rPr>
          <w:rFonts w:ascii="Souvenir Lt BT" w:eastAsiaTheme="minorHAnsi" w:hAnsi="Souvenir Lt BT" w:cs="Traditional Arabic"/>
          <w:color w:val="auto"/>
          <w:sz w:val="24"/>
          <w:szCs w:val="32"/>
          <w:bdr w:val="none" w:sz="0" w:space="0" w:color="auto"/>
          <w:rtl/>
          <w:lang w:eastAsia="en-US"/>
        </w:rPr>
        <w:t xml:space="preserve">. قَالَ: </w:t>
      </w:r>
      <w:r w:rsidR="00C0176B">
        <w:rPr>
          <w:rFonts w:ascii="Souvenir Lt BT" w:eastAsiaTheme="minorHAnsi" w:hAnsi="Souvenir Lt BT" w:cs="Traditional Arabic" w:hint="cs"/>
          <w:color w:val="auto"/>
          <w:sz w:val="24"/>
          <w:szCs w:val="32"/>
          <w:bdr w:val="none" w:sz="0" w:space="0" w:color="auto"/>
          <w:rtl/>
          <w:lang w:eastAsia="en-US"/>
        </w:rPr>
        <w:t>((</w:t>
      </w:r>
      <w:r w:rsidRPr="00CB6ECC">
        <w:rPr>
          <w:rFonts w:ascii="Souvenir Lt BT" w:eastAsiaTheme="minorHAnsi" w:hAnsi="Souvenir Lt BT" w:cs="Traditional Arabic"/>
          <w:color w:val="auto"/>
          <w:sz w:val="24"/>
          <w:szCs w:val="32"/>
          <w:bdr w:val="none" w:sz="0" w:space="0" w:color="auto"/>
          <w:rtl/>
          <w:lang w:eastAsia="en-US"/>
        </w:rPr>
        <w:t xml:space="preserve">مَنْ </w:t>
      </w:r>
      <w:proofErr w:type="spellStart"/>
      <w:r w:rsidRPr="00CB6ECC">
        <w:rPr>
          <w:rFonts w:ascii="Souvenir Lt BT" w:eastAsiaTheme="minorHAnsi" w:hAnsi="Souvenir Lt BT" w:cs="Traditional Arabic"/>
          <w:color w:val="auto"/>
          <w:sz w:val="24"/>
          <w:szCs w:val="32"/>
          <w:bdr w:val="none" w:sz="0" w:space="0" w:color="auto"/>
          <w:rtl/>
          <w:lang w:eastAsia="en-US"/>
        </w:rPr>
        <w:t>شُبْرُمَةُ</w:t>
      </w:r>
      <w:proofErr w:type="spellEnd"/>
      <w:r w:rsidRPr="00CB6ECC">
        <w:rPr>
          <w:rFonts w:ascii="Souvenir Lt BT" w:eastAsiaTheme="minorHAnsi" w:hAnsi="Souvenir Lt BT" w:cs="Traditional Arabic"/>
          <w:color w:val="auto"/>
          <w:sz w:val="24"/>
          <w:szCs w:val="32"/>
          <w:bdr w:val="none" w:sz="0" w:space="0" w:color="auto"/>
          <w:rtl/>
          <w:lang w:eastAsia="en-US"/>
        </w:rPr>
        <w:t>؟</w:t>
      </w:r>
      <w:r w:rsidR="00C0176B">
        <w:rPr>
          <w:rFonts w:ascii="Souvenir Lt BT" w:eastAsiaTheme="minorHAnsi" w:hAnsi="Souvenir Lt BT" w:cs="Traditional Arabic" w:hint="cs"/>
          <w:color w:val="auto"/>
          <w:sz w:val="24"/>
          <w:szCs w:val="32"/>
          <w:bdr w:val="none" w:sz="0" w:space="0" w:color="auto"/>
          <w:rtl/>
          <w:lang w:eastAsia="en-US"/>
        </w:rPr>
        <w:t>))</w:t>
      </w:r>
      <w:r w:rsidRPr="00CB6ECC">
        <w:rPr>
          <w:rFonts w:ascii="Souvenir Lt BT" w:eastAsiaTheme="minorHAnsi" w:hAnsi="Souvenir Lt BT" w:cs="Traditional Arabic"/>
          <w:color w:val="auto"/>
          <w:sz w:val="24"/>
          <w:szCs w:val="32"/>
          <w:bdr w:val="none" w:sz="0" w:space="0" w:color="auto"/>
          <w:rtl/>
          <w:lang w:eastAsia="en-US"/>
        </w:rPr>
        <w:t xml:space="preserve"> قَالَ: أَخٌ لِي أَوْ قَرِيبٌ لِي. قَالَ: </w:t>
      </w:r>
      <w:r w:rsidR="00C0176B">
        <w:rPr>
          <w:rFonts w:ascii="Souvenir Lt BT" w:eastAsiaTheme="minorHAnsi" w:hAnsi="Souvenir Lt BT" w:cs="Traditional Arabic" w:hint="cs"/>
          <w:color w:val="auto"/>
          <w:sz w:val="24"/>
          <w:szCs w:val="32"/>
          <w:bdr w:val="none" w:sz="0" w:space="0" w:color="auto"/>
          <w:rtl/>
          <w:lang w:eastAsia="en-US"/>
        </w:rPr>
        <w:t>((</w:t>
      </w:r>
      <w:r w:rsidRPr="00CB6ECC">
        <w:rPr>
          <w:rFonts w:ascii="Souvenir Lt BT" w:eastAsiaTheme="minorHAnsi" w:hAnsi="Souvenir Lt BT" w:cs="Traditional Arabic"/>
          <w:color w:val="auto"/>
          <w:sz w:val="24"/>
          <w:szCs w:val="32"/>
          <w:bdr w:val="none" w:sz="0" w:space="0" w:color="auto"/>
          <w:rtl/>
          <w:lang w:eastAsia="en-US"/>
        </w:rPr>
        <w:t>حَجَجْتَ عَنْ نَفْسِكَ؟</w:t>
      </w:r>
      <w:r w:rsidR="00C0176B">
        <w:rPr>
          <w:rFonts w:ascii="Souvenir Lt BT" w:eastAsiaTheme="minorHAnsi" w:hAnsi="Souvenir Lt BT" w:cs="Traditional Arabic" w:hint="cs"/>
          <w:color w:val="auto"/>
          <w:sz w:val="24"/>
          <w:szCs w:val="32"/>
          <w:bdr w:val="none" w:sz="0" w:space="0" w:color="auto"/>
          <w:rtl/>
          <w:lang w:eastAsia="en-US"/>
        </w:rPr>
        <w:t>))</w:t>
      </w:r>
      <w:r w:rsidRPr="00CB6ECC">
        <w:rPr>
          <w:rFonts w:ascii="Souvenir Lt BT" w:eastAsiaTheme="minorHAnsi" w:hAnsi="Souvenir Lt BT" w:cs="Traditional Arabic"/>
          <w:color w:val="auto"/>
          <w:sz w:val="24"/>
          <w:szCs w:val="32"/>
          <w:bdr w:val="none" w:sz="0" w:space="0" w:color="auto"/>
          <w:rtl/>
          <w:lang w:eastAsia="en-US"/>
        </w:rPr>
        <w:t xml:space="preserve"> قَالَ: لَا. قَالَ: </w:t>
      </w:r>
      <w:r w:rsidR="00C0176B">
        <w:rPr>
          <w:rFonts w:ascii="Souvenir Lt BT" w:eastAsiaTheme="minorHAnsi" w:hAnsi="Souvenir Lt BT" w:cs="Traditional Arabic" w:hint="cs"/>
          <w:color w:val="auto"/>
          <w:sz w:val="24"/>
          <w:szCs w:val="32"/>
          <w:bdr w:val="none" w:sz="0" w:space="0" w:color="auto"/>
          <w:rtl/>
          <w:lang w:eastAsia="en-US"/>
        </w:rPr>
        <w:t>((</w:t>
      </w:r>
      <w:r w:rsidRPr="00CB6ECC">
        <w:rPr>
          <w:rFonts w:ascii="Souvenir Lt BT" w:eastAsiaTheme="minorHAnsi" w:hAnsi="Souvenir Lt BT" w:cs="Traditional Arabic"/>
          <w:color w:val="auto"/>
          <w:sz w:val="24"/>
          <w:szCs w:val="32"/>
          <w:bdr w:val="none" w:sz="0" w:space="0" w:color="auto"/>
          <w:rtl/>
          <w:lang w:eastAsia="en-US"/>
        </w:rPr>
        <w:t xml:space="preserve">حُجَّ عَنْ نَفْسِكَ ثُمَّ حُجَّ عَنْ </w:t>
      </w:r>
      <w:proofErr w:type="spellStart"/>
      <w:r w:rsidRPr="00CB6ECC">
        <w:rPr>
          <w:rFonts w:ascii="Souvenir Lt BT" w:eastAsiaTheme="minorHAnsi" w:hAnsi="Souvenir Lt BT" w:cs="Traditional Arabic"/>
          <w:color w:val="auto"/>
          <w:sz w:val="24"/>
          <w:szCs w:val="32"/>
          <w:bdr w:val="none" w:sz="0" w:space="0" w:color="auto"/>
          <w:rtl/>
          <w:lang w:eastAsia="en-US"/>
        </w:rPr>
        <w:t>شُبْرُمَةَ</w:t>
      </w:r>
      <w:proofErr w:type="spellEnd"/>
      <w:r w:rsidR="000C7EFE">
        <w:rPr>
          <w:rFonts w:ascii="Souvenir Lt BT" w:eastAsiaTheme="minorHAnsi" w:hAnsi="Souvenir Lt BT" w:cs="Traditional Arabic" w:hint="cs"/>
          <w:color w:val="auto"/>
          <w:sz w:val="24"/>
          <w:szCs w:val="32"/>
          <w:bdr w:val="none" w:sz="0" w:space="0" w:color="auto"/>
          <w:rtl/>
          <w:lang w:eastAsia="en-US"/>
        </w:rPr>
        <w:t>))</w:t>
      </w:r>
    </w:p>
    <w:p w14:paraId="7FFECA5F" w14:textId="77777777" w:rsidR="008B3E9C" w:rsidRDefault="00A257FA" w:rsidP="00CB6EC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i/>
          <w:iCs/>
          <w:color w:val="auto"/>
          <w:sz w:val="24"/>
          <w:szCs w:val="32"/>
          <w:bdr w:val="none" w:sz="0" w:space="0" w:color="auto"/>
          <w:rtl/>
          <w:lang w:eastAsia="en-US"/>
        </w:rPr>
      </w:pPr>
      <w:r>
        <w:rPr>
          <w:rFonts w:ascii="Souvenir Lt BT" w:eastAsiaTheme="minorHAnsi" w:hAnsi="Souvenir Lt BT" w:cs="Traditional Arabic"/>
          <w:i/>
          <w:iCs/>
          <w:color w:val="auto"/>
          <w:sz w:val="24"/>
          <w:szCs w:val="32"/>
          <w:bdr w:val="none" w:sz="0" w:space="0" w:color="auto"/>
          <w:lang w:eastAsia="en-US"/>
        </w:rPr>
        <w:t>“</w:t>
      </w:r>
      <w:r w:rsidR="00CB6ECC" w:rsidRPr="00CB6ECC">
        <w:rPr>
          <w:rFonts w:ascii="Souvenir Lt BT" w:eastAsiaTheme="minorHAnsi" w:hAnsi="Souvenir Lt BT" w:cs="Traditional Arabic"/>
          <w:i/>
          <w:iCs/>
          <w:color w:val="auto"/>
          <w:sz w:val="24"/>
          <w:szCs w:val="32"/>
          <w:bdr w:val="none" w:sz="0" w:space="0" w:color="auto"/>
          <w:lang w:eastAsia="en-US"/>
        </w:rPr>
        <w:t xml:space="preserve">Nabi </w:t>
      </w:r>
      <w:r w:rsidRPr="00A257FA">
        <w:rPr>
          <w:rFonts w:ascii="Souvenir Lt BT" w:eastAsiaTheme="minorHAnsi" w:hAnsi="Souvenir Lt BT" w:cs="Traditional Arabic"/>
          <w:i/>
          <w:iCs/>
          <w:color w:val="auto"/>
          <w:sz w:val="24"/>
          <w:szCs w:val="32"/>
          <w:bdr w:val="none" w:sz="0" w:space="0" w:color="auto"/>
          <w:rtl/>
          <w:lang w:eastAsia="en-US"/>
        </w:rPr>
        <w:t>ﷺ</w:t>
      </w:r>
      <w:r w:rsidR="00CB6ECC" w:rsidRPr="00CB6ECC">
        <w:rPr>
          <w:rFonts w:ascii="Souvenir Lt BT" w:eastAsiaTheme="minorHAnsi" w:hAnsi="Souvenir Lt BT" w:cs="Traditional Arabic"/>
          <w:i/>
          <w:iCs/>
          <w:color w:val="auto"/>
          <w:sz w:val="24"/>
          <w:szCs w:val="32"/>
          <w:bdr w:val="none" w:sz="0" w:space="0" w:color="auto"/>
          <w:lang w:eastAsia="en-US"/>
        </w:rPr>
        <w:t xml:space="preserve"> mendengar seseorang mengucapkan, </w:t>
      </w:r>
      <w:r>
        <w:rPr>
          <w:rFonts w:ascii="Souvenir Lt BT" w:eastAsiaTheme="minorHAnsi" w:hAnsi="Souvenir Lt BT" w:cs="Traditional Arabic"/>
          <w:i/>
          <w:iCs/>
          <w:color w:val="auto"/>
          <w:sz w:val="24"/>
          <w:szCs w:val="32"/>
          <w:bdr w:val="none" w:sz="0" w:space="0" w:color="auto"/>
          <w:lang w:eastAsia="en-US"/>
        </w:rPr>
        <w:t>‘</w:t>
      </w:r>
      <w:proofErr w:type="spellStart"/>
      <w:r w:rsidR="00CB6ECC" w:rsidRPr="00CB6ECC">
        <w:rPr>
          <w:rFonts w:ascii="Souvenir Lt BT" w:eastAsiaTheme="minorHAnsi" w:hAnsi="Souvenir Lt BT" w:cs="Traditional Arabic"/>
          <w:i/>
          <w:iCs/>
          <w:color w:val="auto"/>
          <w:sz w:val="24"/>
          <w:szCs w:val="32"/>
          <w:bdr w:val="none" w:sz="0" w:space="0" w:color="auto"/>
          <w:lang w:eastAsia="en-US"/>
        </w:rPr>
        <w:t>Labbaik</w:t>
      </w:r>
      <w:proofErr w:type="spellEnd"/>
      <w:r w:rsidR="00CB6ECC" w:rsidRPr="00CB6ECC">
        <w:rPr>
          <w:rFonts w:ascii="Souvenir Lt BT" w:eastAsiaTheme="minorHAnsi" w:hAnsi="Souvenir Lt BT" w:cs="Traditional Arabic"/>
          <w:i/>
          <w:iCs/>
          <w:color w:val="auto"/>
          <w:sz w:val="24"/>
          <w:szCs w:val="32"/>
          <w:bdr w:val="none" w:sz="0" w:space="0" w:color="auto"/>
          <w:lang w:eastAsia="en-US"/>
        </w:rPr>
        <w:t xml:space="preserve"> untuk </w:t>
      </w:r>
      <w:proofErr w:type="spellStart"/>
      <w:r w:rsidR="00CB6ECC" w:rsidRPr="00CB6ECC">
        <w:rPr>
          <w:rFonts w:ascii="Souvenir Lt BT" w:eastAsiaTheme="minorHAnsi" w:hAnsi="Souvenir Lt BT" w:cs="Traditional Arabic"/>
          <w:i/>
          <w:iCs/>
          <w:color w:val="auto"/>
          <w:sz w:val="24"/>
          <w:szCs w:val="32"/>
          <w:bdr w:val="none" w:sz="0" w:space="0" w:color="auto"/>
          <w:lang w:eastAsia="en-US"/>
        </w:rPr>
        <w:t>Syubrumah</w:t>
      </w:r>
      <w:proofErr w:type="spellEnd"/>
      <w:r w:rsidR="00CB6ECC" w:rsidRPr="00CB6ECC">
        <w:rPr>
          <w:rFonts w:ascii="Souvenir Lt BT" w:eastAsiaTheme="minorHAnsi" w:hAnsi="Souvenir Lt BT" w:cs="Traditional Arabic"/>
          <w:i/>
          <w:iCs/>
          <w:color w:val="auto"/>
          <w:sz w:val="24"/>
          <w:szCs w:val="32"/>
          <w:bdr w:val="none" w:sz="0" w:space="0" w:color="auto"/>
          <w:lang w:eastAsia="en-US"/>
        </w:rPr>
        <w:t>.</w:t>
      </w:r>
      <w:r>
        <w:rPr>
          <w:rFonts w:ascii="Souvenir Lt BT" w:eastAsiaTheme="minorHAnsi" w:hAnsi="Souvenir Lt BT" w:cs="Traditional Arabic"/>
          <w:i/>
          <w:iCs/>
          <w:color w:val="auto"/>
          <w:sz w:val="24"/>
          <w:szCs w:val="32"/>
          <w:bdr w:val="none" w:sz="0" w:space="0" w:color="auto"/>
          <w:lang w:eastAsia="en-US"/>
        </w:rPr>
        <w:t>’</w:t>
      </w:r>
      <w:r w:rsidR="00CB6ECC" w:rsidRPr="00CB6ECC">
        <w:rPr>
          <w:rFonts w:ascii="Souvenir Lt BT" w:eastAsiaTheme="minorHAnsi" w:hAnsi="Souvenir Lt BT" w:cs="Traditional Arabic"/>
          <w:i/>
          <w:iCs/>
          <w:color w:val="auto"/>
          <w:sz w:val="24"/>
          <w:szCs w:val="32"/>
          <w:bdr w:val="none" w:sz="0" w:space="0" w:color="auto"/>
          <w:lang w:eastAsia="en-US"/>
        </w:rPr>
        <w:t xml:space="preserve"> </w:t>
      </w:r>
    </w:p>
    <w:p w14:paraId="4DE49282" w14:textId="77777777" w:rsidR="008B3E9C" w:rsidRDefault="00CB6ECC" w:rsidP="008B3E9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i/>
          <w:iCs/>
          <w:color w:val="auto"/>
          <w:sz w:val="24"/>
          <w:szCs w:val="32"/>
          <w:bdr w:val="none" w:sz="0" w:space="0" w:color="auto"/>
          <w:lang w:eastAsia="en-US"/>
        </w:rPr>
      </w:pPr>
      <w:r w:rsidRPr="00CB6ECC">
        <w:rPr>
          <w:rFonts w:ascii="Souvenir Lt BT" w:eastAsiaTheme="minorHAnsi" w:hAnsi="Souvenir Lt BT" w:cs="Traditional Arabic"/>
          <w:i/>
          <w:iCs/>
          <w:color w:val="auto"/>
          <w:sz w:val="24"/>
          <w:szCs w:val="32"/>
          <w:bdr w:val="none" w:sz="0" w:space="0" w:color="auto"/>
          <w:lang w:eastAsia="en-US"/>
        </w:rPr>
        <w:t xml:space="preserve">Nabi bertanya, </w:t>
      </w:r>
      <w:r w:rsidR="00A257FA">
        <w:rPr>
          <w:rFonts w:ascii="Souvenir Lt BT" w:eastAsiaTheme="minorHAnsi" w:hAnsi="Souvenir Lt BT" w:cs="Traditional Arabic"/>
          <w:i/>
          <w:iCs/>
          <w:color w:val="auto"/>
          <w:sz w:val="24"/>
          <w:szCs w:val="32"/>
          <w:bdr w:val="none" w:sz="0" w:space="0" w:color="auto"/>
          <w:lang w:eastAsia="en-US"/>
        </w:rPr>
        <w:t>‘</w:t>
      </w:r>
      <w:r w:rsidRPr="00CB6ECC">
        <w:rPr>
          <w:rFonts w:ascii="Souvenir Lt BT" w:eastAsiaTheme="minorHAnsi" w:hAnsi="Souvenir Lt BT" w:cs="Traditional Arabic"/>
          <w:i/>
          <w:iCs/>
          <w:color w:val="auto"/>
          <w:sz w:val="24"/>
          <w:szCs w:val="32"/>
          <w:bdr w:val="none" w:sz="0" w:space="0" w:color="auto"/>
          <w:lang w:eastAsia="en-US"/>
        </w:rPr>
        <w:t xml:space="preserve">Siapa </w:t>
      </w:r>
      <w:proofErr w:type="spellStart"/>
      <w:r w:rsidRPr="00CB6ECC">
        <w:rPr>
          <w:rFonts w:ascii="Souvenir Lt BT" w:eastAsiaTheme="minorHAnsi" w:hAnsi="Souvenir Lt BT" w:cs="Traditional Arabic"/>
          <w:i/>
          <w:iCs/>
          <w:color w:val="auto"/>
          <w:sz w:val="24"/>
          <w:szCs w:val="32"/>
          <w:bdr w:val="none" w:sz="0" w:space="0" w:color="auto"/>
          <w:lang w:eastAsia="en-US"/>
        </w:rPr>
        <w:t>Syubrumah</w:t>
      </w:r>
      <w:proofErr w:type="spellEnd"/>
      <w:r w:rsidRPr="00CB6ECC">
        <w:rPr>
          <w:rFonts w:ascii="Souvenir Lt BT" w:eastAsiaTheme="minorHAnsi" w:hAnsi="Souvenir Lt BT" w:cs="Traditional Arabic"/>
          <w:i/>
          <w:iCs/>
          <w:color w:val="auto"/>
          <w:sz w:val="24"/>
          <w:szCs w:val="32"/>
          <w:bdr w:val="none" w:sz="0" w:space="0" w:color="auto"/>
          <w:lang w:eastAsia="en-US"/>
        </w:rPr>
        <w:t>?</w:t>
      </w:r>
      <w:r w:rsidR="00A257FA">
        <w:rPr>
          <w:rFonts w:ascii="Souvenir Lt BT" w:eastAsiaTheme="minorHAnsi" w:hAnsi="Souvenir Lt BT" w:cs="Traditional Arabic"/>
          <w:i/>
          <w:iCs/>
          <w:color w:val="auto"/>
          <w:sz w:val="24"/>
          <w:szCs w:val="32"/>
          <w:bdr w:val="none" w:sz="0" w:space="0" w:color="auto"/>
          <w:lang w:eastAsia="en-US"/>
        </w:rPr>
        <w:t>’</w:t>
      </w:r>
      <w:r w:rsidRPr="00CB6ECC">
        <w:rPr>
          <w:rFonts w:ascii="Souvenir Lt BT" w:eastAsiaTheme="minorHAnsi" w:hAnsi="Souvenir Lt BT" w:cs="Traditional Arabic"/>
          <w:i/>
          <w:iCs/>
          <w:color w:val="auto"/>
          <w:sz w:val="24"/>
          <w:szCs w:val="32"/>
          <w:bdr w:val="none" w:sz="0" w:space="0" w:color="auto"/>
          <w:lang w:eastAsia="en-US"/>
        </w:rPr>
        <w:t xml:space="preserve"> </w:t>
      </w:r>
    </w:p>
    <w:p w14:paraId="182E668A" w14:textId="77777777" w:rsidR="008B3E9C" w:rsidRDefault="00CB6ECC" w:rsidP="008B3E9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i/>
          <w:iCs/>
          <w:color w:val="auto"/>
          <w:sz w:val="24"/>
          <w:szCs w:val="32"/>
          <w:bdr w:val="none" w:sz="0" w:space="0" w:color="auto"/>
          <w:lang w:eastAsia="en-US"/>
        </w:rPr>
      </w:pPr>
      <w:r w:rsidRPr="00CB6ECC">
        <w:rPr>
          <w:rFonts w:ascii="Souvenir Lt BT" w:eastAsiaTheme="minorHAnsi" w:hAnsi="Souvenir Lt BT" w:cs="Traditional Arabic"/>
          <w:i/>
          <w:iCs/>
          <w:color w:val="auto"/>
          <w:sz w:val="24"/>
          <w:szCs w:val="32"/>
          <w:bdr w:val="none" w:sz="0" w:space="0" w:color="auto"/>
          <w:lang w:eastAsia="en-US"/>
        </w:rPr>
        <w:t xml:space="preserve">Ia menjawab, </w:t>
      </w:r>
      <w:r w:rsidR="00A257FA">
        <w:rPr>
          <w:rFonts w:ascii="Souvenir Lt BT" w:eastAsiaTheme="minorHAnsi" w:hAnsi="Souvenir Lt BT" w:cs="Traditional Arabic"/>
          <w:i/>
          <w:iCs/>
          <w:color w:val="auto"/>
          <w:sz w:val="24"/>
          <w:szCs w:val="32"/>
          <w:bdr w:val="none" w:sz="0" w:space="0" w:color="auto"/>
          <w:lang w:eastAsia="en-US"/>
        </w:rPr>
        <w:t>‘</w:t>
      </w:r>
      <w:r w:rsidRPr="00CB6ECC">
        <w:rPr>
          <w:rFonts w:ascii="Souvenir Lt BT" w:eastAsiaTheme="minorHAnsi" w:hAnsi="Souvenir Lt BT" w:cs="Traditional Arabic"/>
          <w:i/>
          <w:iCs/>
          <w:color w:val="auto"/>
          <w:sz w:val="24"/>
          <w:szCs w:val="32"/>
          <w:bdr w:val="none" w:sz="0" w:space="0" w:color="auto"/>
          <w:lang w:eastAsia="en-US"/>
        </w:rPr>
        <w:t>Saudaraku</w:t>
      </w:r>
      <w:r w:rsidR="00A257FA">
        <w:rPr>
          <w:rFonts w:ascii="Souvenir Lt BT" w:eastAsiaTheme="minorHAnsi" w:hAnsi="Souvenir Lt BT" w:cs="Traditional Arabic"/>
          <w:i/>
          <w:iCs/>
          <w:color w:val="auto"/>
          <w:sz w:val="24"/>
          <w:szCs w:val="32"/>
          <w:bdr w:val="none" w:sz="0" w:space="0" w:color="auto"/>
          <w:lang w:eastAsia="en-US"/>
        </w:rPr>
        <w:t>’</w:t>
      </w:r>
      <w:r w:rsidRPr="00CB6ECC">
        <w:rPr>
          <w:rFonts w:ascii="Souvenir Lt BT" w:eastAsiaTheme="minorHAnsi" w:hAnsi="Souvenir Lt BT" w:cs="Traditional Arabic"/>
          <w:i/>
          <w:iCs/>
          <w:color w:val="auto"/>
          <w:sz w:val="24"/>
          <w:szCs w:val="32"/>
          <w:bdr w:val="none" w:sz="0" w:space="0" w:color="auto"/>
          <w:lang w:eastAsia="en-US"/>
        </w:rPr>
        <w:t xml:space="preserve"> atau </w:t>
      </w:r>
      <w:r w:rsidR="00A257FA">
        <w:rPr>
          <w:rFonts w:ascii="Souvenir Lt BT" w:eastAsiaTheme="minorHAnsi" w:hAnsi="Souvenir Lt BT" w:cs="Traditional Arabic"/>
          <w:i/>
          <w:iCs/>
          <w:color w:val="auto"/>
          <w:sz w:val="24"/>
          <w:szCs w:val="32"/>
          <w:bdr w:val="none" w:sz="0" w:space="0" w:color="auto"/>
          <w:lang w:eastAsia="en-US"/>
        </w:rPr>
        <w:t>‘</w:t>
      </w:r>
      <w:r w:rsidRPr="00CB6ECC">
        <w:rPr>
          <w:rFonts w:ascii="Souvenir Lt BT" w:eastAsiaTheme="minorHAnsi" w:hAnsi="Souvenir Lt BT" w:cs="Traditional Arabic"/>
          <w:i/>
          <w:iCs/>
          <w:color w:val="auto"/>
          <w:sz w:val="24"/>
          <w:szCs w:val="32"/>
          <w:bdr w:val="none" w:sz="0" w:space="0" w:color="auto"/>
          <w:lang w:eastAsia="en-US"/>
        </w:rPr>
        <w:t>Kerabatku.</w:t>
      </w:r>
      <w:r w:rsidR="00A257FA">
        <w:rPr>
          <w:rFonts w:ascii="Souvenir Lt BT" w:eastAsiaTheme="minorHAnsi" w:hAnsi="Souvenir Lt BT" w:cs="Traditional Arabic"/>
          <w:i/>
          <w:iCs/>
          <w:color w:val="auto"/>
          <w:sz w:val="24"/>
          <w:szCs w:val="32"/>
          <w:bdr w:val="none" w:sz="0" w:space="0" w:color="auto"/>
          <w:lang w:eastAsia="en-US"/>
        </w:rPr>
        <w:t>’</w:t>
      </w:r>
      <w:r w:rsidRPr="00CB6ECC">
        <w:rPr>
          <w:rFonts w:ascii="Souvenir Lt BT" w:eastAsiaTheme="minorHAnsi" w:hAnsi="Souvenir Lt BT" w:cs="Traditional Arabic"/>
          <w:i/>
          <w:iCs/>
          <w:color w:val="auto"/>
          <w:sz w:val="24"/>
          <w:szCs w:val="32"/>
          <w:bdr w:val="none" w:sz="0" w:space="0" w:color="auto"/>
          <w:lang w:eastAsia="en-US"/>
        </w:rPr>
        <w:t xml:space="preserve"> </w:t>
      </w:r>
    </w:p>
    <w:p w14:paraId="46829603" w14:textId="77777777" w:rsidR="008B3E9C" w:rsidRDefault="00CB6ECC" w:rsidP="008B3E9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i/>
          <w:iCs/>
          <w:color w:val="auto"/>
          <w:sz w:val="24"/>
          <w:szCs w:val="32"/>
          <w:bdr w:val="none" w:sz="0" w:space="0" w:color="auto"/>
          <w:lang w:eastAsia="en-US"/>
        </w:rPr>
      </w:pPr>
      <w:r w:rsidRPr="00CB6ECC">
        <w:rPr>
          <w:rFonts w:ascii="Souvenir Lt BT" w:eastAsiaTheme="minorHAnsi" w:hAnsi="Souvenir Lt BT" w:cs="Traditional Arabic"/>
          <w:i/>
          <w:iCs/>
          <w:color w:val="auto"/>
          <w:sz w:val="24"/>
          <w:szCs w:val="32"/>
          <w:bdr w:val="none" w:sz="0" w:space="0" w:color="auto"/>
          <w:lang w:eastAsia="en-US"/>
        </w:rPr>
        <w:t xml:space="preserve">Nabi bertanya, </w:t>
      </w:r>
      <w:r w:rsidR="00A257FA">
        <w:rPr>
          <w:rFonts w:ascii="Souvenir Lt BT" w:eastAsiaTheme="minorHAnsi" w:hAnsi="Souvenir Lt BT" w:cs="Traditional Arabic"/>
          <w:i/>
          <w:iCs/>
          <w:color w:val="auto"/>
          <w:sz w:val="24"/>
          <w:szCs w:val="32"/>
          <w:bdr w:val="none" w:sz="0" w:space="0" w:color="auto"/>
          <w:lang w:eastAsia="en-US"/>
        </w:rPr>
        <w:t>‘</w:t>
      </w:r>
      <w:r w:rsidRPr="00CB6ECC">
        <w:rPr>
          <w:rFonts w:ascii="Souvenir Lt BT" w:eastAsiaTheme="minorHAnsi" w:hAnsi="Souvenir Lt BT" w:cs="Traditional Arabic"/>
          <w:i/>
          <w:iCs/>
          <w:color w:val="auto"/>
          <w:sz w:val="24"/>
          <w:szCs w:val="32"/>
          <w:bdr w:val="none" w:sz="0" w:space="0" w:color="auto"/>
          <w:lang w:eastAsia="en-US"/>
        </w:rPr>
        <w:t>Engkau sudah berhaji?</w:t>
      </w:r>
      <w:r w:rsidR="00A257FA">
        <w:rPr>
          <w:rFonts w:ascii="Souvenir Lt BT" w:eastAsiaTheme="minorHAnsi" w:hAnsi="Souvenir Lt BT" w:cs="Traditional Arabic"/>
          <w:i/>
          <w:iCs/>
          <w:color w:val="auto"/>
          <w:sz w:val="24"/>
          <w:szCs w:val="32"/>
          <w:bdr w:val="none" w:sz="0" w:space="0" w:color="auto"/>
          <w:lang w:eastAsia="en-US"/>
        </w:rPr>
        <w:t>’</w:t>
      </w:r>
      <w:r w:rsidRPr="00CB6ECC">
        <w:rPr>
          <w:rFonts w:ascii="Souvenir Lt BT" w:eastAsiaTheme="minorHAnsi" w:hAnsi="Souvenir Lt BT" w:cs="Traditional Arabic"/>
          <w:i/>
          <w:iCs/>
          <w:color w:val="auto"/>
          <w:sz w:val="24"/>
          <w:szCs w:val="32"/>
          <w:bdr w:val="none" w:sz="0" w:space="0" w:color="auto"/>
          <w:lang w:eastAsia="en-US"/>
        </w:rPr>
        <w:t xml:space="preserve"> </w:t>
      </w:r>
    </w:p>
    <w:p w14:paraId="15AFF3DD" w14:textId="77777777" w:rsidR="008B3E9C" w:rsidRDefault="00CB6ECC" w:rsidP="008B3E9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i/>
          <w:iCs/>
          <w:color w:val="auto"/>
          <w:sz w:val="24"/>
          <w:szCs w:val="32"/>
          <w:bdr w:val="none" w:sz="0" w:space="0" w:color="auto"/>
          <w:lang w:eastAsia="en-US"/>
        </w:rPr>
      </w:pPr>
      <w:r w:rsidRPr="00CB6ECC">
        <w:rPr>
          <w:rFonts w:ascii="Souvenir Lt BT" w:eastAsiaTheme="minorHAnsi" w:hAnsi="Souvenir Lt BT" w:cs="Traditional Arabic"/>
          <w:i/>
          <w:iCs/>
          <w:color w:val="auto"/>
          <w:sz w:val="24"/>
          <w:szCs w:val="32"/>
          <w:bdr w:val="none" w:sz="0" w:space="0" w:color="auto"/>
          <w:lang w:eastAsia="en-US"/>
        </w:rPr>
        <w:t xml:space="preserve">Ia menjawab, </w:t>
      </w:r>
      <w:r w:rsidR="00A257FA">
        <w:rPr>
          <w:rFonts w:ascii="Souvenir Lt BT" w:eastAsiaTheme="minorHAnsi" w:hAnsi="Souvenir Lt BT" w:cs="Traditional Arabic"/>
          <w:i/>
          <w:iCs/>
          <w:color w:val="auto"/>
          <w:sz w:val="24"/>
          <w:szCs w:val="32"/>
          <w:bdr w:val="none" w:sz="0" w:space="0" w:color="auto"/>
          <w:lang w:eastAsia="en-US"/>
        </w:rPr>
        <w:t>‘</w:t>
      </w:r>
      <w:r w:rsidRPr="00CB6ECC">
        <w:rPr>
          <w:rFonts w:ascii="Souvenir Lt BT" w:eastAsiaTheme="minorHAnsi" w:hAnsi="Souvenir Lt BT" w:cs="Traditional Arabic"/>
          <w:i/>
          <w:iCs/>
          <w:color w:val="auto"/>
          <w:sz w:val="24"/>
          <w:szCs w:val="32"/>
          <w:bdr w:val="none" w:sz="0" w:space="0" w:color="auto"/>
          <w:lang w:eastAsia="en-US"/>
        </w:rPr>
        <w:t>Belum.</w:t>
      </w:r>
      <w:r w:rsidR="00A257FA">
        <w:rPr>
          <w:rFonts w:ascii="Souvenir Lt BT" w:eastAsiaTheme="minorHAnsi" w:hAnsi="Souvenir Lt BT" w:cs="Traditional Arabic"/>
          <w:i/>
          <w:iCs/>
          <w:color w:val="auto"/>
          <w:sz w:val="24"/>
          <w:szCs w:val="32"/>
          <w:bdr w:val="none" w:sz="0" w:space="0" w:color="auto"/>
          <w:lang w:eastAsia="en-US"/>
        </w:rPr>
        <w:t>’</w:t>
      </w:r>
      <w:r w:rsidRPr="00CB6ECC">
        <w:rPr>
          <w:rFonts w:ascii="Souvenir Lt BT" w:eastAsiaTheme="minorHAnsi" w:hAnsi="Souvenir Lt BT" w:cs="Traditional Arabic"/>
          <w:i/>
          <w:iCs/>
          <w:color w:val="auto"/>
          <w:sz w:val="24"/>
          <w:szCs w:val="32"/>
          <w:bdr w:val="none" w:sz="0" w:space="0" w:color="auto"/>
          <w:lang w:eastAsia="en-US"/>
        </w:rPr>
        <w:t xml:space="preserve"> </w:t>
      </w:r>
    </w:p>
    <w:p w14:paraId="60CCD8EB" w14:textId="4C73B30F" w:rsidR="00CB6ECC" w:rsidRPr="00CB6ECC" w:rsidRDefault="00CB6ECC" w:rsidP="00CB6EC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eastAsia="en-US"/>
        </w:rPr>
      </w:pPr>
      <w:r w:rsidRPr="00CB6ECC">
        <w:rPr>
          <w:rFonts w:ascii="Souvenir Lt BT" w:eastAsiaTheme="minorHAnsi" w:hAnsi="Souvenir Lt BT" w:cs="Traditional Arabic"/>
          <w:i/>
          <w:iCs/>
          <w:color w:val="auto"/>
          <w:sz w:val="24"/>
          <w:szCs w:val="32"/>
          <w:bdr w:val="none" w:sz="0" w:space="0" w:color="auto"/>
          <w:lang w:eastAsia="en-US"/>
        </w:rPr>
        <w:t xml:space="preserve">Nabi bersabda, </w:t>
      </w:r>
      <w:r w:rsidR="00A257FA">
        <w:rPr>
          <w:rFonts w:ascii="Souvenir Lt BT" w:eastAsiaTheme="minorHAnsi" w:hAnsi="Souvenir Lt BT" w:cs="Traditional Arabic"/>
          <w:i/>
          <w:iCs/>
          <w:color w:val="auto"/>
          <w:sz w:val="24"/>
          <w:szCs w:val="32"/>
          <w:bdr w:val="none" w:sz="0" w:space="0" w:color="auto"/>
          <w:lang w:eastAsia="en-US"/>
        </w:rPr>
        <w:t>‘</w:t>
      </w:r>
      <w:r w:rsidRPr="00CB6ECC">
        <w:rPr>
          <w:rFonts w:ascii="Souvenir Lt BT" w:eastAsiaTheme="minorHAnsi" w:hAnsi="Souvenir Lt BT" w:cs="Traditional Arabic"/>
          <w:i/>
          <w:iCs/>
          <w:color w:val="auto"/>
          <w:sz w:val="24"/>
          <w:szCs w:val="32"/>
          <w:bdr w:val="none" w:sz="0" w:space="0" w:color="auto"/>
          <w:lang w:eastAsia="en-US"/>
        </w:rPr>
        <w:t xml:space="preserve">Hajikan dulu dirimu, baru hajikan </w:t>
      </w:r>
      <w:proofErr w:type="spellStart"/>
      <w:r w:rsidRPr="00CB6ECC">
        <w:rPr>
          <w:rFonts w:ascii="Souvenir Lt BT" w:eastAsiaTheme="minorHAnsi" w:hAnsi="Souvenir Lt BT" w:cs="Traditional Arabic"/>
          <w:i/>
          <w:iCs/>
          <w:color w:val="auto"/>
          <w:sz w:val="24"/>
          <w:szCs w:val="32"/>
          <w:bdr w:val="none" w:sz="0" w:space="0" w:color="auto"/>
          <w:lang w:eastAsia="en-US"/>
        </w:rPr>
        <w:t>Syubrumah</w:t>
      </w:r>
      <w:proofErr w:type="spellEnd"/>
      <w:r w:rsidRPr="00CB6ECC">
        <w:rPr>
          <w:rFonts w:ascii="Souvenir Lt BT" w:eastAsiaTheme="minorHAnsi" w:hAnsi="Souvenir Lt BT" w:cs="Traditional Arabic"/>
          <w:i/>
          <w:iCs/>
          <w:color w:val="auto"/>
          <w:sz w:val="24"/>
          <w:szCs w:val="32"/>
          <w:bdr w:val="none" w:sz="0" w:space="0" w:color="auto"/>
          <w:lang w:eastAsia="en-US"/>
        </w:rPr>
        <w:t>!</w:t>
      </w:r>
      <w:r w:rsidR="00A257FA">
        <w:rPr>
          <w:rFonts w:ascii="Souvenir Lt BT" w:eastAsiaTheme="minorHAnsi" w:hAnsi="Souvenir Lt BT" w:cs="Traditional Arabic"/>
          <w:i/>
          <w:iCs/>
          <w:color w:val="auto"/>
          <w:sz w:val="24"/>
          <w:szCs w:val="32"/>
          <w:bdr w:val="none" w:sz="0" w:space="0" w:color="auto"/>
          <w:lang w:eastAsia="en-US"/>
        </w:rPr>
        <w:t>’”</w:t>
      </w:r>
      <w:r w:rsidR="008B3E9C">
        <w:rPr>
          <w:rStyle w:val="ReferensiCatatanKaki"/>
          <w:rFonts w:ascii="Souvenir Lt BT" w:eastAsiaTheme="minorHAnsi" w:hAnsi="Souvenir Lt BT" w:cs="Traditional Arabic"/>
          <w:i/>
          <w:iCs/>
          <w:color w:val="auto"/>
          <w:sz w:val="24"/>
          <w:szCs w:val="32"/>
          <w:bdr w:val="none" w:sz="0" w:space="0" w:color="auto"/>
          <w:lang w:eastAsia="en-US"/>
        </w:rPr>
        <w:footnoteReference w:id="127"/>
      </w:r>
      <w:r w:rsidRPr="00CB6ECC">
        <w:rPr>
          <w:rFonts w:ascii="Souvenir Lt BT" w:eastAsiaTheme="minorHAnsi" w:hAnsi="Souvenir Lt BT" w:cs="Traditional Arabic"/>
          <w:color w:val="auto"/>
          <w:sz w:val="24"/>
          <w:szCs w:val="32"/>
          <w:bdr w:val="none" w:sz="0" w:space="0" w:color="auto"/>
          <w:lang w:eastAsia="en-US"/>
        </w:rPr>
        <w:t xml:space="preserve"> </w:t>
      </w:r>
    </w:p>
    <w:p w14:paraId="2DAA8863" w14:textId="222CF841" w:rsidR="00CB6ECC" w:rsidRPr="00CB6ECC" w:rsidRDefault="00CB6ECC" w:rsidP="00E34C7E">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CB6ECC">
        <w:rPr>
          <w:rFonts w:ascii="Souvenir Lt BT" w:eastAsiaTheme="minorHAnsi" w:hAnsi="Souvenir Lt BT" w:cs="Traditional Arabic"/>
          <w:b/>
          <w:bCs/>
          <w:color w:val="auto"/>
          <w:sz w:val="24"/>
          <w:szCs w:val="32"/>
          <w:bdr w:val="none" w:sz="0" w:space="0" w:color="auto"/>
          <w:lang w:eastAsia="en-US"/>
        </w:rPr>
        <w:t>Keenam</w:t>
      </w:r>
      <w:r w:rsidRPr="00CB6ECC">
        <w:rPr>
          <w:rFonts w:ascii="Souvenir Lt BT" w:eastAsiaTheme="minorHAnsi" w:hAnsi="Souvenir Lt BT" w:cs="Traditional Arabic"/>
          <w:color w:val="auto"/>
          <w:sz w:val="24"/>
          <w:szCs w:val="32"/>
          <w:bdr w:val="none" w:sz="0" w:space="0" w:color="auto"/>
          <w:lang w:eastAsia="en-US"/>
        </w:rPr>
        <w:t>, tidak mengapa seorang laki-laki menghajikan seorang wanita, dan begitu pula sebaliknya.</w:t>
      </w:r>
      <w:r w:rsidR="00052ECB" w:rsidRPr="00AB77D5">
        <w:rPr>
          <w:rFonts w:ascii="Souvenir Lt BT" w:eastAsiaTheme="minorHAnsi" w:hAnsi="Souvenir Lt BT" w:cs="Traditional Arabic"/>
          <w:color w:val="auto"/>
          <w:sz w:val="24"/>
          <w:szCs w:val="32"/>
          <w:bdr w:val="none" w:sz="0" w:space="0" w:color="auto"/>
          <w:vertAlign w:val="superscript"/>
          <w:lang w:eastAsia="en-US"/>
        </w:rPr>
        <w:footnoteReference w:id="128"/>
      </w:r>
    </w:p>
    <w:p w14:paraId="023F0FB7" w14:textId="211756DD" w:rsidR="00CB6ECC" w:rsidRPr="00CB6ECC" w:rsidRDefault="00CB6ECC" w:rsidP="00E34C7E">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CB6ECC">
        <w:rPr>
          <w:rFonts w:ascii="Souvenir Lt BT" w:eastAsiaTheme="minorHAnsi" w:hAnsi="Souvenir Lt BT" w:cs="Traditional Arabic"/>
          <w:b/>
          <w:bCs/>
          <w:color w:val="auto"/>
          <w:sz w:val="24"/>
          <w:szCs w:val="32"/>
          <w:bdr w:val="none" w:sz="0" w:space="0" w:color="auto"/>
          <w:lang w:eastAsia="en-US"/>
        </w:rPr>
        <w:lastRenderedPageBreak/>
        <w:t>Ketujuh</w:t>
      </w:r>
      <w:r w:rsidRPr="00CB6ECC">
        <w:rPr>
          <w:rFonts w:ascii="Souvenir Lt BT" w:eastAsiaTheme="minorHAnsi" w:hAnsi="Souvenir Lt BT" w:cs="Traditional Arabic"/>
          <w:color w:val="auto"/>
          <w:sz w:val="24"/>
          <w:szCs w:val="32"/>
          <w:bdr w:val="none" w:sz="0" w:space="0" w:color="auto"/>
          <w:lang w:eastAsia="en-US"/>
        </w:rPr>
        <w:t xml:space="preserve">, jika seseorang hendak menghajikan kerabatnya, yang paling utama adalah mendahulukan ibu sebelum ayah, karena Nabi </w:t>
      </w:r>
      <w:r w:rsidR="00A257FA" w:rsidRPr="00A257FA">
        <w:rPr>
          <w:rFonts w:ascii="Souvenir Lt BT" w:eastAsiaTheme="minorHAnsi" w:hAnsi="Souvenir Lt BT" w:cs="Traditional Arabic"/>
          <w:color w:val="auto"/>
          <w:sz w:val="24"/>
          <w:szCs w:val="32"/>
          <w:bdr w:val="none" w:sz="0" w:space="0" w:color="auto"/>
          <w:rtl/>
          <w:lang w:eastAsia="en-US"/>
        </w:rPr>
        <w:t>ﷺ</w:t>
      </w:r>
      <w:r w:rsidRPr="00CB6ECC">
        <w:rPr>
          <w:rFonts w:ascii="Souvenir Lt BT" w:eastAsiaTheme="minorHAnsi" w:hAnsi="Souvenir Lt BT" w:cs="Traditional Arabic"/>
          <w:color w:val="auto"/>
          <w:sz w:val="24"/>
          <w:szCs w:val="32"/>
          <w:bdr w:val="none" w:sz="0" w:space="0" w:color="auto"/>
          <w:lang w:eastAsia="en-US"/>
        </w:rPr>
        <w:t xml:space="preserve"> memerintahkan untuk lebih mendahulukan berbuat baik kepada ibu daripada ayah.</w:t>
      </w:r>
    </w:p>
    <w:p w14:paraId="484A997A" w14:textId="66014626" w:rsidR="00CB6ECC" w:rsidRPr="00CB6ECC" w:rsidRDefault="00CB6ECC" w:rsidP="00E34C7E">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CB6ECC">
        <w:rPr>
          <w:rFonts w:ascii="Souvenir Lt BT" w:eastAsiaTheme="minorHAnsi" w:hAnsi="Souvenir Lt BT" w:cs="Traditional Arabic"/>
          <w:b/>
          <w:bCs/>
          <w:color w:val="auto"/>
          <w:sz w:val="24"/>
          <w:szCs w:val="32"/>
          <w:bdr w:val="none" w:sz="0" w:space="0" w:color="auto"/>
          <w:lang w:eastAsia="en-US"/>
        </w:rPr>
        <w:t>Kedelapan</w:t>
      </w:r>
      <w:r w:rsidRPr="00CB6ECC">
        <w:rPr>
          <w:rFonts w:ascii="Souvenir Lt BT" w:eastAsiaTheme="minorHAnsi" w:hAnsi="Souvenir Lt BT" w:cs="Traditional Arabic"/>
          <w:color w:val="auto"/>
          <w:sz w:val="24"/>
          <w:szCs w:val="32"/>
          <w:bdr w:val="none" w:sz="0" w:space="0" w:color="auto"/>
          <w:lang w:eastAsia="en-US"/>
        </w:rPr>
        <w:t>, apa yang berlaku pada haji berlaku pula pada umrah. Karenanya, orang yang hendak mengumrahkan orang lain d</w:t>
      </w:r>
      <w:r w:rsidR="00976511">
        <w:rPr>
          <w:rFonts w:ascii="Souvenir Lt BT" w:eastAsiaTheme="minorHAnsi" w:hAnsi="Souvenir Lt BT" w:cs="Traditional Arabic"/>
          <w:color w:val="auto"/>
          <w:sz w:val="24"/>
          <w:szCs w:val="32"/>
          <w:bdr w:val="none" w:sz="0" w:space="0" w:color="auto"/>
          <w:lang w:eastAsia="en-US"/>
        </w:rPr>
        <w:t>is</w:t>
      </w:r>
      <w:r w:rsidR="00B9649E">
        <w:rPr>
          <w:rFonts w:ascii="Souvenir Lt BT" w:eastAsiaTheme="minorHAnsi" w:hAnsi="Souvenir Lt BT" w:cs="Traditional Arabic"/>
          <w:color w:val="auto"/>
          <w:sz w:val="24"/>
          <w:szCs w:val="32"/>
          <w:bdr w:val="none" w:sz="0" w:space="0" w:color="auto"/>
          <w:lang w:eastAsia="en-US"/>
        </w:rPr>
        <w:t>ya</w:t>
      </w:r>
      <w:r w:rsidRPr="00CB6ECC">
        <w:rPr>
          <w:rFonts w:ascii="Souvenir Lt BT" w:eastAsiaTheme="minorHAnsi" w:hAnsi="Souvenir Lt BT" w:cs="Traditional Arabic"/>
          <w:color w:val="auto"/>
          <w:sz w:val="24"/>
          <w:szCs w:val="32"/>
          <w:bdr w:val="none" w:sz="0" w:space="0" w:color="auto"/>
          <w:lang w:eastAsia="en-US"/>
        </w:rPr>
        <w:t>ratkan ia sendiri harus sudah pernah umrah. Karena hukum asal, apa yang berlaku bagi haji berlaku pula bagi umrah selama tidak ada dalil yang membedakan.</w:t>
      </w:r>
    </w:p>
    <w:p w14:paraId="70EEA76D" w14:textId="5CE1DD44" w:rsidR="00CB6ECC" w:rsidRPr="00CB6ECC" w:rsidRDefault="00CB6ECC" w:rsidP="00E34C7E">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CB6ECC">
        <w:rPr>
          <w:rFonts w:ascii="Souvenir Lt BT" w:eastAsiaTheme="minorHAnsi" w:hAnsi="Souvenir Lt BT" w:cs="Traditional Arabic"/>
          <w:b/>
          <w:bCs/>
          <w:color w:val="auto"/>
          <w:sz w:val="24"/>
          <w:szCs w:val="32"/>
          <w:bdr w:val="none" w:sz="0" w:space="0" w:color="auto"/>
          <w:lang w:eastAsia="en-US"/>
        </w:rPr>
        <w:t>Kesembilan</w:t>
      </w:r>
      <w:r w:rsidRPr="00CB6ECC">
        <w:rPr>
          <w:rFonts w:ascii="Souvenir Lt BT" w:eastAsiaTheme="minorHAnsi" w:hAnsi="Souvenir Lt BT" w:cs="Traditional Arabic"/>
          <w:color w:val="auto"/>
          <w:sz w:val="24"/>
          <w:szCs w:val="32"/>
          <w:bdr w:val="none" w:sz="0" w:space="0" w:color="auto"/>
          <w:lang w:eastAsia="en-US"/>
        </w:rPr>
        <w:t xml:space="preserve">, tidak mengapa seseorang yang melakukan haji </w:t>
      </w:r>
      <w:proofErr w:type="spellStart"/>
      <w:r w:rsidR="00692FBB">
        <w:rPr>
          <w:rFonts w:ascii="Souvenir Lt BT" w:eastAsiaTheme="minorHAnsi" w:hAnsi="Souvenir Lt BT" w:cs="Traditional Arabic"/>
          <w:i/>
          <w:iCs/>
          <w:color w:val="auto"/>
          <w:sz w:val="24"/>
          <w:szCs w:val="32"/>
          <w:bdr w:val="none" w:sz="0" w:space="0" w:color="auto"/>
          <w:lang w:eastAsia="en-US"/>
        </w:rPr>
        <w:t>Tamattu</w:t>
      </w:r>
      <w:proofErr w:type="spellEnd"/>
      <w:r w:rsidR="00692FBB">
        <w:rPr>
          <w:rFonts w:ascii="Souvenir Lt BT" w:eastAsiaTheme="minorHAnsi" w:hAnsi="Souvenir Lt BT" w:cs="Traditional Arabic"/>
          <w:i/>
          <w:iCs/>
          <w:color w:val="auto"/>
          <w:sz w:val="24"/>
          <w:szCs w:val="32"/>
          <w:bdr w:val="none" w:sz="0" w:space="0" w:color="auto"/>
          <w:lang w:eastAsia="en-US"/>
        </w:rPr>
        <w:t>’</w:t>
      </w:r>
      <w:r w:rsidRPr="00CB6ECC">
        <w:rPr>
          <w:rFonts w:ascii="Souvenir Lt BT" w:eastAsiaTheme="minorHAnsi" w:hAnsi="Souvenir Lt BT" w:cs="Traditional Arabic"/>
          <w:i/>
          <w:iCs/>
          <w:color w:val="auto"/>
          <w:sz w:val="24"/>
          <w:szCs w:val="32"/>
          <w:bdr w:val="none" w:sz="0" w:space="0" w:color="auto"/>
          <w:lang w:eastAsia="en-US"/>
        </w:rPr>
        <w:t xml:space="preserve"> </w:t>
      </w:r>
      <w:r w:rsidRPr="00CB6ECC">
        <w:rPr>
          <w:rFonts w:ascii="Souvenir Lt BT" w:eastAsiaTheme="minorHAnsi" w:hAnsi="Souvenir Lt BT" w:cs="Traditional Arabic"/>
          <w:color w:val="auto"/>
          <w:sz w:val="24"/>
          <w:szCs w:val="32"/>
          <w:bdr w:val="none" w:sz="0" w:space="0" w:color="auto"/>
          <w:lang w:eastAsia="en-US"/>
        </w:rPr>
        <w:t xml:space="preserve">meniatkan umrahnya untuk </w:t>
      </w:r>
      <w:proofErr w:type="spellStart"/>
      <w:r w:rsidRPr="00CB6ECC">
        <w:rPr>
          <w:rFonts w:ascii="Souvenir Lt BT" w:eastAsiaTheme="minorHAnsi" w:hAnsi="Souvenir Lt BT" w:cs="Traditional Arabic"/>
          <w:color w:val="auto"/>
          <w:sz w:val="24"/>
          <w:szCs w:val="32"/>
          <w:bdr w:val="none" w:sz="0" w:space="0" w:color="auto"/>
          <w:lang w:eastAsia="en-US"/>
        </w:rPr>
        <w:t>membadalkan</w:t>
      </w:r>
      <w:proofErr w:type="spellEnd"/>
      <w:r w:rsidRPr="00CB6ECC">
        <w:rPr>
          <w:rFonts w:ascii="Souvenir Lt BT" w:eastAsiaTheme="minorHAnsi" w:hAnsi="Souvenir Lt BT" w:cs="Traditional Arabic"/>
          <w:color w:val="auto"/>
          <w:sz w:val="24"/>
          <w:szCs w:val="32"/>
          <w:bdr w:val="none" w:sz="0" w:space="0" w:color="auto"/>
          <w:lang w:eastAsia="en-US"/>
        </w:rPr>
        <w:t xml:space="preserve"> ibunya dan hajinya untuk dirinya sendiri, atau sebaliknya, umrahnya untuk dirinya sendiri dan hajinya untuk </w:t>
      </w:r>
      <w:proofErr w:type="spellStart"/>
      <w:r w:rsidRPr="00CB6ECC">
        <w:rPr>
          <w:rFonts w:ascii="Souvenir Lt BT" w:eastAsiaTheme="minorHAnsi" w:hAnsi="Souvenir Lt BT" w:cs="Traditional Arabic"/>
          <w:color w:val="auto"/>
          <w:sz w:val="24"/>
          <w:szCs w:val="32"/>
          <w:bdr w:val="none" w:sz="0" w:space="0" w:color="auto"/>
          <w:lang w:eastAsia="en-US"/>
        </w:rPr>
        <w:t>membadalkan</w:t>
      </w:r>
      <w:proofErr w:type="spellEnd"/>
      <w:r w:rsidRPr="00CB6ECC">
        <w:rPr>
          <w:rFonts w:ascii="Souvenir Lt BT" w:eastAsiaTheme="minorHAnsi" w:hAnsi="Souvenir Lt BT" w:cs="Traditional Arabic"/>
          <w:color w:val="auto"/>
          <w:sz w:val="24"/>
          <w:szCs w:val="32"/>
          <w:bdr w:val="none" w:sz="0" w:space="0" w:color="auto"/>
          <w:lang w:eastAsia="en-US"/>
        </w:rPr>
        <w:t xml:space="preserve"> ibunya.</w:t>
      </w:r>
    </w:p>
    <w:p w14:paraId="0E99E3BB" w14:textId="53273890" w:rsidR="00CB6ECC" w:rsidRPr="00CB6ECC" w:rsidRDefault="00CB6ECC" w:rsidP="00E34C7E">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CB6ECC">
        <w:rPr>
          <w:rFonts w:ascii="Souvenir Lt BT" w:eastAsiaTheme="minorHAnsi" w:hAnsi="Souvenir Lt BT" w:cs="Traditional Arabic"/>
          <w:b/>
          <w:bCs/>
          <w:color w:val="auto"/>
          <w:sz w:val="24"/>
          <w:szCs w:val="32"/>
          <w:bdr w:val="none" w:sz="0" w:space="0" w:color="auto"/>
          <w:lang w:eastAsia="en-US"/>
        </w:rPr>
        <w:t>Kesepuluh</w:t>
      </w:r>
      <w:r w:rsidRPr="00CB6ECC">
        <w:rPr>
          <w:rFonts w:ascii="Souvenir Lt BT" w:eastAsiaTheme="minorHAnsi" w:hAnsi="Souvenir Lt BT" w:cs="Traditional Arabic"/>
          <w:color w:val="auto"/>
          <w:sz w:val="24"/>
          <w:szCs w:val="32"/>
          <w:bdr w:val="none" w:sz="0" w:space="0" w:color="auto"/>
          <w:lang w:eastAsia="en-US"/>
        </w:rPr>
        <w:t xml:space="preserve">, hukum asal badal haji dan umrah adalah pahalanya untuk orang yang dihajikan atau diumrahkan. Para ulama </w:t>
      </w:r>
      <w:proofErr w:type="spellStart"/>
      <w:r w:rsidR="00E34C7E" w:rsidRPr="00AB77D5">
        <w:rPr>
          <w:rFonts w:ascii="Souvenir Lt BT" w:eastAsiaTheme="minorHAnsi" w:hAnsi="Souvenir Lt BT" w:cs="Traditional Arabic"/>
          <w:color w:val="auto"/>
          <w:sz w:val="24"/>
          <w:szCs w:val="32"/>
          <w:bdr w:val="none" w:sz="0" w:space="0" w:color="auto"/>
          <w:lang w:eastAsia="en-US"/>
        </w:rPr>
        <w:t>a</w:t>
      </w:r>
      <w:r w:rsidRPr="00CB6ECC">
        <w:rPr>
          <w:rFonts w:ascii="Souvenir Lt BT" w:eastAsiaTheme="minorHAnsi" w:hAnsi="Souvenir Lt BT" w:cs="Traditional Arabic"/>
          <w:color w:val="auto"/>
          <w:sz w:val="24"/>
          <w:szCs w:val="32"/>
          <w:bdr w:val="none" w:sz="0" w:space="0" w:color="auto"/>
          <w:lang w:eastAsia="en-US"/>
        </w:rPr>
        <w:t>l</w:t>
      </w:r>
      <w:proofErr w:type="spellEnd"/>
      <w:r w:rsidRPr="00CB6ECC">
        <w:rPr>
          <w:rFonts w:ascii="Souvenir Lt BT" w:eastAsiaTheme="minorHAnsi" w:hAnsi="Souvenir Lt BT" w:cs="Traditional Arabic"/>
          <w:color w:val="auto"/>
          <w:sz w:val="24"/>
          <w:szCs w:val="32"/>
          <w:bdr w:val="none" w:sz="0" w:space="0" w:color="auto"/>
          <w:lang w:eastAsia="en-US"/>
        </w:rPr>
        <w:t xml:space="preserve">-Lajnah </w:t>
      </w:r>
      <w:proofErr w:type="spellStart"/>
      <w:r w:rsidR="00E34C7E" w:rsidRPr="00AB77D5">
        <w:rPr>
          <w:rFonts w:ascii="Souvenir Lt BT" w:eastAsiaTheme="minorHAnsi" w:hAnsi="Souvenir Lt BT" w:cs="Traditional Arabic"/>
          <w:color w:val="auto"/>
          <w:sz w:val="24"/>
          <w:szCs w:val="32"/>
          <w:bdr w:val="none" w:sz="0" w:space="0" w:color="auto"/>
          <w:lang w:eastAsia="en-US"/>
        </w:rPr>
        <w:t>a</w:t>
      </w:r>
      <w:r w:rsidRPr="00CB6ECC">
        <w:rPr>
          <w:rFonts w:ascii="Souvenir Lt BT" w:eastAsiaTheme="minorHAnsi" w:hAnsi="Souvenir Lt BT" w:cs="Traditional Arabic"/>
          <w:color w:val="auto"/>
          <w:sz w:val="24"/>
          <w:szCs w:val="32"/>
          <w:bdr w:val="none" w:sz="0" w:space="0" w:color="auto"/>
          <w:lang w:eastAsia="en-US"/>
        </w:rPr>
        <w:t>d-Dâ</w:t>
      </w:r>
      <w:r w:rsidR="00A257FA">
        <w:rPr>
          <w:rFonts w:ascii="Souvenir Lt BT" w:eastAsiaTheme="minorHAnsi" w:hAnsi="Souvenir Lt BT" w:cs="Traditional Arabic"/>
          <w:color w:val="auto"/>
          <w:sz w:val="24"/>
          <w:szCs w:val="32"/>
          <w:bdr w:val="none" w:sz="0" w:space="0" w:color="auto"/>
          <w:lang w:eastAsia="en-US"/>
        </w:rPr>
        <w:t>’</w:t>
      </w:r>
      <w:r w:rsidRPr="00CB6ECC">
        <w:rPr>
          <w:rFonts w:ascii="Souvenir Lt BT" w:eastAsiaTheme="minorHAnsi" w:hAnsi="Souvenir Lt BT" w:cs="Traditional Arabic"/>
          <w:color w:val="auto"/>
          <w:sz w:val="24"/>
          <w:szCs w:val="32"/>
          <w:bdr w:val="none" w:sz="0" w:space="0" w:color="auto"/>
          <w:lang w:eastAsia="en-US"/>
        </w:rPr>
        <w:t>imah</w:t>
      </w:r>
      <w:proofErr w:type="spellEnd"/>
      <w:r w:rsidRPr="00CB6ECC">
        <w:rPr>
          <w:rFonts w:ascii="Souvenir Lt BT" w:eastAsiaTheme="minorHAnsi" w:hAnsi="Souvenir Lt BT" w:cs="Traditional Arabic"/>
          <w:color w:val="auto"/>
          <w:sz w:val="24"/>
          <w:szCs w:val="32"/>
          <w:bdr w:val="none" w:sz="0" w:space="0" w:color="auto"/>
          <w:lang w:eastAsia="en-US"/>
        </w:rPr>
        <w:t xml:space="preserve"> berkata</w:t>
      </w:r>
      <w:r w:rsidR="00E34C7E" w:rsidRPr="00AB77D5">
        <w:rPr>
          <w:rFonts w:ascii="Souvenir Lt BT" w:eastAsiaTheme="minorHAnsi" w:hAnsi="Souvenir Lt BT" w:cs="Traditional Arabic"/>
          <w:color w:val="auto"/>
          <w:sz w:val="24"/>
          <w:szCs w:val="32"/>
          <w:bdr w:val="none" w:sz="0" w:space="0" w:color="auto"/>
          <w:lang w:eastAsia="en-US"/>
        </w:rPr>
        <w:t>,</w:t>
      </w:r>
    </w:p>
    <w:p w14:paraId="40C23C66" w14:textId="77777777" w:rsidR="00CB6ECC" w:rsidRPr="00CB6ECC" w:rsidRDefault="00CB6ECC" w:rsidP="00E34C7E">
      <w:pPr>
        <w:pBdr>
          <w:top w:val="none" w:sz="0" w:space="0" w:color="auto"/>
          <w:left w:val="none" w:sz="0" w:space="0" w:color="auto"/>
          <w:bottom w:val="none" w:sz="0" w:space="0" w:color="auto"/>
          <w:right w:val="none" w:sz="0" w:space="0" w:color="auto"/>
          <w:between w:val="none" w:sz="0" w:space="0" w:color="auto"/>
          <w:bar w:val="none" w:sz="0" w:color="auto"/>
        </w:pBdr>
        <w:spacing w:after="0" w:line="259" w:lineRule="auto"/>
        <w:jc w:val="both"/>
        <w:rPr>
          <w:rFonts w:ascii="Souvenir Lt BT" w:eastAsiaTheme="minorHAnsi" w:hAnsi="Souvenir Lt BT" w:cs="Traditional Arabic"/>
          <w:color w:val="auto"/>
          <w:sz w:val="24"/>
          <w:szCs w:val="32"/>
          <w:bdr w:val="none" w:sz="0" w:space="0" w:color="auto"/>
          <w:lang w:eastAsia="en-US"/>
        </w:rPr>
      </w:pPr>
      <w:r w:rsidRPr="00CB6ECC">
        <w:rPr>
          <w:rFonts w:ascii="Souvenir Lt BT" w:eastAsiaTheme="minorHAnsi" w:hAnsi="Souvenir Lt BT" w:cs="Traditional Arabic"/>
          <w:color w:val="auto"/>
          <w:sz w:val="24"/>
          <w:szCs w:val="32"/>
          <w:bdr w:val="none" w:sz="0" w:space="0" w:color="auto"/>
          <w:rtl/>
          <w:lang w:eastAsia="en-US"/>
        </w:rPr>
        <w:t>مَنْ حَجَّ أَوِ اعْتَمَرَ عَنْ غَيْرِهِ بِأُجْرَةٍ أَوْ بِدُونِهَا فَثَوَابُ الْحَجِّ وَالْعُمْرَةِ لِمَنْ نَابَ عَنْهُ، وَيُرْجَى لَهُ أَيْضًا أَجْرٌ عَظِيمٌ عَلَى حَسَبِ إِخْلَاصِهِ وَرَغْبَتِهِ لِلْخَيْرِ</w:t>
      </w:r>
    </w:p>
    <w:p w14:paraId="7693E91F" w14:textId="01182557" w:rsidR="00CB6ECC" w:rsidRPr="00CB6ECC" w:rsidRDefault="00A257FA" w:rsidP="00CB6EC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eastAsia="en-US"/>
        </w:rPr>
      </w:pPr>
      <w:r>
        <w:rPr>
          <w:rFonts w:ascii="Souvenir Lt BT" w:eastAsiaTheme="minorHAnsi" w:hAnsi="Souvenir Lt BT" w:cs="Traditional Arabic"/>
          <w:i/>
          <w:iCs/>
          <w:color w:val="auto"/>
          <w:sz w:val="24"/>
          <w:szCs w:val="32"/>
          <w:bdr w:val="none" w:sz="0" w:space="0" w:color="auto"/>
          <w:lang w:eastAsia="en-US"/>
        </w:rPr>
        <w:t>“</w:t>
      </w:r>
      <w:r w:rsidR="00CB6ECC" w:rsidRPr="00CB6ECC">
        <w:rPr>
          <w:rFonts w:ascii="Souvenir Lt BT" w:eastAsiaTheme="minorHAnsi" w:hAnsi="Souvenir Lt BT" w:cs="Traditional Arabic"/>
          <w:i/>
          <w:iCs/>
          <w:color w:val="auto"/>
          <w:sz w:val="24"/>
          <w:szCs w:val="32"/>
          <w:bdr w:val="none" w:sz="0" w:space="0" w:color="auto"/>
          <w:lang w:eastAsia="en-US"/>
        </w:rPr>
        <w:t xml:space="preserve">Barang siapa yang menghajikan atau mengumrahkan orang lain, baik dengan upah maupun tanpa upah, maka pahala haji dan umrah tersebut untuk orang yang ia </w:t>
      </w:r>
      <w:proofErr w:type="spellStart"/>
      <w:r w:rsidR="00CB6ECC" w:rsidRPr="00CB6ECC">
        <w:rPr>
          <w:rFonts w:ascii="Souvenir Lt BT" w:eastAsiaTheme="minorHAnsi" w:hAnsi="Souvenir Lt BT" w:cs="Traditional Arabic"/>
          <w:i/>
          <w:iCs/>
          <w:color w:val="auto"/>
          <w:sz w:val="24"/>
          <w:szCs w:val="32"/>
          <w:bdr w:val="none" w:sz="0" w:space="0" w:color="auto"/>
          <w:lang w:eastAsia="en-US"/>
        </w:rPr>
        <w:t>badalkan</w:t>
      </w:r>
      <w:proofErr w:type="spellEnd"/>
      <w:r w:rsidR="00CB6ECC" w:rsidRPr="00CB6ECC">
        <w:rPr>
          <w:rFonts w:ascii="Souvenir Lt BT" w:eastAsiaTheme="minorHAnsi" w:hAnsi="Souvenir Lt BT" w:cs="Traditional Arabic"/>
          <w:i/>
          <w:iCs/>
          <w:color w:val="auto"/>
          <w:sz w:val="24"/>
          <w:szCs w:val="32"/>
          <w:bdr w:val="none" w:sz="0" w:space="0" w:color="auto"/>
          <w:lang w:eastAsia="en-US"/>
        </w:rPr>
        <w:t>. Dan diharapkan ia pun mendapatkan pahala yang besar sesuai kadar keikhlasan dan semangatnya dalam berbuat kebaikan.</w:t>
      </w:r>
      <w:r>
        <w:rPr>
          <w:rFonts w:ascii="Souvenir Lt BT" w:eastAsiaTheme="minorHAnsi" w:hAnsi="Souvenir Lt BT" w:cs="Traditional Arabic"/>
          <w:i/>
          <w:iCs/>
          <w:color w:val="auto"/>
          <w:sz w:val="24"/>
          <w:szCs w:val="32"/>
          <w:bdr w:val="none" w:sz="0" w:space="0" w:color="auto"/>
          <w:lang w:eastAsia="en-US"/>
        </w:rPr>
        <w:t>”</w:t>
      </w:r>
      <w:r w:rsidR="00540CCB">
        <w:rPr>
          <w:rStyle w:val="ReferensiCatatanKaki"/>
          <w:rFonts w:ascii="Souvenir Lt BT" w:eastAsiaTheme="minorHAnsi" w:hAnsi="Souvenir Lt BT" w:cs="Traditional Arabic"/>
          <w:i/>
          <w:iCs/>
          <w:color w:val="auto"/>
          <w:sz w:val="24"/>
          <w:szCs w:val="32"/>
          <w:bdr w:val="none" w:sz="0" w:space="0" w:color="auto"/>
          <w:lang w:eastAsia="en-US"/>
        </w:rPr>
        <w:footnoteReference w:id="129"/>
      </w:r>
    </w:p>
    <w:p w14:paraId="236342D3" w14:textId="6F9CDF8D" w:rsidR="00CB6ECC" w:rsidRPr="00CB6ECC" w:rsidRDefault="00CB6ECC" w:rsidP="00E34C7E">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CB6ECC">
        <w:rPr>
          <w:rFonts w:ascii="Souvenir Lt BT" w:eastAsiaTheme="minorHAnsi" w:hAnsi="Souvenir Lt BT" w:cs="Traditional Arabic"/>
          <w:color w:val="auto"/>
          <w:sz w:val="24"/>
          <w:szCs w:val="32"/>
          <w:bdr w:val="none" w:sz="0" w:space="0" w:color="auto"/>
          <w:lang w:eastAsia="en-US"/>
        </w:rPr>
        <w:t xml:space="preserve">Ini semua berkaitan dengan amal ibadah manasik haji dan umrah. Adapun ibadah-ibadah di luar manasik yang dilakukan oleh orang yang menghajikan, seperti salat fardu dan salat sunah di </w:t>
      </w:r>
      <w:r w:rsidR="0057099E">
        <w:rPr>
          <w:rFonts w:ascii="Souvenir Lt BT" w:eastAsiaTheme="minorHAnsi" w:hAnsi="Souvenir Lt BT" w:cs="Traditional Arabic"/>
          <w:color w:val="auto"/>
          <w:sz w:val="24"/>
          <w:szCs w:val="32"/>
          <w:bdr w:val="none" w:sz="0" w:space="0" w:color="auto"/>
          <w:lang w:eastAsia="en-US"/>
        </w:rPr>
        <w:t>Masjidilharam</w:t>
      </w:r>
      <w:r w:rsidRPr="00CB6ECC">
        <w:rPr>
          <w:rFonts w:ascii="Souvenir Lt BT" w:eastAsiaTheme="minorHAnsi" w:hAnsi="Souvenir Lt BT" w:cs="Traditional Arabic"/>
          <w:color w:val="auto"/>
          <w:sz w:val="24"/>
          <w:szCs w:val="32"/>
          <w:bdr w:val="none" w:sz="0" w:space="0" w:color="auto"/>
          <w:lang w:eastAsia="en-US"/>
        </w:rPr>
        <w:t xml:space="preserve">, membaca </w:t>
      </w:r>
      <w:proofErr w:type="spellStart"/>
      <w:r w:rsidR="00E34C7E" w:rsidRPr="00AB77D5">
        <w:rPr>
          <w:rFonts w:ascii="Souvenir Lt BT" w:eastAsiaTheme="minorHAnsi" w:hAnsi="Souvenir Lt BT" w:cs="Traditional Arabic"/>
          <w:color w:val="auto"/>
          <w:sz w:val="24"/>
          <w:szCs w:val="32"/>
          <w:bdr w:val="none" w:sz="0" w:space="0" w:color="auto"/>
          <w:lang w:eastAsia="en-US"/>
        </w:rPr>
        <w:t>a</w:t>
      </w:r>
      <w:r w:rsidRPr="00CB6ECC">
        <w:rPr>
          <w:rFonts w:ascii="Souvenir Lt BT" w:eastAsiaTheme="minorHAnsi" w:hAnsi="Souvenir Lt BT" w:cs="Traditional Arabic"/>
          <w:color w:val="auto"/>
          <w:sz w:val="24"/>
          <w:szCs w:val="32"/>
          <w:bdr w:val="none" w:sz="0" w:space="0" w:color="auto"/>
          <w:lang w:eastAsia="en-US"/>
        </w:rPr>
        <w:t>l-Qur</w:t>
      </w:r>
      <w:r w:rsidR="00E34C7E" w:rsidRPr="00AB77D5">
        <w:rPr>
          <w:rFonts w:ascii="Souvenir Lt BT" w:eastAsiaTheme="minorHAnsi" w:hAnsi="Souvenir Lt BT" w:cs="Traditional Arabic"/>
          <w:color w:val="auto"/>
          <w:sz w:val="24"/>
          <w:szCs w:val="32"/>
          <w:bdr w:val="none" w:sz="0" w:space="0" w:color="auto"/>
          <w:lang w:eastAsia="en-US"/>
        </w:rPr>
        <w:t>`a</w:t>
      </w:r>
      <w:r w:rsidRPr="00CB6ECC">
        <w:rPr>
          <w:rFonts w:ascii="Souvenir Lt BT" w:eastAsiaTheme="minorHAnsi" w:hAnsi="Souvenir Lt BT" w:cs="Traditional Arabic"/>
          <w:color w:val="auto"/>
          <w:sz w:val="24"/>
          <w:szCs w:val="32"/>
          <w:bdr w:val="none" w:sz="0" w:space="0" w:color="auto"/>
          <w:lang w:eastAsia="en-US"/>
        </w:rPr>
        <w:t>n</w:t>
      </w:r>
      <w:proofErr w:type="spellEnd"/>
      <w:r w:rsidRPr="00CB6ECC">
        <w:rPr>
          <w:rFonts w:ascii="Souvenir Lt BT" w:eastAsiaTheme="minorHAnsi" w:hAnsi="Souvenir Lt BT" w:cs="Traditional Arabic"/>
          <w:color w:val="auto"/>
          <w:sz w:val="24"/>
          <w:szCs w:val="32"/>
          <w:bdr w:val="none" w:sz="0" w:space="0" w:color="auto"/>
          <w:lang w:eastAsia="en-US"/>
        </w:rPr>
        <w:t xml:space="preserve"> selama haji, salat sunah di Mina, atau tawaf sunah selain tawaf haji dan umrah, maka pahalanya untuk dirinya sendiri, bukan untuk orang yang ia </w:t>
      </w:r>
      <w:proofErr w:type="spellStart"/>
      <w:r w:rsidRPr="00CB6ECC">
        <w:rPr>
          <w:rFonts w:ascii="Souvenir Lt BT" w:eastAsiaTheme="minorHAnsi" w:hAnsi="Souvenir Lt BT" w:cs="Traditional Arabic"/>
          <w:color w:val="auto"/>
          <w:sz w:val="24"/>
          <w:szCs w:val="32"/>
          <w:bdr w:val="none" w:sz="0" w:space="0" w:color="auto"/>
          <w:lang w:eastAsia="en-US"/>
        </w:rPr>
        <w:t>badalkan</w:t>
      </w:r>
      <w:proofErr w:type="spellEnd"/>
      <w:r w:rsidRPr="00CB6ECC">
        <w:rPr>
          <w:rFonts w:ascii="Souvenir Lt BT" w:eastAsiaTheme="minorHAnsi" w:hAnsi="Souvenir Lt BT" w:cs="Traditional Arabic"/>
          <w:color w:val="auto"/>
          <w:sz w:val="24"/>
          <w:szCs w:val="32"/>
          <w:bdr w:val="none" w:sz="0" w:space="0" w:color="auto"/>
          <w:lang w:eastAsia="en-US"/>
        </w:rPr>
        <w:t>.</w:t>
      </w:r>
      <w:r w:rsidR="00A9383B">
        <w:rPr>
          <w:rStyle w:val="ReferensiCatatanKaki"/>
          <w:rFonts w:ascii="Souvenir Lt BT" w:eastAsiaTheme="minorHAnsi" w:hAnsi="Souvenir Lt BT" w:cs="Traditional Arabic"/>
          <w:color w:val="auto"/>
          <w:sz w:val="24"/>
          <w:szCs w:val="32"/>
          <w:bdr w:val="none" w:sz="0" w:space="0" w:color="auto"/>
          <w:lang w:eastAsia="en-US"/>
        </w:rPr>
        <w:footnoteReference w:id="130"/>
      </w:r>
      <w:r w:rsidRPr="00CB6ECC">
        <w:rPr>
          <w:rFonts w:ascii="Souvenir Lt BT" w:eastAsiaTheme="minorHAnsi" w:hAnsi="Souvenir Lt BT" w:cs="Traditional Arabic"/>
          <w:color w:val="auto"/>
          <w:sz w:val="24"/>
          <w:szCs w:val="32"/>
          <w:bdr w:val="none" w:sz="0" w:space="0" w:color="auto"/>
          <w:lang w:eastAsia="en-US"/>
        </w:rPr>
        <w:t xml:space="preserve"> </w:t>
      </w:r>
    </w:p>
    <w:p w14:paraId="3207562B" w14:textId="04128922" w:rsidR="00CB6ECC" w:rsidRPr="00CB6ECC" w:rsidRDefault="00CB6ECC" w:rsidP="00E34C7E">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CB6ECC">
        <w:rPr>
          <w:rFonts w:ascii="Souvenir Lt BT" w:eastAsiaTheme="minorHAnsi" w:hAnsi="Souvenir Lt BT" w:cs="Traditional Arabic"/>
          <w:b/>
          <w:bCs/>
          <w:color w:val="auto"/>
          <w:sz w:val="24"/>
          <w:szCs w:val="32"/>
          <w:bdr w:val="none" w:sz="0" w:space="0" w:color="auto"/>
          <w:lang w:eastAsia="en-US"/>
        </w:rPr>
        <w:t>Kesebelas</w:t>
      </w:r>
      <w:r w:rsidRPr="00CB6ECC">
        <w:rPr>
          <w:rFonts w:ascii="Souvenir Lt BT" w:eastAsiaTheme="minorHAnsi" w:hAnsi="Souvenir Lt BT" w:cs="Traditional Arabic"/>
          <w:color w:val="auto"/>
          <w:sz w:val="24"/>
          <w:szCs w:val="32"/>
          <w:bdr w:val="none" w:sz="0" w:space="0" w:color="auto"/>
          <w:lang w:eastAsia="en-US"/>
        </w:rPr>
        <w:t>, jika tidak mengetahui nama orang yang akan dihajikan atau diumrahkan, maka tidak mengapa. Yang terpenting adalah penentuan orangnya. Misalnya seseorang ingin menghajikan neneknya namun tidak tahu namanya, maka tidak mengapa, cukup ia niatkan bahwa ia berhaji untuk neneknya tersebut.</w:t>
      </w:r>
      <w:r w:rsidR="00505C05">
        <w:rPr>
          <w:rStyle w:val="ReferensiCatatanKaki"/>
          <w:rFonts w:ascii="Souvenir Lt BT" w:eastAsiaTheme="minorHAnsi" w:hAnsi="Souvenir Lt BT" w:cs="Traditional Arabic"/>
          <w:color w:val="auto"/>
          <w:sz w:val="24"/>
          <w:szCs w:val="32"/>
          <w:bdr w:val="none" w:sz="0" w:space="0" w:color="auto"/>
          <w:lang w:eastAsia="en-US"/>
        </w:rPr>
        <w:footnoteReference w:id="131"/>
      </w:r>
      <w:r w:rsidRPr="00CB6ECC">
        <w:rPr>
          <w:rFonts w:ascii="Souvenir Lt BT" w:eastAsiaTheme="minorHAnsi" w:hAnsi="Souvenir Lt BT" w:cs="Traditional Arabic"/>
          <w:color w:val="auto"/>
          <w:sz w:val="24"/>
          <w:szCs w:val="32"/>
          <w:bdr w:val="none" w:sz="0" w:space="0" w:color="auto"/>
          <w:lang w:eastAsia="en-US"/>
        </w:rPr>
        <w:t xml:space="preserve"> </w:t>
      </w:r>
    </w:p>
    <w:p w14:paraId="5E818E54" w14:textId="1BE37EDE" w:rsidR="00CB6ECC" w:rsidRPr="00CB6ECC" w:rsidRDefault="00CB6ECC" w:rsidP="00BB05C2">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eastAsia="en-US"/>
        </w:rPr>
      </w:pPr>
      <w:r w:rsidRPr="00CB6ECC">
        <w:rPr>
          <w:rFonts w:ascii="Souvenir Lt BT" w:eastAsiaTheme="minorHAnsi" w:hAnsi="Souvenir Lt BT" w:cs="Traditional Arabic"/>
          <w:b/>
          <w:bCs/>
          <w:color w:val="auto"/>
          <w:sz w:val="24"/>
          <w:szCs w:val="32"/>
          <w:bdr w:val="none" w:sz="0" w:space="0" w:color="auto"/>
          <w:lang w:eastAsia="en-US"/>
        </w:rPr>
        <w:lastRenderedPageBreak/>
        <w:t>Kedua belas</w:t>
      </w:r>
      <w:r w:rsidRPr="00CB6ECC">
        <w:rPr>
          <w:rFonts w:ascii="Souvenir Lt BT" w:eastAsiaTheme="minorHAnsi" w:hAnsi="Souvenir Lt BT" w:cs="Traditional Arabic"/>
          <w:color w:val="auto"/>
          <w:sz w:val="24"/>
          <w:szCs w:val="32"/>
          <w:bdr w:val="none" w:sz="0" w:space="0" w:color="auto"/>
          <w:lang w:eastAsia="en-US"/>
        </w:rPr>
        <w:t xml:space="preserve">, seseorang yang hendak membayar orang lain untuk menghajikan atau mengumrahkan kerabatnya hendaknya memilih orang yang amanah. Karena memang ada orang-orang yang tidak amanah dan hendak memakan harta orang lain dengan cara yang batil, di antaranya satu orang menerima uang dari lima orang lalu ia </w:t>
      </w:r>
      <w:proofErr w:type="spellStart"/>
      <w:r w:rsidRPr="00CB6ECC">
        <w:rPr>
          <w:rFonts w:ascii="Souvenir Lt BT" w:eastAsiaTheme="minorHAnsi" w:hAnsi="Souvenir Lt BT" w:cs="Traditional Arabic"/>
          <w:color w:val="auto"/>
          <w:sz w:val="24"/>
          <w:szCs w:val="32"/>
          <w:bdr w:val="none" w:sz="0" w:space="0" w:color="auto"/>
          <w:lang w:eastAsia="en-US"/>
        </w:rPr>
        <w:t>badalkan</w:t>
      </w:r>
      <w:proofErr w:type="spellEnd"/>
      <w:r w:rsidRPr="00CB6ECC">
        <w:rPr>
          <w:rFonts w:ascii="Souvenir Lt BT" w:eastAsiaTheme="minorHAnsi" w:hAnsi="Souvenir Lt BT" w:cs="Traditional Arabic"/>
          <w:color w:val="auto"/>
          <w:sz w:val="24"/>
          <w:szCs w:val="32"/>
          <w:bdr w:val="none" w:sz="0" w:space="0" w:color="auto"/>
          <w:lang w:eastAsia="en-US"/>
        </w:rPr>
        <w:t xml:space="preserve"> untuk lima orang sekaligus, padahal satu orang hanya bisa </w:t>
      </w:r>
      <w:proofErr w:type="spellStart"/>
      <w:r w:rsidRPr="00CB6ECC">
        <w:rPr>
          <w:rFonts w:ascii="Souvenir Lt BT" w:eastAsiaTheme="minorHAnsi" w:hAnsi="Souvenir Lt BT" w:cs="Traditional Arabic"/>
          <w:color w:val="auto"/>
          <w:sz w:val="24"/>
          <w:szCs w:val="32"/>
          <w:bdr w:val="none" w:sz="0" w:space="0" w:color="auto"/>
          <w:lang w:eastAsia="en-US"/>
        </w:rPr>
        <w:t>membadalkan</w:t>
      </w:r>
      <w:proofErr w:type="spellEnd"/>
      <w:r w:rsidRPr="00CB6ECC">
        <w:rPr>
          <w:rFonts w:ascii="Souvenir Lt BT" w:eastAsiaTheme="minorHAnsi" w:hAnsi="Souvenir Lt BT" w:cs="Traditional Arabic"/>
          <w:color w:val="auto"/>
          <w:sz w:val="24"/>
          <w:szCs w:val="32"/>
          <w:bdr w:val="none" w:sz="0" w:space="0" w:color="auto"/>
          <w:lang w:eastAsia="en-US"/>
        </w:rPr>
        <w:t xml:space="preserve"> untuk satu orang saja.</w:t>
      </w:r>
      <w:r w:rsidR="00A25549">
        <w:rPr>
          <w:rStyle w:val="ReferensiCatatanKaki"/>
          <w:rFonts w:ascii="Souvenir Lt BT" w:eastAsiaTheme="minorHAnsi" w:hAnsi="Souvenir Lt BT" w:cs="Traditional Arabic"/>
          <w:color w:val="auto"/>
          <w:sz w:val="24"/>
          <w:szCs w:val="32"/>
          <w:bdr w:val="none" w:sz="0" w:space="0" w:color="auto"/>
          <w:lang w:eastAsia="en-US"/>
        </w:rPr>
        <w:footnoteReference w:id="132"/>
      </w:r>
      <w:r w:rsidRPr="00CB6ECC">
        <w:rPr>
          <w:rFonts w:ascii="Souvenir Lt BT" w:eastAsiaTheme="minorHAnsi" w:hAnsi="Souvenir Lt BT" w:cs="Traditional Arabic"/>
          <w:color w:val="auto"/>
          <w:sz w:val="24"/>
          <w:szCs w:val="32"/>
          <w:bdr w:val="none" w:sz="0" w:space="0" w:color="auto"/>
          <w:lang w:eastAsia="en-US"/>
        </w:rPr>
        <w:t xml:space="preserve"> </w:t>
      </w:r>
    </w:p>
    <w:p w14:paraId="27EA887C" w14:textId="2B3E1D22" w:rsidR="00CB6ECC" w:rsidRPr="00AB77D5" w:rsidRDefault="00CB6ECC" w:rsidP="00CB6EC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eastAsia="en-US"/>
        </w:rPr>
      </w:pPr>
    </w:p>
    <w:p w14:paraId="7B07EABF" w14:textId="04E14BEC" w:rsidR="001662E5" w:rsidRDefault="00CD1FD4" w:rsidP="001662E5">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eastAsia="en-US"/>
        </w:rPr>
      </w:pPr>
      <w:r>
        <w:rPr>
          <w:rFonts w:ascii="Souvenir Lt BT" w:eastAsiaTheme="minorHAnsi" w:hAnsi="Souvenir Lt BT" w:cs="Traditional Arabic"/>
          <w:noProof/>
          <w:color w:val="auto"/>
          <w:sz w:val="24"/>
          <w:szCs w:val="32"/>
          <w:bdr w:val="none" w:sz="0" w:space="0" w:color="auto"/>
          <w:lang w:eastAsia="en-US"/>
        </w:rPr>
        <w:drawing>
          <wp:inline distT="0" distB="0" distL="0" distR="0" wp14:anchorId="7134CF93" wp14:editId="707C3F56">
            <wp:extent cx="5748509" cy="2880000"/>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48509" cy="2880000"/>
                    </a:xfrm>
                    <a:prstGeom prst="rect">
                      <a:avLst/>
                    </a:prstGeom>
                    <a:noFill/>
                  </pic:spPr>
                </pic:pic>
              </a:graphicData>
            </a:graphic>
          </wp:inline>
        </w:drawing>
      </w:r>
    </w:p>
    <w:p w14:paraId="2DC69053" w14:textId="77777777" w:rsidR="001662E5" w:rsidRPr="00AB77D5" w:rsidRDefault="001662E5" w:rsidP="001662E5">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eastAsia="en-US"/>
        </w:rPr>
      </w:pPr>
    </w:p>
    <w:p w14:paraId="089B9128" w14:textId="5974C435" w:rsidR="0047127A" w:rsidRPr="00AB77D5" w:rsidRDefault="00E34C7E" w:rsidP="00E34C7E">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contextualSpacing/>
        <w:jc w:val="center"/>
        <w:rPr>
          <w:rFonts w:ascii="Souvenir Lt BT" w:eastAsiaTheme="minorHAnsi" w:hAnsi="Souvenir Lt BT" w:cs="Traditional Arabic"/>
          <w:color w:val="auto"/>
          <w:sz w:val="24"/>
          <w:szCs w:val="32"/>
          <w:bdr w:val="none" w:sz="0" w:space="0" w:color="auto"/>
          <w:lang w:eastAsia="en-US"/>
        </w:rPr>
      </w:pPr>
      <w:r w:rsidRPr="00AB77D5">
        <w:rPr>
          <w:rFonts w:ascii="Souvenir Lt BT" w:eastAsiaTheme="minorHAnsi" w:hAnsi="Souvenir Lt BT" w:cs="Traditional Arabic"/>
          <w:color w:val="auto"/>
          <w:sz w:val="24"/>
          <w:szCs w:val="32"/>
          <w:bdr w:val="none" w:sz="0" w:space="0" w:color="auto"/>
          <w:lang w:eastAsia="en-US"/>
        </w:rPr>
        <w:t>***</w:t>
      </w:r>
    </w:p>
    <w:p w14:paraId="531C6E4B" w14:textId="77777777" w:rsidR="0047127A" w:rsidRPr="00AB77D5" w:rsidRDefault="0047127A" w:rsidP="009C63B5">
      <w:pPr>
        <w:pStyle w:val="NormalWeb"/>
        <w:shd w:val="clear" w:color="auto" w:fill="FFFFFF"/>
        <w:spacing w:before="0" w:beforeAutospacing="0" w:after="0" w:afterAutospacing="0" w:line="276" w:lineRule="auto"/>
        <w:rPr>
          <w:rFonts w:ascii="Souvenir Lt BT" w:hAnsi="Souvenir Lt BT" w:cs="Traditional Arabic"/>
          <w:b/>
          <w:bCs/>
          <w:color w:val="FF0000"/>
          <w:szCs w:val="32"/>
        </w:rPr>
      </w:pPr>
    </w:p>
    <w:p w14:paraId="04C00705" w14:textId="13D3BD40" w:rsidR="0047127A" w:rsidRPr="00AB77D5" w:rsidRDefault="0047127A" w:rsidP="009C63B5">
      <w:pPr>
        <w:pStyle w:val="NormalWeb"/>
        <w:shd w:val="clear" w:color="auto" w:fill="FFFFFF"/>
        <w:spacing w:before="0" w:beforeAutospacing="0" w:after="0" w:afterAutospacing="0" w:line="276" w:lineRule="auto"/>
        <w:jc w:val="both"/>
        <w:rPr>
          <w:rFonts w:ascii="Souvenir Lt BT" w:hAnsi="Souvenir Lt BT" w:cs="Traditional Arabic"/>
          <w:b/>
          <w:bCs/>
          <w:color w:val="FF0000"/>
          <w:szCs w:val="32"/>
        </w:rPr>
      </w:pPr>
      <w:r w:rsidRPr="00AB77D5">
        <w:rPr>
          <w:rFonts w:ascii="Souvenir Lt BT" w:hAnsi="Souvenir Lt BT" w:cs="Traditional Arabic"/>
          <w:b/>
          <w:bCs/>
          <w:color w:val="FF0000"/>
          <w:szCs w:val="32"/>
        </w:rPr>
        <w:t xml:space="preserve">Nomor </w:t>
      </w:r>
      <w:r w:rsidR="00B82258">
        <w:rPr>
          <w:rFonts w:ascii="Souvenir Lt BT" w:hAnsi="Souvenir Lt BT" w:cs="Traditional Arabic"/>
          <w:b/>
          <w:bCs/>
          <w:color w:val="FF0000"/>
          <w:szCs w:val="32"/>
        </w:rPr>
        <w:t>4</w:t>
      </w:r>
      <w:r w:rsidRPr="00AB77D5">
        <w:rPr>
          <w:rFonts w:ascii="Souvenir Lt BT" w:hAnsi="Souvenir Lt BT" w:cs="Traditional Arabic"/>
          <w:b/>
          <w:bCs/>
          <w:color w:val="FF0000"/>
          <w:szCs w:val="32"/>
        </w:rPr>
        <w:t>.14</w:t>
      </w:r>
    </w:p>
    <w:p w14:paraId="276A9001" w14:textId="77777777" w:rsidR="0047127A" w:rsidRPr="00AB77D5" w:rsidRDefault="0047127A" w:rsidP="00E34C7E">
      <w:pPr>
        <w:pStyle w:val="NormalWeb"/>
        <w:shd w:val="clear" w:color="auto" w:fill="FFFFFF"/>
        <w:spacing w:before="0" w:beforeAutospacing="0" w:after="0" w:afterAutospacing="0" w:line="276" w:lineRule="auto"/>
        <w:rPr>
          <w:rFonts w:ascii="Souvenir Lt BT" w:hAnsi="Souvenir Lt BT" w:cs="Traditional Arabic"/>
          <w:b/>
          <w:bCs/>
          <w:color w:val="000000" w:themeColor="text1"/>
          <w:szCs w:val="32"/>
        </w:rPr>
      </w:pPr>
    </w:p>
    <w:p w14:paraId="3E234C9B" w14:textId="4E57C9EE" w:rsidR="00404E8C" w:rsidRPr="00AB77D5" w:rsidRDefault="00A05304" w:rsidP="009C63B5">
      <w:pPr>
        <w:pStyle w:val="NormalWeb"/>
        <w:shd w:val="clear" w:color="auto" w:fill="FFFFFF"/>
        <w:spacing w:before="0" w:beforeAutospacing="0" w:after="0" w:afterAutospacing="0" w:line="276" w:lineRule="auto"/>
        <w:jc w:val="center"/>
        <w:rPr>
          <w:rFonts w:ascii="Souvenir Lt BT" w:hAnsi="Souvenir Lt BT" w:cs="Traditional Arabic"/>
          <w:b/>
          <w:bCs/>
          <w:color w:val="000000" w:themeColor="text1"/>
          <w:szCs w:val="32"/>
        </w:rPr>
      </w:pPr>
      <w:r w:rsidRPr="00AB77D5">
        <w:rPr>
          <w:rFonts w:ascii="Souvenir Lt BT" w:hAnsi="Souvenir Lt BT" w:cs="Traditional Arabic"/>
          <w:b/>
          <w:bCs/>
          <w:color w:val="000000" w:themeColor="text1"/>
          <w:szCs w:val="32"/>
        </w:rPr>
        <w:t>LAIN-LAIN</w:t>
      </w:r>
    </w:p>
    <w:p w14:paraId="1F356722" w14:textId="77777777" w:rsidR="00FC5F83" w:rsidRDefault="00FC5F83" w:rsidP="00A05304">
      <w:pPr>
        <w:pStyle w:val="NormalWeb"/>
        <w:shd w:val="clear" w:color="auto" w:fill="FFFFFF"/>
        <w:spacing w:before="0" w:beforeAutospacing="0" w:after="0" w:afterAutospacing="0" w:line="276" w:lineRule="auto"/>
        <w:ind w:firstLine="720"/>
        <w:jc w:val="both"/>
        <w:rPr>
          <w:rFonts w:ascii="Souvenir Lt BT" w:hAnsi="Souvenir Lt BT" w:cs="Traditional Arabic"/>
          <w:b/>
          <w:bCs/>
          <w:color w:val="FF0000"/>
          <w:szCs w:val="32"/>
        </w:rPr>
      </w:pPr>
    </w:p>
    <w:p w14:paraId="5F5D0EF3" w14:textId="1B798C2E" w:rsidR="00404E8C" w:rsidRPr="00A257FA" w:rsidRDefault="00404E8C" w:rsidP="00A05304">
      <w:pPr>
        <w:pStyle w:val="NormalWeb"/>
        <w:shd w:val="clear" w:color="auto" w:fill="FFFFFF"/>
        <w:spacing w:before="0" w:beforeAutospacing="0" w:after="0" w:afterAutospacing="0" w:line="276" w:lineRule="auto"/>
        <w:ind w:firstLine="720"/>
        <w:jc w:val="both"/>
        <w:rPr>
          <w:rFonts w:ascii="Souvenir Lt BT" w:hAnsi="Souvenir Lt BT" w:cs="Traditional Arabic"/>
          <w:szCs w:val="32"/>
        </w:rPr>
      </w:pPr>
      <w:r w:rsidRPr="00AB77D5">
        <w:rPr>
          <w:rFonts w:ascii="Souvenir Lt BT" w:hAnsi="Souvenir Lt BT" w:cs="Traditional Arabic"/>
          <w:b/>
          <w:bCs/>
          <w:color w:val="000000" w:themeColor="text1"/>
          <w:szCs w:val="32"/>
        </w:rPr>
        <w:t>Pertanyaan</w:t>
      </w:r>
      <w:r w:rsidR="00A257FA">
        <w:rPr>
          <w:rFonts w:ascii="Souvenir Lt BT" w:hAnsi="Souvenir Lt BT" w:cs="Traditional Arabic"/>
          <w:b/>
          <w:bCs/>
          <w:color w:val="000000" w:themeColor="text1"/>
          <w:szCs w:val="32"/>
        </w:rPr>
        <w:t xml:space="preserve"> 1</w:t>
      </w:r>
      <w:r w:rsidRPr="00AB77D5">
        <w:rPr>
          <w:rFonts w:ascii="Souvenir Lt BT" w:hAnsi="Souvenir Lt BT" w:cs="Traditional Arabic"/>
          <w:b/>
          <w:bCs/>
          <w:color w:val="000000" w:themeColor="text1"/>
          <w:szCs w:val="32"/>
        </w:rPr>
        <w:t xml:space="preserve">: </w:t>
      </w:r>
      <w:r w:rsidRPr="00A257FA">
        <w:rPr>
          <w:rFonts w:ascii="Souvenir Lt BT" w:hAnsi="Souvenir Lt BT" w:cs="Traditional Arabic"/>
          <w:szCs w:val="32"/>
        </w:rPr>
        <w:t xml:space="preserve">Haji </w:t>
      </w:r>
      <w:r w:rsidR="00A05304" w:rsidRPr="00A257FA">
        <w:rPr>
          <w:rFonts w:ascii="Souvenir Lt BT" w:hAnsi="Souvenir Lt BT" w:cs="Traditional Arabic"/>
          <w:szCs w:val="32"/>
        </w:rPr>
        <w:t xml:space="preserve">jalan kaki atau </w:t>
      </w:r>
      <w:r w:rsidRPr="00A257FA">
        <w:rPr>
          <w:rFonts w:ascii="Souvenir Lt BT" w:hAnsi="Souvenir Lt BT" w:cs="Traditional Arabic"/>
          <w:szCs w:val="32"/>
        </w:rPr>
        <w:t xml:space="preserve">reguler atau ONH plus </w:t>
      </w:r>
      <w:proofErr w:type="spellStart"/>
      <w:r w:rsidRPr="00A257FA">
        <w:rPr>
          <w:rFonts w:ascii="Souvenir Lt BT" w:hAnsi="Souvenir Lt BT" w:cs="Traditional Arabic"/>
          <w:szCs w:val="32"/>
        </w:rPr>
        <w:t>kah</w:t>
      </w:r>
      <w:proofErr w:type="spellEnd"/>
      <w:r w:rsidRPr="00A257FA">
        <w:rPr>
          <w:rFonts w:ascii="Souvenir Lt BT" w:hAnsi="Souvenir Lt BT" w:cs="Traditional Arabic"/>
          <w:szCs w:val="32"/>
        </w:rPr>
        <w:t xml:space="preserve"> yang lebih mabrur?</w:t>
      </w:r>
    </w:p>
    <w:p w14:paraId="654B9A18" w14:textId="514A16C8" w:rsidR="00EB0707" w:rsidRPr="00AB77D5" w:rsidRDefault="00EB0707" w:rsidP="00AB77D5">
      <w:pPr>
        <w:shd w:val="clear" w:color="auto" w:fill="FFFFFF"/>
        <w:bidi w:val="0"/>
        <w:spacing w:after="0" w:line="240" w:lineRule="auto"/>
        <w:jc w:val="both"/>
        <w:textAlignment w:val="baseline"/>
        <w:rPr>
          <w:rFonts w:ascii="Souvenir Lt BT" w:eastAsia="Times New Roman" w:hAnsi="Souvenir Lt BT" w:cs="Times New Roman"/>
          <w:b/>
          <w:bCs/>
          <w:sz w:val="24"/>
          <w:szCs w:val="32"/>
        </w:rPr>
      </w:pPr>
      <w:r w:rsidRPr="00AB77D5">
        <w:rPr>
          <w:rFonts w:ascii="Souvenir Lt BT" w:eastAsia="Times New Roman" w:hAnsi="Souvenir Lt BT" w:cs="Times New Roman"/>
          <w:sz w:val="24"/>
          <w:szCs w:val="32"/>
        </w:rPr>
        <w:tab/>
      </w:r>
      <w:r w:rsidR="00A05304">
        <w:rPr>
          <w:rFonts w:ascii="Souvenir Lt BT" w:eastAsia="Times New Roman" w:hAnsi="Souvenir Lt BT" w:cs="Times New Roman"/>
          <w:b/>
          <w:bCs/>
          <w:sz w:val="24"/>
          <w:szCs w:val="32"/>
        </w:rPr>
        <w:t>Jawab:</w:t>
      </w:r>
    </w:p>
    <w:p w14:paraId="20637A97" w14:textId="7DA3BDA8"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imes New Roman"/>
          <w:sz w:val="24"/>
          <w:szCs w:val="32"/>
        </w:rPr>
      </w:pPr>
      <w:r w:rsidRPr="00AB77D5">
        <w:rPr>
          <w:rFonts w:ascii="Souvenir Lt BT" w:eastAsia="Times New Roman" w:hAnsi="Souvenir Lt BT" w:cs="Times New Roman"/>
          <w:sz w:val="24"/>
          <w:szCs w:val="32"/>
        </w:rPr>
        <w:t xml:space="preserve">Sebagian </w:t>
      </w:r>
      <w:r w:rsidR="00037DD9">
        <w:rPr>
          <w:rFonts w:ascii="Souvenir Lt BT" w:eastAsia="Times New Roman" w:hAnsi="Souvenir Lt BT" w:cs="Times New Roman"/>
          <w:sz w:val="24"/>
          <w:szCs w:val="32"/>
        </w:rPr>
        <w:t>jamaah</w:t>
      </w:r>
      <w:r w:rsidRPr="00AB77D5">
        <w:rPr>
          <w:rFonts w:ascii="Souvenir Lt BT" w:eastAsia="Times New Roman" w:hAnsi="Souvenir Lt BT" w:cs="Times New Roman"/>
          <w:sz w:val="24"/>
          <w:szCs w:val="32"/>
        </w:rPr>
        <w:t xml:space="preserve"> haji memahami ungkapan </w:t>
      </w:r>
      <w:r w:rsidR="00A257FA">
        <w:rPr>
          <w:rFonts w:ascii="Souvenir Lt BT" w:eastAsia="Times New Roman" w:hAnsi="Souvenir Lt BT" w:cs="Times New Roman"/>
          <w:i/>
          <w:iCs/>
          <w:sz w:val="24"/>
          <w:szCs w:val="32"/>
        </w:rPr>
        <w:t>“</w:t>
      </w:r>
      <w:r w:rsidRPr="00AB77D5">
        <w:rPr>
          <w:rFonts w:ascii="Souvenir Lt BT" w:eastAsia="Times New Roman" w:hAnsi="Souvenir Lt BT" w:cs="Times New Roman"/>
          <w:i/>
          <w:iCs/>
          <w:sz w:val="24"/>
          <w:szCs w:val="32"/>
        </w:rPr>
        <w:t>pahala sesuai dengan kadar kesulitan</w:t>
      </w:r>
      <w:r w:rsidR="00A257FA">
        <w:rPr>
          <w:rFonts w:ascii="Souvenir Lt BT" w:eastAsia="Times New Roman" w:hAnsi="Souvenir Lt BT" w:cs="Times New Roman"/>
          <w:i/>
          <w:iCs/>
          <w:sz w:val="24"/>
          <w:szCs w:val="32"/>
        </w:rPr>
        <w:t>”</w:t>
      </w:r>
      <w:r w:rsidRPr="00AB77D5">
        <w:rPr>
          <w:rFonts w:ascii="Souvenir Lt BT" w:eastAsia="Times New Roman" w:hAnsi="Souvenir Lt BT" w:cs="Times New Roman"/>
          <w:i/>
          <w:iCs/>
          <w:sz w:val="24"/>
          <w:szCs w:val="32"/>
        </w:rPr>
        <w:t xml:space="preserve"> </w:t>
      </w:r>
      <w:r w:rsidRPr="00AB77D5">
        <w:rPr>
          <w:rFonts w:ascii="Souvenir Lt BT" w:eastAsia="Times New Roman" w:hAnsi="Souvenir Lt BT" w:cs="Times New Roman"/>
          <w:sz w:val="24"/>
          <w:szCs w:val="32"/>
        </w:rPr>
        <w:t>dengan meyakini bahwa kepayahan dalam beribadah haji, atau ibadah apa pun secara umum, memang dituntut oleh syariat agar pahala semakin bertambah.</w:t>
      </w:r>
    </w:p>
    <w:p w14:paraId="2362AD9A" w14:textId="2BAC8523"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imes New Roman"/>
          <w:sz w:val="24"/>
          <w:szCs w:val="32"/>
        </w:rPr>
      </w:pPr>
      <w:r w:rsidRPr="00AB77D5">
        <w:rPr>
          <w:rFonts w:ascii="Souvenir Lt BT" w:eastAsia="Times New Roman" w:hAnsi="Souvenir Lt BT" w:cs="Times New Roman"/>
          <w:sz w:val="24"/>
          <w:szCs w:val="32"/>
        </w:rPr>
        <w:t xml:space="preserve">Karenanya, ada di antara mereka yang </w:t>
      </w:r>
      <w:r w:rsidRPr="00AB77D5">
        <w:rPr>
          <w:rFonts w:ascii="Souvenir Lt BT" w:eastAsia="Times New Roman" w:hAnsi="Souvenir Lt BT" w:cs="Times New Roman"/>
          <w:i/>
          <w:iCs/>
          <w:sz w:val="24"/>
          <w:szCs w:val="32"/>
        </w:rPr>
        <w:t>sengaja</w:t>
      </w:r>
      <w:r w:rsidRPr="00AB77D5">
        <w:rPr>
          <w:rFonts w:ascii="Souvenir Lt BT" w:eastAsia="Times New Roman" w:hAnsi="Souvenir Lt BT" w:cs="Times New Roman"/>
          <w:sz w:val="24"/>
          <w:szCs w:val="32"/>
        </w:rPr>
        <w:t xml:space="preserve"> berhaji dengan berjalan kaki tanpa mau memanfaatkan layanan biro perjalanan haji, ada pula yang sengaja melakukan haji </w:t>
      </w:r>
      <w:r w:rsidR="00CD4FC6">
        <w:rPr>
          <w:rFonts w:ascii="Souvenir Lt BT" w:eastAsia="Times New Roman" w:hAnsi="Souvenir Lt BT" w:cs="Times New Roman"/>
          <w:sz w:val="24"/>
          <w:szCs w:val="32"/>
        </w:rPr>
        <w:t>Ifrad</w:t>
      </w:r>
      <w:r w:rsidRPr="00AB77D5">
        <w:rPr>
          <w:rFonts w:ascii="Souvenir Lt BT" w:eastAsia="Times New Roman" w:hAnsi="Souvenir Lt BT" w:cs="Times New Roman"/>
          <w:sz w:val="24"/>
          <w:szCs w:val="32"/>
        </w:rPr>
        <w:t xml:space="preserve"> karena menganggap haji </w:t>
      </w:r>
      <w:r w:rsidR="00CD4FC6">
        <w:rPr>
          <w:rFonts w:ascii="Souvenir Lt BT" w:eastAsia="Times New Roman" w:hAnsi="Souvenir Lt BT" w:cs="Times New Roman"/>
          <w:sz w:val="24"/>
          <w:szCs w:val="32"/>
        </w:rPr>
        <w:t>Ifrad</w:t>
      </w:r>
      <w:r w:rsidRPr="00AB77D5">
        <w:rPr>
          <w:rFonts w:ascii="Souvenir Lt BT" w:eastAsia="Times New Roman" w:hAnsi="Souvenir Lt BT" w:cs="Times New Roman"/>
          <w:sz w:val="24"/>
          <w:szCs w:val="32"/>
        </w:rPr>
        <w:t xml:space="preserve"> lebih berat sehingga lebih baik. Bahkan ada </w:t>
      </w:r>
      <w:r w:rsidR="00037DD9">
        <w:rPr>
          <w:rFonts w:ascii="Souvenir Lt BT" w:eastAsia="Times New Roman" w:hAnsi="Souvenir Lt BT" w:cs="Times New Roman"/>
          <w:sz w:val="24"/>
          <w:szCs w:val="32"/>
        </w:rPr>
        <w:t>jamaah</w:t>
      </w:r>
      <w:r w:rsidRPr="00AB77D5">
        <w:rPr>
          <w:rFonts w:ascii="Souvenir Lt BT" w:eastAsia="Times New Roman" w:hAnsi="Souvenir Lt BT" w:cs="Times New Roman"/>
          <w:sz w:val="24"/>
          <w:szCs w:val="32"/>
        </w:rPr>
        <w:t xml:space="preserve"> yang mengeluhkan kepada penulis bahwa pembimbingnya mengajak berhaji jalan kaki sementara ia membawa anak kecil, hingga sang anak akhirnya jatuh sakit. Ada pula yang berpendapat bahwa haji reguler lebih afdal </w:t>
      </w:r>
      <w:r w:rsidRPr="00AB77D5">
        <w:rPr>
          <w:rFonts w:ascii="Souvenir Lt BT" w:eastAsia="Times New Roman" w:hAnsi="Souvenir Lt BT" w:cs="Times New Roman"/>
          <w:sz w:val="24"/>
          <w:szCs w:val="32"/>
        </w:rPr>
        <w:lastRenderedPageBreak/>
        <w:t>daripada haji plus karena lebih merepotkan dan lebih banyak berjalan kaki. Benarkah demikian?</w:t>
      </w:r>
    </w:p>
    <w:p w14:paraId="1BAAB002" w14:textId="77777777"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raditional Arabic"/>
          <w:b/>
          <w:bCs/>
          <w:sz w:val="24"/>
          <w:szCs w:val="32"/>
        </w:rPr>
      </w:pPr>
      <w:r w:rsidRPr="00AB77D5">
        <w:rPr>
          <w:rFonts w:ascii="Souvenir Lt BT" w:eastAsia="Times New Roman" w:hAnsi="Souvenir Lt BT" w:cs="Traditional Arabic"/>
          <w:b/>
          <w:bCs/>
          <w:sz w:val="24"/>
          <w:szCs w:val="32"/>
        </w:rPr>
        <w:t>Kemudahan Merupakan Tujuan Syariat</w:t>
      </w:r>
    </w:p>
    <w:p w14:paraId="7E2F0601" w14:textId="72B3051A" w:rsidR="00EB0707" w:rsidRPr="00AB77D5" w:rsidRDefault="00EB0707" w:rsidP="00AB77D5">
      <w:pPr>
        <w:shd w:val="clear" w:color="auto" w:fill="FFFFFF"/>
        <w:bidi w:val="0"/>
        <w:spacing w:after="0" w:line="240" w:lineRule="auto"/>
        <w:jc w:val="both"/>
        <w:textAlignment w:val="baseline"/>
        <w:rPr>
          <w:rFonts w:ascii="Souvenir Lt BT" w:eastAsia="Times New Roman" w:hAnsi="Souvenir Lt BT" w:cs="Traditional Arabic"/>
          <w:sz w:val="24"/>
          <w:szCs w:val="32"/>
        </w:rPr>
      </w:pPr>
      <w:r w:rsidRPr="00AB77D5">
        <w:rPr>
          <w:rFonts w:ascii="Souvenir Lt BT" w:eastAsia="Times New Roman" w:hAnsi="Souvenir Lt BT" w:cs="Traditional Arabic"/>
          <w:sz w:val="24"/>
          <w:szCs w:val="32"/>
        </w:rPr>
        <w:tab/>
        <w:t>Tidak diragukan bahwa di antara tujuan (</w:t>
      </w:r>
      <w:proofErr w:type="spellStart"/>
      <w:r w:rsidR="00043C21">
        <w:rPr>
          <w:rFonts w:ascii="Souvenir Lt BT" w:eastAsia="Times New Roman" w:hAnsi="Souvenir Lt BT" w:cs="Traditional Arabic"/>
          <w:i/>
          <w:iCs/>
          <w:sz w:val="24"/>
          <w:szCs w:val="32"/>
        </w:rPr>
        <w:t>M</w:t>
      </w:r>
      <w:r w:rsidRPr="00AB77D5">
        <w:rPr>
          <w:rFonts w:ascii="Souvenir Lt BT" w:eastAsia="Times New Roman" w:hAnsi="Souvenir Lt BT" w:cs="Traditional Arabic"/>
          <w:i/>
          <w:iCs/>
          <w:sz w:val="24"/>
          <w:szCs w:val="32"/>
        </w:rPr>
        <w:t>aqâshid</w:t>
      </w:r>
      <w:proofErr w:type="spellEnd"/>
      <w:r w:rsidRPr="00AB77D5">
        <w:rPr>
          <w:rFonts w:ascii="Souvenir Lt BT" w:eastAsia="Times New Roman" w:hAnsi="Souvenir Lt BT" w:cs="Traditional Arabic"/>
          <w:sz w:val="24"/>
          <w:szCs w:val="32"/>
        </w:rPr>
        <w:t xml:space="preserve">) syariat adalah menghilangkan kesulitan dari para mukalaf. </w:t>
      </w:r>
    </w:p>
    <w:p w14:paraId="6D0646ED" w14:textId="77777777"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raditional Arabic"/>
          <w:sz w:val="24"/>
          <w:szCs w:val="32"/>
        </w:rPr>
      </w:pPr>
      <w:r w:rsidRPr="00AB77D5">
        <w:rPr>
          <w:rFonts w:ascii="Souvenir Lt BT" w:eastAsia="Times New Roman" w:hAnsi="Souvenir Lt BT" w:cs="Traditional Arabic"/>
          <w:sz w:val="24"/>
          <w:szCs w:val="32"/>
        </w:rPr>
        <w:t xml:space="preserve">Allah </w:t>
      </w:r>
      <w:r w:rsidRPr="00AB77D5">
        <w:rPr>
          <w:rFonts w:ascii="Souvenir Lt BT" w:eastAsia="Times New Roman" w:hAnsi="Souvenir Lt BT" w:cs="Traditional Arabic"/>
          <w:sz w:val="24"/>
          <w:szCs w:val="32"/>
          <w:rtl/>
        </w:rPr>
        <w:t>ﷻ</w:t>
      </w:r>
      <w:r w:rsidRPr="00AB77D5">
        <w:rPr>
          <w:rFonts w:ascii="Souvenir Lt BT" w:eastAsia="Times New Roman" w:hAnsi="Souvenir Lt BT" w:cs="Traditional Arabic"/>
          <w:sz w:val="24"/>
          <w:szCs w:val="32"/>
        </w:rPr>
        <w:t xml:space="preserve"> berfirman,</w:t>
      </w:r>
    </w:p>
    <w:p w14:paraId="24DBE7F6" w14:textId="77777777" w:rsidR="00EB0707" w:rsidRPr="00AB77D5" w:rsidRDefault="00EB0707" w:rsidP="0081708F">
      <w:pPr>
        <w:shd w:val="clear" w:color="auto" w:fill="FFFFFF"/>
        <w:spacing w:after="0" w:line="240" w:lineRule="auto"/>
        <w:textAlignment w:val="baseline"/>
        <w:rPr>
          <w:rFonts w:ascii="Souvenir Lt BT" w:eastAsia="Times New Roman" w:hAnsi="Souvenir Lt BT" w:cs="Traditional Arabic"/>
          <w:sz w:val="24"/>
          <w:szCs w:val="32"/>
        </w:rPr>
      </w:pPr>
      <w:r w:rsidRPr="00AB77D5">
        <w:rPr>
          <w:rFonts w:ascii="Souvenir Lt BT" w:eastAsia="Times New Roman" w:hAnsi="Souvenir Lt BT" w:cs="Traditional Arabic"/>
          <w:sz w:val="24"/>
          <w:szCs w:val="32"/>
          <w:shd w:val="clear" w:color="auto" w:fill="FFFFFF"/>
          <w:rtl/>
        </w:rPr>
        <w:t>﴿</w:t>
      </w:r>
      <w:r w:rsidRPr="00AB77D5">
        <w:rPr>
          <w:rFonts w:ascii="Souvenir Lt BT" w:eastAsia="Times New Roman" w:hAnsi="Souvenir Lt BT" w:cs="KFGQPC HAFS Uthmanic Script"/>
          <w:sz w:val="24"/>
          <w:szCs w:val="32"/>
          <w:shd w:val="clear" w:color="auto" w:fill="FFFFFF"/>
          <w:rtl/>
        </w:rPr>
        <w:t xml:space="preserve">يُرِيدُ </w:t>
      </w:r>
      <w:proofErr w:type="spellStart"/>
      <w:r w:rsidRPr="00AB77D5">
        <w:rPr>
          <w:rFonts w:ascii="Souvenir Lt BT" w:eastAsia="Times New Roman" w:hAnsi="Souvenir Lt BT" w:cs="KFGQPC HAFS Uthmanic Script"/>
          <w:sz w:val="24"/>
          <w:szCs w:val="32"/>
          <w:shd w:val="clear" w:color="auto" w:fill="FFFFFF"/>
          <w:rtl/>
        </w:rPr>
        <w:t>ٱللَّهُ</w:t>
      </w:r>
      <w:proofErr w:type="spellEnd"/>
      <w:r w:rsidRPr="00AB77D5">
        <w:rPr>
          <w:rFonts w:ascii="Souvenir Lt BT" w:eastAsia="Times New Roman" w:hAnsi="Souvenir Lt BT" w:cs="KFGQPC HAFS Uthmanic Script"/>
          <w:sz w:val="24"/>
          <w:szCs w:val="32"/>
          <w:shd w:val="clear" w:color="auto" w:fill="FFFFFF"/>
          <w:rtl/>
        </w:rPr>
        <w:t xml:space="preserve"> بِكُمُ </w:t>
      </w:r>
      <w:proofErr w:type="spellStart"/>
      <w:r w:rsidRPr="00AB77D5">
        <w:rPr>
          <w:rFonts w:ascii="Souvenir Lt BT" w:eastAsia="Times New Roman" w:hAnsi="Souvenir Lt BT" w:cs="KFGQPC HAFS Uthmanic Script"/>
          <w:sz w:val="24"/>
          <w:szCs w:val="32"/>
          <w:shd w:val="clear" w:color="auto" w:fill="FFFFFF"/>
          <w:rtl/>
        </w:rPr>
        <w:t>ٱلۡيُسۡرَ</w:t>
      </w:r>
      <w:proofErr w:type="spellEnd"/>
      <w:r w:rsidRPr="00AB77D5">
        <w:rPr>
          <w:rFonts w:ascii="Souvenir Lt BT" w:eastAsia="Times New Roman" w:hAnsi="Souvenir Lt BT" w:cs="KFGQPC HAFS Uthmanic Script"/>
          <w:sz w:val="24"/>
          <w:szCs w:val="32"/>
          <w:shd w:val="clear" w:color="auto" w:fill="FFFFFF"/>
          <w:rtl/>
        </w:rPr>
        <w:t xml:space="preserve"> وَلَا يُرِيدُ بِكُمُ </w:t>
      </w:r>
      <w:proofErr w:type="spellStart"/>
      <w:r w:rsidRPr="00AB77D5">
        <w:rPr>
          <w:rFonts w:ascii="Souvenir Lt BT" w:eastAsia="Times New Roman" w:hAnsi="Souvenir Lt BT" w:cs="KFGQPC HAFS Uthmanic Script"/>
          <w:sz w:val="24"/>
          <w:szCs w:val="32"/>
          <w:shd w:val="clear" w:color="auto" w:fill="FFFFFF"/>
          <w:rtl/>
        </w:rPr>
        <w:t>ٱلۡعُسۡرَ</w:t>
      </w:r>
      <w:proofErr w:type="spellEnd"/>
      <w:r w:rsidRPr="00AB77D5">
        <w:rPr>
          <w:rFonts w:ascii="Souvenir Lt BT" w:eastAsia="Times New Roman" w:hAnsi="Souvenir Lt BT" w:cs="Traditional Arabic"/>
          <w:sz w:val="24"/>
          <w:szCs w:val="32"/>
          <w:shd w:val="clear" w:color="auto" w:fill="FFFFFF"/>
          <w:rtl/>
        </w:rPr>
        <w:t>﴾</w:t>
      </w:r>
    </w:p>
    <w:p w14:paraId="235E9792" w14:textId="4F1EA77A" w:rsidR="00EB0707" w:rsidRPr="00AB77D5" w:rsidRDefault="00A257FA" w:rsidP="00AB77D5">
      <w:pPr>
        <w:shd w:val="clear" w:color="auto" w:fill="FFFFFF"/>
        <w:bidi w:val="0"/>
        <w:spacing w:after="0" w:line="240" w:lineRule="auto"/>
        <w:jc w:val="both"/>
        <w:textAlignment w:val="baseline"/>
        <w:rPr>
          <w:rFonts w:ascii="Souvenir Lt BT" w:eastAsia="Times New Roman" w:hAnsi="Souvenir Lt BT" w:cs="Traditional Arabic"/>
          <w:sz w:val="24"/>
          <w:szCs w:val="32"/>
        </w:rPr>
      </w:pPr>
      <w:r>
        <w:rPr>
          <w:rFonts w:ascii="Souvenir Lt BT" w:eastAsia="Times New Roman" w:hAnsi="Souvenir Lt BT" w:cs="Traditional Arabic"/>
          <w:i/>
          <w:iCs/>
          <w:sz w:val="24"/>
          <w:szCs w:val="32"/>
        </w:rPr>
        <w:t>“</w:t>
      </w:r>
      <w:r w:rsidR="00EB0707" w:rsidRPr="00AB77D5">
        <w:rPr>
          <w:rFonts w:ascii="Souvenir Lt BT" w:eastAsia="Times New Roman" w:hAnsi="Souvenir Lt BT" w:cs="Traditional Arabic"/>
          <w:i/>
          <w:iCs/>
          <w:sz w:val="24"/>
          <w:szCs w:val="32"/>
        </w:rPr>
        <w:t>Allah menghendaki kemudahan bagimu dan tidak menghendaki kesukaran bagimu.</w:t>
      </w:r>
      <w:r>
        <w:rPr>
          <w:rFonts w:ascii="Souvenir Lt BT" w:eastAsia="Times New Roman" w:hAnsi="Souvenir Lt BT" w:cs="Traditional Arabic"/>
          <w:i/>
          <w:iCs/>
          <w:sz w:val="24"/>
          <w:szCs w:val="32"/>
        </w:rPr>
        <w:t>”</w:t>
      </w:r>
      <w:r w:rsidR="00EB0707" w:rsidRPr="00AB77D5">
        <w:rPr>
          <w:rFonts w:ascii="Souvenir Lt BT" w:eastAsia="Times New Roman" w:hAnsi="Souvenir Lt BT" w:cs="Traditional Arabic"/>
          <w:sz w:val="24"/>
          <w:szCs w:val="32"/>
        </w:rPr>
        <w:t xml:space="preserve"> (QS. Al-Baqarah: 185)</w:t>
      </w:r>
    </w:p>
    <w:p w14:paraId="7EE96F49" w14:textId="77777777"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raditional Arabic"/>
          <w:sz w:val="24"/>
          <w:szCs w:val="32"/>
        </w:rPr>
      </w:pPr>
      <w:r w:rsidRPr="00AB77D5">
        <w:rPr>
          <w:rFonts w:ascii="Souvenir Lt BT" w:eastAsia="Times New Roman" w:hAnsi="Souvenir Lt BT" w:cs="Traditional Arabic"/>
          <w:sz w:val="24"/>
          <w:szCs w:val="32"/>
        </w:rPr>
        <w:t xml:space="preserve">Allah </w:t>
      </w:r>
      <w:r w:rsidRPr="00AB77D5">
        <w:rPr>
          <w:rFonts w:ascii="Souvenir Lt BT" w:eastAsia="Times New Roman" w:hAnsi="Souvenir Lt BT" w:cs="Traditional Arabic"/>
          <w:sz w:val="24"/>
          <w:szCs w:val="32"/>
          <w:rtl/>
        </w:rPr>
        <w:t>ﷻ</w:t>
      </w:r>
      <w:r w:rsidRPr="00AB77D5">
        <w:rPr>
          <w:rFonts w:ascii="Souvenir Lt BT" w:eastAsia="Times New Roman" w:hAnsi="Souvenir Lt BT" w:cs="Traditional Arabic"/>
          <w:sz w:val="24"/>
          <w:szCs w:val="32"/>
        </w:rPr>
        <w:t xml:space="preserve"> berfirman,</w:t>
      </w:r>
    </w:p>
    <w:p w14:paraId="5C5F4D03" w14:textId="77777777" w:rsidR="00EB0707" w:rsidRPr="00AB77D5" w:rsidRDefault="00EB0707" w:rsidP="0081708F">
      <w:pPr>
        <w:shd w:val="clear" w:color="auto" w:fill="FFFFFF"/>
        <w:spacing w:after="0" w:line="240" w:lineRule="auto"/>
        <w:textAlignment w:val="baseline"/>
        <w:rPr>
          <w:rFonts w:ascii="Souvenir Lt BT" w:eastAsia="Times New Roman" w:hAnsi="Souvenir Lt BT" w:cs="KFGQPC HAFS Uthmanic Script"/>
          <w:sz w:val="24"/>
          <w:szCs w:val="32"/>
        </w:rPr>
      </w:pPr>
      <w:r w:rsidRPr="00AB77D5">
        <w:rPr>
          <w:rFonts w:ascii="Souvenir Lt BT" w:eastAsia="Times New Roman" w:hAnsi="Souvenir Lt BT" w:cs="Traditional Arabic"/>
          <w:sz w:val="24"/>
          <w:szCs w:val="32"/>
          <w:shd w:val="clear" w:color="auto" w:fill="FFFFFF"/>
          <w:rtl/>
        </w:rPr>
        <w:t>﴿</w:t>
      </w:r>
      <w:r w:rsidRPr="00AB77D5">
        <w:rPr>
          <w:rFonts w:ascii="Souvenir Lt BT" w:eastAsia="Times New Roman" w:hAnsi="Souvenir Lt BT" w:cs="KFGQPC HAFS Uthmanic Script"/>
          <w:sz w:val="24"/>
          <w:szCs w:val="32"/>
          <w:shd w:val="clear" w:color="auto" w:fill="FFFFFF"/>
          <w:rtl/>
        </w:rPr>
        <w:t xml:space="preserve">مَا يُرِيدُ </w:t>
      </w:r>
      <w:proofErr w:type="spellStart"/>
      <w:r w:rsidRPr="00AB77D5">
        <w:rPr>
          <w:rFonts w:ascii="Souvenir Lt BT" w:eastAsia="Times New Roman" w:hAnsi="Souvenir Lt BT" w:cs="KFGQPC HAFS Uthmanic Script"/>
          <w:sz w:val="24"/>
          <w:szCs w:val="32"/>
          <w:shd w:val="clear" w:color="auto" w:fill="FFFFFF"/>
          <w:rtl/>
        </w:rPr>
        <w:t>ٱللَّهُ</w:t>
      </w:r>
      <w:proofErr w:type="spellEnd"/>
      <w:r w:rsidRPr="00AB77D5">
        <w:rPr>
          <w:rFonts w:ascii="Souvenir Lt BT" w:eastAsia="Times New Roman" w:hAnsi="Souvenir Lt BT" w:cs="KFGQPC HAFS Uthmanic Script"/>
          <w:sz w:val="24"/>
          <w:szCs w:val="32"/>
          <w:shd w:val="clear" w:color="auto" w:fill="FFFFFF"/>
          <w:rtl/>
        </w:rPr>
        <w:t xml:space="preserve"> </w:t>
      </w:r>
      <w:proofErr w:type="spellStart"/>
      <w:r w:rsidRPr="00AB77D5">
        <w:rPr>
          <w:rFonts w:ascii="Souvenir Lt BT" w:eastAsia="Times New Roman" w:hAnsi="Souvenir Lt BT" w:cs="KFGQPC HAFS Uthmanic Script"/>
          <w:sz w:val="24"/>
          <w:szCs w:val="32"/>
          <w:shd w:val="clear" w:color="auto" w:fill="FFFFFF"/>
          <w:rtl/>
        </w:rPr>
        <w:t>لِيَجۡعَلَ</w:t>
      </w:r>
      <w:proofErr w:type="spellEnd"/>
      <w:r w:rsidRPr="00AB77D5">
        <w:rPr>
          <w:rFonts w:ascii="Souvenir Lt BT" w:eastAsia="Times New Roman" w:hAnsi="Souvenir Lt BT" w:cs="KFGQPC HAFS Uthmanic Script"/>
          <w:sz w:val="24"/>
          <w:szCs w:val="32"/>
          <w:shd w:val="clear" w:color="auto" w:fill="FFFFFF"/>
          <w:rtl/>
        </w:rPr>
        <w:t xml:space="preserve"> </w:t>
      </w:r>
      <w:proofErr w:type="spellStart"/>
      <w:r w:rsidRPr="00AB77D5">
        <w:rPr>
          <w:rFonts w:ascii="Souvenir Lt BT" w:eastAsia="Times New Roman" w:hAnsi="Souvenir Lt BT" w:cs="KFGQPC HAFS Uthmanic Script"/>
          <w:sz w:val="24"/>
          <w:szCs w:val="32"/>
          <w:shd w:val="clear" w:color="auto" w:fill="FFFFFF"/>
          <w:rtl/>
        </w:rPr>
        <w:t>عَلَيۡكُم</w:t>
      </w:r>
      <w:proofErr w:type="spellEnd"/>
      <w:r w:rsidRPr="00AB77D5">
        <w:rPr>
          <w:rFonts w:ascii="Souvenir Lt BT" w:eastAsia="Times New Roman" w:hAnsi="Souvenir Lt BT" w:cs="KFGQPC HAFS Uthmanic Script"/>
          <w:sz w:val="24"/>
          <w:szCs w:val="32"/>
          <w:shd w:val="clear" w:color="auto" w:fill="FFFFFF"/>
          <w:rtl/>
        </w:rPr>
        <w:t xml:space="preserve"> </w:t>
      </w:r>
      <w:proofErr w:type="spellStart"/>
      <w:r w:rsidRPr="00AB77D5">
        <w:rPr>
          <w:rFonts w:ascii="Souvenir Lt BT" w:eastAsia="Times New Roman" w:hAnsi="Souvenir Lt BT" w:cs="KFGQPC HAFS Uthmanic Script"/>
          <w:sz w:val="24"/>
          <w:szCs w:val="32"/>
          <w:shd w:val="clear" w:color="auto" w:fill="FFFFFF"/>
          <w:rtl/>
        </w:rPr>
        <w:t>مِّنۡ</w:t>
      </w:r>
      <w:proofErr w:type="spellEnd"/>
      <w:r w:rsidRPr="00AB77D5">
        <w:rPr>
          <w:rFonts w:ascii="Souvenir Lt BT" w:eastAsia="Times New Roman" w:hAnsi="Souvenir Lt BT" w:cs="KFGQPC HAFS Uthmanic Script"/>
          <w:sz w:val="24"/>
          <w:szCs w:val="32"/>
          <w:shd w:val="clear" w:color="auto" w:fill="FFFFFF"/>
          <w:rtl/>
        </w:rPr>
        <w:t xml:space="preserve"> حَرَجٖ</w:t>
      </w:r>
      <w:r w:rsidRPr="00AB77D5">
        <w:rPr>
          <w:rFonts w:ascii="Souvenir Lt BT" w:eastAsia="Times New Roman" w:hAnsi="Souvenir Lt BT" w:cs="Traditional Arabic"/>
          <w:sz w:val="24"/>
          <w:szCs w:val="32"/>
          <w:shd w:val="clear" w:color="auto" w:fill="FFFFFF"/>
          <w:rtl/>
        </w:rPr>
        <w:t>﴾</w:t>
      </w:r>
      <w:r w:rsidRPr="00AB77D5">
        <w:rPr>
          <w:rFonts w:ascii="Souvenir Lt BT" w:eastAsia="Times New Roman" w:hAnsi="Souvenir Lt BT" w:cs="KFGQPC HAFS Uthmanic Script"/>
          <w:sz w:val="24"/>
          <w:szCs w:val="32"/>
          <w:shd w:val="clear" w:color="auto" w:fill="FFFFFF"/>
          <w:rtl/>
        </w:rPr>
        <w:t xml:space="preserve"> </w:t>
      </w:r>
    </w:p>
    <w:p w14:paraId="4F1A51EB" w14:textId="7D862B98" w:rsidR="00EB0707" w:rsidRPr="00AB77D5" w:rsidRDefault="00A257FA" w:rsidP="00AB77D5">
      <w:pPr>
        <w:shd w:val="clear" w:color="auto" w:fill="FFFFFF"/>
        <w:bidi w:val="0"/>
        <w:spacing w:after="0" w:line="240" w:lineRule="auto"/>
        <w:jc w:val="both"/>
        <w:textAlignment w:val="baseline"/>
        <w:rPr>
          <w:rFonts w:ascii="Souvenir Lt BT" w:eastAsia="Times New Roman" w:hAnsi="Souvenir Lt BT" w:cs="Traditional Arabic"/>
          <w:sz w:val="24"/>
          <w:szCs w:val="32"/>
        </w:rPr>
      </w:pPr>
      <w:r>
        <w:rPr>
          <w:rFonts w:ascii="Souvenir Lt BT" w:eastAsia="Times New Roman" w:hAnsi="Souvenir Lt BT" w:cs="Traditional Arabic"/>
          <w:i/>
          <w:iCs/>
          <w:sz w:val="24"/>
          <w:szCs w:val="32"/>
        </w:rPr>
        <w:t>“</w:t>
      </w:r>
      <w:r w:rsidR="00EB0707" w:rsidRPr="00AB77D5">
        <w:rPr>
          <w:rFonts w:ascii="Souvenir Lt BT" w:eastAsia="Times New Roman" w:hAnsi="Souvenir Lt BT" w:cs="Traditional Arabic"/>
          <w:i/>
          <w:iCs/>
          <w:sz w:val="24"/>
          <w:szCs w:val="32"/>
        </w:rPr>
        <w:t>Allah tidak hendak menyulitkan kamu.</w:t>
      </w:r>
      <w:r>
        <w:rPr>
          <w:rFonts w:ascii="Souvenir Lt BT" w:eastAsia="Times New Roman" w:hAnsi="Souvenir Lt BT" w:cs="Traditional Arabic"/>
          <w:i/>
          <w:iCs/>
          <w:sz w:val="24"/>
          <w:szCs w:val="32"/>
        </w:rPr>
        <w:t>”</w:t>
      </w:r>
      <w:r w:rsidR="00EB0707" w:rsidRPr="00AB77D5">
        <w:rPr>
          <w:rFonts w:ascii="Souvenir Lt BT" w:eastAsia="Times New Roman" w:hAnsi="Souvenir Lt BT" w:cs="Traditional Arabic"/>
          <w:sz w:val="24"/>
          <w:szCs w:val="32"/>
        </w:rPr>
        <w:t xml:space="preserve"> (QS. Al-</w:t>
      </w:r>
      <w:proofErr w:type="spellStart"/>
      <w:r w:rsidR="00EB0707" w:rsidRPr="00AB77D5">
        <w:rPr>
          <w:rFonts w:ascii="Souvenir Lt BT" w:eastAsia="Times New Roman" w:hAnsi="Souvenir Lt BT" w:cs="Traditional Arabic"/>
          <w:sz w:val="24"/>
          <w:szCs w:val="32"/>
        </w:rPr>
        <w:t>Mâ</w:t>
      </w:r>
      <w:r>
        <w:rPr>
          <w:rFonts w:ascii="Souvenir Lt BT" w:eastAsia="Times New Roman" w:hAnsi="Souvenir Lt BT" w:cs="Traditional Arabic"/>
          <w:sz w:val="24"/>
          <w:szCs w:val="32"/>
        </w:rPr>
        <w:t>’</w:t>
      </w:r>
      <w:r w:rsidR="00EB0707" w:rsidRPr="00AB77D5">
        <w:rPr>
          <w:rFonts w:ascii="Souvenir Lt BT" w:eastAsia="Times New Roman" w:hAnsi="Souvenir Lt BT" w:cs="Traditional Arabic"/>
          <w:sz w:val="24"/>
          <w:szCs w:val="32"/>
        </w:rPr>
        <w:t>idah</w:t>
      </w:r>
      <w:proofErr w:type="spellEnd"/>
      <w:r w:rsidR="00EB0707" w:rsidRPr="00AB77D5">
        <w:rPr>
          <w:rFonts w:ascii="Souvenir Lt BT" w:eastAsia="Times New Roman" w:hAnsi="Souvenir Lt BT" w:cs="Traditional Arabic"/>
          <w:sz w:val="24"/>
          <w:szCs w:val="32"/>
        </w:rPr>
        <w:t>: 6)</w:t>
      </w:r>
    </w:p>
    <w:p w14:paraId="3FC57871" w14:textId="77777777"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raditional Arabic"/>
          <w:sz w:val="24"/>
          <w:szCs w:val="32"/>
        </w:rPr>
      </w:pPr>
      <w:r w:rsidRPr="00AB77D5">
        <w:rPr>
          <w:rFonts w:ascii="Souvenir Lt BT" w:eastAsia="Times New Roman" w:hAnsi="Souvenir Lt BT" w:cs="Traditional Arabic"/>
          <w:sz w:val="24"/>
          <w:szCs w:val="32"/>
        </w:rPr>
        <w:t xml:space="preserve">Allah </w:t>
      </w:r>
      <w:r w:rsidRPr="00AB77D5">
        <w:rPr>
          <w:rFonts w:ascii="Souvenir Lt BT" w:eastAsia="Times New Roman" w:hAnsi="Souvenir Lt BT" w:cs="Traditional Arabic"/>
          <w:sz w:val="24"/>
          <w:szCs w:val="32"/>
          <w:rtl/>
        </w:rPr>
        <w:t>ﷻ</w:t>
      </w:r>
      <w:r w:rsidRPr="00AB77D5">
        <w:rPr>
          <w:rFonts w:ascii="Souvenir Lt BT" w:eastAsia="Times New Roman" w:hAnsi="Souvenir Lt BT" w:cs="Traditional Arabic"/>
          <w:sz w:val="24"/>
          <w:szCs w:val="32"/>
        </w:rPr>
        <w:t xml:space="preserve"> berfirman,</w:t>
      </w:r>
    </w:p>
    <w:p w14:paraId="15AA5940" w14:textId="77777777" w:rsidR="00EB0707" w:rsidRPr="00AB77D5" w:rsidRDefault="00EB0707" w:rsidP="0081708F">
      <w:pPr>
        <w:shd w:val="clear" w:color="auto" w:fill="FFFFFF"/>
        <w:spacing w:after="0" w:line="240" w:lineRule="auto"/>
        <w:textAlignment w:val="baseline"/>
        <w:rPr>
          <w:rFonts w:ascii="Souvenir Lt BT" w:eastAsia="Times New Roman" w:hAnsi="Souvenir Lt BT" w:cs="KFGQPC HAFS Uthmanic Script"/>
          <w:sz w:val="24"/>
          <w:szCs w:val="32"/>
          <w:rtl/>
        </w:rPr>
      </w:pPr>
      <w:r w:rsidRPr="00AB77D5">
        <w:rPr>
          <w:rFonts w:ascii="Souvenir Lt BT" w:eastAsia="Times New Roman" w:hAnsi="Souvenir Lt BT" w:cs="Traditional Arabic"/>
          <w:sz w:val="24"/>
          <w:szCs w:val="32"/>
          <w:shd w:val="clear" w:color="auto" w:fill="FFFFFF"/>
          <w:rtl/>
        </w:rPr>
        <w:t>﴿</w:t>
      </w:r>
      <w:r w:rsidRPr="00AB77D5">
        <w:rPr>
          <w:rFonts w:ascii="Souvenir Lt BT" w:eastAsia="Times New Roman" w:hAnsi="Souvenir Lt BT" w:cs="KFGQPC HAFS Uthmanic Script"/>
          <w:sz w:val="24"/>
          <w:szCs w:val="32"/>
          <w:shd w:val="clear" w:color="auto" w:fill="FFFFFF"/>
          <w:rtl/>
        </w:rPr>
        <w:t xml:space="preserve">وَمَا جَعَلَ </w:t>
      </w:r>
      <w:proofErr w:type="spellStart"/>
      <w:r w:rsidRPr="00AB77D5">
        <w:rPr>
          <w:rFonts w:ascii="Souvenir Lt BT" w:eastAsia="Times New Roman" w:hAnsi="Souvenir Lt BT" w:cs="KFGQPC HAFS Uthmanic Script"/>
          <w:sz w:val="24"/>
          <w:szCs w:val="32"/>
          <w:shd w:val="clear" w:color="auto" w:fill="FFFFFF"/>
          <w:rtl/>
        </w:rPr>
        <w:t>عَلَيۡكُمۡ</w:t>
      </w:r>
      <w:proofErr w:type="spellEnd"/>
      <w:r w:rsidRPr="00AB77D5">
        <w:rPr>
          <w:rFonts w:ascii="Souvenir Lt BT" w:eastAsia="Times New Roman" w:hAnsi="Souvenir Lt BT" w:cs="KFGQPC HAFS Uthmanic Script"/>
          <w:sz w:val="24"/>
          <w:szCs w:val="32"/>
          <w:shd w:val="clear" w:color="auto" w:fill="FFFFFF"/>
          <w:rtl/>
        </w:rPr>
        <w:t xml:space="preserve"> فِي </w:t>
      </w:r>
      <w:proofErr w:type="spellStart"/>
      <w:r w:rsidRPr="00AB77D5">
        <w:rPr>
          <w:rFonts w:ascii="Souvenir Lt BT" w:eastAsia="Times New Roman" w:hAnsi="Souvenir Lt BT" w:cs="KFGQPC HAFS Uthmanic Script"/>
          <w:sz w:val="24"/>
          <w:szCs w:val="32"/>
          <w:shd w:val="clear" w:color="auto" w:fill="FFFFFF"/>
          <w:rtl/>
        </w:rPr>
        <w:t>ٱلدِّينِ</w:t>
      </w:r>
      <w:proofErr w:type="spellEnd"/>
      <w:r w:rsidRPr="00AB77D5">
        <w:rPr>
          <w:rFonts w:ascii="Souvenir Lt BT" w:eastAsia="Times New Roman" w:hAnsi="Souvenir Lt BT" w:cs="KFGQPC HAFS Uthmanic Script"/>
          <w:sz w:val="24"/>
          <w:szCs w:val="32"/>
          <w:shd w:val="clear" w:color="auto" w:fill="FFFFFF"/>
          <w:rtl/>
        </w:rPr>
        <w:t xml:space="preserve"> </w:t>
      </w:r>
      <w:proofErr w:type="spellStart"/>
      <w:r w:rsidRPr="00AB77D5">
        <w:rPr>
          <w:rFonts w:ascii="Souvenir Lt BT" w:eastAsia="Times New Roman" w:hAnsi="Souvenir Lt BT" w:cs="KFGQPC HAFS Uthmanic Script"/>
          <w:sz w:val="24"/>
          <w:szCs w:val="32"/>
          <w:shd w:val="clear" w:color="auto" w:fill="FFFFFF"/>
          <w:rtl/>
        </w:rPr>
        <w:t>مِنۡ</w:t>
      </w:r>
      <w:proofErr w:type="spellEnd"/>
      <w:r w:rsidRPr="00AB77D5">
        <w:rPr>
          <w:rFonts w:ascii="Souvenir Lt BT" w:eastAsia="Times New Roman" w:hAnsi="Souvenir Lt BT" w:cs="KFGQPC HAFS Uthmanic Script"/>
          <w:sz w:val="24"/>
          <w:szCs w:val="32"/>
          <w:shd w:val="clear" w:color="auto" w:fill="FFFFFF"/>
          <w:rtl/>
        </w:rPr>
        <w:t xml:space="preserve"> </w:t>
      </w:r>
      <w:proofErr w:type="spellStart"/>
      <w:r w:rsidRPr="00AB77D5">
        <w:rPr>
          <w:rFonts w:ascii="Souvenir Lt BT" w:eastAsia="Times New Roman" w:hAnsi="Souvenir Lt BT" w:cs="KFGQPC HAFS Uthmanic Script"/>
          <w:sz w:val="24"/>
          <w:szCs w:val="32"/>
          <w:shd w:val="clear" w:color="auto" w:fill="FFFFFF"/>
          <w:rtl/>
        </w:rPr>
        <w:t>حَرَجٖۚ</w:t>
      </w:r>
      <w:proofErr w:type="spellEnd"/>
      <w:r w:rsidRPr="00AB77D5">
        <w:rPr>
          <w:rFonts w:ascii="Souvenir Lt BT" w:eastAsia="Times New Roman" w:hAnsi="Souvenir Lt BT" w:cs="Traditional Arabic"/>
          <w:sz w:val="24"/>
          <w:szCs w:val="32"/>
          <w:shd w:val="clear" w:color="auto" w:fill="FFFFFF"/>
          <w:rtl/>
        </w:rPr>
        <w:t>﴾</w:t>
      </w:r>
      <w:r w:rsidRPr="00AB77D5">
        <w:rPr>
          <w:rFonts w:ascii="Souvenir Lt BT" w:eastAsia="Times New Roman" w:hAnsi="Souvenir Lt BT" w:cs="KFGQPC HAFS Uthmanic Script"/>
          <w:sz w:val="24"/>
          <w:szCs w:val="32"/>
          <w:shd w:val="clear" w:color="auto" w:fill="FFFFFF"/>
          <w:rtl/>
        </w:rPr>
        <w:t xml:space="preserve"> </w:t>
      </w:r>
    </w:p>
    <w:p w14:paraId="432EA9B1" w14:textId="28DB7DD5" w:rsidR="00EB0707" w:rsidRPr="00AB77D5" w:rsidRDefault="00A257FA" w:rsidP="00AB77D5">
      <w:pPr>
        <w:shd w:val="clear" w:color="auto" w:fill="FFFFFF"/>
        <w:bidi w:val="0"/>
        <w:spacing w:after="0" w:line="240" w:lineRule="auto"/>
        <w:jc w:val="both"/>
        <w:textAlignment w:val="baseline"/>
        <w:rPr>
          <w:rFonts w:ascii="Souvenir Lt BT" w:eastAsia="Times New Roman" w:hAnsi="Souvenir Lt BT" w:cs="Traditional Arabic"/>
          <w:sz w:val="24"/>
          <w:szCs w:val="32"/>
        </w:rPr>
      </w:pPr>
      <w:r>
        <w:rPr>
          <w:rFonts w:ascii="Souvenir Lt BT" w:eastAsia="Times New Roman" w:hAnsi="Souvenir Lt BT" w:cs="Traditional Arabic"/>
          <w:i/>
          <w:iCs/>
          <w:sz w:val="24"/>
          <w:szCs w:val="32"/>
        </w:rPr>
        <w:t>“</w:t>
      </w:r>
      <w:r w:rsidR="00EB0707" w:rsidRPr="00AB77D5">
        <w:rPr>
          <w:rFonts w:ascii="Souvenir Lt BT" w:eastAsia="Times New Roman" w:hAnsi="Souvenir Lt BT" w:cs="Traditional Arabic"/>
          <w:i/>
          <w:iCs/>
          <w:sz w:val="24"/>
          <w:szCs w:val="32"/>
        </w:rPr>
        <w:t>Dan Allah sekali-kali tidak menjadikan untuk kamu dalam agama suatu kesempitan.</w:t>
      </w:r>
      <w:r>
        <w:rPr>
          <w:rFonts w:ascii="Souvenir Lt BT" w:eastAsia="Times New Roman" w:hAnsi="Souvenir Lt BT" w:cs="Traditional Arabic"/>
          <w:i/>
          <w:iCs/>
          <w:sz w:val="24"/>
          <w:szCs w:val="32"/>
        </w:rPr>
        <w:t>”</w:t>
      </w:r>
      <w:r w:rsidR="00EB0707" w:rsidRPr="00AB77D5">
        <w:rPr>
          <w:rFonts w:ascii="Souvenir Lt BT" w:eastAsia="Times New Roman" w:hAnsi="Souvenir Lt BT" w:cs="Traditional Arabic"/>
          <w:sz w:val="24"/>
          <w:szCs w:val="32"/>
        </w:rPr>
        <w:t xml:space="preserve"> (QS. Al-</w:t>
      </w:r>
      <w:proofErr w:type="spellStart"/>
      <w:r w:rsidR="00EB0707" w:rsidRPr="00AB77D5">
        <w:rPr>
          <w:rFonts w:ascii="Souvenir Lt BT" w:eastAsia="Times New Roman" w:hAnsi="Souvenir Lt BT" w:cs="Traditional Arabic"/>
          <w:sz w:val="24"/>
          <w:szCs w:val="32"/>
        </w:rPr>
        <w:t>Hajj</w:t>
      </w:r>
      <w:proofErr w:type="spellEnd"/>
      <w:r w:rsidR="00EB0707" w:rsidRPr="00AB77D5">
        <w:rPr>
          <w:rFonts w:ascii="Souvenir Lt BT" w:eastAsia="Times New Roman" w:hAnsi="Souvenir Lt BT" w:cs="Traditional Arabic"/>
          <w:sz w:val="24"/>
          <w:szCs w:val="32"/>
        </w:rPr>
        <w:t>: 78)</w:t>
      </w:r>
    </w:p>
    <w:p w14:paraId="7030C30A" w14:textId="27B0FCFF"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raditional Arabic"/>
          <w:sz w:val="24"/>
          <w:szCs w:val="32"/>
        </w:rPr>
      </w:pPr>
      <w:r w:rsidRPr="00AB77D5">
        <w:rPr>
          <w:rFonts w:ascii="Souvenir Lt BT" w:eastAsia="Times New Roman" w:hAnsi="Souvenir Lt BT" w:cs="Traditional Arabic"/>
          <w:sz w:val="24"/>
          <w:szCs w:val="32"/>
        </w:rPr>
        <w:t xml:space="preserve">Rasulullah </w:t>
      </w:r>
      <w:r w:rsidR="00A257FA" w:rsidRPr="00A257FA">
        <w:rPr>
          <w:rFonts w:ascii="Souvenir Lt BT" w:eastAsia="Times New Roman" w:hAnsi="Souvenir Lt BT" w:cs="Traditional Arabic"/>
          <w:sz w:val="24"/>
          <w:szCs w:val="32"/>
          <w:rtl/>
        </w:rPr>
        <w:t>ﷺ</w:t>
      </w:r>
      <w:r w:rsidRPr="00AB77D5">
        <w:rPr>
          <w:rFonts w:ascii="Souvenir Lt BT" w:eastAsia="Times New Roman" w:hAnsi="Souvenir Lt BT" w:cs="Traditional Arabic"/>
          <w:sz w:val="24"/>
          <w:szCs w:val="32"/>
        </w:rPr>
        <w:t xml:space="preserve"> juga bersabda dalam beberapa hadisnya,</w:t>
      </w:r>
    </w:p>
    <w:p w14:paraId="19B74B60" w14:textId="7AC711A4" w:rsidR="00EB0707" w:rsidRPr="00AB77D5" w:rsidRDefault="00F8287E" w:rsidP="0081708F">
      <w:pPr>
        <w:shd w:val="clear" w:color="auto" w:fill="FFFFFF"/>
        <w:spacing w:after="0" w:line="240" w:lineRule="auto"/>
        <w:jc w:val="both"/>
        <w:textAlignment w:val="baseline"/>
        <w:rPr>
          <w:rFonts w:ascii="Souvenir Lt BT" w:eastAsia="Times New Roman" w:hAnsi="Souvenir Lt BT" w:cs="Traditional Arabic"/>
          <w:sz w:val="24"/>
          <w:szCs w:val="32"/>
        </w:rPr>
      </w:pPr>
      <w:r>
        <w:rPr>
          <w:rFonts w:ascii="Souvenir Lt BT" w:eastAsia="Times New Roman" w:hAnsi="Souvenir Lt BT" w:cs="Traditional Arabic" w:hint="cs"/>
          <w:sz w:val="24"/>
          <w:szCs w:val="32"/>
          <w:rtl/>
        </w:rPr>
        <w:t>((</w:t>
      </w:r>
      <w:r w:rsidR="00EB0707" w:rsidRPr="00AB77D5">
        <w:rPr>
          <w:rFonts w:ascii="Souvenir Lt BT" w:eastAsia="Times New Roman" w:hAnsi="Souvenir Lt BT" w:cs="Traditional Arabic"/>
          <w:sz w:val="24"/>
          <w:szCs w:val="32"/>
          <w:rtl/>
        </w:rPr>
        <w:t>إِنَّ اللَّهَ يُحِبُّ أَنْ تُؤْتَى رُخَصُهُ كَمَا يُحِبُّ أَنْ تُتْرَكَ مَعْصِيَتُهُ</w:t>
      </w:r>
      <w:r>
        <w:rPr>
          <w:rFonts w:ascii="Souvenir Lt BT" w:eastAsia="Times New Roman" w:hAnsi="Souvenir Lt BT" w:cs="Traditional Arabic" w:hint="cs"/>
          <w:sz w:val="24"/>
          <w:szCs w:val="32"/>
          <w:rtl/>
        </w:rPr>
        <w:t>))</w:t>
      </w:r>
    </w:p>
    <w:p w14:paraId="27D3555A" w14:textId="03C58346" w:rsidR="00EB0707" w:rsidRPr="00AB77D5" w:rsidRDefault="00A257FA" w:rsidP="00AB77D5">
      <w:pPr>
        <w:shd w:val="clear" w:color="auto" w:fill="FFFFFF"/>
        <w:bidi w:val="0"/>
        <w:spacing w:after="0" w:line="240" w:lineRule="auto"/>
        <w:jc w:val="both"/>
        <w:textAlignment w:val="baseline"/>
        <w:rPr>
          <w:rFonts w:ascii="Souvenir Lt BT" w:eastAsia="Times New Roman" w:hAnsi="Souvenir Lt BT" w:cs="Traditional Arabic"/>
          <w:sz w:val="24"/>
          <w:szCs w:val="32"/>
        </w:rPr>
      </w:pPr>
      <w:r>
        <w:rPr>
          <w:rFonts w:ascii="Souvenir Lt BT" w:eastAsia="Times New Roman" w:hAnsi="Souvenir Lt BT" w:cs="Traditional Arabic"/>
          <w:i/>
          <w:iCs/>
          <w:sz w:val="24"/>
          <w:szCs w:val="32"/>
        </w:rPr>
        <w:t>“</w:t>
      </w:r>
      <w:r w:rsidR="00EB0707" w:rsidRPr="00AB77D5">
        <w:rPr>
          <w:rFonts w:ascii="Souvenir Lt BT" w:eastAsia="Times New Roman" w:hAnsi="Souvenir Lt BT" w:cs="Traditional Arabic"/>
          <w:i/>
          <w:iCs/>
          <w:sz w:val="24"/>
          <w:szCs w:val="32"/>
        </w:rPr>
        <w:t>Sesungguhnya Allah suka untuk diambil keringanan-Nya sebagaimana Allah suka untuk ditinggalkan kemaksiatan kepada-Nya.</w:t>
      </w:r>
      <w:r>
        <w:rPr>
          <w:rFonts w:ascii="Souvenir Lt BT" w:eastAsia="Times New Roman" w:hAnsi="Souvenir Lt BT" w:cs="Traditional Arabic"/>
          <w:i/>
          <w:iCs/>
          <w:sz w:val="24"/>
          <w:szCs w:val="32"/>
        </w:rPr>
        <w:t>”</w:t>
      </w:r>
      <w:r w:rsidR="00EB0707" w:rsidRPr="00AB77D5">
        <w:rPr>
          <w:rFonts w:ascii="Souvenir Lt BT" w:hAnsi="Souvenir Lt BT" w:cs="KFGQPC Uthmanic Script HAFS"/>
          <w:sz w:val="24"/>
          <w:szCs w:val="32"/>
          <w:vertAlign w:val="superscript"/>
        </w:rPr>
        <w:t xml:space="preserve"> </w:t>
      </w:r>
      <w:r w:rsidR="00EB0707" w:rsidRPr="00AB77D5">
        <w:rPr>
          <w:rStyle w:val="ReferensiCatatanKaki"/>
          <w:rFonts w:ascii="Souvenir Lt BT" w:hAnsi="Souvenir Lt BT" w:cs="KFGQPC Uthmanic Script HAFS"/>
          <w:sz w:val="24"/>
          <w:szCs w:val="32"/>
        </w:rPr>
        <w:footnoteReference w:id="133"/>
      </w:r>
    </w:p>
    <w:p w14:paraId="717E2F5D" w14:textId="69A39C50" w:rsidR="00EB0707" w:rsidRPr="00AB77D5" w:rsidRDefault="00E43400" w:rsidP="0081708F">
      <w:pPr>
        <w:shd w:val="clear" w:color="auto" w:fill="FFFFFF"/>
        <w:spacing w:after="0" w:line="240" w:lineRule="auto"/>
        <w:jc w:val="both"/>
        <w:textAlignment w:val="baseline"/>
        <w:rPr>
          <w:rFonts w:ascii="Souvenir Lt BT" w:eastAsia="Times New Roman" w:hAnsi="Souvenir Lt BT" w:cs="Traditional Arabic"/>
          <w:sz w:val="24"/>
          <w:szCs w:val="32"/>
        </w:rPr>
      </w:pPr>
      <w:r>
        <w:rPr>
          <w:rFonts w:ascii="Souvenir Lt BT" w:eastAsia="Times New Roman" w:hAnsi="Souvenir Lt BT" w:cs="Traditional Arabic" w:hint="cs"/>
          <w:sz w:val="24"/>
          <w:szCs w:val="32"/>
          <w:rtl/>
        </w:rPr>
        <w:t>((</w:t>
      </w:r>
      <w:r w:rsidR="00EB0707" w:rsidRPr="00AB77D5">
        <w:rPr>
          <w:rFonts w:ascii="Souvenir Lt BT" w:eastAsia="Times New Roman" w:hAnsi="Souvenir Lt BT" w:cs="Traditional Arabic"/>
          <w:sz w:val="24"/>
          <w:szCs w:val="32"/>
          <w:rtl/>
        </w:rPr>
        <w:t>إِنَّ اللهَ يُحِبُّ أَنْ تُؤْتَى رُخَصُهُ كَمَا يُحِبُّ أَنْ تُؤْتَى عَزَائِمُهُ</w:t>
      </w:r>
      <w:r>
        <w:rPr>
          <w:rFonts w:ascii="Souvenir Lt BT" w:eastAsia="Times New Roman" w:hAnsi="Souvenir Lt BT" w:cs="Traditional Arabic" w:hint="cs"/>
          <w:sz w:val="24"/>
          <w:szCs w:val="32"/>
          <w:rtl/>
        </w:rPr>
        <w:t>))</w:t>
      </w:r>
    </w:p>
    <w:p w14:paraId="10EC028B" w14:textId="6DB7E38B" w:rsidR="00EB0707" w:rsidRPr="00AB77D5" w:rsidRDefault="00A257FA" w:rsidP="00AB77D5">
      <w:pPr>
        <w:shd w:val="clear" w:color="auto" w:fill="FFFFFF"/>
        <w:bidi w:val="0"/>
        <w:spacing w:after="0" w:line="240" w:lineRule="auto"/>
        <w:jc w:val="both"/>
        <w:textAlignment w:val="baseline"/>
        <w:rPr>
          <w:rFonts w:ascii="Souvenir Lt BT" w:eastAsia="Times New Roman" w:hAnsi="Souvenir Lt BT" w:cs="Traditional Arabic"/>
          <w:sz w:val="24"/>
          <w:szCs w:val="32"/>
        </w:rPr>
      </w:pPr>
      <w:r>
        <w:rPr>
          <w:rFonts w:ascii="Souvenir Lt BT" w:eastAsia="Times New Roman" w:hAnsi="Souvenir Lt BT" w:cs="Traditional Arabic"/>
          <w:i/>
          <w:iCs/>
          <w:sz w:val="24"/>
          <w:szCs w:val="32"/>
        </w:rPr>
        <w:t>“</w:t>
      </w:r>
      <w:r w:rsidR="00EB0707" w:rsidRPr="00AB77D5">
        <w:rPr>
          <w:rFonts w:ascii="Souvenir Lt BT" w:eastAsia="Times New Roman" w:hAnsi="Souvenir Lt BT" w:cs="Traditional Arabic"/>
          <w:i/>
          <w:iCs/>
          <w:sz w:val="24"/>
          <w:szCs w:val="32"/>
        </w:rPr>
        <w:t xml:space="preserve">Sesungguhnya Allah suka untuk dikerjakan keringanan-keringanan dari-Nya sebagaimana Allah suka jika dikerjakan </w:t>
      </w:r>
      <w:r>
        <w:rPr>
          <w:rFonts w:ascii="Souvenir Lt BT" w:eastAsia="Times New Roman" w:hAnsi="Souvenir Lt BT" w:cs="Traditional Arabic"/>
          <w:i/>
          <w:iCs/>
          <w:sz w:val="24"/>
          <w:szCs w:val="32"/>
        </w:rPr>
        <w:t>‘</w:t>
      </w:r>
      <w:proofErr w:type="spellStart"/>
      <w:r w:rsidR="00EB0707" w:rsidRPr="00AB77D5">
        <w:rPr>
          <w:rFonts w:ascii="Souvenir Lt BT" w:eastAsia="Times New Roman" w:hAnsi="Souvenir Lt BT" w:cs="Traditional Arabic"/>
          <w:i/>
          <w:iCs/>
          <w:sz w:val="24"/>
          <w:szCs w:val="32"/>
        </w:rPr>
        <w:t>azâ</w:t>
      </w:r>
      <w:r>
        <w:rPr>
          <w:rFonts w:ascii="Souvenir Lt BT" w:eastAsia="Times New Roman" w:hAnsi="Souvenir Lt BT" w:cs="Traditional Arabic"/>
          <w:i/>
          <w:iCs/>
          <w:sz w:val="24"/>
          <w:szCs w:val="32"/>
        </w:rPr>
        <w:t>’</w:t>
      </w:r>
      <w:r w:rsidR="00EB0707" w:rsidRPr="00AB77D5">
        <w:rPr>
          <w:rFonts w:ascii="Souvenir Lt BT" w:eastAsia="Times New Roman" w:hAnsi="Souvenir Lt BT" w:cs="Traditional Arabic"/>
          <w:i/>
          <w:iCs/>
          <w:sz w:val="24"/>
          <w:szCs w:val="32"/>
        </w:rPr>
        <w:t>im-Nya</w:t>
      </w:r>
      <w:proofErr w:type="spellEnd"/>
      <w:r w:rsidR="00EB0707" w:rsidRPr="00AB77D5">
        <w:rPr>
          <w:rFonts w:ascii="Souvenir Lt BT" w:eastAsia="Times New Roman" w:hAnsi="Souvenir Lt BT" w:cs="Traditional Arabic"/>
          <w:i/>
          <w:iCs/>
          <w:sz w:val="24"/>
          <w:szCs w:val="32"/>
        </w:rPr>
        <w:t xml:space="preserve"> (hukum-hukum asal sebelum ada keringanan).</w:t>
      </w:r>
      <w:r>
        <w:rPr>
          <w:rFonts w:ascii="Souvenir Lt BT" w:eastAsia="Times New Roman" w:hAnsi="Souvenir Lt BT" w:cs="Traditional Arabic"/>
          <w:i/>
          <w:iCs/>
          <w:sz w:val="24"/>
          <w:szCs w:val="32"/>
        </w:rPr>
        <w:t>”</w:t>
      </w:r>
      <w:r w:rsidR="00EB0707" w:rsidRPr="00AB77D5">
        <w:rPr>
          <w:rStyle w:val="ReferensiCatatanKaki"/>
          <w:rFonts w:ascii="Souvenir Lt BT" w:hAnsi="Souvenir Lt BT" w:cs="KFGQPC Uthmanic Script HAFS"/>
          <w:sz w:val="24"/>
          <w:szCs w:val="32"/>
        </w:rPr>
        <w:footnoteReference w:id="134"/>
      </w:r>
    </w:p>
    <w:p w14:paraId="492A366F" w14:textId="080F4208" w:rsidR="00EB0707" w:rsidRPr="00AB77D5" w:rsidRDefault="007A790B" w:rsidP="0081708F">
      <w:pPr>
        <w:shd w:val="clear" w:color="auto" w:fill="FFFFFF"/>
        <w:spacing w:after="0" w:line="240" w:lineRule="auto"/>
        <w:jc w:val="both"/>
        <w:textAlignment w:val="baseline"/>
        <w:rPr>
          <w:rFonts w:ascii="Souvenir Lt BT" w:eastAsia="Times New Roman" w:hAnsi="Souvenir Lt BT" w:cs="Traditional Arabic"/>
          <w:sz w:val="24"/>
          <w:szCs w:val="32"/>
        </w:rPr>
      </w:pPr>
      <w:r>
        <w:rPr>
          <w:rFonts w:ascii="Souvenir Lt BT" w:eastAsia="Times New Roman" w:hAnsi="Souvenir Lt BT" w:cs="Traditional Arabic" w:hint="cs"/>
          <w:sz w:val="24"/>
          <w:szCs w:val="32"/>
          <w:rtl/>
        </w:rPr>
        <w:t>((</w:t>
      </w:r>
      <w:r w:rsidR="00EB0707" w:rsidRPr="00AB77D5">
        <w:rPr>
          <w:rFonts w:ascii="Souvenir Lt BT" w:eastAsia="Times New Roman" w:hAnsi="Souvenir Lt BT" w:cs="Traditional Arabic"/>
          <w:sz w:val="24"/>
          <w:szCs w:val="32"/>
          <w:rtl/>
        </w:rPr>
        <w:t>إِنَّ هَذَا الدِّينَ يُسْرٌ وَلَنْ يُشَادَّ الدِّينَ أَحَدٌ إِلَّا غَلَبَهُ</w:t>
      </w:r>
      <w:r>
        <w:rPr>
          <w:rFonts w:ascii="Souvenir Lt BT" w:eastAsia="Times New Roman" w:hAnsi="Souvenir Lt BT" w:cs="Traditional Arabic" w:hint="cs"/>
          <w:sz w:val="24"/>
          <w:szCs w:val="32"/>
          <w:rtl/>
        </w:rPr>
        <w:t>))</w:t>
      </w:r>
    </w:p>
    <w:p w14:paraId="7377130B" w14:textId="0BCE3885" w:rsidR="00EB0707" w:rsidRPr="00AB77D5" w:rsidRDefault="00A257FA" w:rsidP="00AB77D5">
      <w:pPr>
        <w:shd w:val="clear" w:color="auto" w:fill="FFFFFF"/>
        <w:bidi w:val="0"/>
        <w:spacing w:after="0" w:line="240" w:lineRule="auto"/>
        <w:jc w:val="both"/>
        <w:textAlignment w:val="baseline"/>
        <w:rPr>
          <w:rFonts w:ascii="Souvenir Lt BT" w:eastAsia="Times New Roman" w:hAnsi="Souvenir Lt BT" w:cs="Traditional Arabic"/>
          <w:sz w:val="24"/>
          <w:szCs w:val="32"/>
        </w:rPr>
      </w:pPr>
      <w:r>
        <w:rPr>
          <w:rFonts w:ascii="Souvenir Lt BT" w:eastAsia="Times New Roman" w:hAnsi="Souvenir Lt BT" w:cs="Traditional Arabic"/>
          <w:i/>
          <w:iCs/>
          <w:sz w:val="24"/>
          <w:szCs w:val="32"/>
        </w:rPr>
        <w:t>“</w:t>
      </w:r>
      <w:r w:rsidR="00EB0707" w:rsidRPr="00AB77D5">
        <w:rPr>
          <w:rFonts w:ascii="Souvenir Lt BT" w:eastAsia="Times New Roman" w:hAnsi="Souvenir Lt BT" w:cs="Traditional Arabic"/>
          <w:i/>
          <w:iCs/>
          <w:sz w:val="24"/>
          <w:szCs w:val="32"/>
        </w:rPr>
        <w:t>Sesungguhnya agama ini mudah, dan tidaklah seseorang mempersulit diri dalam agama ini kecuali ia akan terkalahkan.</w:t>
      </w:r>
      <w:r>
        <w:rPr>
          <w:rFonts w:ascii="Souvenir Lt BT" w:eastAsia="Times New Roman" w:hAnsi="Souvenir Lt BT" w:cs="Traditional Arabic"/>
          <w:i/>
          <w:iCs/>
          <w:sz w:val="24"/>
          <w:szCs w:val="32"/>
        </w:rPr>
        <w:t>”</w:t>
      </w:r>
      <w:r w:rsidR="00EB0707" w:rsidRPr="00AB77D5">
        <w:rPr>
          <w:rStyle w:val="ReferensiCatatanKaki"/>
          <w:rFonts w:ascii="Souvenir Lt BT" w:hAnsi="Souvenir Lt BT" w:cs="KFGQPC Uthmanic Script HAFS"/>
          <w:sz w:val="24"/>
          <w:szCs w:val="32"/>
        </w:rPr>
        <w:footnoteReference w:id="135"/>
      </w:r>
    </w:p>
    <w:p w14:paraId="3A227B37" w14:textId="028C4286"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raditional Arabic"/>
          <w:sz w:val="24"/>
          <w:szCs w:val="32"/>
        </w:rPr>
      </w:pPr>
      <w:r w:rsidRPr="00AB77D5">
        <w:rPr>
          <w:rFonts w:ascii="Souvenir Lt BT" w:eastAsia="Times New Roman" w:hAnsi="Souvenir Lt BT" w:cs="Traditional Arabic"/>
          <w:sz w:val="24"/>
          <w:szCs w:val="32"/>
        </w:rPr>
        <w:t>Karenanya, A</w:t>
      </w:r>
      <w:r w:rsidR="005A1B33">
        <w:rPr>
          <w:rFonts w:ascii="Souvenir Lt BT" w:eastAsia="Times New Roman" w:hAnsi="Souvenir Lt BT" w:cs="Traditional Arabic"/>
          <w:sz w:val="24"/>
          <w:szCs w:val="32"/>
        </w:rPr>
        <w:t>i</w:t>
      </w:r>
      <w:r w:rsidR="00B9649E">
        <w:rPr>
          <w:rFonts w:ascii="Souvenir Lt BT" w:eastAsia="Times New Roman" w:hAnsi="Souvenir Lt BT" w:cs="Traditional Arabic"/>
          <w:sz w:val="24"/>
          <w:szCs w:val="32"/>
        </w:rPr>
        <w:t>sya</w:t>
      </w:r>
      <w:r w:rsidRPr="00AB77D5">
        <w:rPr>
          <w:rFonts w:ascii="Souvenir Lt BT" w:eastAsia="Times New Roman" w:hAnsi="Souvenir Lt BT" w:cs="Traditional Arabic"/>
          <w:sz w:val="24"/>
          <w:szCs w:val="32"/>
        </w:rPr>
        <w:t xml:space="preserve">h </w:t>
      </w:r>
      <w:proofErr w:type="spellStart"/>
      <w:r w:rsidRPr="00AB77D5">
        <w:rPr>
          <w:rFonts w:ascii="Souvenir Lt BT" w:eastAsia="Times New Roman" w:hAnsi="Souvenir Lt BT" w:cs="Traditional Arabic"/>
          <w:i/>
          <w:iCs/>
          <w:sz w:val="24"/>
          <w:szCs w:val="32"/>
        </w:rPr>
        <w:t>radhiyallâhu</w:t>
      </w:r>
      <w:proofErr w:type="spellEnd"/>
      <w:r w:rsidRPr="00AB77D5">
        <w:rPr>
          <w:rFonts w:ascii="Souvenir Lt BT" w:eastAsia="Times New Roman" w:hAnsi="Souvenir Lt BT" w:cs="Traditional Arabic"/>
          <w:i/>
          <w:iCs/>
          <w:sz w:val="24"/>
          <w:szCs w:val="32"/>
        </w:rPr>
        <w:t xml:space="preserve"> </w:t>
      </w:r>
      <w:r w:rsidR="00A257FA">
        <w:rPr>
          <w:rFonts w:ascii="Souvenir Lt BT" w:eastAsia="Times New Roman" w:hAnsi="Souvenir Lt BT" w:cs="Traditional Arabic"/>
          <w:i/>
          <w:iCs/>
          <w:sz w:val="24"/>
          <w:szCs w:val="32"/>
        </w:rPr>
        <w:t>‘</w:t>
      </w:r>
      <w:proofErr w:type="spellStart"/>
      <w:r w:rsidRPr="00AB77D5">
        <w:rPr>
          <w:rFonts w:ascii="Souvenir Lt BT" w:eastAsia="Times New Roman" w:hAnsi="Souvenir Lt BT" w:cs="Traditional Arabic"/>
          <w:i/>
          <w:iCs/>
          <w:sz w:val="24"/>
          <w:szCs w:val="32"/>
        </w:rPr>
        <w:t>anhâ</w:t>
      </w:r>
      <w:proofErr w:type="spellEnd"/>
      <w:r w:rsidRPr="00AB77D5">
        <w:rPr>
          <w:rFonts w:ascii="Souvenir Lt BT" w:eastAsia="Times New Roman" w:hAnsi="Souvenir Lt BT" w:cs="Traditional Arabic"/>
          <w:sz w:val="24"/>
          <w:szCs w:val="32"/>
        </w:rPr>
        <w:t xml:space="preserve"> berkata,</w:t>
      </w:r>
    </w:p>
    <w:p w14:paraId="57DDCE50" w14:textId="77777777" w:rsidR="00EB0707" w:rsidRPr="00AB77D5" w:rsidRDefault="00EB0707" w:rsidP="0081708F">
      <w:pPr>
        <w:shd w:val="clear" w:color="auto" w:fill="FFFFFF"/>
        <w:spacing w:after="0" w:line="240" w:lineRule="auto"/>
        <w:jc w:val="both"/>
        <w:textAlignment w:val="baseline"/>
        <w:rPr>
          <w:rFonts w:ascii="Souvenir Lt BT" w:eastAsia="Times New Roman" w:hAnsi="Souvenir Lt BT" w:cs="Traditional Arabic"/>
          <w:sz w:val="24"/>
          <w:szCs w:val="32"/>
        </w:rPr>
      </w:pPr>
      <w:r w:rsidRPr="00AB77D5">
        <w:rPr>
          <w:rFonts w:ascii="Souvenir Lt BT" w:eastAsia="Times New Roman" w:hAnsi="Souvenir Lt BT" w:cs="Traditional Arabic"/>
          <w:sz w:val="24"/>
          <w:szCs w:val="32"/>
          <w:rtl/>
        </w:rPr>
        <w:t>مَا خُيِّرَ رَسُولُ اللهِ صَلَّى اللهُ عَلَيْهِ وَسَلَّمَ بَيْنَ أَمْرَيْنِ قَطُّ إِلَّا أَخَذَ أَيْسَرَهُمَا مَا لَمْ يَكُنْ إِثْمًا، فَإِنْ كَانَ إِثْمًا كَانَ أَبْعَدَ النَّاسِ مِنْهُ</w:t>
      </w:r>
    </w:p>
    <w:p w14:paraId="7340AB07" w14:textId="073D2327" w:rsidR="00EB0707" w:rsidRPr="00AB77D5" w:rsidRDefault="00A257FA" w:rsidP="00AB77D5">
      <w:pPr>
        <w:shd w:val="clear" w:color="auto" w:fill="FFFFFF"/>
        <w:bidi w:val="0"/>
        <w:spacing w:after="0" w:line="240" w:lineRule="auto"/>
        <w:jc w:val="both"/>
        <w:textAlignment w:val="baseline"/>
        <w:rPr>
          <w:rFonts w:ascii="Souvenir Lt BT" w:eastAsia="Times New Roman" w:hAnsi="Souvenir Lt BT" w:cs="Traditional Arabic"/>
          <w:sz w:val="24"/>
          <w:szCs w:val="32"/>
        </w:rPr>
      </w:pPr>
      <w:r>
        <w:rPr>
          <w:rFonts w:ascii="Souvenir Lt BT" w:eastAsia="Times New Roman" w:hAnsi="Souvenir Lt BT" w:cs="Traditional Arabic"/>
          <w:i/>
          <w:iCs/>
          <w:sz w:val="24"/>
          <w:szCs w:val="32"/>
        </w:rPr>
        <w:t>“</w:t>
      </w:r>
      <w:r w:rsidR="00EB0707" w:rsidRPr="00AB77D5">
        <w:rPr>
          <w:rFonts w:ascii="Souvenir Lt BT" w:eastAsia="Times New Roman" w:hAnsi="Souvenir Lt BT" w:cs="Traditional Arabic"/>
          <w:i/>
          <w:iCs/>
          <w:sz w:val="24"/>
          <w:szCs w:val="32"/>
        </w:rPr>
        <w:t xml:space="preserve">Tidaklah Rasulullah </w:t>
      </w:r>
      <w:r w:rsidR="00A233C5">
        <w:rPr>
          <w:rFonts w:ascii="Souvenir Lt BT" w:eastAsia="Times New Roman" w:hAnsi="Souvenir Lt BT" w:cs="Traditional Arabic"/>
          <w:i/>
          <w:iCs/>
          <w:sz w:val="24"/>
          <w:szCs w:val="32"/>
          <w:rtl/>
        </w:rPr>
        <w:t>ﷺ</w:t>
      </w:r>
      <w:r w:rsidR="00EB0707" w:rsidRPr="00AB77D5">
        <w:rPr>
          <w:rFonts w:ascii="Souvenir Lt BT" w:eastAsia="Times New Roman" w:hAnsi="Souvenir Lt BT" w:cs="Traditional Arabic"/>
          <w:i/>
          <w:iCs/>
          <w:sz w:val="24"/>
          <w:szCs w:val="32"/>
        </w:rPr>
        <w:t xml:space="preserve"> diberi pilihan di antara dua perkara kecuali beliau memilih yang paling ringan dari keduanya, selama bukan dosa. Jika itu dosa, maka beliau adalah orang yang paling menjauhinya.</w:t>
      </w:r>
      <w:r>
        <w:rPr>
          <w:rFonts w:ascii="Souvenir Lt BT" w:eastAsia="Times New Roman" w:hAnsi="Souvenir Lt BT" w:cs="Traditional Arabic"/>
          <w:i/>
          <w:iCs/>
          <w:sz w:val="24"/>
          <w:szCs w:val="32"/>
        </w:rPr>
        <w:t>”</w:t>
      </w:r>
      <w:r w:rsidR="00EB0707" w:rsidRPr="00AB77D5">
        <w:rPr>
          <w:rStyle w:val="ReferensiCatatanKaki"/>
          <w:rFonts w:ascii="Souvenir Lt BT" w:hAnsi="Souvenir Lt BT" w:cs="KFGQPC Uthmanic Script HAFS"/>
          <w:sz w:val="24"/>
          <w:szCs w:val="32"/>
        </w:rPr>
        <w:footnoteReference w:id="136"/>
      </w:r>
    </w:p>
    <w:p w14:paraId="12EE0ED3" w14:textId="77777777" w:rsidR="00EB0707" w:rsidRPr="00AB77D5" w:rsidRDefault="00EB0707" w:rsidP="00AB77D5">
      <w:pPr>
        <w:shd w:val="clear" w:color="auto" w:fill="FFFFFF"/>
        <w:bidi w:val="0"/>
        <w:spacing w:after="0" w:line="240" w:lineRule="auto"/>
        <w:jc w:val="both"/>
        <w:textAlignment w:val="baseline"/>
        <w:rPr>
          <w:rFonts w:ascii="Souvenir Lt BT" w:eastAsia="Times New Roman" w:hAnsi="Souvenir Lt BT" w:cs="Traditional Arabic"/>
          <w:sz w:val="24"/>
          <w:szCs w:val="32"/>
        </w:rPr>
      </w:pPr>
    </w:p>
    <w:p w14:paraId="51BB820D" w14:textId="77777777" w:rsidR="00EB0707" w:rsidRPr="00AB77D5" w:rsidRDefault="00EB0707" w:rsidP="00AB77D5">
      <w:pPr>
        <w:shd w:val="clear" w:color="auto" w:fill="FFFFFF"/>
        <w:bidi w:val="0"/>
        <w:spacing w:after="0" w:line="240" w:lineRule="auto"/>
        <w:jc w:val="center"/>
        <w:textAlignment w:val="baseline"/>
        <w:rPr>
          <w:rFonts w:ascii="Souvenir Lt BT" w:eastAsia="Times New Roman" w:hAnsi="Souvenir Lt BT" w:cs="Traditional Arabic"/>
          <w:sz w:val="24"/>
          <w:szCs w:val="32"/>
        </w:rPr>
      </w:pPr>
      <w:r w:rsidRPr="00AB77D5">
        <w:rPr>
          <w:rFonts w:ascii="Souvenir Lt BT" w:eastAsia="Times New Roman" w:hAnsi="Souvenir Lt BT" w:cs="Traditional Arabic"/>
          <w:sz w:val="24"/>
          <w:szCs w:val="32"/>
        </w:rPr>
        <w:lastRenderedPageBreak/>
        <w:t>***</w:t>
      </w:r>
    </w:p>
    <w:p w14:paraId="21791EEA" w14:textId="77777777"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raditional Arabic"/>
          <w:sz w:val="24"/>
          <w:szCs w:val="32"/>
        </w:rPr>
      </w:pPr>
    </w:p>
    <w:p w14:paraId="3EA3C9F4" w14:textId="77777777"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raditional Arabic"/>
          <w:sz w:val="24"/>
          <w:szCs w:val="32"/>
        </w:rPr>
      </w:pPr>
      <w:r w:rsidRPr="00AB77D5">
        <w:rPr>
          <w:rFonts w:ascii="Souvenir Lt BT" w:eastAsia="Times New Roman" w:hAnsi="Souvenir Lt BT" w:cs="Traditional Arabic"/>
          <w:sz w:val="24"/>
          <w:szCs w:val="32"/>
        </w:rPr>
        <w:t>Bahkan ada amalan yang ringan namun pahalanya besar. Contohnya zikir dalam hadis,</w:t>
      </w:r>
    </w:p>
    <w:p w14:paraId="2C877267" w14:textId="77777777" w:rsidR="00EB0707" w:rsidRPr="00AB77D5" w:rsidRDefault="00EB0707" w:rsidP="0081708F">
      <w:pPr>
        <w:shd w:val="clear" w:color="auto" w:fill="FFFFFF"/>
        <w:spacing w:after="0" w:line="240" w:lineRule="auto"/>
        <w:jc w:val="both"/>
        <w:textAlignment w:val="baseline"/>
        <w:rPr>
          <w:rFonts w:ascii="Souvenir Lt BT" w:eastAsia="Times New Roman" w:hAnsi="Souvenir Lt BT" w:cs="Traditional Arabic"/>
          <w:sz w:val="24"/>
          <w:szCs w:val="32"/>
        </w:rPr>
      </w:pPr>
      <w:r w:rsidRPr="00AB77D5">
        <w:rPr>
          <w:rFonts w:ascii="Souvenir Lt BT" w:eastAsia="Times New Roman" w:hAnsi="Souvenir Lt BT" w:cs="Traditional Arabic"/>
          <w:sz w:val="24"/>
          <w:szCs w:val="32"/>
        </w:rPr>
        <w:t>))</w:t>
      </w:r>
      <w:r w:rsidRPr="00AB77D5">
        <w:rPr>
          <w:rFonts w:ascii="Souvenir Lt BT" w:eastAsia="Times New Roman" w:hAnsi="Souvenir Lt BT" w:cs="Traditional Arabic"/>
          <w:sz w:val="24"/>
          <w:szCs w:val="32"/>
          <w:rtl/>
        </w:rPr>
        <w:t>كَلِمَتَانِ خَفِيفَتَانِ عَلَى اللِّسَانِ ثَقِيلَتَانِ فِي الْمِيزَانِ حَبِيبَتَانِ إِلَى الرَّحْمَنِ سُبْحَانَ اللهِ وَبِحَمْدِهِ سُبْحَانَ اللهِ الْعَظِيمِ</w:t>
      </w:r>
      <w:r w:rsidRPr="00AB77D5">
        <w:rPr>
          <w:rFonts w:ascii="Souvenir Lt BT" w:eastAsia="Times New Roman" w:hAnsi="Souvenir Lt BT" w:cs="Traditional Arabic"/>
          <w:sz w:val="24"/>
          <w:szCs w:val="32"/>
        </w:rPr>
        <w:t>((</w:t>
      </w:r>
    </w:p>
    <w:p w14:paraId="633CAE4F" w14:textId="0F023C60" w:rsidR="00EB0707" w:rsidRPr="00AB77D5" w:rsidRDefault="00A257FA" w:rsidP="00AB77D5">
      <w:pPr>
        <w:shd w:val="clear" w:color="auto" w:fill="FFFFFF"/>
        <w:bidi w:val="0"/>
        <w:spacing w:after="0" w:line="240" w:lineRule="auto"/>
        <w:jc w:val="both"/>
        <w:textAlignment w:val="baseline"/>
        <w:rPr>
          <w:rFonts w:ascii="Souvenir Lt BT" w:eastAsia="Times New Roman" w:hAnsi="Souvenir Lt BT" w:cs="Traditional Arabic"/>
          <w:i/>
          <w:iCs/>
          <w:sz w:val="24"/>
          <w:szCs w:val="32"/>
        </w:rPr>
      </w:pPr>
      <w:r>
        <w:rPr>
          <w:rFonts w:ascii="Souvenir Lt BT" w:eastAsia="Times New Roman" w:hAnsi="Souvenir Lt BT" w:cs="Traditional Arabic"/>
          <w:i/>
          <w:iCs/>
          <w:sz w:val="24"/>
          <w:szCs w:val="32"/>
        </w:rPr>
        <w:t>“</w:t>
      </w:r>
      <w:r w:rsidR="00EB0707" w:rsidRPr="00AB77D5">
        <w:rPr>
          <w:rFonts w:ascii="Souvenir Lt BT" w:eastAsia="Times New Roman" w:hAnsi="Souvenir Lt BT" w:cs="Traditional Arabic"/>
          <w:i/>
          <w:iCs/>
          <w:sz w:val="24"/>
          <w:szCs w:val="32"/>
        </w:rPr>
        <w:t xml:space="preserve">Dua kalimat yang ringan di lisan, berat di timbangan, dan dicintai oleh </w:t>
      </w:r>
      <w:proofErr w:type="spellStart"/>
      <w:r w:rsidR="00EB0707" w:rsidRPr="00AB77D5">
        <w:rPr>
          <w:rFonts w:ascii="Souvenir Lt BT" w:eastAsia="Times New Roman" w:hAnsi="Souvenir Lt BT" w:cs="Traditional Arabic"/>
          <w:i/>
          <w:iCs/>
          <w:sz w:val="24"/>
          <w:szCs w:val="32"/>
        </w:rPr>
        <w:t>ar-Rahmân</w:t>
      </w:r>
      <w:proofErr w:type="spellEnd"/>
      <w:r w:rsidR="00EB0707" w:rsidRPr="00AB77D5">
        <w:rPr>
          <w:rFonts w:ascii="Souvenir Lt BT" w:eastAsia="Times New Roman" w:hAnsi="Souvenir Lt BT" w:cs="Traditional Arabic"/>
          <w:i/>
          <w:iCs/>
          <w:sz w:val="24"/>
          <w:szCs w:val="32"/>
        </w:rPr>
        <w:t xml:space="preserve">: </w:t>
      </w:r>
      <w:proofErr w:type="spellStart"/>
      <w:r w:rsidR="00EB0707" w:rsidRPr="00AB77D5">
        <w:rPr>
          <w:rFonts w:ascii="Souvenir Lt BT" w:eastAsia="Times New Roman" w:hAnsi="Souvenir Lt BT" w:cs="Traditional Arabic"/>
          <w:i/>
          <w:iCs/>
          <w:sz w:val="24"/>
          <w:szCs w:val="32"/>
        </w:rPr>
        <w:t>Subhânallâhi</w:t>
      </w:r>
      <w:proofErr w:type="spellEnd"/>
      <w:r w:rsidR="00EB0707" w:rsidRPr="00AB77D5">
        <w:rPr>
          <w:rFonts w:ascii="Souvenir Lt BT" w:eastAsia="Times New Roman" w:hAnsi="Souvenir Lt BT" w:cs="Traditional Arabic"/>
          <w:i/>
          <w:iCs/>
          <w:sz w:val="24"/>
          <w:szCs w:val="32"/>
        </w:rPr>
        <w:t xml:space="preserve"> </w:t>
      </w:r>
      <w:proofErr w:type="spellStart"/>
      <w:r w:rsidR="00EB0707" w:rsidRPr="00AB77D5">
        <w:rPr>
          <w:rFonts w:ascii="Souvenir Lt BT" w:eastAsia="Times New Roman" w:hAnsi="Souvenir Lt BT" w:cs="Traditional Arabic"/>
          <w:i/>
          <w:iCs/>
          <w:sz w:val="24"/>
          <w:szCs w:val="32"/>
        </w:rPr>
        <w:t>wa-bi-hamdihî</w:t>
      </w:r>
      <w:proofErr w:type="spellEnd"/>
      <w:r w:rsidR="00EB0707" w:rsidRPr="00AB77D5">
        <w:rPr>
          <w:rFonts w:ascii="Souvenir Lt BT" w:eastAsia="Times New Roman" w:hAnsi="Souvenir Lt BT" w:cs="Traditional Arabic"/>
          <w:i/>
          <w:iCs/>
          <w:sz w:val="24"/>
          <w:szCs w:val="32"/>
        </w:rPr>
        <w:t xml:space="preserve">, </w:t>
      </w:r>
      <w:proofErr w:type="spellStart"/>
      <w:r w:rsidR="00EB0707" w:rsidRPr="00AB77D5">
        <w:rPr>
          <w:rFonts w:ascii="Souvenir Lt BT" w:eastAsia="Times New Roman" w:hAnsi="Souvenir Lt BT" w:cs="Traditional Arabic"/>
          <w:i/>
          <w:iCs/>
          <w:sz w:val="24"/>
          <w:szCs w:val="32"/>
        </w:rPr>
        <w:t>subhânallâhil</w:t>
      </w:r>
      <w:proofErr w:type="spellEnd"/>
      <w:r w:rsidR="00EB0707" w:rsidRPr="00AB77D5">
        <w:rPr>
          <w:rFonts w:ascii="Souvenir Lt BT" w:eastAsia="Times New Roman" w:hAnsi="Souvenir Lt BT" w:cs="Traditional Arabic"/>
          <w:i/>
          <w:iCs/>
          <w:sz w:val="24"/>
          <w:szCs w:val="32"/>
        </w:rPr>
        <w:t xml:space="preserve"> </w:t>
      </w:r>
      <w:r>
        <w:rPr>
          <w:rFonts w:ascii="Souvenir Lt BT" w:eastAsia="Times New Roman" w:hAnsi="Souvenir Lt BT" w:cs="Traditional Arabic"/>
          <w:i/>
          <w:iCs/>
          <w:sz w:val="24"/>
          <w:szCs w:val="32"/>
        </w:rPr>
        <w:t>‘</w:t>
      </w:r>
      <w:proofErr w:type="spellStart"/>
      <w:r w:rsidR="00EB0707" w:rsidRPr="00AB77D5">
        <w:rPr>
          <w:rFonts w:ascii="Souvenir Lt BT" w:eastAsia="Times New Roman" w:hAnsi="Souvenir Lt BT" w:cs="Traditional Arabic"/>
          <w:i/>
          <w:iCs/>
          <w:sz w:val="24"/>
          <w:szCs w:val="32"/>
        </w:rPr>
        <w:t>azhîm</w:t>
      </w:r>
      <w:proofErr w:type="spellEnd"/>
      <w:r w:rsidR="00EB0707" w:rsidRPr="00AB77D5">
        <w:rPr>
          <w:rFonts w:ascii="Souvenir Lt BT" w:eastAsia="Times New Roman" w:hAnsi="Souvenir Lt BT" w:cs="Traditional Arabic"/>
          <w:i/>
          <w:iCs/>
          <w:sz w:val="24"/>
          <w:szCs w:val="32"/>
        </w:rPr>
        <w:t>. (Maha suci Allah dan dengan memuji-Nya; Maha suci Allah Yang Maha agung).</w:t>
      </w:r>
      <w:r>
        <w:rPr>
          <w:rFonts w:ascii="Souvenir Lt BT" w:eastAsia="Times New Roman" w:hAnsi="Souvenir Lt BT" w:cs="Traditional Arabic"/>
          <w:i/>
          <w:iCs/>
          <w:sz w:val="24"/>
          <w:szCs w:val="32"/>
        </w:rPr>
        <w:t>”</w:t>
      </w:r>
      <w:r w:rsidR="00EB0707" w:rsidRPr="00AB77D5">
        <w:rPr>
          <w:rStyle w:val="ReferensiCatatanKaki"/>
          <w:rFonts w:ascii="Souvenir Lt BT" w:hAnsi="Souvenir Lt BT" w:cs="KFGQPC Uthmanic Script HAFS"/>
          <w:sz w:val="24"/>
          <w:szCs w:val="32"/>
        </w:rPr>
        <w:footnoteReference w:id="137"/>
      </w:r>
    </w:p>
    <w:p w14:paraId="29F80530" w14:textId="77777777"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raditional Arabic"/>
          <w:sz w:val="24"/>
          <w:szCs w:val="32"/>
        </w:rPr>
      </w:pPr>
      <w:r w:rsidRPr="00AB77D5">
        <w:rPr>
          <w:rFonts w:ascii="Souvenir Lt BT" w:eastAsia="Times New Roman" w:hAnsi="Souvenir Lt BT" w:cs="Traditional Arabic"/>
          <w:sz w:val="24"/>
          <w:szCs w:val="32"/>
        </w:rPr>
        <w:t>Bahkan bisa jadi amalan yang ringan justru mengalahkan amalan yang lebih berat. Di antaranya:</w:t>
      </w:r>
    </w:p>
    <w:p w14:paraId="2AEBB8E9" w14:textId="77777777"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raditional Arabic"/>
          <w:sz w:val="24"/>
          <w:szCs w:val="32"/>
        </w:rPr>
      </w:pPr>
      <w:r w:rsidRPr="00AB77D5">
        <w:rPr>
          <w:rFonts w:ascii="Souvenir Lt BT" w:eastAsia="Times New Roman" w:hAnsi="Souvenir Lt BT" w:cs="Traditional Arabic"/>
          <w:b/>
          <w:bCs/>
          <w:sz w:val="24"/>
          <w:szCs w:val="32"/>
        </w:rPr>
        <w:t>Pertama,</w:t>
      </w:r>
      <w:r w:rsidRPr="00AB77D5">
        <w:rPr>
          <w:rFonts w:ascii="Souvenir Lt BT" w:eastAsia="Times New Roman" w:hAnsi="Souvenir Lt BT" w:cs="Traditional Arabic"/>
          <w:sz w:val="24"/>
          <w:szCs w:val="32"/>
        </w:rPr>
        <w:t xml:space="preserve"> mengqasar salat bagi musafir lebih afdal daripada menyempurnakannya empat rakaat.</w:t>
      </w:r>
    </w:p>
    <w:p w14:paraId="30219E82" w14:textId="01E1F5AB"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raditional Arabic"/>
          <w:sz w:val="24"/>
          <w:szCs w:val="32"/>
        </w:rPr>
      </w:pPr>
      <w:r w:rsidRPr="00AB77D5">
        <w:rPr>
          <w:rFonts w:ascii="Souvenir Lt BT" w:eastAsia="Times New Roman" w:hAnsi="Souvenir Lt BT" w:cs="Traditional Arabic"/>
          <w:b/>
          <w:bCs/>
          <w:sz w:val="24"/>
          <w:szCs w:val="32"/>
        </w:rPr>
        <w:t>Kedua,</w:t>
      </w:r>
      <w:r w:rsidRPr="00AB77D5">
        <w:rPr>
          <w:rFonts w:ascii="Souvenir Lt BT" w:eastAsia="Times New Roman" w:hAnsi="Souvenir Lt BT" w:cs="Traditional Arabic"/>
          <w:sz w:val="24"/>
          <w:szCs w:val="32"/>
        </w:rPr>
        <w:t xml:space="preserve"> salat </w:t>
      </w:r>
      <w:r w:rsidRPr="00503446">
        <w:rPr>
          <w:rFonts w:ascii="Souvenir Lt BT" w:eastAsia="Times New Roman" w:hAnsi="Souvenir Lt BT" w:cs="Traditional Arabic"/>
          <w:sz w:val="24"/>
          <w:szCs w:val="32"/>
        </w:rPr>
        <w:t>ber</w:t>
      </w:r>
      <w:r w:rsidR="00037DD9">
        <w:rPr>
          <w:rFonts w:ascii="Souvenir Lt BT" w:eastAsia="Times New Roman" w:hAnsi="Souvenir Lt BT" w:cs="Traditional Arabic"/>
          <w:sz w:val="24"/>
          <w:szCs w:val="32"/>
        </w:rPr>
        <w:t>jamaah</w:t>
      </w:r>
      <w:r w:rsidRPr="00AB77D5">
        <w:rPr>
          <w:rFonts w:ascii="Souvenir Lt BT" w:eastAsia="Times New Roman" w:hAnsi="Souvenir Lt BT" w:cs="Traditional Arabic"/>
          <w:sz w:val="24"/>
          <w:szCs w:val="32"/>
        </w:rPr>
        <w:t xml:space="preserve"> sekali lebih baik daripada salat sendirian di rumah sebanyak 25 atau 27 kali, yang tentu jauh lebih berat.</w:t>
      </w:r>
    </w:p>
    <w:p w14:paraId="14CAAF3B" w14:textId="66842338"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raditional Arabic"/>
          <w:sz w:val="24"/>
          <w:szCs w:val="32"/>
        </w:rPr>
      </w:pPr>
      <w:r w:rsidRPr="00AB77D5">
        <w:rPr>
          <w:rFonts w:ascii="Souvenir Lt BT" w:eastAsia="Times New Roman" w:hAnsi="Souvenir Lt BT" w:cs="Traditional Arabic"/>
          <w:b/>
          <w:bCs/>
          <w:sz w:val="24"/>
          <w:szCs w:val="32"/>
        </w:rPr>
        <w:t>Ketiga,</w:t>
      </w:r>
      <w:r w:rsidRPr="00AB77D5">
        <w:rPr>
          <w:rFonts w:ascii="Souvenir Lt BT" w:eastAsia="Times New Roman" w:hAnsi="Souvenir Lt BT" w:cs="Traditional Arabic"/>
          <w:sz w:val="24"/>
          <w:szCs w:val="32"/>
        </w:rPr>
        <w:t xml:space="preserve"> meringankan (mempercepat) salat dua rakaat </w:t>
      </w:r>
      <w:proofErr w:type="spellStart"/>
      <w:r w:rsidRPr="00AB77D5">
        <w:rPr>
          <w:rFonts w:ascii="Souvenir Lt BT" w:eastAsia="Times New Roman" w:hAnsi="Souvenir Lt BT" w:cs="Traditional Arabic"/>
          <w:sz w:val="24"/>
          <w:szCs w:val="32"/>
        </w:rPr>
        <w:t>qabliyah</w:t>
      </w:r>
      <w:proofErr w:type="spellEnd"/>
      <w:r w:rsidRPr="00AB77D5">
        <w:rPr>
          <w:rFonts w:ascii="Souvenir Lt BT" w:eastAsia="Times New Roman" w:hAnsi="Souvenir Lt BT" w:cs="Traditional Arabic"/>
          <w:sz w:val="24"/>
          <w:szCs w:val="32"/>
        </w:rPr>
        <w:t xml:space="preserve"> Subuh lebih baik daripada memperpanjangnya, karena demikianlah sunah Nabi </w:t>
      </w:r>
      <w:r w:rsidR="00A257FA" w:rsidRPr="00A257FA">
        <w:rPr>
          <w:rFonts w:ascii="Souvenir Lt BT" w:eastAsia="Times New Roman" w:hAnsi="Souvenir Lt BT" w:cs="Traditional Arabic"/>
          <w:sz w:val="24"/>
          <w:szCs w:val="32"/>
          <w:rtl/>
        </w:rPr>
        <w:t>ﷺ</w:t>
      </w:r>
      <w:r w:rsidRPr="00AB77D5">
        <w:rPr>
          <w:rFonts w:ascii="Souvenir Lt BT" w:eastAsia="Times New Roman" w:hAnsi="Souvenir Lt BT" w:cs="Traditional Arabic"/>
          <w:sz w:val="24"/>
          <w:szCs w:val="32"/>
        </w:rPr>
        <w:t>.</w:t>
      </w:r>
    </w:p>
    <w:p w14:paraId="3EB12148" w14:textId="77777777"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raditional Arabic"/>
          <w:sz w:val="24"/>
          <w:szCs w:val="32"/>
        </w:rPr>
      </w:pPr>
      <w:r w:rsidRPr="00AB77D5">
        <w:rPr>
          <w:rFonts w:ascii="Souvenir Lt BT" w:eastAsia="Times New Roman" w:hAnsi="Souvenir Lt BT" w:cs="Traditional Arabic"/>
          <w:b/>
          <w:bCs/>
          <w:sz w:val="24"/>
          <w:szCs w:val="32"/>
        </w:rPr>
        <w:t>Keempat,</w:t>
      </w:r>
      <w:r w:rsidRPr="00AB77D5">
        <w:rPr>
          <w:rFonts w:ascii="Souvenir Lt BT" w:eastAsia="Times New Roman" w:hAnsi="Souvenir Lt BT" w:cs="Traditional Arabic"/>
          <w:sz w:val="24"/>
          <w:szCs w:val="32"/>
        </w:rPr>
        <w:t xml:space="preserve"> salat </w:t>
      </w:r>
      <w:proofErr w:type="spellStart"/>
      <w:r w:rsidRPr="00AB77D5">
        <w:rPr>
          <w:rFonts w:ascii="Souvenir Lt BT" w:eastAsia="Times New Roman" w:hAnsi="Souvenir Lt BT" w:cs="Traditional Arabic"/>
          <w:sz w:val="24"/>
          <w:szCs w:val="32"/>
        </w:rPr>
        <w:t>Id</w:t>
      </w:r>
      <w:proofErr w:type="spellEnd"/>
      <w:r w:rsidRPr="00AB77D5">
        <w:rPr>
          <w:rFonts w:ascii="Souvenir Lt BT" w:eastAsia="Times New Roman" w:hAnsi="Souvenir Lt BT" w:cs="Traditional Arabic"/>
          <w:sz w:val="24"/>
          <w:szCs w:val="32"/>
        </w:rPr>
        <w:t xml:space="preserve"> lebih afdal daripada salat gerhana, padahal salat gerhana lebih berat dan lebih banyak pengerjaannya. Ini karena waktu salat </w:t>
      </w:r>
      <w:proofErr w:type="spellStart"/>
      <w:r w:rsidRPr="00AB77D5">
        <w:rPr>
          <w:rFonts w:ascii="Souvenir Lt BT" w:eastAsia="Times New Roman" w:hAnsi="Souvenir Lt BT" w:cs="Traditional Arabic"/>
          <w:sz w:val="24"/>
          <w:szCs w:val="32"/>
        </w:rPr>
        <w:t>Id</w:t>
      </w:r>
      <w:proofErr w:type="spellEnd"/>
      <w:r w:rsidRPr="00AB77D5">
        <w:rPr>
          <w:rFonts w:ascii="Souvenir Lt BT" w:eastAsia="Times New Roman" w:hAnsi="Souvenir Lt BT" w:cs="Traditional Arabic"/>
          <w:sz w:val="24"/>
          <w:szCs w:val="32"/>
        </w:rPr>
        <w:t xml:space="preserve"> lebih mulia dan telah ditentukan, sehingga menyerupai salat wajib, sementara salat gerhana tidak demikian.</w:t>
      </w:r>
    </w:p>
    <w:p w14:paraId="2C569F80" w14:textId="77777777"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raditional Arabic"/>
          <w:sz w:val="24"/>
          <w:szCs w:val="32"/>
        </w:rPr>
      </w:pPr>
      <w:r w:rsidRPr="00AB77D5">
        <w:rPr>
          <w:rFonts w:ascii="Souvenir Lt BT" w:eastAsia="Times New Roman" w:hAnsi="Souvenir Lt BT" w:cs="Traditional Arabic"/>
          <w:b/>
          <w:bCs/>
          <w:sz w:val="24"/>
          <w:szCs w:val="32"/>
        </w:rPr>
        <w:t>Kelima,</w:t>
      </w:r>
      <w:r w:rsidRPr="00AB77D5">
        <w:rPr>
          <w:rFonts w:ascii="Souvenir Lt BT" w:eastAsia="Times New Roman" w:hAnsi="Souvenir Lt BT" w:cs="Traditional Arabic"/>
          <w:sz w:val="24"/>
          <w:szCs w:val="32"/>
        </w:rPr>
        <w:t xml:space="preserve"> zikir </w:t>
      </w:r>
      <w:proofErr w:type="spellStart"/>
      <w:r w:rsidRPr="00AB77D5">
        <w:rPr>
          <w:rFonts w:ascii="Souvenir Lt BT" w:eastAsia="Times New Roman" w:hAnsi="Souvenir Lt BT" w:cs="Traditional Arabic"/>
          <w:i/>
          <w:iCs/>
          <w:sz w:val="24"/>
          <w:szCs w:val="32"/>
        </w:rPr>
        <w:t>lâ</w:t>
      </w:r>
      <w:proofErr w:type="spellEnd"/>
      <w:r w:rsidRPr="00AB77D5">
        <w:rPr>
          <w:rFonts w:ascii="Souvenir Lt BT" w:eastAsia="Times New Roman" w:hAnsi="Souvenir Lt BT" w:cs="Traditional Arabic"/>
          <w:i/>
          <w:iCs/>
          <w:sz w:val="24"/>
          <w:szCs w:val="32"/>
        </w:rPr>
        <w:t xml:space="preserve"> </w:t>
      </w:r>
      <w:proofErr w:type="spellStart"/>
      <w:r w:rsidRPr="00AB77D5">
        <w:rPr>
          <w:rFonts w:ascii="Souvenir Lt BT" w:eastAsia="Times New Roman" w:hAnsi="Souvenir Lt BT" w:cs="Traditional Arabic"/>
          <w:i/>
          <w:iCs/>
          <w:sz w:val="24"/>
          <w:szCs w:val="32"/>
        </w:rPr>
        <w:t>ilâha</w:t>
      </w:r>
      <w:proofErr w:type="spellEnd"/>
      <w:r w:rsidRPr="00AB77D5">
        <w:rPr>
          <w:rFonts w:ascii="Souvenir Lt BT" w:eastAsia="Times New Roman" w:hAnsi="Souvenir Lt BT" w:cs="Traditional Arabic"/>
          <w:i/>
          <w:iCs/>
          <w:sz w:val="24"/>
          <w:szCs w:val="32"/>
        </w:rPr>
        <w:t xml:space="preserve"> </w:t>
      </w:r>
      <w:proofErr w:type="spellStart"/>
      <w:r w:rsidRPr="00AB77D5">
        <w:rPr>
          <w:rFonts w:ascii="Souvenir Lt BT" w:eastAsia="Times New Roman" w:hAnsi="Souvenir Lt BT" w:cs="Traditional Arabic"/>
          <w:i/>
          <w:iCs/>
          <w:sz w:val="24"/>
          <w:szCs w:val="32"/>
        </w:rPr>
        <w:t>illallâh</w:t>
      </w:r>
      <w:proofErr w:type="spellEnd"/>
      <w:r w:rsidRPr="00AB77D5">
        <w:rPr>
          <w:rFonts w:ascii="Souvenir Lt BT" w:eastAsia="Times New Roman" w:hAnsi="Souvenir Lt BT" w:cs="Traditional Arabic"/>
          <w:sz w:val="24"/>
          <w:szCs w:val="32"/>
        </w:rPr>
        <w:t xml:space="preserve"> lebih afdal daripada menyingkirkan gangguan dari jalan, sebagaimana disebutkan dalam hadis,</w:t>
      </w:r>
    </w:p>
    <w:p w14:paraId="1231AAE6" w14:textId="7A6573A9" w:rsidR="00EB0707" w:rsidRPr="00AB77D5" w:rsidRDefault="00A84F13" w:rsidP="0081708F">
      <w:pPr>
        <w:shd w:val="clear" w:color="auto" w:fill="FFFFFF"/>
        <w:spacing w:after="0" w:line="240" w:lineRule="auto"/>
        <w:jc w:val="both"/>
        <w:textAlignment w:val="baseline"/>
        <w:rPr>
          <w:rFonts w:ascii="Souvenir Lt BT" w:eastAsia="Times New Roman" w:hAnsi="Souvenir Lt BT" w:cs="Traditional Arabic"/>
          <w:sz w:val="24"/>
          <w:szCs w:val="32"/>
        </w:rPr>
      </w:pPr>
      <w:r>
        <w:rPr>
          <w:rFonts w:ascii="Souvenir Lt BT" w:eastAsia="Times New Roman" w:hAnsi="Souvenir Lt BT" w:cs="Traditional Arabic" w:hint="cs"/>
          <w:sz w:val="24"/>
          <w:szCs w:val="32"/>
          <w:rtl/>
        </w:rPr>
        <w:t>((</w:t>
      </w:r>
      <w:r w:rsidR="00EB0707" w:rsidRPr="00AB77D5">
        <w:rPr>
          <w:rFonts w:ascii="Souvenir Lt BT" w:eastAsia="Times New Roman" w:hAnsi="Souvenir Lt BT" w:cs="Traditional Arabic"/>
          <w:sz w:val="24"/>
          <w:szCs w:val="32"/>
          <w:rtl/>
        </w:rPr>
        <w:t>ال</w:t>
      </w:r>
      <w:r>
        <w:rPr>
          <w:rFonts w:ascii="Souvenir Lt BT" w:eastAsia="Times New Roman" w:hAnsi="Souvenir Lt BT" w:cs="Traditional Arabic" w:hint="cs"/>
          <w:sz w:val="24"/>
          <w:szCs w:val="32"/>
          <w:rtl/>
        </w:rPr>
        <w:t>ْ</w:t>
      </w:r>
      <w:r w:rsidR="00EB0707" w:rsidRPr="00AB77D5">
        <w:rPr>
          <w:rFonts w:ascii="Souvenir Lt BT" w:eastAsia="Times New Roman" w:hAnsi="Souvenir Lt BT" w:cs="Traditional Arabic"/>
          <w:sz w:val="24"/>
          <w:szCs w:val="32"/>
          <w:rtl/>
        </w:rPr>
        <w:t xml:space="preserve">إِيمَانُ بِضْعٌ وَسَبْعُونَ أَوْ بِضْعٌ وَسِتُّونَ شُعْبَةً، فَأَفْضَلُهَا قَوْلُ لَا إِلَهَ إِلَّا اللهُ، وَأَدْنَاهَا إِمَاطَةُ </w:t>
      </w:r>
      <w:proofErr w:type="spellStart"/>
      <w:r w:rsidR="00EB0707" w:rsidRPr="00AB77D5">
        <w:rPr>
          <w:rFonts w:ascii="Souvenir Lt BT" w:eastAsia="Times New Roman" w:hAnsi="Souvenir Lt BT" w:cs="Traditional Arabic"/>
          <w:sz w:val="24"/>
          <w:szCs w:val="32"/>
          <w:rtl/>
        </w:rPr>
        <w:t>ا</w:t>
      </w:r>
      <w:r w:rsidR="00A233C5">
        <w:rPr>
          <w:rFonts w:ascii="Souvenir Lt BT" w:eastAsia="Times New Roman" w:hAnsi="Souvenir Lt BT" w:cs="Traditional Arabic"/>
          <w:sz w:val="24"/>
          <w:szCs w:val="32"/>
          <w:rtl/>
        </w:rPr>
        <w:t>لَا</w:t>
      </w:r>
      <w:r w:rsidR="00EB0707" w:rsidRPr="00AB77D5">
        <w:rPr>
          <w:rFonts w:ascii="Souvenir Lt BT" w:eastAsia="Times New Roman" w:hAnsi="Souvenir Lt BT" w:cs="Traditional Arabic"/>
          <w:sz w:val="24"/>
          <w:szCs w:val="32"/>
          <w:rtl/>
        </w:rPr>
        <w:t>ذَى</w:t>
      </w:r>
      <w:proofErr w:type="spellEnd"/>
      <w:r w:rsidR="00EB0707" w:rsidRPr="00AB77D5">
        <w:rPr>
          <w:rFonts w:ascii="Souvenir Lt BT" w:eastAsia="Times New Roman" w:hAnsi="Souvenir Lt BT" w:cs="Traditional Arabic"/>
          <w:sz w:val="24"/>
          <w:szCs w:val="32"/>
          <w:rtl/>
        </w:rPr>
        <w:t xml:space="preserve"> عَنِ الطَّرِيقِ، وَالْحَيَاءُ شُعْبَةٌ مِنَ الإِيمَانِ</w:t>
      </w:r>
      <w:r>
        <w:rPr>
          <w:rFonts w:ascii="Souvenir Lt BT" w:eastAsia="Times New Roman" w:hAnsi="Souvenir Lt BT" w:cs="Traditional Arabic" w:hint="cs"/>
          <w:sz w:val="24"/>
          <w:szCs w:val="32"/>
          <w:rtl/>
        </w:rPr>
        <w:t>))</w:t>
      </w:r>
    </w:p>
    <w:p w14:paraId="1675F247" w14:textId="5DD47B34" w:rsidR="00EB0707" w:rsidRPr="0012768D" w:rsidRDefault="00A257FA" w:rsidP="00AB77D5">
      <w:pPr>
        <w:shd w:val="clear" w:color="auto" w:fill="FFFFFF"/>
        <w:bidi w:val="0"/>
        <w:spacing w:after="0" w:line="240" w:lineRule="auto"/>
        <w:jc w:val="both"/>
        <w:textAlignment w:val="baseline"/>
        <w:rPr>
          <w:rFonts w:ascii="Souvenir Lt BT" w:eastAsia="Times New Roman" w:hAnsi="Souvenir Lt BT" w:cs="Traditional Arabic"/>
          <w:i/>
          <w:iCs/>
          <w:sz w:val="24"/>
          <w:szCs w:val="32"/>
        </w:rPr>
      </w:pPr>
      <w:r>
        <w:rPr>
          <w:rFonts w:ascii="Souvenir Lt BT" w:eastAsia="Times New Roman" w:hAnsi="Souvenir Lt BT" w:cs="Traditional Arabic"/>
          <w:i/>
          <w:iCs/>
          <w:sz w:val="24"/>
          <w:szCs w:val="32"/>
        </w:rPr>
        <w:t>“</w:t>
      </w:r>
      <w:r w:rsidR="00EB0707" w:rsidRPr="00AB77D5">
        <w:rPr>
          <w:rFonts w:ascii="Souvenir Lt BT" w:eastAsia="Times New Roman" w:hAnsi="Souvenir Lt BT" w:cs="Traditional Arabic"/>
          <w:i/>
          <w:iCs/>
          <w:sz w:val="24"/>
          <w:szCs w:val="32"/>
        </w:rPr>
        <w:t>Iman itu tujuh puluh sekian atau enam puluh sekian cabang; yang paling afdal adalah ucapan</w:t>
      </w:r>
      <w:r w:rsidR="00EB0707" w:rsidRPr="0012768D">
        <w:rPr>
          <w:rFonts w:ascii="Souvenir Lt BT" w:eastAsia="Times New Roman" w:hAnsi="Souvenir Lt BT" w:cs="Traditional Arabic"/>
          <w:i/>
          <w:iCs/>
          <w:sz w:val="24"/>
          <w:szCs w:val="32"/>
        </w:rPr>
        <w:t xml:space="preserve"> </w:t>
      </w:r>
      <w:proofErr w:type="spellStart"/>
      <w:r w:rsidR="00EB0707" w:rsidRPr="00AB77D5">
        <w:rPr>
          <w:rFonts w:ascii="Souvenir Lt BT" w:eastAsia="Times New Roman" w:hAnsi="Souvenir Lt BT" w:cs="Traditional Arabic"/>
          <w:i/>
          <w:iCs/>
          <w:sz w:val="24"/>
          <w:szCs w:val="32"/>
        </w:rPr>
        <w:t>lâ</w:t>
      </w:r>
      <w:proofErr w:type="spellEnd"/>
      <w:r w:rsidR="00EB0707" w:rsidRPr="00AB77D5">
        <w:rPr>
          <w:rFonts w:ascii="Souvenir Lt BT" w:eastAsia="Times New Roman" w:hAnsi="Souvenir Lt BT" w:cs="Traditional Arabic"/>
          <w:i/>
          <w:iCs/>
          <w:sz w:val="24"/>
          <w:szCs w:val="32"/>
        </w:rPr>
        <w:t xml:space="preserve"> </w:t>
      </w:r>
      <w:proofErr w:type="spellStart"/>
      <w:r w:rsidR="00EB0707" w:rsidRPr="00AB77D5">
        <w:rPr>
          <w:rFonts w:ascii="Souvenir Lt BT" w:eastAsia="Times New Roman" w:hAnsi="Souvenir Lt BT" w:cs="Traditional Arabic"/>
          <w:i/>
          <w:iCs/>
          <w:sz w:val="24"/>
          <w:szCs w:val="32"/>
        </w:rPr>
        <w:t>ilâha</w:t>
      </w:r>
      <w:proofErr w:type="spellEnd"/>
      <w:r w:rsidR="00EB0707" w:rsidRPr="00AB77D5">
        <w:rPr>
          <w:rFonts w:ascii="Souvenir Lt BT" w:eastAsia="Times New Roman" w:hAnsi="Souvenir Lt BT" w:cs="Traditional Arabic"/>
          <w:i/>
          <w:iCs/>
          <w:sz w:val="24"/>
          <w:szCs w:val="32"/>
        </w:rPr>
        <w:t xml:space="preserve"> </w:t>
      </w:r>
      <w:proofErr w:type="spellStart"/>
      <w:r w:rsidR="00EB0707" w:rsidRPr="00AB77D5">
        <w:rPr>
          <w:rFonts w:ascii="Souvenir Lt BT" w:eastAsia="Times New Roman" w:hAnsi="Souvenir Lt BT" w:cs="Traditional Arabic"/>
          <w:i/>
          <w:iCs/>
          <w:sz w:val="24"/>
          <w:szCs w:val="32"/>
        </w:rPr>
        <w:t>illallâh</w:t>
      </w:r>
      <w:proofErr w:type="spellEnd"/>
      <w:r w:rsidR="00EB0707" w:rsidRPr="0012768D">
        <w:rPr>
          <w:rFonts w:ascii="Souvenir Lt BT" w:eastAsia="Times New Roman" w:hAnsi="Souvenir Lt BT" w:cs="Traditional Arabic"/>
          <w:i/>
          <w:iCs/>
          <w:sz w:val="24"/>
          <w:szCs w:val="32"/>
        </w:rPr>
        <w:t>, dan yang paling rendah adalah menyingkirkan gangguan dari jalan, sedangkan rasa malu adalah salah satu cabang keimanan.</w:t>
      </w:r>
      <w:r w:rsidRPr="0012768D">
        <w:rPr>
          <w:rFonts w:ascii="Souvenir Lt BT" w:eastAsia="Times New Roman" w:hAnsi="Souvenir Lt BT" w:cs="Traditional Arabic"/>
          <w:i/>
          <w:iCs/>
          <w:sz w:val="24"/>
          <w:szCs w:val="32"/>
        </w:rPr>
        <w:t>”</w:t>
      </w:r>
      <w:r w:rsidR="00EB0707" w:rsidRPr="00EC39FD">
        <w:rPr>
          <w:rStyle w:val="ReferensiCatatanKaki"/>
          <w:rFonts w:ascii="Souvenir Lt BT" w:hAnsi="Souvenir Lt BT" w:cs="KFGQPC Uthmanic Script HAFS"/>
          <w:sz w:val="24"/>
          <w:szCs w:val="32"/>
        </w:rPr>
        <w:footnoteReference w:id="138"/>
      </w:r>
    </w:p>
    <w:p w14:paraId="45DC5486" w14:textId="36B5BFDC"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raditional Arabic"/>
          <w:sz w:val="24"/>
          <w:szCs w:val="32"/>
        </w:rPr>
      </w:pPr>
      <w:r w:rsidRPr="00AB77D5">
        <w:rPr>
          <w:rFonts w:ascii="Souvenir Lt BT" w:eastAsia="Times New Roman" w:hAnsi="Souvenir Lt BT" w:cs="Traditional Arabic"/>
          <w:b/>
          <w:bCs/>
          <w:sz w:val="24"/>
          <w:szCs w:val="32"/>
        </w:rPr>
        <w:t>Keenam,</w:t>
      </w:r>
      <w:r w:rsidRPr="00AB77D5">
        <w:rPr>
          <w:rFonts w:ascii="Souvenir Lt BT" w:eastAsia="Times New Roman" w:hAnsi="Souvenir Lt BT" w:cs="Traditional Arabic"/>
          <w:sz w:val="24"/>
          <w:szCs w:val="32"/>
        </w:rPr>
        <w:t xml:space="preserve"> haji </w:t>
      </w:r>
      <w:proofErr w:type="spellStart"/>
      <w:r w:rsidR="00692FBB">
        <w:rPr>
          <w:rFonts w:ascii="Souvenir Lt BT" w:eastAsia="Times New Roman" w:hAnsi="Souvenir Lt BT" w:cs="Traditional Arabic"/>
          <w:sz w:val="24"/>
          <w:szCs w:val="32"/>
        </w:rPr>
        <w:t>Tamattu</w:t>
      </w:r>
      <w:proofErr w:type="spellEnd"/>
      <w:r w:rsidR="00692FBB">
        <w:rPr>
          <w:rFonts w:ascii="Souvenir Lt BT" w:eastAsia="Times New Roman" w:hAnsi="Souvenir Lt BT" w:cs="Traditional Arabic"/>
          <w:sz w:val="24"/>
          <w:szCs w:val="32"/>
        </w:rPr>
        <w:t>’</w:t>
      </w:r>
      <w:r w:rsidRPr="00AB77D5">
        <w:rPr>
          <w:rFonts w:ascii="Souvenir Lt BT" w:eastAsia="Times New Roman" w:hAnsi="Souvenir Lt BT" w:cs="Traditional Arabic"/>
          <w:sz w:val="24"/>
          <w:szCs w:val="32"/>
        </w:rPr>
        <w:t xml:space="preserve"> lebih afdal daripada haji </w:t>
      </w:r>
      <w:r w:rsidR="00CD4FC6">
        <w:rPr>
          <w:rFonts w:ascii="Souvenir Lt BT" w:eastAsia="Times New Roman" w:hAnsi="Souvenir Lt BT" w:cs="Traditional Arabic"/>
          <w:sz w:val="24"/>
          <w:szCs w:val="32"/>
        </w:rPr>
        <w:t>Ifrad</w:t>
      </w:r>
      <w:r w:rsidRPr="00AB77D5">
        <w:rPr>
          <w:rFonts w:ascii="Souvenir Lt BT" w:eastAsia="Times New Roman" w:hAnsi="Souvenir Lt BT" w:cs="Traditional Arabic"/>
          <w:sz w:val="24"/>
          <w:szCs w:val="32"/>
        </w:rPr>
        <w:t xml:space="preserve">, padahal haji </w:t>
      </w:r>
      <w:r w:rsidR="00CD4FC6">
        <w:rPr>
          <w:rFonts w:ascii="Souvenir Lt BT" w:eastAsia="Times New Roman" w:hAnsi="Souvenir Lt BT" w:cs="Traditional Arabic"/>
          <w:sz w:val="24"/>
          <w:szCs w:val="32"/>
        </w:rPr>
        <w:t>Ifrad</w:t>
      </w:r>
      <w:r w:rsidRPr="00AB77D5">
        <w:rPr>
          <w:rFonts w:ascii="Souvenir Lt BT" w:eastAsia="Times New Roman" w:hAnsi="Souvenir Lt BT" w:cs="Traditional Arabic"/>
          <w:sz w:val="24"/>
          <w:szCs w:val="32"/>
        </w:rPr>
        <w:t xml:space="preserve"> lebih sulit karena pelakunya tidak boleh bertahalul, sehingga tidak bisa berganti pakaian biasa dan tidak boleh berhubungan dengan istri, hingga ia selesai dari </w:t>
      </w:r>
      <w:r w:rsidR="00974230">
        <w:rPr>
          <w:rFonts w:ascii="Souvenir Lt BT" w:eastAsia="Times New Roman" w:hAnsi="Souvenir Lt BT" w:cs="Traditional Arabic"/>
          <w:i/>
          <w:iCs/>
          <w:sz w:val="24"/>
          <w:szCs w:val="32"/>
        </w:rPr>
        <w:t>tahalul</w:t>
      </w:r>
      <w:r w:rsidRPr="00AB77D5">
        <w:rPr>
          <w:rFonts w:ascii="Souvenir Lt BT" w:eastAsia="Times New Roman" w:hAnsi="Souvenir Lt BT" w:cs="Traditional Arabic"/>
          <w:i/>
          <w:iCs/>
          <w:sz w:val="24"/>
          <w:szCs w:val="32"/>
        </w:rPr>
        <w:t xml:space="preserve"> </w:t>
      </w:r>
      <w:proofErr w:type="spellStart"/>
      <w:r w:rsidRPr="00AB77D5">
        <w:rPr>
          <w:rFonts w:ascii="Souvenir Lt BT" w:eastAsia="Times New Roman" w:hAnsi="Souvenir Lt BT" w:cs="Traditional Arabic"/>
          <w:i/>
          <w:iCs/>
          <w:sz w:val="24"/>
          <w:szCs w:val="32"/>
        </w:rPr>
        <w:t>tsani</w:t>
      </w:r>
      <w:proofErr w:type="spellEnd"/>
      <w:r w:rsidRPr="00AB77D5">
        <w:rPr>
          <w:rFonts w:ascii="Souvenir Lt BT" w:eastAsia="Times New Roman" w:hAnsi="Souvenir Lt BT" w:cs="Traditional Arabic"/>
          <w:sz w:val="24"/>
          <w:szCs w:val="32"/>
        </w:rPr>
        <w:t xml:space="preserve"> dalam hajinya. </w:t>
      </w:r>
    </w:p>
    <w:p w14:paraId="30A38481" w14:textId="2FED91D6"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raditional Arabic"/>
          <w:sz w:val="24"/>
          <w:szCs w:val="32"/>
        </w:rPr>
      </w:pPr>
      <w:r w:rsidRPr="00AB77D5">
        <w:rPr>
          <w:rFonts w:ascii="Souvenir Lt BT" w:eastAsia="Times New Roman" w:hAnsi="Souvenir Lt BT" w:cs="Traditional Arabic"/>
          <w:sz w:val="24"/>
          <w:szCs w:val="32"/>
        </w:rPr>
        <w:t xml:space="preserve">Sebaliknya, pada haji </w:t>
      </w:r>
      <w:proofErr w:type="spellStart"/>
      <w:r w:rsidR="00692FBB">
        <w:rPr>
          <w:rFonts w:ascii="Souvenir Lt BT" w:eastAsia="Times New Roman" w:hAnsi="Souvenir Lt BT" w:cs="Traditional Arabic"/>
          <w:sz w:val="24"/>
          <w:szCs w:val="32"/>
        </w:rPr>
        <w:t>Tamattu</w:t>
      </w:r>
      <w:proofErr w:type="spellEnd"/>
      <w:r w:rsidR="00692FBB">
        <w:rPr>
          <w:rFonts w:ascii="Souvenir Lt BT" w:eastAsia="Times New Roman" w:hAnsi="Souvenir Lt BT" w:cs="Traditional Arabic"/>
          <w:sz w:val="24"/>
          <w:szCs w:val="32"/>
        </w:rPr>
        <w:t>’</w:t>
      </w:r>
      <w:r w:rsidRPr="00AB77D5">
        <w:rPr>
          <w:rFonts w:ascii="Souvenir Lt BT" w:eastAsia="Times New Roman" w:hAnsi="Souvenir Lt BT" w:cs="Traditional Arabic"/>
          <w:sz w:val="24"/>
          <w:szCs w:val="32"/>
        </w:rPr>
        <w:t>, setelah berumrah seseorang boleh kembali memakai pakaian biasa dan boleh berhubungan dengan istrinya.</w:t>
      </w:r>
    </w:p>
    <w:p w14:paraId="0C1F0AF4" w14:textId="77777777" w:rsidR="00EB0707" w:rsidRPr="00AB77D5" w:rsidRDefault="00EB0707" w:rsidP="00AB77D5">
      <w:pPr>
        <w:shd w:val="clear" w:color="auto" w:fill="FFFFFF"/>
        <w:bidi w:val="0"/>
        <w:spacing w:after="0" w:line="240" w:lineRule="auto"/>
        <w:jc w:val="both"/>
        <w:textAlignment w:val="baseline"/>
        <w:rPr>
          <w:rFonts w:ascii="Souvenir Lt BT" w:eastAsia="Times New Roman" w:hAnsi="Souvenir Lt BT" w:cs="Traditional Arabic"/>
          <w:sz w:val="24"/>
          <w:szCs w:val="32"/>
        </w:rPr>
      </w:pPr>
    </w:p>
    <w:p w14:paraId="1DF3EE10" w14:textId="1472A750"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raditional Arabic"/>
          <w:sz w:val="24"/>
          <w:szCs w:val="32"/>
        </w:rPr>
      </w:pPr>
      <w:r w:rsidRPr="00AB77D5">
        <w:rPr>
          <w:rFonts w:ascii="Souvenir Lt BT" w:eastAsia="Times New Roman" w:hAnsi="Souvenir Lt BT" w:cs="Traditional Arabic"/>
          <w:sz w:val="24"/>
          <w:szCs w:val="32"/>
        </w:rPr>
        <w:t>Demikian pula, telah datang dalil-dalil yang melarang mempersulit diri dalam beribadah</w:t>
      </w:r>
      <w:r w:rsidR="000D7B42">
        <w:rPr>
          <w:rFonts w:ascii="Souvenir Lt BT" w:eastAsia="Times New Roman" w:hAnsi="Souvenir Lt BT" w:cs="Traditional Arabic"/>
          <w:sz w:val="24"/>
          <w:szCs w:val="32"/>
        </w:rPr>
        <w:t xml:space="preserve">. </w:t>
      </w:r>
      <w:r w:rsidR="000D7B42" w:rsidRPr="000D7B42">
        <w:rPr>
          <w:rFonts w:ascii="Souvenir Lt BT" w:eastAsia="Times New Roman" w:hAnsi="Souvenir Lt BT" w:cs="Traditional Arabic"/>
          <w:sz w:val="24"/>
          <w:szCs w:val="32"/>
        </w:rPr>
        <w:t xml:space="preserve">Dari Ibnu Abbas </w:t>
      </w:r>
      <w:proofErr w:type="spellStart"/>
      <w:r w:rsidR="000D7B42" w:rsidRPr="000D7B42">
        <w:rPr>
          <w:rFonts w:ascii="Souvenir Lt BT" w:eastAsia="Times New Roman" w:hAnsi="Souvenir Lt BT" w:cs="Traditional Arabic"/>
          <w:i/>
          <w:iCs/>
          <w:sz w:val="24"/>
          <w:szCs w:val="32"/>
        </w:rPr>
        <w:t>radhiyallâhu</w:t>
      </w:r>
      <w:proofErr w:type="spellEnd"/>
      <w:r w:rsidR="000D7B42" w:rsidRPr="000D7B42">
        <w:rPr>
          <w:rFonts w:ascii="Souvenir Lt BT" w:eastAsia="Times New Roman" w:hAnsi="Souvenir Lt BT" w:cs="Traditional Arabic"/>
          <w:i/>
          <w:iCs/>
          <w:sz w:val="24"/>
          <w:szCs w:val="32"/>
        </w:rPr>
        <w:t xml:space="preserve"> ‘</w:t>
      </w:r>
      <w:proofErr w:type="spellStart"/>
      <w:r w:rsidR="000D7B42" w:rsidRPr="000D7B42">
        <w:rPr>
          <w:rFonts w:ascii="Souvenir Lt BT" w:eastAsia="Times New Roman" w:hAnsi="Souvenir Lt BT" w:cs="Traditional Arabic"/>
          <w:i/>
          <w:iCs/>
          <w:sz w:val="24"/>
          <w:szCs w:val="32"/>
        </w:rPr>
        <w:t>anhumâ</w:t>
      </w:r>
      <w:proofErr w:type="spellEnd"/>
      <w:r w:rsidR="000D7B42" w:rsidRPr="000D7B42">
        <w:rPr>
          <w:rFonts w:ascii="Souvenir Lt BT" w:eastAsia="Times New Roman" w:hAnsi="Souvenir Lt BT" w:cs="Traditional Arabic"/>
          <w:i/>
          <w:iCs/>
          <w:sz w:val="24"/>
          <w:szCs w:val="32"/>
        </w:rPr>
        <w:t>,</w:t>
      </w:r>
      <w:r w:rsidR="000D7B42" w:rsidRPr="000D7B42">
        <w:rPr>
          <w:rFonts w:ascii="Souvenir Lt BT" w:eastAsia="Times New Roman" w:hAnsi="Souvenir Lt BT" w:cs="Traditional Arabic"/>
          <w:sz w:val="24"/>
          <w:szCs w:val="32"/>
        </w:rPr>
        <w:t xml:space="preserve"> bahwa ketika sampai kabar kepada Nabi </w:t>
      </w:r>
      <w:r w:rsidR="000D7B42" w:rsidRPr="000D7B42">
        <w:rPr>
          <w:rFonts w:ascii="Souvenir Lt BT" w:eastAsia="Times New Roman" w:hAnsi="Souvenir Lt BT" w:cs="Traditional Arabic"/>
          <w:sz w:val="24"/>
          <w:szCs w:val="32"/>
          <w:rtl/>
        </w:rPr>
        <w:t>ﷺ</w:t>
      </w:r>
      <w:r w:rsidR="000D7B42" w:rsidRPr="000D7B42">
        <w:rPr>
          <w:rFonts w:ascii="Souvenir Lt BT" w:eastAsia="Times New Roman" w:hAnsi="Souvenir Lt BT" w:cs="Traditional Arabic"/>
          <w:sz w:val="24"/>
          <w:szCs w:val="32"/>
        </w:rPr>
        <w:t xml:space="preserve"> bahwa saudari </w:t>
      </w:r>
      <w:proofErr w:type="spellStart"/>
      <w:r w:rsidR="000D7B42" w:rsidRPr="000D7B42">
        <w:rPr>
          <w:rFonts w:ascii="Souvenir Lt BT" w:eastAsia="Times New Roman" w:hAnsi="Souvenir Lt BT" w:cs="Traditional Arabic"/>
          <w:sz w:val="24"/>
          <w:szCs w:val="32"/>
        </w:rPr>
        <w:t>Uqbah</w:t>
      </w:r>
      <w:proofErr w:type="spellEnd"/>
      <w:r w:rsidR="000D7B42" w:rsidRPr="000D7B42">
        <w:rPr>
          <w:rFonts w:ascii="Souvenir Lt BT" w:eastAsia="Times New Roman" w:hAnsi="Souvenir Lt BT" w:cs="Traditional Arabic"/>
          <w:sz w:val="24"/>
          <w:szCs w:val="32"/>
        </w:rPr>
        <w:t xml:space="preserve"> bin Amir telah bernazar untuk berhaji dengan berjalan kaki, Nabi bersabda,</w:t>
      </w:r>
    </w:p>
    <w:p w14:paraId="320090DD" w14:textId="56822718" w:rsidR="00EB0707" w:rsidRPr="00AB77D5" w:rsidRDefault="00792D8C" w:rsidP="0081708F">
      <w:pPr>
        <w:shd w:val="clear" w:color="auto" w:fill="FFFFFF"/>
        <w:spacing w:after="0" w:line="240" w:lineRule="auto"/>
        <w:jc w:val="both"/>
        <w:textAlignment w:val="baseline"/>
        <w:rPr>
          <w:rFonts w:ascii="Souvenir Lt BT" w:eastAsia="Times New Roman" w:hAnsi="Souvenir Lt BT" w:cs="Traditional Arabic"/>
          <w:sz w:val="24"/>
          <w:szCs w:val="32"/>
        </w:rPr>
      </w:pPr>
      <w:r w:rsidRPr="00503446">
        <w:rPr>
          <w:rFonts w:ascii="Souvenir Lt BT" w:eastAsia="Times New Roman" w:hAnsi="Souvenir Lt BT" w:cs="Traditional Arabic" w:hint="cs"/>
          <w:sz w:val="24"/>
          <w:szCs w:val="32"/>
          <w:rtl/>
        </w:rPr>
        <w:t>((</w:t>
      </w:r>
      <w:r w:rsidR="00EB0707" w:rsidRPr="00AB77D5">
        <w:rPr>
          <w:rFonts w:ascii="Souvenir Lt BT" w:eastAsia="Times New Roman" w:hAnsi="Souvenir Lt BT" w:cs="Traditional Arabic"/>
          <w:sz w:val="24"/>
          <w:szCs w:val="32"/>
          <w:rtl/>
        </w:rPr>
        <w:t>إِنَّ اللَّهَ لَغَنِيٌّ عَنْ نَذْرِهَا، مُرْهَا فَلْتَرْكَبْ</w:t>
      </w:r>
      <w:r>
        <w:rPr>
          <w:rFonts w:ascii="Souvenir Lt BT" w:eastAsia="Times New Roman" w:hAnsi="Souvenir Lt BT" w:cs="Traditional Arabic" w:hint="cs"/>
          <w:sz w:val="24"/>
          <w:szCs w:val="32"/>
          <w:rtl/>
        </w:rPr>
        <w:t>))</w:t>
      </w:r>
    </w:p>
    <w:p w14:paraId="5AC238D6" w14:textId="5787445D" w:rsidR="00EB0707" w:rsidRPr="00AB77D5" w:rsidRDefault="00217BF4" w:rsidP="00AB77D5">
      <w:pPr>
        <w:shd w:val="clear" w:color="auto" w:fill="FFFFFF"/>
        <w:bidi w:val="0"/>
        <w:spacing w:after="0" w:line="240" w:lineRule="auto"/>
        <w:jc w:val="both"/>
        <w:textAlignment w:val="baseline"/>
        <w:rPr>
          <w:rFonts w:ascii="Souvenir Lt BT" w:eastAsia="Times New Roman" w:hAnsi="Souvenir Lt BT" w:cs="Traditional Arabic"/>
          <w:i/>
          <w:iCs/>
          <w:sz w:val="24"/>
          <w:szCs w:val="32"/>
        </w:rPr>
      </w:pPr>
      <w:r>
        <w:rPr>
          <w:rFonts w:ascii="Souvenir Lt BT" w:eastAsia="Times New Roman" w:hAnsi="Souvenir Lt BT" w:cs="Traditional Arabic"/>
          <w:i/>
          <w:iCs/>
          <w:sz w:val="24"/>
          <w:szCs w:val="32"/>
        </w:rPr>
        <w:lastRenderedPageBreak/>
        <w:t>“</w:t>
      </w:r>
      <w:r w:rsidR="00EB0707" w:rsidRPr="00AB77D5">
        <w:rPr>
          <w:rFonts w:ascii="Souvenir Lt BT" w:eastAsia="Times New Roman" w:hAnsi="Souvenir Lt BT" w:cs="Traditional Arabic"/>
          <w:i/>
          <w:iCs/>
          <w:sz w:val="24"/>
          <w:szCs w:val="32"/>
        </w:rPr>
        <w:t>Sesungguhnya Allah tidak membutuhkan nazarnya itu. Perintahkan dia untuk naik kendaraan.</w:t>
      </w:r>
      <w:r w:rsidR="00A257FA">
        <w:rPr>
          <w:rFonts w:ascii="Souvenir Lt BT" w:eastAsia="Times New Roman" w:hAnsi="Souvenir Lt BT" w:cs="Traditional Arabic"/>
          <w:i/>
          <w:iCs/>
          <w:sz w:val="24"/>
          <w:szCs w:val="32"/>
        </w:rPr>
        <w:t>”</w:t>
      </w:r>
      <w:r w:rsidR="00EB0707" w:rsidRPr="00AB77D5">
        <w:rPr>
          <w:rStyle w:val="ReferensiCatatanKaki"/>
          <w:rFonts w:ascii="Souvenir Lt BT" w:hAnsi="Souvenir Lt BT" w:cs="KFGQPC Uthmanic Script HAFS"/>
          <w:sz w:val="24"/>
          <w:szCs w:val="32"/>
        </w:rPr>
        <w:footnoteReference w:id="139"/>
      </w:r>
    </w:p>
    <w:p w14:paraId="680B5FAD" w14:textId="77777777"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raditional Arabic"/>
          <w:sz w:val="24"/>
          <w:szCs w:val="32"/>
        </w:rPr>
      </w:pPr>
      <w:r w:rsidRPr="00AB77D5">
        <w:rPr>
          <w:rFonts w:ascii="Souvenir Lt BT" w:eastAsia="Times New Roman" w:hAnsi="Souvenir Lt BT" w:cs="Traditional Arabic"/>
          <w:sz w:val="24"/>
          <w:szCs w:val="32"/>
        </w:rPr>
        <w:t>Dalam riwayat Ahmad disebutkan,</w:t>
      </w:r>
    </w:p>
    <w:p w14:paraId="17626C4E" w14:textId="77777777" w:rsidR="00EB0707" w:rsidRPr="00AB77D5" w:rsidRDefault="00EB0707" w:rsidP="0081708F">
      <w:pPr>
        <w:shd w:val="clear" w:color="auto" w:fill="FFFFFF"/>
        <w:spacing w:after="0" w:line="240" w:lineRule="auto"/>
        <w:jc w:val="both"/>
        <w:textAlignment w:val="baseline"/>
        <w:rPr>
          <w:rFonts w:ascii="Souvenir Lt BT" w:eastAsia="Times New Roman" w:hAnsi="Souvenir Lt BT" w:cs="Traditional Arabic"/>
          <w:sz w:val="24"/>
          <w:szCs w:val="32"/>
        </w:rPr>
      </w:pPr>
      <w:r w:rsidRPr="00AB77D5">
        <w:rPr>
          <w:rFonts w:ascii="Souvenir Lt BT" w:eastAsia="Times New Roman" w:hAnsi="Souvenir Lt BT" w:cs="Traditional Arabic"/>
          <w:sz w:val="24"/>
          <w:szCs w:val="32"/>
        </w:rPr>
        <w:t>))</w:t>
      </w:r>
      <w:r w:rsidRPr="00AB77D5">
        <w:rPr>
          <w:rFonts w:ascii="Souvenir Lt BT" w:eastAsia="Times New Roman" w:hAnsi="Souvenir Lt BT" w:cs="Traditional Arabic"/>
          <w:sz w:val="24"/>
          <w:szCs w:val="32"/>
          <w:rtl/>
        </w:rPr>
        <w:t>مُرْهَا فَلْتَرْكَبْ فَإِنَّ اللهَ عَزَّ وَجَلَّ عَنْ تَعْذِيبِ أُخْتِكَ نَفْسَهَا لَغَنِيٌّ</w:t>
      </w:r>
      <w:r w:rsidRPr="00AB77D5">
        <w:rPr>
          <w:rFonts w:ascii="Souvenir Lt BT" w:eastAsia="Times New Roman" w:hAnsi="Souvenir Lt BT" w:cs="Traditional Arabic"/>
          <w:sz w:val="24"/>
          <w:szCs w:val="32"/>
        </w:rPr>
        <w:t>((</w:t>
      </w:r>
    </w:p>
    <w:p w14:paraId="35E1BADD" w14:textId="449C90E3" w:rsidR="00EB0707" w:rsidRPr="00AB77D5" w:rsidRDefault="00A257FA" w:rsidP="00AB77D5">
      <w:pPr>
        <w:shd w:val="clear" w:color="auto" w:fill="FFFFFF"/>
        <w:bidi w:val="0"/>
        <w:spacing w:after="0" w:line="240" w:lineRule="auto"/>
        <w:jc w:val="both"/>
        <w:textAlignment w:val="baseline"/>
        <w:rPr>
          <w:rFonts w:ascii="Souvenir Lt BT" w:eastAsia="Times New Roman" w:hAnsi="Souvenir Lt BT" w:cs="Traditional Arabic"/>
          <w:sz w:val="24"/>
          <w:szCs w:val="32"/>
        </w:rPr>
      </w:pPr>
      <w:r>
        <w:rPr>
          <w:rFonts w:ascii="Souvenir Lt BT" w:eastAsia="Times New Roman" w:hAnsi="Souvenir Lt BT" w:cs="Traditional Arabic"/>
          <w:i/>
          <w:iCs/>
          <w:sz w:val="24"/>
          <w:szCs w:val="32"/>
        </w:rPr>
        <w:t>“</w:t>
      </w:r>
      <w:r w:rsidR="00EB0707" w:rsidRPr="00AB77D5">
        <w:rPr>
          <w:rFonts w:ascii="Souvenir Lt BT" w:eastAsia="Times New Roman" w:hAnsi="Souvenir Lt BT" w:cs="Traditional Arabic"/>
          <w:i/>
          <w:iCs/>
          <w:sz w:val="24"/>
          <w:szCs w:val="32"/>
        </w:rPr>
        <w:t>Perintahkan dia agar naik kendaraan, karena sesungguhnya Allah tidak membutuhkan sikap saudarimu yang menyiksa dirinya sendiri.</w:t>
      </w:r>
      <w:r>
        <w:rPr>
          <w:rFonts w:ascii="Souvenir Lt BT" w:eastAsia="Times New Roman" w:hAnsi="Souvenir Lt BT" w:cs="Traditional Arabic"/>
          <w:i/>
          <w:iCs/>
          <w:sz w:val="24"/>
          <w:szCs w:val="32"/>
        </w:rPr>
        <w:t>”</w:t>
      </w:r>
      <w:r w:rsidR="00EB0707" w:rsidRPr="00AB77D5">
        <w:rPr>
          <w:rFonts w:ascii="Souvenir Lt BT" w:hAnsi="Souvenir Lt BT" w:cs="KFGQPC Uthmanic Script HAFS"/>
          <w:sz w:val="24"/>
          <w:szCs w:val="32"/>
          <w:vertAlign w:val="superscript"/>
        </w:rPr>
        <w:t xml:space="preserve"> </w:t>
      </w:r>
      <w:r w:rsidR="00EB0707" w:rsidRPr="00AB77D5">
        <w:rPr>
          <w:rStyle w:val="ReferensiCatatanKaki"/>
          <w:rFonts w:ascii="Souvenir Lt BT" w:hAnsi="Souvenir Lt BT" w:cs="KFGQPC Uthmanic Script HAFS"/>
          <w:sz w:val="24"/>
          <w:szCs w:val="32"/>
        </w:rPr>
        <w:footnoteReference w:id="140"/>
      </w:r>
    </w:p>
    <w:p w14:paraId="2FCA718D" w14:textId="77777777" w:rsidR="00EB0707" w:rsidRPr="00AB77D5" w:rsidRDefault="00EB0707" w:rsidP="00AB77D5">
      <w:pPr>
        <w:shd w:val="clear" w:color="auto" w:fill="FFFFFF"/>
        <w:bidi w:val="0"/>
        <w:spacing w:after="0" w:line="240" w:lineRule="auto"/>
        <w:jc w:val="both"/>
        <w:textAlignment w:val="baseline"/>
        <w:rPr>
          <w:rFonts w:ascii="Souvenir Lt BT" w:eastAsia="Times New Roman" w:hAnsi="Souvenir Lt BT" w:cs="Times New Roman"/>
          <w:sz w:val="24"/>
          <w:szCs w:val="32"/>
        </w:rPr>
      </w:pPr>
      <w:r w:rsidRPr="00AB77D5">
        <w:rPr>
          <w:rFonts w:ascii="Souvenir Lt BT" w:eastAsia="Times New Roman" w:hAnsi="Souvenir Lt BT" w:cs="Times New Roman"/>
          <w:sz w:val="24"/>
          <w:szCs w:val="32"/>
        </w:rPr>
        <w:t> </w:t>
      </w:r>
    </w:p>
    <w:p w14:paraId="0472E9B8" w14:textId="77777777" w:rsidR="00EB0707" w:rsidRPr="00AB77D5" w:rsidRDefault="00EB0707" w:rsidP="00AB77D5">
      <w:pPr>
        <w:shd w:val="clear" w:color="auto" w:fill="FFFFFF"/>
        <w:bidi w:val="0"/>
        <w:spacing w:after="0" w:line="240" w:lineRule="auto"/>
        <w:jc w:val="center"/>
        <w:textAlignment w:val="baseline"/>
        <w:rPr>
          <w:rFonts w:ascii="Souvenir Lt BT" w:eastAsia="Times New Roman" w:hAnsi="Souvenir Lt BT" w:cs="Times New Roman"/>
          <w:sz w:val="24"/>
          <w:szCs w:val="32"/>
        </w:rPr>
      </w:pPr>
      <w:r w:rsidRPr="00AB77D5">
        <w:rPr>
          <w:rFonts w:ascii="Souvenir Lt BT" w:eastAsia="Times New Roman" w:hAnsi="Souvenir Lt BT" w:cs="Times New Roman"/>
          <w:sz w:val="24"/>
          <w:szCs w:val="32"/>
        </w:rPr>
        <w:t>***</w:t>
      </w:r>
    </w:p>
    <w:p w14:paraId="477CF3DC" w14:textId="77777777"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imes New Roman"/>
          <w:b/>
          <w:bCs/>
          <w:sz w:val="24"/>
          <w:szCs w:val="32"/>
        </w:rPr>
      </w:pPr>
    </w:p>
    <w:p w14:paraId="1FA42BB8" w14:textId="77777777"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imes New Roman"/>
          <w:sz w:val="24"/>
          <w:szCs w:val="32"/>
        </w:rPr>
      </w:pPr>
      <w:r w:rsidRPr="00AB77D5">
        <w:rPr>
          <w:rFonts w:ascii="Souvenir Lt BT" w:eastAsia="Times New Roman" w:hAnsi="Souvenir Lt BT" w:cs="Times New Roman"/>
          <w:b/>
          <w:bCs/>
          <w:sz w:val="24"/>
          <w:szCs w:val="32"/>
        </w:rPr>
        <w:t>Kesulitan yang menambah pahala</w:t>
      </w:r>
    </w:p>
    <w:p w14:paraId="782E01CA" w14:textId="5AAFD4B3"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imes New Roman"/>
          <w:sz w:val="24"/>
          <w:szCs w:val="32"/>
        </w:rPr>
      </w:pPr>
      <w:r w:rsidRPr="00AB77D5">
        <w:rPr>
          <w:rFonts w:ascii="Souvenir Lt BT" w:eastAsia="Times New Roman" w:hAnsi="Souvenir Lt BT" w:cs="Times New Roman"/>
          <w:sz w:val="24"/>
          <w:szCs w:val="32"/>
        </w:rPr>
        <w:t xml:space="preserve">Kesulitan bukanlah sesuatu yang dikehendaki oleh syariat. Jika ada seseorang berkata, </w:t>
      </w:r>
      <w:r w:rsidR="00A257FA">
        <w:rPr>
          <w:rFonts w:ascii="Souvenir Lt BT" w:eastAsia="Times New Roman" w:hAnsi="Souvenir Lt BT" w:cs="Times New Roman"/>
          <w:i/>
          <w:iCs/>
          <w:sz w:val="24"/>
          <w:szCs w:val="32"/>
        </w:rPr>
        <w:t>“</w:t>
      </w:r>
      <w:r w:rsidRPr="00AB77D5">
        <w:rPr>
          <w:rFonts w:ascii="Souvenir Lt BT" w:eastAsia="Times New Roman" w:hAnsi="Souvenir Lt BT" w:cs="Times New Roman"/>
          <w:i/>
          <w:iCs/>
          <w:sz w:val="24"/>
          <w:szCs w:val="32"/>
        </w:rPr>
        <w:t>Daripada naik pesawat, lebih baik saya berhaji naik bus karena lebih sulit dan lebih besar pahalanya,</w:t>
      </w:r>
      <w:r w:rsidR="00A257FA">
        <w:rPr>
          <w:rFonts w:ascii="Souvenir Lt BT" w:eastAsia="Times New Roman" w:hAnsi="Souvenir Lt BT" w:cs="Times New Roman"/>
          <w:i/>
          <w:iCs/>
          <w:sz w:val="24"/>
          <w:szCs w:val="32"/>
        </w:rPr>
        <w:t>”</w:t>
      </w:r>
      <w:r w:rsidRPr="00AB77D5">
        <w:rPr>
          <w:rFonts w:ascii="Souvenir Lt BT" w:eastAsia="Times New Roman" w:hAnsi="Souvenir Lt BT" w:cs="Times New Roman"/>
          <w:sz w:val="24"/>
          <w:szCs w:val="32"/>
        </w:rPr>
        <w:t xml:space="preserve"> atau, </w:t>
      </w:r>
      <w:r w:rsidR="00A257FA">
        <w:rPr>
          <w:rFonts w:ascii="Souvenir Lt BT" w:eastAsia="Times New Roman" w:hAnsi="Souvenir Lt BT" w:cs="Times New Roman"/>
          <w:i/>
          <w:iCs/>
          <w:sz w:val="24"/>
          <w:szCs w:val="32"/>
        </w:rPr>
        <w:t>“</w:t>
      </w:r>
      <w:r w:rsidRPr="00AB77D5">
        <w:rPr>
          <w:rFonts w:ascii="Souvenir Lt BT" w:eastAsia="Times New Roman" w:hAnsi="Souvenir Lt BT" w:cs="Times New Roman"/>
          <w:i/>
          <w:iCs/>
          <w:sz w:val="24"/>
          <w:szCs w:val="32"/>
        </w:rPr>
        <w:t>Lebih baik saya jalan kaki daripada naik bus karena lebih susah payah,</w:t>
      </w:r>
      <w:r w:rsidR="00A257FA">
        <w:rPr>
          <w:rFonts w:ascii="Souvenir Lt BT" w:eastAsia="Times New Roman" w:hAnsi="Souvenir Lt BT" w:cs="Times New Roman"/>
          <w:i/>
          <w:iCs/>
          <w:sz w:val="24"/>
          <w:szCs w:val="32"/>
        </w:rPr>
        <w:t>”</w:t>
      </w:r>
      <w:r w:rsidRPr="00AB77D5">
        <w:rPr>
          <w:rFonts w:ascii="Souvenir Lt BT" w:eastAsia="Times New Roman" w:hAnsi="Souvenir Lt BT" w:cs="Times New Roman"/>
          <w:sz w:val="24"/>
          <w:szCs w:val="32"/>
        </w:rPr>
        <w:t xml:space="preserve"> maka kita katakan, anggapan seperti ini tidak dibenarkan. Telah lalu kisah saudari </w:t>
      </w:r>
      <w:proofErr w:type="spellStart"/>
      <w:r w:rsidRPr="00AB77D5">
        <w:rPr>
          <w:rFonts w:ascii="Souvenir Lt BT" w:eastAsia="Times New Roman" w:hAnsi="Souvenir Lt BT" w:cs="Times New Roman"/>
          <w:sz w:val="24"/>
          <w:szCs w:val="32"/>
        </w:rPr>
        <w:t>Uqbah</w:t>
      </w:r>
      <w:proofErr w:type="spellEnd"/>
      <w:r w:rsidRPr="00AB77D5">
        <w:rPr>
          <w:rFonts w:ascii="Souvenir Lt BT" w:eastAsia="Times New Roman" w:hAnsi="Souvenir Lt BT" w:cs="Times New Roman"/>
          <w:sz w:val="24"/>
          <w:szCs w:val="32"/>
        </w:rPr>
        <w:t xml:space="preserve"> bin Amir yang justru diperintahkan oleh Nabi </w:t>
      </w:r>
      <w:r w:rsidR="00A257FA" w:rsidRPr="00A257FA">
        <w:rPr>
          <w:rFonts w:ascii="Souvenir Lt BT" w:eastAsia="Times New Roman" w:hAnsi="Souvenir Lt BT" w:cs="Traditional Arabic"/>
          <w:sz w:val="24"/>
          <w:szCs w:val="32"/>
          <w:rtl/>
        </w:rPr>
        <w:t>ﷺ</w:t>
      </w:r>
      <w:r w:rsidRPr="00AB77D5">
        <w:rPr>
          <w:rFonts w:ascii="Souvenir Lt BT" w:eastAsia="Times New Roman" w:hAnsi="Souvenir Lt BT" w:cs="Times New Roman"/>
          <w:sz w:val="24"/>
          <w:szCs w:val="32"/>
        </w:rPr>
        <w:t xml:space="preserve"> untuk berhaji dengan naik kendaraan. Dan Nabi </w:t>
      </w:r>
      <w:r w:rsidR="00A257FA" w:rsidRPr="00A257FA">
        <w:rPr>
          <w:rFonts w:ascii="Souvenir Lt BT" w:eastAsia="Times New Roman" w:hAnsi="Souvenir Lt BT" w:cs="Traditional Arabic"/>
          <w:sz w:val="24"/>
          <w:szCs w:val="32"/>
          <w:rtl/>
        </w:rPr>
        <w:t>ﷺ</w:t>
      </w:r>
      <w:r w:rsidRPr="00AB77D5">
        <w:rPr>
          <w:rFonts w:ascii="Souvenir Lt BT" w:eastAsia="Times New Roman" w:hAnsi="Souvenir Lt BT" w:cs="Times New Roman"/>
          <w:sz w:val="24"/>
          <w:szCs w:val="32"/>
        </w:rPr>
        <w:t xml:space="preserve"> sendiri berhaji dengan menunggang unta.</w:t>
      </w:r>
    </w:p>
    <w:p w14:paraId="18079B52" w14:textId="77777777"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imes New Roman"/>
          <w:sz w:val="24"/>
          <w:szCs w:val="32"/>
        </w:rPr>
      </w:pPr>
      <w:r w:rsidRPr="00AB77D5">
        <w:rPr>
          <w:rFonts w:ascii="Souvenir Lt BT" w:eastAsia="Times New Roman" w:hAnsi="Souvenir Lt BT" w:cs="Times New Roman"/>
          <w:sz w:val="24"/>
          <w:szCs w:val="32"/>
        </w:rPr>
        <w:t xml:space="preserve">Adapun kesulitan yang memang tidak bisa dipisahkan dari suatu ibadah, maka itulah yang mendatangkan pahala. Sebagai contoh, seseorang yang hendak melempar </w:t>
      </w:r>
      <w:proofErr w:type="spellStart"/>
      <w:r w:rsidRPr="00AB77D5">
        <w:rPr>
          <w:rFonts w:ascii="Souvenir Lt BT" w:eastAsia="Times New Roman" w:hAnsi="Souvenir Lt BT" w:cs="Times New Roman"/>
          <w:sz w:val="24"/>
          <w:szCs w:val="32"/>
        </w:rPr>
        <w:t>jamarat</w:t>
      </w:r>
      <w:proofErr w:type="spellEnd"/>
      <w:r w:rsidRPr="00AB77D5">
        <w:rPr>
          <w:rFonts w:ascii="Souvenir Lt BT" w:eastAsia="Times New Roman" w:hAnsi="Souvenir Lt BT" w:cs="Times New Roman"/>
          <w:sz w:val="24"/>
          <w:szCs w:val="32"/>
        </w:rPr>
        <w:t xml:space="preserve"> ketika haji mau tidak mau harus berjalan jauh, kadang di bawah terik matahari yang menyengat. Semua itu mendatangkan pahala, dan semakin tinggi kadar kesulitan yang tidak bisa dihindari, semakin besar pula pahalanya.</w:t>
      </w:r>
    </w:p>
    <w:p w14:paraId="76DE52DB" w14:textId="72DA5867"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imes New Roman"/>
          <w:sz w:val="24"/>
          <w:szCs w:val="32"/>
          <w:highlight w:val="yellow"/>
        </w:rPr>
      </w:pPr>
      <w:r w:rsidRPr="00AB77D5">
        <w:rPr>
          <w:rFonts w:ascii="Souvenir Lt BT" w:eastAsia="Times New Roman" w:hAnsi="Souvenir Lt BT" w:cs="Times New Roman"/>
          <w:sz w:val="24"/>
          <w:szCs w:val="32"/>
        </w:rPr>
        <w:t xml:space="preserve">Inilah yang dimaksud Nabi </w:t>
      </w:r>
      <w:r w:rsidR="00A257FA" w:rsidRPr="00A257FA">
        <w:rPr>
          <w:rFonts w:ascii="Souvenir Lt BT" w:eastAsia="Times New Roman" w:hAnsi="Souvenir Lt BT" w:cs="Traditional Arabic"/>
          <w:sz w:val="24"/>
          <w:szCs w:val="32"/>
          <w:rtl/>
        </w:rPr>
        <w:t>ﷺ</w:t>
      </w:r>
      <w:r w:rsidRPr="00AB77D5">
        <w:rPr>
          <w:rFonts w:ascii="Souvenir Lt BT" w:eastAsia="Times New Roman" w:hAnsi="Souvenir Lt BT" w:cs="Times New Roman"/>
          <w:sz w:val="24"/>
          <w:szCs w:val="32"/>
        </w:rPr>
        <w:t xml:space="preserve"> ketika A</w:t>
      </w:r>
      <w:r w:rsidR="00573156">
        <w:rPr>
          <w:rFonts w:ascii="Souvenir Lt BT" w:eastAsia="Times New Roman" w:hAnsi="Souvenir Lt BT" w:cs="Times New Roman"/>
          <w:sz w:val="24"/>
          <w:szCs w:val="32"/>
        </w:rPr>
        <w:t>i</w:t>
      </w:r>
      <w:r w:rsidR="00B9649E">
        <w:rPr>
          <w:rFonts w:ascii="Souvenir Lt BT" w:eastAsia="Times New Roman" w:hAnsi="Souvenir Lt BT" w:cs="Times New Roman"/>
          <w:sz w:val="24"/>
          <w:szCs w:val="32"/>
        </w:rPr>
        <w:t>sya</w:t>
      </w:r>
      <w:r w:rsidRPr="00AB77D5">
        <w:rPr>
          <w:rFonts w:ascii="Souvenir Lt BT" w:eastAsia="Times New Roman" w:hAnsi="Souvenir Lt BT" w:cs="Times New Roman"/>
          <w:sz w:val="24"/>
          <w:szCs w:val="32"/>
        </w:rPr>
        <w:t xml:space="preserve">h </w:t>
      </w:r>
      <w:proofErr w:type="spellStart"/>
      <w:r w:rsidRPr="00AB77D5">
        <w:rPr>
          <w:rFonts w:ascii="Souvenir Lt BT" w:eastAsia="Times New Roman" w:hAnsi="Souvenir Lt BT" w:cs="Times New Roman"/>
          <w:i/>
          <w:iCs/>
          <w:sz w:val="24"/>
          <w:szCs w:val="32"/>
        </w:rPr>
        <w:t>radhiyallâhu</w:t>
      </w:r>
      <w:proofErr w:type="spellEnd"/>
      <w:r w:rsidRPr="00AB77D5">
        <w:rPr>
          <w:rFonts w:ascii="Souvenir Lt BT" w:eastAsia="Times New Roman" w:hAnsi="Souvenir Lt BT" w:cs="Times New Roman"/>
          <w:i/>
          <w:iCs/>
          <w:sz w:val="24"/>
          <w:szCs w:val="32"/>
        </w:rPr>
        <w:t xml:space="preserve"> </w:t>
      </w:r>
      <w:r w:rsidR="00A257FA">
        <w:rPr>
          <w:rFonts w:ascii="Souvenir Lt BT" w:eastAsia="Times New Roman" w:hAnsi="Souvenir Lt BT" w:cs="Times New Roman"/>
          <w:i/>
          <w:iCs/>
          <w:sz w:val="24"/>
          <w:szCs w:val="32"/>
        </w:rPr>
        <w:t>‘</w:t>
      </w:r>
      <w:proofErr w:type="spellStart"/>
      <w:r w:rsidRPr="00AB77D5">
        <w:rPr>
          <w:rFonts w:ascii="Souvenir Lt BT" w:eastAsia="Times New Roman" w:hAnsi="Souvenir Lt BT" w:cs="Times New Roman"/>
          <w:i/>
          <w:iCs/>
          <w:sz w:val="24"/>
          <w:szCs w:val="32"/>
        </w:rPr>
        <w:t>anhâ</w:t>
      </w:r>
      <w:proofErr w:type="spellEnd"/>
      <w:r w:rsidRPr="00AB77D5">
        <w:rPr>
          <w:rFonts w:ascii="Souvenir Lt BT" w:eastAsia="Times New Roman" w:hAnsi="Souvenir Lt BT" w:cs="Times New Roman"/>
          <w:sz w:val="24"/>
          <w:szCs w:val="32"/>
        </w:rPr>
        <w:t xml:space="preserve"> mengadu kepada beliau,</w:t>
      </w:r>
    </w:p>
    <w:p w14:paraId="4A1D92FE" w14:textId="77777777" w:rsidR="00EB0707" w:rsidRPr="00AB77D5" w:rsidRDefault="00EB0707" w:rsidP="0081708F">
      <w:pPr>
        <w:shd w:val="clear" w:color="auto" w:fill="FFFFFF"/>
        <w:spacing w:after="0" w:line="240" w:lineRule="auto"/>
        <w:jc w:val="both"/>
        <w:textAlignment w:val="baseline"/>
        <w:rPr>
          <w:rFonts w:ascii="Souvenir Lt BT" w:eastAsia="Times New Roman" w:hAnsi="Souvenir Lt BT" w:cs="Traditional Arabic"/>
          <w:sz w:val="24"/>
          <w:szCs w:val="32"/>
        </w:rPr>
      </w:pPr>
      <w:r w:rsidRPr="00AB77D5">
        <w:rPr>
          <w:rFonts w:ascii="Souvenir Lt BT" w:eastAsia="Times New Roman" w:hAnsi="Souvenir Lt BT" w:cs="Traditional Arabic"/>
          <w:sz w:val="24"/>
          <w:szCs w:val="32"/>
          <w:bdr w:val="none" w:sz="0" w:space="0" w:color="auto" w:frame="1"/>
          <w:rtl/>
        </w:rPr>
        <w:t>يَا رَسُوْلَ اللهِ يَصْدُرُ النَّاسُ بِنُسُكَيْنِ وَأَصْدُرُ بِنُسُكٍ وَاحِدٍ؟</w:t>
      </w:r>
    </w:p>
    <w:p w14:paraId="6B9D08CA" w14:textId="7A71E18B" w:rsidR="00EB0707" w:rsidRPr="00AB77D5" w:rsidRDefault="00A257FA" w:rsidP="00AB77D5">
      <w:pPr>
        <w:shd w:val="clear" w:color="auto" w:fill="FFFFFF"/>
        <w:bidi w:val="0"/>
        <w:spacing w:after="0" w:line="240" w:lineRule="auto"/>
        <w:jc w:val="both"/>
        <w:textAlignment w:val="baseline"/>
        <w:rPr>
          <w:rFonts w:ascii="Souvenir Lt BT" w:eastAsia="Times New Roman" w:hAnsi="Souvenir Lt BT" w:cs="Times New Roman"/>
          <w:i/>
          <w:iCs/>
          <w:sz w:val="24"/>
          <w:szCs w:val="32"/>
        </w:rPr>
      </w:pPr>
      <w:r>
        <w:rPr>
          <w:rFonts w:ascii="Souvenir Lt BT" w:eastAsia="Times New Roman" w:hAnsi="Souvenir Lt BT" w:cs="Times New Roman"/>
          <w:i/>
          <w:iCs/>
          <w:sz w:val="24"/>
          <w:szCs w:val="32"/>
        </w:rPr>
        <w:t>“</w:t>
      </w:r>
      <w:r w:rsidR="00EB0707" w:rsidRPr="00AB77D5">
        <w:rPr>
          <w:rFonts w:ascii="Souvenir Lt BT" w:eastAsia="Times New Roman" w:hAnsi="Souvenir Lt BT" w:cs="Times New Roman"/>
          <w:i/>
          <w:iCs/>
          <w:sz w:val="24"/>
          <w:szCs w:val="32"/>
        </w:rPr>
        <w:t xml:space="preserve">Wahai Rasulullah, orang-orang pulang dengan membawa dua </w:t>
      </w:r>
      <w:proofErr w:type="spellStart"/>
      <w:r w:rsidR="00EB0707" w:rsidRPr="00AB77D5">
        <w:rPr>
          <w:rFonts w:ascii="Souvenir Lt BT" w:eastAsia="Times New Roman" w:hAnsi="Souvenir Lt BT" w:cs="Times New Roman"/>
          <w:i/>
          <w:iCs/>
          <w:sz w:val="24"/>
          <w:szCs w:val="32"/>
        </w:rPr>
        <w:t>nusuk</w:t>
      </w:r>
      <w:proofErr w:type="spellEnd"/>
      <w:r w:rsidR="00EB0707" w:rsidRPr="00AB77D5">
        <w:rPr>
          <w:rFonts w:ascii="Souvenir Lt BT" w:eastAsia="Times New Roman" w:hAnsi="Souvenir Lt BT" w:cs="Times New Roman"/>
          <w:i/>
          <w:iCs/>
          <w:sz w:val="24"/>
          <w:szCs w:val="32"/>
        </w:rPr>
        <w:t xml:space="preserve"> (haji dan </w:t>
      </w:r>
      <w:r w:rsidR="00C5041D">
        <w:rPr>
          <w:rFonts w:ascii="Souvenir Lt BT" w:eastAsia="Times New Roman" w:hAnsi="Souvenir Lt BT" w:cs="Times New Roman"/>
          <w:i/>
          <w:iCs/>
          <w:sz w:val="24"/>
          <w:szCs w:val="32"/>
        </w:rPr>
        <w:t>umrah</w:t>
      </w:r>
      <w:r w:rsidR="00EB0707" w:rsidRPr="00AB77D5">
        <w:rPr>
          <w:rFonts w:ascii="Souvenir Lt BT" w:eastAsia="Times New Roman" w:hAnsi="Souvenir Lt BT" w:cs="Times New Roman"/>
          <w:i/>
          <w:iCs/>
          <w:sz w:val="24"/>
          <w:szCs w:val="32"/>
        </w:rPr>
        <w:t xml:space="preserve">) sementara aku pulang dengan membawa satu </w:t>
      </w:r>
      <w:proofErr w:type="spellStart"/>
      <w:r w:rsidR="00EB0707" w:rsidRPr="00AB77D5">
        <w:rPr>
          <w:rFonts w:ascii="Souvenir Lt BT" w:eastAsia="Times New Roman" w:hAnsi="Souvenir Lt BT" w:cs="Times New Roman"/>
          <w:i/>
          <w:iCs/>
          <w:sz w:val="24"/>
          <w:szCs w:val="32"/>
        </w:rPr>
        <w:t>nusuk</w:t>
      </w:r>
      <w:proofErr w:type="spellEnd"/>
      <w:r w:rsidR="00EB0707" w:rsidRPr="00AB77D5">
        <w:rPr>
          <w:rFonts w:ascii="Souvenir Lt BT" w:eastAsia="Times New Roman" w:hAnsi="Souvenir Lt BT" w:cs="Times New Roman"/>
          <w:i/>
          <w:iCs/>
          <w:sz w:val="24"/>
          <w:szCs w:val="32"/>
        </w:rPr>
        <w:t xml:space="preserve"> saja (haji saja)?</w:t>
      </w:r>
      <w:r>
        <w:rPr>
          <w:rFonts w:ascii="Souvenir Lt BT" w:eastAsia="Times New Roman" w:hAnsi="Souvenir Lt BT" w:cs="Times New Roman"/>
          <w:i/>
          <w:iCs/>
          <w:sz w:val="24"/>
          <w:szCs w:val="32"/>
        </w:rPr>
        <w:t>”</w:t>
      </w:r>
    </w:p>
    <w:p w14:paraId="02672A84" w14:textId="77777777"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imes New Roman"/>
          <w:sz w:val="24"/>
          <w:szCs w:val="32"/>
        </w:rPr>
      </w:pPr>
      <w:r w:rsidRPr="00AB77D5">
        <w:rPr>
          <w:rFonts w:ascii="Souvenir Lt BT" w:eastAsia="Times New Roman" w:hAnsi="Souvenir Lt BT" w:cs="Times New Roman"/>
          <w:sz w:val="24"/>
          <w:szCs w:val="32"/>
        </w:rPr>
        <w:t>Maka Nabi menjawab,</w:t>
      </w:r>
    </w:p>
    <w:p w14:paraId="4AD6CA9E" w14:textId="0A0EB077" w:rsidR="00EB0707" w:rsidRPr="00AB77D5" w:rsidRDefault="00515B20" w:rsidP="0081708F">
      <w:pPr>
        <w:shd w:val="clear" w:color="auto" w:fill="FFFFFF"/>
        <w:spacing w:after="0" w:line="240" w:lineRule="auto"/>
        <w:jc w:val="both"/>
        <w:textAlignment w:val="baseline"/>
        <w:rPr>
          <w:rFonts w:ascii="Souvenir Lt BT" w:eastAsia="Times New Roman" w:hAnsi="Souvenir Lt BT" w:cs="Traditional Arabic"/>
          <w:sz w:val="24"/>
          <w:szCs w:val="32"/>
        </w:rPr>
      </w:pPr>
      <w:r>
        <w:rPr>
          <w:rFonts w:ascii="Souvenir Lt BT" w:eastAsia="Times New Roman" w:hAnsi="Souvenir Lt BT" w:cs="Traditional Arabic" w:hint="cs"/>
          <w:sz w:val="24"/>
          <w:szCs w:val="32"/>
          <w:bdr w:val="none" w:sz="0" w:space="0" w:color="auto" w:frame="1"/>
          <w:rtl/>
        </w:rPr>
        <w:t>((</w:t>
      </w:r>
      <w:r w:rsidR="00EB0707" w:rsidRPr="00AB77D5">
        <w:rPr>
          <w:rFonts w:ascii="Souvenir Lt BT" w:eastAsia="Times New Roman" w:hAnsi="Souvenir Lt BT" w:cs="Traditional Arabic"/>
          <w:sz w:val="24"/>
          <w:szCs w:val="32"/>
          <w:bdr w:val="none" w:sz="0" w:space="0" w:color="auto" w:frame="1"/>
          <w:rtl/>
        </w:rPr>
        <w:t>انْتَظِرِي فإذَا طَهُرْتِ فاخْرُجِي إلَى التَّنْعِيمِ فأهِلِّي ثُمَّ ائتِينَا بِمَكَانِ كذَا وكَذَا ولَكِنَّهَا عَلَى قَدْرِ نَفَقَتِكِ أوْ نَصَبكِ</w:t>
      </w:r>
      <w:r>
        <w:rPr>
          <w:rFonts w:ascii="Souvenir Lt BT" w:eastAsia="Times New Roman" w:hAnsi="Souvenir Lt BT" w:cs="Traditional Arabic" w:hint="cs"/>
          <w:sz w:val="24"/>
          <w:szCs w:val="32"/>
          <w:bdr w:val="none" w:sz="0" w:space="0" w:color="auto" w:frame="1"/>
          <w:rtl/>
        </w:rPr>
        <w:t>))</w:t>
      </w:r>
    </w:p>
    <w:p w14:paraId="2D27DFE0" w14:textId="5F80CB7B" w:rsidR="00EB0707" w:rsidRPr="00AB77D5" w:rsidRDefault="00A257FA" w:rsidP="00AB77D5">
      <w:pPr>
        <w:shd w:val="clear" w:color="auto" w:fill="FFFFFF"/>
        <w:bidi w:val="0"/>
        <w:spacing w:after="0" w:line="240" w:lineRule="auto"/>
        <w:jc w:val="both"/>
        <w:textAlignment w:val="baseline"/>
        <w:rPr>
          <w:rFonts w:ascii="Souvenir Lt BT" w:eastAsia="Times New Roman" w:hAnsi="Souvenir Lt BT" w:cs="Times New Roman"/>
          <w:i/>
          <w:iCs/>
          <w:sz w:val="24"/>
          <w:szCs w:val="32"/>
          <w:bdr w:val="none" w:sz="0" w:space="0" w:color="auto" w:frame="1"/>
        </w:rPr>
      </w:pPr>
      <w:r>
        <w:rPr>
          <w:rFonts w:ascii="Souvenir Lt BT" w:eastAsia="Times New Roman" w:hAnsi="Souvenir Lt BT" w:cs="Times New Roman"/>
          <w:i/>
          <w:iCs/>
          <w:sz w:val="24"/>
          <w:szCs w:val="32"/>
          <w:bdr w:val="none" w:sz="0" w:space="0" w:color="auto" w:frame="1"/>
        </w:rPr>
        <w:t>“</w:t>
      </w:r>
      <w:r w:rsidR="00EB0707" w:rsidRPr="00AB77D5">
        <w:rPr>
          <w:rFonts w:ascii="Souvenir Lt BT" w:eastAsia="Times New Roman" w:hAnsi="Souvenir Lt BT" w:cs="Times New Roman"/>
          <w:i/>
          <w:iCs/>
          <w:sz w:val="24"/>
          <w:szCs w:val="32"/>
          <w:bdr w:val="none" w:sz="0" w:space="0" w:color="auto" w:frame="1"/>
        </w:rPr>
        <w:t xml:space="preserve">Tunggulah. Jika engkau telah suci, keluarlah menuju </w:t>
      </w:r>
      <w:proofErr w:type="spellStart"/>
      <w:r w:rsidR="00A96B3E">
        <w:rPr>
          <w:rFonts w:ascii="Souvenir Lt BT" w:eastAsia="Times New Roman" w:hAnsi="Souvenir Lt BT" w:cs="Times New Roman"/>
          <w:i/>
          <w:iCs/>
          <w:sz w:val="24"/>
          <w:szCs w:val="32"/>
          <w:bdr w:val="none" w:sz="0" w:space="0" w:color="auto" w:frame="1"/>
        </w:rPr>
        <w:t>at-</w:t>
      </w:r>
      <w:r w:rsidR="00EB0707" w:rsidRPr="00AB77D5">
        <w:rPr>
          <w:rFonts w:ascii="Souvenir Lt BT" w:eastAsia="Times New Roman" w:hAnsi="Souvenir Lt BT" w:cs="Times New Roman"/>
          <w:i/>
          <w:iCs/>
          <w:sz w:val="24"/>
          <w:szCs w:val="32"/>
          <w:bdr w:val="none" w:sz="0" w:space="0" w:color="auto" w:frame="1"/>
        </w:rPr>
        <w:t>Tan</w:t>
      </w:r>
      <w:r>
        <w:rPr>
          <w:rFonts w:ascii="Souvenir Lt BT" w:eastAsia="Times New Roman" w:hAnsi="Souvenir Lt BT" w:cs="Times New Roman"/>
          <w:i/>
          <w:iCs/>
          <w:sz w:val="24"/>
          <w:szCs w:val="32"/>
          <w:bdr w:val="none" w:sz="0" w:space="0" w:color="auto" w:frame="1"/>
        </w:rPr>
        <w:t>’</w:t>
      </w:r>
      <w:r w:rsidR="00EB0707" w:rsidRPr="00AB77D5">
        <w:rPr>
          <w:rFonts w:ascii="Souvenir Lt BT" w:eastAsia="Times New Roman" w:hAnsi="Souvenir Lt BT" w:cs="Times New Roman"/>
          <w:i/>
          <w:iCs/>
          <w:sz w:val="24"/>
          <w:szCs w:val="32"/>
          <w:bdr w:val="none" w:sz="0" w:space="0" w:color="auto" w:frame="1"/>
        </w:rPr>
        <w:t>im</w:t>
      </w:r>
      <w:proofErr w:type="spellEnd"/>
      <w:r w:rsidR="00EB0707" w:rsidRPr="00AB77D5">
        <w:rPr>
          <w:rFonts w:ascii="Souvenir Lt BT" w:eastAsia="Times New Roman" w:hAnsi="Souvenir Lt BT" w:cs="Times New Roman"/>
          <w:i/>
          <w:iCs/>
          <w:sz w:val="24"/>
          <w:szCs w:val="32"/>
          <w:bdr w:val="none" w:sz="0" w:space="0" w:color="auto" w:frame="1"/>
        </w:rPr>
        <w:t xml:space="preserve"> lalu </w:t>
      </w:r>
      <w:proofErr w:type="spellStart"/>
      <w:r w:rsidR="00EB0707" w:rsidRPr="00AB77D5">
        <w:rPr>
          <w:rFonts w:ascii="Souvenir Lt BT" w:eastAsia="Times New Roman" w:hAnsi="Souvenir Lt BT" w:cs="Times New Roman"/>
          <w:i/>
          <w:iCs/>
          <w:sz w:val="24"/>
          <w:szCs w:val="32"/>
          <w:bdr w:val="none" w:sz="0" w:space="0" w:color="auto" w:frame="1"/>
        </w:rPr>
        <w:t>bertalbiahlah</w:t>
      </w:r>
      <w:proofErr w:type="spellEnd"/>
      <w:r w:rsidR="00EB0707" w:rsidRPr="00AB77D5">
        <w:rPr>
          <w:rFonts w:ascii="Souvenir Lt BT" w:eastAsia="Times New Roman" w:hAnsi="Souvenir Lt BT" w:cs="Times New Roman"/>
          <w:i/>
          <w:iCs/>
          <w:sz w:val="24"/>
          <w:szCs w:val="32"/>
          <w:bdr w:val="none" w:sz="0" w:space="0" w:color="auto" w:frame="1"/>
        </w:rPr>
        <w:t xml:space="preserve"> (untuk umrah) dari sana, kemudian temui kami di tempat ini dan itu. Akan tetapi ganjaran umrahmu itu setara dengan kadar nafkah dan keletihanmu.</w:t>
      </w:r>
      <w:r>
        <w:rPr>
          <w:rFonts w:ascii="Souvenir Lt BT" w:eastAsia="Times New Roman" w:hAnsi="Souvenir Lt BT" w:cs="Times New Roman"/>
          <w:i/>
          <w:iCs/>
          <w:sz w:val="24"/>
          <w:szCs w:val="32"/>
          <w:bdr w:val="none" w:sz="0" w:space="0" w:color="auto" w:frame="1"/>
        </w:rPr>
        <w:t>”</w:t>
      </w:r>
      <w:r w:rsidR="00EB0707" w:rsidRPr="00AB77D5">
        <w:rPr>
          <w:rFonts w:ascii="Souvenir Lt BT" w:hAnsi="Souvenir Lt BT" w:cs="KFGQPC Uthmanic Script HAFS"/>
          <w:sz w:val="24"/>
          <w:szCs w:val="32"/>
          <w:vertAlign w:val="superscript"/>
        </w:rPr>
        <w:t>(</w:t>
      </w:r>
      <w:r w:rsidR="00EB0707" w:rsidRPr="00AB77D5">
        <w:rPr>
          <w:rStyle w:val="ReferensiCatatanKaki"/>
          <w:rFonts w:ascii="Souvenir Lt BT" w:hAnsi="Souvenir Lt BT" w:cs="KFGQPC Uthmanic Script HAFS"/>
          <w:sz w:val="24"/>
          <w:szCs w:val="32"/>
        </w:rPr>
        <w:footnoteReference w:id="141"/>
      </w:r>
      <w:r w:rsidR="00EB0707" w:rsidRPr="00AB77D5">
        <w:rPr>
          <w:rFonts w:ascii="Souvenir Lt BT" w:hAnsi="Souvenir Lt BT" w:cs="KFGQPC Uthmanic Script HAFS"/>
          <w:sz w:val="24"/>
          <w:szCs w:val="32"/>
          <w:vertAlign w:val="superscript"/>
        </w:rPr>
        <w:t>)</w:t>
      </w:r>
      <w:r w:rsidR="00EB0707" w:rsidRPr="00AB77D5">
        <w:rPr>
          <w:rFonts w:ascii="Souvenir Lt BT" w:eastAsia="Times New Roman" w:hAnsi="Souvenir Lt BT" w:cs="Times New Roman"/>
          <w:i/>
          <w:iCs/>
          <w:sz w:val="24"/>
          <w:szCs w:val="32"/>
          <w:bdr w:val="none" w:sz="0" w:space="0" w:color="auto" w:frame="1"/>
        </w:rPr>
        <w:t> </w:t>
      </w:r>
    </w:p>
    <w:p w14:paraId="6DC46200" w14:textId="62D0706D" w:rsidR="00EB0707" w:rsidRPr="00AB77D5" w:rsidRDefault="00EB0707" w:rsidP="00AB77D5">
      <w:pPr>
        <w:shd w:val="clear" w:color="auto" w:fill="FFFFFF"/>
        <w:bidi w:val="0"/>
        <w:spacing w:after="0" w:line="240" w:lineRule="auto"/>
        <w:jc w:val="both"/>
        <w:textAlignment w:val="baseline"/>
        <w:rPr>
          <w:rFonts w:ascii="Souvenir Lt BT" w:eastAsia="Times New Roman" w:hAnsi="Souvenir Lt BT" w:cs="Times New Roman"/>
          <w:sz w:val="24"/>
          <w:szCs w:val="32"/>
        </w:rPr>
      </w:pPr>
      <w:r w:rsidRPr="00AB77D5">
        <w:rPr>
          <w:rFonts w:ascii="Souvenir Lt BT" w:eastAsia="Times New Roman" w:hAnsi="Souvenir Lt BT" w:cs="Times New Roman"/>
          <w:sz w:val="24"/>
          <w:szCs w:val="32"/>
          <w:bdr w:val="none" w:sz="0" w:space="0" w:color="auto" w:frame="1"/>
        </w:rPr>
        <w:tab/>
      </w:r>
      <w:r w:rsidR="0067767C">
        <w:rPr>
          <w:rFonts w:ascii="Souvenir Lt BT" w:eastAsia="Times New Roman" w:hAnsi="Souvenir Lt BT" w:cs="Times New Roman"/>
          <w:sz w:val="24"/>
          <w:szCs w:val="32"/>
          <w:bdr w:val="none" w:sz="0" w:space="0" w:color="auto" w:frame="1"/>
        </w:rPr>
        <w:t>Sy</w:t>
      </w:r>
      <w:r w:rsidR="005A5574">
        <w:rPr>
          <w:rFonts w:ascii="Souvenir Lt BT" w:eastAsia="Times New Roman" w:hAnsi="Souvenir Lt BT" w:cs="Times New Roman"/>
          <w:sz w:val="24"/>
          <w:szCs w:val="32"/>
          <w:bdr w:val="none" w:sz="0" w:space="0" w:color="auto" w:frame="1"/>
        </w:rPr>
        <w:t>ai</w:t>
      </w:r>
      <w:r w:rsidR="0067767C">
        <w:rPr>
          <w:rFonts w:ascii="Souvenir Lt BT" w:eastAsia="Times New Roman" w:hAnsi="Souvenir Lt BT" w:cs="Times New Roman"/>
          <w:sz w:val="24"/>
          <w:szCs w:val="32"/>
          <w:bdr w:val="none" w:sz="0" w:space="0" w:color="auto" w:frame="1"/>
        </w:rPr>
        <w:t>kh</w:t>
      </w:r>
      <w:r w:rsidR="005A5574">
        <w:rPr>
          <w:rFonts w:ascii="Souvenir Lt BT" w:eastAsia="Times New Roman" w:hAnsi="Souvenir Lt BT" w:cs="Times New Roman"/>
          <w:sz w:val="24"/>
          <w:szCs w:val="32"/>
          <w:bdr w:val="none" w:sz="0" w:space="0" w:color="auto" w:frame="1"/>
        </w:rPr>
        <w:t>ul</w:t>
      </w:r>
      <w:r w:rsidRPr="00AB77D5">
        <w:rPr>
          <w:rFonts w:ascii="Souvenir Lt BT" w:eastAsia="Times New Roman" w:hAnsi="Souvenir Lt BT" w:cs="Times New Roman"/>
          <w:sz w:val="24"/>
          <w:szCs w:val="32"/>
          <w:bdr w:val="none" w:sz="0" w:space="0" w:color="auto" w:frame="1"/>
        </w:rPr>
        <w:t xml:space="preserve"> Islam Ibnu </w:t>
      </w:r>
      <w:proofErr w:type="spellStart"/>
      <w:r w:rsidRPr="00AB77D5">
        <w:rPr>
          <w:rFonts w:ascii="Souvenir Lt BT" w:eastAsia="Times New Roman" w:hAnsi="Souvenir Lt BT" w:cs="Times New Roman"/>
          <w:sz w:val="24"/>
          <w:szCs w:val="32"/>
          <w:bdr w:val="none" w:sz="0" w:space="0" w:color="auto" w:frame="1"/>
        </w:rPr>
        <w:t>Taimiyyah</w:t>
      </w:r>
      <w:proofErr w:type="spellEnd"/>
      <w:r w:rsidRPr="00AB77D5">
        <w:rPr>
          <w:rFonts w:ascii="Souvenir Lt BT" w:eastAsia="Times New Roman" w:hAnsi="Souvenir Lt BT" w:cs="Times New Roman"/>
          <w:sz w:val="24"/>
          <w:szCs w:val="32"/>
          <w:bdr w:val="none" w:sz="0" w:space="0" w:color="auto" w:frame="1"/>
        </w:rPr>
        <w:t xml:space="preserve"> </w:t>
      </w:r>
      <w:proofErr w:type="spellStart"/>
      <w:r w:rsidRPr="00AB77D5">
        <w:rPr>
          <w:rFonts w:ascii="Souvenir Lt BT" w:eastAsia="Times New Roman" w:hAnsi="Souvenir Lt BT" w:cs="Times New Roman"/>
          <w:i/>
          <w:iCs/>
          <w:sz w:val="24"/>
          <w:szCs w:val="32"/>
          <w:bdr w:val="none" w:sz="0" w:space="0" w:color="auto" w:frame="1"/>
        </w:rPr>
        <w:t>rahimahullâh</w:t>
      </w:r>
      <w:proofErr w:type="spellEnd"/>
      <w:r w:rsidRPr="00AB77D5">
        <w:rPr>
          <w:rFonts w:ascii="Souvenir Lt BT" w:eastAsia="Times New Roman" w:hAnsi="Souvenir Lt BT" w:cs="Times New Roman"/>
          <w:sz w:val="24"/>
          <w:szCs w:val="32"/>
          <w:bdr w:val="none" w:sz="0" w:space="0" w:color="auto" w:frame="1"/>
        </w:rPr>
        <w:t xml:space="preserve"> berkata,</w:t>
      </w:r>
    </w:p>
    <w:p w14:paraId="21F07ABC" w14:textId="0ED3C91B" w:rsidR="00EB0707" w:rsidRPr="00AB77D5" w:rsidRDefault="00EB0707" w:rsidP="0081708F">
      <w:pPr>
        <w:shd w:val="clear" w:color="auto" w:fill="FFFFFF"/>
        <w:spacing w:after="0" w:line="240" w:lineRule="auto"/>
        <w:jc w:val="both"/>
        <w:textAlignment w:val="baseline"/>
        <w:rPr>
          <w:rFonts w:ascii="Souvenir Lt BT" w:eastAsia="Times New Roman" w:hAnsi="Souvenir Lt BT" w:cs="Traditional Arabic"/>
          <w:sz w:val="24"/>
          <w:szCs w:val="32"/>
          <w:bdr w:val="none" w:sz="0" w:space="0" w:color="auto" w:frame="1"/>
          <w:rtl/>
        </w:rPr>
      </w:pPr>
      <w:r w:rsidRPr="00AB77D5">
        <w:rPr>
          <w:rFonts w:ascii="Souvenir Lt BT" w:eastAsia="Times New Roman" w:hAnsi="Souvenir Lt BT" w:cs="Traditional Arabic"/>
          <w:sz w:val="24"/>
          <w:szCs w:val="32"/>
          <w:bdr w:val="none" w:sz="0" w:space="0" w:color="auto" w:frame="1"/>
          <w:rtl/>
        </w:rPr>
        <w:t>وَمِمَّا يَنْبَغِي أَنْ يُعْرَفَ ‌أَنَّ ‌اللَّهَ ‌لَيْسَ ‌رِضَاهُ أَوْ مَحَبَّتُهُ فِي مُجَرَّدِ عَذَابِ النَّفْسِ وَحَمْلِهَا عَلَى الْمَشَاقِّ حَتَّى يَكُونَ الْعَمَلُ كُلَّمَا كَانَ أَشَقَّ كَانَ أَفْضَلَ كَمَا يَحْسَبُ كَثِيرٌ مِنْ الْجُهَّالِ أَنَّ ا</w:t>
      </w:r>
      <w:r w:rsidR="00A233C5">
        <w:rPr>
          <w:rFonts w:ascii="Souvenir Lt BT" w:eastAsia="Times New Roman" w:hAnsi="Souvenir Lt BT" w:cs="Traditional Arabic"/>
          <w:sz w:val="24"/>
          <w:szCs w:val="32"/>
          <w:bdr w:val="none" w:sz="0" w:space="0" w:color="auto" w:frame="1"/>
          <w:rtl/>
        </w:rPr>
        <w:t>ل</w:t>
      </w:r>
      <w:r w:rsidR="003539FA">
        <w:rPr>
          <w:rFonts w:ascii="Souvenir Lt BT" w:eastAsia="Times New Roman" w:hAnsi="Souvenir Lt BT" w:cs="Traditional Arabic" w:hint="cs"/>
          <w:sz w:val="24"/>
          <w:szCs w:val="32"/>
          <w:bdr w:val="none" w:sz="0" w:space="0" w:color="auto" w:frame="1"/>
          <w:rtl/>
        </w:rPr>
        <w:t>أَ</w:t>
      </w:r>
      <w:r w:rsidRPr="00AB77D5">
        <w:rPr>
          <w:rFonts w:ascii="Souvenir Lt BT" w:eastAsia="Times New Roman" w:hAnsi="Souvenir Lt BT" w:cs="Traditional Arabic"/>
          <w:sz w:val="24"/>
          <w:szCs w:val="32"/>
          <w:bdr w:val="none" w:sz="0" w:space="0" w:color="auto" w:frame="1"/>
          <w:rtl/>
        </w:rPr>
        <w:t>جْرَ عَلَى قَدْرِ الْمَشَقَّةِ فِي كُلِّ شَيْءٍ لَا وَلَكِنَّ ا</w:t>
      </w:r>
      <w:r w:rsidR="00A233C5">
        <w:rPr>
          <w:rFonts w:ascii="Souvenir Lt BT" w:eastAsia="Times New Roman" w:hAnsi="Souvenir Lt BT" w:cs="Traditional Arabic"/>
          <w:sz w:val="24"/>
          <w:szCs w:val="32"/>
          <w:bdr w:val="none" w:sz="0" w:space="0" w:color="auto" w:frame="1"/>
          <w:rtl/>
        </w:rPr>
        <w:t>ل</w:t>
      </w:r>
      <w:r w:rsidR="003F7E5F">
        <w:rPr>
          <w:rFonts w:ascii="Souvenir Lt BT" w:eastAsia="Times New Roman" w:hAnsi="Souvenir Lt BT" w:cs="Traditional Arabic" w:hint="cs"/>
          <w:sz w:val="24"/>
          <w:szCs w:val="32"/>
          <w:bdr w:val="none" w:sz="0" w:space="0" w:color="auto" w:frame="1"/>
          <w:rtl/>
        </w:rPr>
        <w:t>أَ</w:t>
      </w:r>
      <w:r w:rsidRPr="00AB77D5">
        <w:rPr>
          <w:rFonts w:ascii="Souvenir Lt BT" w:eastAsia="Times New Roman" w:hAnsi="Souvenir Lt BT" w:cs="Traditional Arabic"/>
          <w:sz w:val="24"/>
          <w:szCs w:val="32"/>
          <w:bdr w:val="none" w:sz="0" w:space="0" w:color="auto" w:frame="1"/>
          <w:rtl/>
        </w:rPr>
        <w:t>جْرَ عَلَى قَدْرِ مَنْفَعَةِ الْعَمَلِ وَمَصْلَحَتِهِ وَفَائِدَتِهِ،</w:t>
      </w:r>
      <w:r w:rsidRPr="00AB77D5">
        <w:rPr>
          <w:rFonts w:ascii="Souvenir Lt BT" w:hAnsi="Souvenir Lt BT"/>
          <w:sz w:val="24"/>
          <w:szCs w:val="32"/>
          <w:rtl/>
        </w:rPr>
        <w:t xml:space="preserve"> </w:t>
      </w:r>
      <w:r w:rsidRPr="00AB77D5">
        <w:rPr>
          <w:rFonts w:ascii="Souvenir Lt BT" w:eastAsia="Times New Roman" w:hAnsi="Souvenir Lt BT" w:cs="Traditional Arabic"/>
          <w:sz w:val="24"/>
          <w:szCs w:val="32"/>
          <w:bdr w:val="none" w:sz="0" w:space="0" w:color="auto" w:frame="1"/>
          <w:rtl/>
        </w:rPr>
        <w:t xml:space="preserve">وَعَلَى قَدْرِ طَاعَةِ أَمْرِ اللَّهِ وَرَسُولِهِ. فَأَيُّ الْعَمَلَيْنِ </w:t>
      </w:r>
      <w:r w:rsidRPr="00AB77D5">
        <w:rPr>
          <w:rFonts w:ascii="Souvenir Lt BT" w:eastAsia="Times New Roman" w:hAnsi="Souvenir Lt BT" w:cs="Traditional Arabic"/>
          <w:sz w:val="24"/>
          <w:szCs w:val="32"/>
          <w:bdr w:val="none" w:sz="0" w:space="0" w:color="auto" w:frame="1"/>
          <w:rtl/>
        </w:rPr>
        <w:lastRenderedPageBreak/>
        <w:t>كَانَ أَحْسَنَ وَصَاحِبُهُ أَطْوَعَ وَأَتْبَعَ كَانَ أَفْضَلَ. فَإِنَّ ا</w:t>
      </w:r>
      <w:r w:rsidR="00A233C5">
        <w:rPr>
          <w:rFonts w:ascii="Souvenir Lt BT" w:eastAsia="Times New Roman" w:hAnsi="Souvenir Lt BT" w:cs="Traditional Arabic"/>
          <w:sz w:val="24"/>
          <w:szCs w:val="32"/>
          <w:bdr w:val="none" w:sz="0" w:space="0" w:color="auto" w:frame="1"/>
          <w:rtl/>
        </w:rPr>
        <w:t>ل</w:t>
      </w:r>
      <w:r w:rsidR="0086624F">
        <w:rPr>
          <w:rFonts w:ascii="Souvenir Lt BT" w:eastAsia="Times New Roman" w:hAnsi="Souvenir Lt BT" w:cs="Traditional Arabic" w:hint="cs"/>
          <w:sz w:val="24"/>
          <w:szCs w:val="32"/>
          <w:bdr w:val="none" w:sz="0" w:space="0" w:color="auto" w:frame="1"/>
          <w:rtl/>
        </w:rPr>
        <w:t>أَ</w:t>
      </w:r>
      <w:r w:rsidRPr="00AB77D5">
        <w:rPr>
          <w:rFonts w:ascii="Souvenir Lt BT" w:eastAsia="Times New Roman" w:hAnsi="Souvenir Lt BT" w:cs="Traditional Arabic"/>
          <w:sz w:val="24"/>
          <w:szCs w:val="32"/>
          <w:bdr w:val="none" w:sz="0" w:space="0" w:color="auto" w:frame="1"/>
          <w:rtl/>
        </w:rPr>
        <w:t>عْمَالَ لَا تَتَفَاضَلُ بِالْكَثْرَةِ. وَإِنَّمَا تَتَفَاضَلُ بِمَا يَحْصُلُ فِي الْقُلُوبِ حَالَ الْعَمَلِ</w:t>
      </w:r>
    </w:p>
    <w:p w14:paraId="21A144F5" w14:textId="05E1FBB9" w:rsidR="00EB0707" w:rsidRPr="00AB77D5" w:rsidRDefault="00A257FA" w:rsidP="00AB77D5">
      <w:pPr>
        <w:shd w:val="clear" w:color="auto" w:fill="FFFFFF"/>
        <w:bidi w:val="0"/>
        <w:spacing w:after="0" w:line="240" w:lineRule="auto"/>
        <w:jc w:val="both"/>
        <w:textAlignment w:val="baseline"/>
        <w:rPr>
          <w:rFonts w:ascii="Souvenir Lt BT" w:eastAsia="Times New Roman" w:hAnsi="Souvenir Lt BT" w:cs="Times New Roman"/>
          <w:i/>
          <w:iCs/>
          <w:sz w:val="24"/>
          <w:szCs w:val="32"/>
        </w:rPr>
      </w:pPr>
      <w:r>
        <w:rPr>
          <w:rFonts w:ascii="Souvenir Lt BT" w:eastAsia="Times New Roman" w:hAnsi="Souvenir Lt BT" w:cs="Times New Roman"/>
          <w:i/>
          <w:iCs/>
          <w:sz w:val="24"/>
          <w:szCs w:val="32"/>
        </w:rPr>
        <w:t>“</w:t>
      </w:r>
      <w:r w:rsidR="00EB0707" w:rsidRPr="00AB77D5">
        <w:rPr>
          <w:rFonts w:ascii="Souvenir Lt BT" w:eastAsia="Times New Roman" w:hAnsi="Souvenir Lt BT" w:cs="Times New Roman"/>
          <w:i/>
          <w:iCs/>
          <w:sz w:val="24"/>
          <w:szCs w:val="32"/>
        </w:rPr>
        <w:t xml:space="preserve">Di antara perkara yang harus diketahui adalah bahwa keridaan dan kecintaan Allah tidak terletak pada sekadar menyusahkan diri dan membebaninya dengan perkara-perkara yang sulit, hingga suatu amal semakin berat semakin utama sebagaimana yang disangka banyak orang yang tidak tahu bahwa pahala itu selalu berbanding lurus dengan kadar kesulitan pada segala hal. Tidak demikian! </w:t>
      </w:r>
      <w:r w:rsidR="00EB0707" w:rsidRPr="00AB77D5">
        <w:rPr>
          <w:rFonts w:ascii="Souvenir Lt BT" w:eastAsia="Times New Roman" w:hAnsi="Souvenir Lt BT" w:cs="Times New Roman"/>
          <w:b/>
          <w:bCs/>
          <w:i/>
          <w:iCs/>
          <w:sz w:val="24"/>
          <w:szCs w:val="32"/>
        </w:rPr>
        <w:t>Pahala itu sesuai dengan besar kecilnya manfaat, maslahat, dan faedah amal, juga sesuai dengan kadar ketaatan kepada Allah dan Rasul-Nya.</w:t>
      </w:r>
      <w:r w:rsidR="00EB0707" w:rsidRPr="00AB77D5">
        <w:rPr>
          <w:rFonts w:ascii="Souvenir Lt BT" w:eastAsia="Times New Roman" w:hAnsi="Souvenir Lt BT" w:cs="Times New Roman"/>
          <w:i/>
          <w:iCs/>
          <w:sz w:val="24"/>
          <w:szCs w:val="32"/>
        </w:rPr>
        <w:t xml:space="preserve"> Mana di antara dua amal yang lebih baik dan pelakunya lebih taat serta lebih mengikuti sunah, maka itulah yang lebih utama. Karena amal-amal itu tidak berbeda derajatnya semata dari sisi kuantitas, melainkan berbeda sesuai kondisi hati ketika beramal.</w:t>
      </w:r>
    </w:p>
    <w:p w14:paraId="42DF297F" w14:textId="4CEDA21B" w:rsidR="00EB0707" w:rsidRPr="00AB77D5" w:rsidRDefault="00EB0707" w:rsidP="0081708F">
      <w:pPr>
        <w:shd w:val="clear" w:color="auto" w:fill="FFFFFF"/>
        <w:spacing w:after="0" w:line="240" w:lineRule="auto"/>
        <w:jc w:val="both"/>
        <w:textAlignment w:val="baseline"/>
        <w:rPr>
          <w:rFonts w:ascii="Souvenir Lt BT" w:eastAsia="Times New Roman" w:hAnsi="Souvenir Lt BT" w:cs="Traditional Arabic"/>
          <w:sz w:val="24"/>
          <w:szCs w:val="32"/>
          <w:bdr w:val="none" w:sz="0" w:space="0" w:color="auto" w:frame="1"/>
        </w:rPr>
      </w:pPr>
      <w:r w:rsidRPr="00AB77D5">
        <w:rPr>
          <w:rFonts w:ascii="Souvenir Lt BT" w:eastAsia="Times New Roman" w:hAnsi="Souvenir Lt BT" w:cs="Traditional Arabic"/>
          <w:sz w:val="24"/>
          <w:szCs w:val="32"/>
          <w:bdr w:val="none" w:sz="0" w:space="0" w:color="auto" w:frame="1"/>
          <w:rtl/>
        </w:rPr>
        <w:t xml:space="preserve">وَلِهَذَا لَمَّا نَذَرَتْ أُخْتُ عُقْبَةَ بْنِ عَامِرٍ أَنْ تَحُجَّ مَاشِيَةً حَافِيَةً قَالَ النَّبِيُّ </w:t>
      </w:r>
      <w:r w:rsidR="00DC4EAE">
        <w:rPr>
          <w:rFonts w:ascii="Souvenir Lt BT" w:eastAsia="Times New Roman" w:hAnsi="Souvenir Lt BT" w:cs="Traditional Arabic" w:hint="cs"/>
          <w:sz w:val="24"/>
          <w:szCs w:val="32"/>
          <w:bdr w:val="none" w:sz="0" w:space="0" w:color="auto" w:frame="1"/>
          <w:rtl/>
        </w:rPr>
        <w:t>ﷺ:</w:t>
      </w:r>
      <w:r w:rsidRPr="00AB77D5">
        <w:rPr>
          <w:rFonts w:ascii="Souvenir Lt BT" w:eastAsia="Times New Roman" w:hAnsi="Souvenir Lt BT" w:cs="Traditional Arabic"/>
          <w:sz w:val="24"/>
          <w:szCs w:val="32"/>
          <w:bdr w:val="none" w:sz="0" w:space="0" w:color="auto" w:frame="1"/>
          <w:rtl/>
        </w:rPr>
        <w:t xml:space="preserve"> </w:t>
      </w:r>
      <w:r w:rsidR="00DC4EAE">
        <w:rPr>
          <w:rFonts w:ascii="Souvenir Lt BT" w:eastAsia="Times New Roman" w:hAnsi="Souvenir Lt BT" w:cs="Traditional Arabic" w:hint="cs"/>
          <w:sz w:val="24"/>
          <w:szCs w:val="32"/>
          <w:bdr w:val="none" w:sz="0" w:space="0" w:color="auto" w:frame="1"/>
          <w:rtl/>
        </w:rPr>
        <w:t>((</w:t>
      </w:r>
      <w:r w:rsidRPr="00AB77D5">
        <w:rPr>
          <w:rFonts w:ascii="Souvenir Lt BT" w:eastAsia="Times New Roman" w:hAnsi="Souvenir Lt BT" w:cs="Traditional Arabic"/>
          <w:sz w:val="24"/>
          <w:szCs w:val="32"/>
          <w:bdr w:val="none" w:sz="0" w:space="0" w:color="auto" w:frame="1"/>
          <w:rtl/>
        </w:rPr>
        <w:t>إنَّ اللَّهَ لَغَنِيٌّ عَنْ تَعْذِيبِ أُخْتِك نَفْسَهَا مُرْهَا فَلْتَرْكَبْ</w:t>
      </w:r>
      <w:r w:rsidR="00DC4EAE">
        <w:rPr>
          <w:rFonts w:ascii="Souvenir Lt BT" w:eastAsia="Times New Roman" w:hAnsi="Souvenir Lt BT" w:cs="Traditional Arabic" w:hint="cs"/>
          <w:sz w:val="24"/>
          <w:szCs w:val="32"/>
          <w:bdr w:val="none" w:sz="0" w:space="0" w:color="auto" w:frame="1"/>
          <w:rtl/>
        </w:rPr>
        <w:t>))</w:t>
      </w:r>
      <w:r w:rsidRPr="00AB77D5">
        <w:rPr>
          <w:rFonts w:ascii="Souvenir Lt BT" w:eastAsia="Times New Roman" w:hAnsi="Souvenir Lt BT" w:cs="Traditional Arabic"/>
          <w:sz w:val="24"/>
          <w:szCs w:val="32"/>
          <w:bdr w:val="none" w:sz="0" w:space="0" w:color="auto" w:frame="1"/>
          <w:rtl/>
        </w:rPr>
        <w:t xml:space="preserve"> </w:t>
      </w:r>
      <w:proofErr w:type="gramStart"/>
      <w:r w:rsidRPr="00AB77D5">
        <w:rPr>
          <w:rFonts w:ascii="Souvenir Lt BT" w:eastAsia="Times New Roman" w:hAnsi="Souvenir Lt BT" w:cs="Traditional Arabic"/>
          <w:sz w:val="24"/>
          <w:szCs w:val="32"/>
          <w:bdr w:val="none" w:sz="0" w:space="0" w:color="auto" w:frame="1"/>
          <w:rtl/>
        </w:rPr>
        <w:t xml:space="preserve">وَرُوِيَ </w:t>
      </w:r>
      <w:r w:rsidRPr="00AB77D5">
        <w:rPr>
          <w:rFonts w:ascii="Souvenir Lt BT" w:eastAsia="Times New Roman" w:hAnsi="Souvenir Lt BT" w:cs="Traditional Arabic"/>
          <w:sz w:val="24"/>
          <w:szCs w:val="32"/>
          <w:bdr w:val="none" w:sz="0" w:space="0" w:color="auto" w:frame="1"/>
        </w:rPr>
        <w:t>))</w:t>
      </w:r>
      <w:r w:rsidRPr="00AB77D5">
        <w:rPr>
          <w:rFonts w:ascii="Souvenir Lt BT" w:eastAsia="Times New Roman" w:hAnsi="Souvenir Lt BT" w:cs="Traditional Arabic"/>
          <w:sz w:val="24"/>
          <w:szCs w:val="32"/>
          <w:bdr w:val="none" w:sz="0" w:space="0" w:color="auto" w:frame="1"/>
          <w:rtl/>
        </w:rPr>
        <w:t>أَنَّهُ</w:t>
      </w:r>
      <w:proofErr w:type="gramEnd"/>
      <w:r w:rsidRPr="00AB77D5">
        <w:rPr>
          <w:rFonts w:ascii="Souvenir Lt BT" w:eastAsia="Times New Roman" w:hAnsi="Souvenir Lt BT" w:cs="Traditional Arabic"/>
          <w:sz w:val="24"/>
          <w:szCs w:val="32"/>
          <w:bdr w:val="none" w:sz="0" w:space="0" w:color="auto" w:frame="1"/>
          <w:rtl/>
        </w:rPr>
        <w:t xml:space="preserve"> أَمَرَهَا </w:t>
      </w:r>
      <w:proofErr w:type="spellStart"/>
      <w:proofErr w:type="gramStart"/>
      <w:r w:rsidRPr="00AB77D5">
        <w:rPr>
          <w:rFonts w:ascii="Souvenir Lt BT" w:eastAsia="Times New Roman" w:hAnsi="Souvenir Lt BT" w:cs="Traditional Arabic"/>
          <w:sz w:val="24"/>
          <w:szCs w:val="32"/>
          <w:bdr w:val="none" w:sz="0" w:space="0" w:color="auto" w:frame="1"/>
          <w:rtl/>
        </w:rPr>
        <w:t>بِالْهَدْيِ</w:t>
      </w:r>
      <w:proofErr w:type="spellEnd"/>
      <w:r w:rsidRPr="00AB77D5">
        <w:rPr>
          <w:rFonts w:ascii="Souvenir Lt BT" w:eastAsia="Times New Roman" w:hAnsi="Souvenir Lt BT" w:cs="Traditional Arabic"/>
          <w:sz w:val="24"/>
          <w:szCs w:val="32"/>
          <w:bdr w:val="none" w:sz="0" w:space="0" w:color="auto" w:frame="1"/>
        </w:rPr>
        <w:t>((</w:t>
      </w:r>
      <w:r w:rsidRPr="00AB77D5">
        <w:rPr>
          <w:rFonts w:ascii="Souvenir Lt BT" w:eastAsia="Times New Roman" w:hAnsi="Souvenir Lt BT" w:cs="Traditional Arabic"/>
          <w:sz w:val="24"/>
          <w:szCs w:val="32"/>
          <w:bdr w:val="none" w:sz="0" w:space="0" w:color="auto" w:frame="1"/>
          <w:rtl/>
        </w:rPr>
        <w:t xml:space="preserve"> وَرُوِيَ</w:t>
      </w:r>
      <w:proofErr w:type="gramEnd"/>
      <w:r w:rsidRPr="00AB77D5">
        <w:rPr>
          <w:rFonts w:ascii="Souvenir Lt BT" w:eastAsia="Times New Roman" w:hAnsi="Souvenir Lt BT" w:cs="Traditional Arabic"/>
          <w:sz w:val="24"/>
          <w:szCs w:val="32"/>
          <w:bdr w:val="none" w:sz="0" w:space="0" w:color="auto" w:frame="1"/>
          <w:rtl/>
        </w:rPr>
        <w:t xml:space="preserve"> </w:t>
      </w:r>
      <w:proofErr w:type="gramStart"/>
      <w:r w:rsidRPr="00AB77D5">
        <w:rPr>
          <w:rFonts w:ascii="Souvenir Lt BT" w:eastAsia="Times New Roman" w:hAnsi="Souvenir Lt BT" w:cs="Traditional Arabic"/>
          <w:sz w:val="24"/>
          <w:szCs w:val="32"/>
          <w:bdr w:val="none" w:sz="0" w:space="0" w:color="auto" w:frame="1"/>
        </w:rPr>
        <w:t>))</w:t>
      </w:r>
      <w:r w:rsidRPr="00AB77D5">
        <w:rPr>
          <w:rFonts w:ascii="Souvenir Lt BT" w:eastAsia="Times New Roman" w:hAnsi="Souvenir Lt BT" w:cs="Traditional Arabic"/>
          <w:sz w:val="24"/>
          <w:szCs w:val="32"/>
          <w:bdr w:val="none" w:sz="0" w:space="0" w:color="auto" w:frame="1"/>
          <w:rtl/>
        </w:rPr>
        <w:t>بِالصَّوْمِ</w:t>
      </w:r>
      <w:proofErr w:type="gramEnd"/>
      <w:r w:rsidRPr="00AB77D5">
        <w:rPr>
          <w:rFonts w:ascii="Souvenir Lt BT" w:eastAsia="Times New Roman" w:hAnsi="Souvenir Lt BT" w:cs="Traditional Arabic"/>
          <w:sz w:val="24"/>
          <w:szCs w:val="32"/>
          <w:bdr w:val="none" w:sz="0" w:space="0" w:color="auto" w:frame="1"/>
        </w:rPr>
        <w:t>((</w:t>
      </w:r>
      <w:r w:rsidRPr="00AB77D5">
        <w:rPr>
          <w:rFonts w:ascii="Souvenir Lt BT" w:eastAsia="Times New Roman" w:hAnsi="Souvenir Lt BT" w:cs="Traditional Arabic"/>
          <w:sz w:val="24"/>
          <w:szCs w:val="32"/>
          <w:bdr w:val="none" w:sz="0" w:space="0" w:color="auto" w:frame="1"/>
          <w:rtl/>
        </w:rPr>
        <w:t>. وَكَذَا حَدِيثُ ج</w:t>
      </w:r>
      <w:r w:rsidR="009A74AF">
        <w:rPr>
          <w:rFonts w:ascii="Souvenir Lt BT" w:eastAsia="Times New Roman" w:hAnsi="Souvenir Lt BT" w:cs="Traditional Arabic" w:hint="cs"/>
          <w:sz w:val="24"/>
          <w:szCs w:val="32"/>
          <w:bdr w:val="none" w:sz="0" w:space="0" w:color="auto" w:frame="1"/>
          <w:rtl/>
        </w:rPr>
        <w:t>ُ</w:t>
      </w:r>
      <w:r w:rsidRPr="00AB77D5">
        <w:rPr>
          <w:rFonts w:ascii="Souvenir Lt BT" w:eastAsia="Times New Roman" w:hAnsi="Souvenir Lt BT" w:cs="Traditional Arabic"/>
          <w:sz w:val="24"/>
          <w:szCs w:val="32"/>
          <w:bdr w:val="none" w:sz="0" w:space="0" w:color="auto" w:frame="1"/>
          <w:rtl/>
        </w:rPr>
        <w:t>و</w:t>
      </w:r>
      <w:r w:rsidR="009A74AF">
        <w:rPr>
          <w:rFonts w:ascii="Souvenir Lt BT" w:eastAsia="Times New Roman" w:hAnsi="Souvenir Lt BT" w:cs="Traditional Arabic" w:hint="cs"/>
          <w:sz w:val="24"/>
          <w:szCs w:val="32"/>
          <w:bdr w:val="none" w:sz="0" w:space="0" w:color="auto" w:frame="1"/>
          <w:rtl/>
        </w:rPr>
        <w:t>َ</w:t>
      </w:r>
      <w:r w:rsidRPr="00AB77D5">
        <w:rPr>
          <w:rFonts w:ascii="Souvenir Lt BT" w:eastAsia="Times New Roman" w:hAnsi="Souvenir Lt BT" w:cs="Traditional Arabic"/>
          <w:sz w:val="24"/>
          <w:szCs w:val="32"/>
          <w:bdr w:val="none" w:sz="0" w:space="0" w:color="auto" w:frame="1"/>
          <w:rtl/>
        </w:rPr>
        <w:t>ي</w:t>
      </w:r>
      <w:r w:rsidR="009A74AF">
        <w:rPr>
          <w:rFonts w:ascii="Souvenir Lt BT" w:eastAsia="Times New Roman" w:hAnsi="Souvenir Lt BT" w:cs="Traditional Arabic" w:hint="cs"/>
          <w:sz w:val="24"/>
          <w:szCs w:val="32"/>
          <w:bdr w:val="none" w:sz="0" w:space="0" w:color="auto" w:frame="1"/>
          <w:rtl/>
        </w:rPr>
        <w:t>ْ</w:t>
      </w:r>
      <w:r w:rsidRPr="00AB77D5">
        <w:rPr>
          <w:rFonts w:ascii="Souvenir Lt BT" w:eastAsia="Times New Roman" w:hAnsi="Souvenir Lt BT" w:cs="Traditional Arabic"/>
          <w:sz w:val="24"/>
          <w:szCs w:val="32"/>
          <w:bdr w:val="none" w:sz="0" w:space="0" w:color="auto" w:frame="1"/>
          <w:rtl/>
        </w:rPr>
        <w:t>ر</w:t>
      </w:r>
      <w:r w:rsidR="009A74AF">
        <w:rPr>
          <w:rFonts w:ascii="Souvenir Lt BT" w:eastAsia="Times New Roman" w:hAnsi="Souvenir Lt BT" w:cs="Traditional Arabic" w:hint="cs"/>
          <w:sz w:val="24"/>
          <w:szCs w:val="32"/>
          <w:bdr w:val="none" w:sz="0" w:space="0" w:color="auto" w:frame="1"/>
          <w:rtl/>
        </w:rPr>
        <w:t>ِ</w:t>
      </w:r>
      <w:r w:rsidRPr="00AB77D5">
        <w:rPr>
          <w:rFonts w:ascii="Souvenir Lt BT" w:eastAsia="Times New Roman" w:hAnsi="Souvenir Lt BT" w:cs="Traditional Arabic"/>
          <w:sz w:val="24"/>
          <w:szCs w:val="32"/>
          <w:bdr w:val="none" w:sz="0" w:space="0" w:color="auto" w:frame="1"/>
          <w:rtl/>
        </w:rPr>
        <w:t>ي</w:t>
      </w:r>
      <w:r w:rsidR="009A74AF">
        <w:rPr>
          <w:rFonts w:ascii="Souvenir Lt BT" w:eastAsia="Times New Roman" w:hAnsi="Souvenir Lt BT" w:cs="Traditional Arabic" w:hint="cs"/>
          <w:sz w:val="24"/>
          <w:szCs w:val="32"/>
          <w:bdr w:val="none" w:sz="0" w:space="0" w:color="auto" w:frame="1"/>
          <w:rtl/>
        </w:rPr>
        <w:t>َّ</w:t>
      </w:r>
      <w:r w:rsidRPr="00AB77D5">
        <w:rPr>
          <w:rFonts w:ascii="Souvenir Lt BT" w:eastAsia="Times New Roman" w:hAnsi="Souvenir Lt BT" w:cs="Traditional Arabic"/>
          <w:sz w:val="24"/>
          <w:szCs w:val="32"/>
          <w:bdr w:val="none" w:sz="0" w:space="0" w:color="auto" w:frame="1"/>
          <w:rtl/>
        </w:rPr>
        <w:t>ة</w:t>
      </w:r>
      <w:r w:rsidR="009A74AF">
        <w:rPr>
          <w:rFonts w:ascii="Souvenir Lt BT" w:eastAsia="Times New Roman" w:hAnsi="Souvenir Lt BT" w:cs="Traditional Arabic" w:hint="cs"/>
          <w:sz w:val="24"/>
          <w:szCs w:val="32"/>
          <w:bdr w:val="none" w:sz="0" w:space="0" w:color="auto" w:frame="1"/>
          <w:rtl/>
        </w:rPr>
        <w:t>َ</w:t>
      </w:r>
      <w:r w:rsidRPr="00AB77D5">
        <w:rPr>
          <w:rFonts w:ascii="Souvenir Lt BT" w:eastAsia="Times New Roman" w:hAnsi="Souvenir Lt BT" w:cs="Traditional Arabic"/>
          <w:sz w:val="24"/>
          <w:szCs w:val="32"/>
          <w:bdr w:val="none" w:sz="0" w:space="0" w:color="auto" w:frame="1"/>
          <w:rtl/>
        </w:rPr>
        <w:t xml:space="preserve"> فِي تَسْبِيحِهَا بِالْحَصَى أَوْ النَّوَى وَقَدْ دَخَلَ عَلَيْهَا ضُحًى ثُمَّ دَخَلَ عَلَيْهَا عَشِيَّةً فَوَجَدَهَا عَلَى تِلْكَ الْحَالِ. وَقَوْلُهُ لَهَا: </w:t>
      </w:r>
      <w:r w:rsidR="009A74AF">
        <w:rPr>
          <w:rFonts w:ascii="Souvenir Lt BT" w:eastAsia="Times New Roman" w:hAnsi="Souvenir Lt BT" w:cs="Traditional Arabic" w:hint="cs"/>
          <w:sz w:val="24"/>
          <w:szCs w:val="32"/>
          <w:bdr w:val="none" w:sz="0" w:space="0" w:color="auto" w:frame="1"/>
          <w:rtl/>
        </w:rPr>
        <w:t>((</w:t>
      </w:r>
      <w:r w:rsidRPr="00AB77D5">
        <w:rPr>
          <w:rFonts w:ascii="Souvenir Lt BT" w:eastAsia="Times New Roman" w:hAnsi="Souvenir Lt BT" w:cs="Traditional Arabic"/>
          <w:sz w:val="24"/>
          <w:szCs w:val="32"/>
          <w:bdr w:val="none" w:sz="0" w:space="0" w:color="auto" w:frame="1"/>
          <w:rtl/>
        </w:rPr>
        <w:t xml:space="preserve">لَقَدْ </w:t>
      </w:r>
      <w:r w:rsidR="00B85E80" w:rsidRPr="00B85E80">
        <w:rPr>
          <w:rFonts w:ascii="Souvenir Lt BT" w:eastAsia="Times New Roman" w:hAnsi="Souvenir Lt BT" w:cs="Traditional Arabic"/>
          <w:sz w:val="24"/>
          <w:szCs w:val="32"/>
          <w:bdr w:val="none" w:sz="0" w:space="0" w:color="auto" w:frame="1"/>
          <w:rtl/>
        </w:rPr>
        <w:t>قُلْتُ بَعْدَكِ</w:t>
      </w:r>
      <w:r w:rsidRPr="00AB77D5">
        <w:rPr>
          <w:rFonts w:ascii="Souvenir Lt BT" w:eastAsia="Times New Roman" w:hAnsi="Souvenir Lt BT" w:cs="Traditional Arabic"/>
          <w:sz w:val="24"/>
          <w:szCs w:val="32"/>
          <w:bdr w:val="none" w:sz="0" w:space="0" w:color="auto" w:frame="1"/>
          <w:rtl/>
        </w:rPr>
        <w:t xml:space="preserve"> أَرْبَعَ كَلِمَاتٍ</w:t>
      </w:r>
      <w:r w:rsidR="00B85E80" w:rsidRPr="00B85E80">
        <w:rPr>
          <w:rFonts w:ascii="Souvenir Lt BT" w:eastAsia="Times New Roman" w:hAnsi="Souvenir Lt BT" w:cs="Traditional Arabic"/>
          <w:sz w:val="24"/>
          <w:szCs w:val="32"/>
          <w:bdr w:val="none" w:sz="0" w:space="0" w:color="auto" w:frame="1"/>
          <w:rtl/>
        </w:rPr>
        <w:t>،</w:t>
      </w:r>
      <w:r w:rsidRPr="00AB77D5">
        <w:rPr>
          <w:rFonts w:ascii="Souvenir Lt BT" w:eastAsia="Times New Roman" w:hAnsi="Souvenir Lt BT" w:cs="Traditional Arabic"/>
          <w:sz w:val="24"/>
          <w:szCs w:val="32"/>
          <w:bdr w:val="none" w:sz="0" w:space="0" w:color="auto" w:frame="1"/>
          <w:rtl/>
        </w:rPr>
        <w:t xml:space="preserve"> ثَلَاثَ مَرَّاتٍ</w:t>
      </w:r>
      <w:r w:rsidR="00B85E80" w:rsidRPr="00B85E80">
        <w:rPr>
          <w:rFonts w:ascii="Souvenir Lt BT" w:eastAsia="Times New Roman" w:hAnsi="Souvenir Lt BT" w:cs="Traditional Arabic"/>
          <w:sz w:val="24"/>
          <w:szCs w:val="32"/>
          <w:bdr w:val="none" w:sz="0" w:space="0" w:color="auto" w:frame="1"/>
          <w:rtl/>
        </w:rPr>
        <w:t>،</w:t>
      </w:r>
      <w:r w:rsidRPr="00AB77D5">
        <w:rPr>
          <w:rFonts w:ascii="Souvenir Lt BT" w:eastAsia="Times New Roman" w:hAnsi="Souvenir Lt BT" w:cs="Traditional Arabic"/>
          <w:sz w:val="24"/>
          <w:szCs w:val="32"/>
          <w:bdr w:val="none" w:sz="0" w:space="0" w:color="auto" w:frame="1"/>
          <w:rtl/>
        </w:rPr>
        <w:t xml:space="preserve"> لَوْ وُزِنَتْ بِمَا </w:t>
      </w:r>
      <w:r w:rsidR="00B85E80" w:rsidRPr="00B85E80">
        <w:rPr>
          <w:rFonts w:ascii="Souvenir Lt BT" w:eastAsia="Times New Roman" w:hAnsi="Souvenir Lt BT" w:cs="Traditional Arabic"/>
          <w:sz w:val="24"/>
          <w:szCs w:val="32"/>
          <w:bdr w:val="none" w:sz="0" w:space="0" w:color="auto" w:frame="1"/>
          <w:rtl/>
        </w:rPr>
        <w:t>قُلْتِ</w:t>
      </w:r>
      <w:r w:rsidRPr="00AB77D5">
        <w:rPr>
          <w:rFonts w:ascii="Souvenir Lt BT" w:eastAsia="Times New Roman" w:hAnsi="Souvenir Lt BT" w:cs="Traditional Arabic"/>
          <w:sz w:val="24"/>
          <w:szCs w:val="32"/>
          <w:bdr w:val="none" w:sz="0" w:space="0" w:color="auto" w:frame="1"/>
          <w:rtl/>
        </w:rPr>
        <w:t xml:space="preserve"> مُنْذُ الْيَوْمِ لَرَجَحَتْ</w:t>
      </w:r>
      <w:r w:rsidR="00487CD7">
        <w:rPr>
          <w:rFonts w:ascii="Souvenir Lt BT" w:eastAsia="Times New Roman" w:hAnsi="Souvenir Lt BT" w:cs="Traditional Arabic" w:hint="cs"/>
          <w:sz w:val="24"/>
          <w:szCs w:val="32"/>
          <w:bdr w:val="none" w:sz="0" w:space="0" w:color="auto" w:frame="1"/>
          <w:rtl/>
        </w:rPr>
        <w:t>))</w:t>
      </w:r>
    </w:p>
    <w:p w14:paraId="0647B359" w14:textId="7AB3D4E5" w:rsidR="00EB0707" w:rsidRPr="00AB77D5" w:rsidRDefault="00EB0707" w:rsidP="00AB77D5">
      <w:pPr>
        <w:shd w:val="clear" w:color="auto" w:fill="FFFFFF"/>
        <w:bidi w:val="0"/>
        <w:spacing w:after="0" w:line="240" w:lineRule="auto"/>
        <w:jc w:val="both"/>
        <w:textAlignment w:val="baseline"/>
        <w:rPr>
          <w:rFonts w:ascii="Souvenir Lt BT" w:eastAsia="Times New Roman" w:hAnsi="Souvenir Lt BT" w:cs="Traditional Arabic"/>
          <w:i/>
          <w:iCs/>
          <w:sz w:val="24"/>
          <w:szCs w:val="32"/>
          <w:bdr w:val="none" w:sz="0" w:space="0" w:color="auto" w:frame="1"/>
        </w:rPr>
      </w:pPr>
      <w:r w:rsidRPr="00AB77D5">
        <w:rPr>
          <w:rFonts w:ascii="Souvenir Lt BT" w:eastAsia="Times New Roman" w:hAnsi="Souvenir Lt BT" w:cs="Traditional Arabic"/>
          <w:i/>
          <w:iCs/>
          <w:sz w:val="24"/>
          <w:szCs w:val="32"/>
          <w:bdr w:val="none" w:sz="0" w:space="0" w:color="auto" w:frame="1"/>
        </w:rPr>
        <w:t xml:space="preserve">Karenanya, ketika saudari </w:t>
      </w:r>
      <w:proofErr w:type="spellStart"/>
      <w:r w:rsidRPr="00AB77D5">
        <w:rPr>
          <w:rFonts w:ascii="Souvenir Lt BT" w:eastAsia="Times New Roman" w:hAnsi="Souvenir Lt BT" w:cs="Traditional Arabic"/>
          <w:i/>
          <w:iCs/>
          <w:sz w:val="24"/>
          <w:szCs w:val="32"/>
          <w:bdr w:val="none" w:sz="0" w:space="0" w:color="auto" w:frame="1"/>
        </w:rPr>
        <w:t>Uqbah</w:t>
      </w:r>
      <w:proofErr w:type="spellEnd"/>
      <w:r w:rsidRPr="00AB77D5">
        <w:rPr>
          <w:rFonts w:ascii="Souvenir Lt BT" w:eastAsia="Times New Roman" w:hAnsi="Souvenir Lt BT" w:cs="Traditional Arabic"/>
          <w:i/>
          <w:iCs/>
          <w:sz w:val="24"/>
          <w:szCs w:val="32"/>
          <w:bdr w:val="none" w:sz="0" w:space="0" w:color="auto" w:frame="1"/>
        </w:rPr>
        <w:t xml:space="preserve"> bin Amir bernazar untuk berhaji jalan kaki tanpa alas kaki, Nabi </w:t>
      </w:r>
      <w:r w:rsidR="00A257FA" w:rsidRPr="00A257FA">
        <w:rPr>
          <w:rFonts w:ascii="Souvenir Lt BT" w:eastAsia="Times New Roman" w:hAnsi="Souvenir Lt BT" w:cs="Traditional Arabic"/>
          <w:i/>
          <w:iCs/>
          <w:sz w:val="24"/>
          <w:szCs w:val="32"/>
          <w:bdr w:val="none" w:sz="0" w:space="0" w:color="auto" w:frame="1"/>
          <w:rtl/>
        </w:rPr>
        <w:t>ﷺ</w:t>
      </w:r>
      <w:r w:rsidRPr="00AB77D5">
        <w:rPr>
          <w:rFonts w:ascii="Souvenir Lt BT" w:eastAsia="Times New Roman" w:hAnsi="Souvenir Lt BT" w:cs="Traditional Arabic"/>
          <w:i/>
          <w:iCs/>
          <w:sz w:val="24"/>
          <w:szCs w:val="32"/>
          <w:bdr w:val="none" w:sz="0" w:space="0" w:color="auto" w:frame="1"/>
        </w:rPr>
        <w:t xml:space="preserve"> bersabda, </w:t>
      </w:r>
      <w:r w:rsidR="00A257FA">
        <w:rPr>
          <w:rFonts w:ascii="Souvenir Lt BT" w:eastAsia="Times New Roman" w:hAnsi="Souvenir Lt BT" w:cs="Traditional Arabic"/>
          <w:i/>
          <w:iCs/>
          <w:sz w:val="24"/>
          <w:szCs w:val="32"/>
          <w:bdr w:val="none" w:sz="0" w:space="0" w:color="auto" w:frame="1"/>
        </w:rPr>
        <w:t>“</w:t>
      </w:r>
      <w:r w:rsidRPr="00AB77D5">
        <w:rPr>
          <w:rFonts w:ascii="Souvenir Lt BT" w:eastAsia="Times New Roman" w:hAnsi="Souvenir Lt BT" w:cs="Traditional Arabic"/>
          <w:i/>
          <w:iCs/>
          <w:sz w:val="24"/>
          <w:szCs w:val="32"/>
          <w:bdr w:val="none" w:sz="0" w:space="0" w:color="auto" w:frame="1"/>
        </w:rPr>
        <w:t xml:space="preserve">Sesungguhnya Allah Maha </w:t>
      </w:r>
      <w:r w:rsidR="000308F7" w:rsidRPr="00AB77D5">
        <w:rPr>
          <w:rFonts w:ascii="Souvenir Lt BT" w:eastAsia="Times New Roman" w:hAnsi="Souvenir Lt BT" w:cs="Traditional Arabic"/>
          <w:i/>
          <w:iCs/>
          <w:sz w:val="24"/>
          <w:szCs w:val="32"/>
          <w:bdr w:val="none" w:sz="0" w:space="0" w:color="auto" w:frame="1"/>
        </w:rPr>
        <w:t>kaya</w:t>
      </w:r>
      <w:r w:rsidRPr="00AB77D5">
        <w:rPr>
          <w:rFonts w:ascii="Souvenir Lt BT" w:eastAsia="Times New Roman" w:hAnsi="Souvenir Lt BT" w:cs="Traditional Arabic"/>
          <w:i/>
          <w:iCs/>
          <w:sz w:val="24"/>
          <w:szCs w:val="32"/>
          <w:bdr w:val="none" w:sz="0" w:space="0" w:color="auto" w:frame="1"/>
        </w:rPr>
        <w:t>, tidak butuh kepada sikap saudarimu yang menyiksa dirinya. Perintahkan dia untuk naik kendaraan!</w:t>
      </w:r>
      <w:r w:rsidR="00A257FA">
        <w:rPr>
          <w:rFonts w:ascii="Souvenir Lt BT" w:eastAsia="Times New Roman" w:hAnsi="Souvenir Lt BT" w:cs="Traditional Arabic"/>
          <w:i/>
          <w:iCs/>
          <w:sz w:val="24"/>
          <w:szCs w:val="32"/>
          <w:bdr w:val="none" w:sz="0" w:space="0" w:color="auto" w:frame="1"/>
        </w:rPr>
        <w:t>”</w:t>
      </w:r>
    </w:p>
    <w:p w14:paraId="07B81861" w14:textId="48743CA6" w:rsidR="00EB0707" w:rsidRPr="00AB77D5" w:rsidRDefault="00EB0707" w:rsidP="00AB77D5">
      <w:pPr>
        <w:shd w:val="clear" w:color="auto" w:fill="FFFFFF"/>
        <w:bidi w:val="0"/>
        <w:spacing w:after="0" w:line="240" w:lineRule="auto"/>
        <w:jc w:val="both"/>
        <w:textAlignment w:val="baseline"/>
        <w:rPr>
          <w:rFonts w:ascii="Souvenir Lt BT" w:eastAsia="Times New Roman" w:hAnsi="Souvenir Lt BT" w:cs="Traditional Arabic"/>
          <w:i/>
          <w:iCs/>
          <w:sz w:val="24"/>
          <w:szCs w:val="32"/>
          <w:bdr w:val="none" w:sz="0" w:space="0" w:color="auto" w:frame="1"/>
        </w:rPr>
      </w:pPr>
      <w:r w:rsidRPr="00AB77D5">
        <w:rPr>
          <w:rFonts w:ascii="Souvenir Lt BT" w:eastAsia="Times New Roman" w:hAnsi="Souvenir Lt BT" w:cs="Traditional Arabic"/>
          <w:i/>
          <w:iCs/>
          <w:sz w:val="24"/>
          <w:szCs w:val="32"/>
          <w:bdr w:val="none" w:sz="0" w:space="0" w:color="auto" w:frame="1"/>
        </w:rPr>
        <w:t xml:space="preserve">Diriwayatkan pula bahwa Nabi </w:t>
      </w:r>
      <w:r w:rsidR="00A257FA" w:rsidRPr="00A257FA">
        <w:rPr>
          <w:rFonts w:ascii="Souvenir Lt BT" w:eastAsia="Times New Roman" w:hAnsi="Souvenir Lt BT" w:cs="Traditional Arabic"/>
          <w:i/>
          <w:iCs/>
          <w:sz w:val="24"/>
          <w:szCs w:val="32"/>
          <w:bdr w:val="none" w:sz="0" w:space="0" w:color="auto" w:frame="1"/>
          <w:rtl/>
        </w:rPr>
        <w:t>ﷺ</w:t>
      </w:r>
      <w:r w:rsidRPr="00AB77D5">
        <w:rPr>
          <w:rFonts w:ascii="Souvenir Lt BT" w:eastAsia="Times New Roman" w:hAnsi="Souvenir Lt BT" w:cs="Traditional Arabic"/>
          <w:i/>
          <w:iCs/>
          <w:sz w:val="24"/>
          <w:szCs w:val="32"/>
          <w:bdr w:val="none" w:sz="0" w:space="0" w:color="auto" w:frame="1"/>
        </w:rPr>
        <w:t xml:space="preserve"> menyuruhnya menyembelih hadyu, dan dalam riwayat lain memerintahkannya berpuasa.</w:t>
      </w:r>
    </w:p>
    <w:p w14:paraId="3C8BF9CF" w14:textId="3A73E59C" w:rsidR="00EB0707" w:rsidRPr="00AB77D5" w:rsidRDefault="00EB0707" w:rsidP="00AB77D5">
      <w:pPr>
        <w:shd w:val="clear" w:color="auto" w:fill="FFFFFF"/>
        <w:bidi w:val="0"/>
        <w:spacing w:after="0" w:line="240" w:lineRule="auto"/>
        <w:jc w:val="both"/>
        <w:textAlignment w:val="baseline"/>
        <w:rPr>
          <w:rFonts w:ascii="Souvenir Lt BT" w:eastAsia="Times New Roman" w:hAnsi="Souvenir Lt BT" w:cs="Traditional Arabic"/>
          <w:i/>
          <w:iCs/>
          <w:sz w:val="24"/>
          <w:szCs w:val="32"/>
          <w:bdr w:val="none" w:sz="0" w:space="0" w:color="auto" w:frame="1"/>
        </w:rPr>
      </w:pPr>
      <w:r w:rsidRPr="00AB77D5">
        <w:rPr>
          <w:rFonts w:ascii="Souvenir Lt BT" w:eastAsia="Times New Roman" w:hAnsi="Souvenir Lt BT" w:cs="Traditional Arabic"/>
          <w:i/>
          <w:iCs/>
          <w:sz w:val="24"/>
          <w:szCs w:val="32"/>
          <w:bdr w:val="none" w:sz="0" w:space="0" w:color="auto" w:frame="1"/>
        </w:rPr>
        <w:t xml:space="preserve">Demikian pula kisah Juwairiyah </w:t>
      </w:r>
      <w:proofErr w:type="spellStart"/>
      <w:r w:rsidRPr="00AB77D5">
        <w:rPr>
          <w:rFonts w:ascii="Souvenir Lt BT" w:eastAsia="Times New Roman" w:hAnsi="Souvenir Lt BT" w:cs="Traditional Arabic"/>
          <w:i/>
          <w:iCs/>
          <w:sz w:val="24"/>
          <w:szCs w:val="32"/>
          <w:bdr w:val="none" w:sz="0" w:space="0" w:color="auto" w:frame="1"/>
        </w:rPr>
        <w:t>radhiyallâhu</w:t>
      </w:r>
      <w:proofErr w:type="spellEnd"/>
      <w:r w:rsidRPr="00AB77D5">
        <w:rPr>
          <w:rFonts w:ascii="Souvenir Lt BT" w:eastAsia="Times New Roman" w:hAnsi="Souvenir Lt BT" w:cs="Traditional Arabic"/>
          <w:i/>
          <w:iCs/>
          <w:sz w:val="24"/>
          <w:szCs w:val="32"/>
          <w:bdr w:val="none" w:sz="0" w:space="0" w:color="auto" w:frame="1"/>
        </w:rPr>
        <w:t xml:space="preserve"> </w:t>
      </w:r>
      <w:r w:rsidR="00A257FA">
        <w:rPr>
          <w:rFonts w:ascii="Souvenir Lt BT" w:eastAsia="Times New Roman" w:hAnsi="Souvenir Lt BT" w:cs="Traditional Arabic"/>
          <w:i/>
          <w:iCs/>
          <w:sz w:val="24"/>
          <w:szCs w:val="32"/>
          <w:bdr w:val="none" w:sz="0" w:space="0" w:color="auto" w:frame="1"/>
        </w:rPr>
        <w:t>‘</w:t>
      </w:r>
      <w:proofErr w:type="spellStart"/>
      <w:r w:rsidRPr="00AB77D5">
        <w:rPr>
          <w:rFonts w:ascii="Souvenir Lt BT" w:eastAsia="Times New Roman" w:hAnsi="Souvenir Lt BT" w:cs="Traditional Arabic"/>
          <w:i/>
          <w:iCs/>
          <w:sz w:val="24"/>
          <w:szCs w:val="32"/>
          <w:bdr w:val="none" w:sz="0" w:space="0" w:color="auto" w:frame="1"/>
        </w:rPr>
        <w:t>anhâ</w:t>
      </w:r>
      <w:proofErr w:type="spellEnd"/>
      <w:r w:rsidRPr="00AB77D5">
        <w:rPr>
          <w:rFonts w:ascii="Souvenir Lt BT" w:eastAsia="Times New Roman" w:hAnsi="Souvenir Lt BT" w:cs="Traditional Arabic"/>
          <w:i/>
          <w:iCs/>
          <w:sz w:val="24"/>
          <w:szCs w:val="32"/>
          <w:bdr w:val="none" w:sz="0" w:space="0" w:color="auto" w:frame="1"/>
        </w:rPr>
        <w:t xml:space="preserve"> yang berzikir dengan kerikil atau biji-bijian. Nabi </w:t>
      </w:r>
      <w:r w:rsidR="00A257FA" w:rsidRPr="00A257FA">
        <w:rPr>
          <w:rFonts w:ascii="Souvenir Lt BT" w:eastAsia="Times New Roman" w:hAnsi="Souvenir Lt BT" w:cs="Traditional Arabic"/>
          <w:i/>
          <w:iCs/>
          <w:sz w:val="24"/>
          <w:szCs w:val="32"/>
          <w:bdr w:val="none" w:sz="0" w:space="0" w:color="auto" w:frame="1"/>
          <w:rtl/>
        </w:rPr>
        <w:t>ﷺ</w:t>
      </w:r>
      <w:r w:rsidRPr="00AB77D5">
        <w:rPr>
          <w:rFonts w:ascii="Souvenir Lt BT" w:eastAsia="Times New Roman" w:hAnsi="Souvenir Lt BT" w:cs="Traditional Arabic"/>
          <w:i/>
          <w:iCs/>
          <w:sz w:val="24"/>
          <w:szCs w:val="32"/>
          <w:bdr w:val="none" w:sz="0" w:space="0" w:color="auto" w:frame="1"/>
        </w:rPr>
        <w:t xml:space="preserve"> menemuinya di waktu duha, lalu kembali menemuinya di waktu petang dan mendapatinya masih dalam keadaan yang sama. Maka Nabi </w:t>
      </w:r>
      <w:r w:rsidR="00A257FA" w:rsidRPr="00A257FA">
        <w:rPr>
          <w:rFonts w:ascii="Souvenir Lt BT" w:eastAsia="Times New Roman" w:hAnsi="Souvenir Lt BT" w:cs="Traditional Arabic"/>
          <w:i/>
          <w:iCs/>
          <w:sz w:val="24"/>
          <w:szCs w:val="32"/>
          <w:bdr w:val="none" w:sz="0" w:space="0" w:color="auto" w:frame="1"/>
          <w:rtl/>
        </w:rPr>
        <w:t>ﷺ</w:t>
      </w:r>
      <w:r w:rsidRPr="00AB77D5">
        <w:rPr>
          <w:rFonts w:ascii="Souvenir Lt BT" w:eastAsia="Times New Roman" w:hAnsi="Souvenir Lt BT" w:cs="Traditional Arabic"/>
          <w:i/>
          <w:iCs/>
          <w:sz w:val="24"/>
          <w:szCs w:val="32"/>
          <w:bdr w:val="none" w:sz="0" w:space="0" w:color="auto" w:frame="1"/>
        </w:rPr>
        <w:t xml:space="preserve"> bersabda, </w:t>
      </w:r>
      <w:r w:rsidR="00A257FA">
        <w:rPr>
          <w:rFonts w:ascii="Souvenir Lt BT" w:eastAsia="Times New Roman" w:hAnsi="Souvenir Lt BT" w:cs="Traditional Arabic"/>
          <w:i/>
          <w:iCs/>
          <w:sz w:val="24"/>
          <w:szCs w:val="32"/>
          <w:bdr w:val="none" w:sz="0" w:space="0" w:color="auto" w:frame="1"/>
        </w:rPr>
        <w:t>“</w:t>
      </w:r>
      <w:r w:rsidRPr="00AB77D5">
        <w:rPr>
          <w:rFonts w:ascii="Souvenir Lt BT" w:eastAsia="Times New Roman" w:hAnsi="Souvenir Lt BT" w:cs="Traditional Arabic"/>
          <w:i/>
          <w:iCs/>
          <w:sz w:val="24"/>
          <w:szCs w:val="32"/>
          <w:bdr w:val="none" w:sz="0" w:space="0" w:color="auto" w:frame="1"/>
        </w:rPr>
        <w:t xml:space="preserve">Sungguh, sejak tadi pagi aku telah mengucapkan empat untaian kalimat sebanyak tiga kali. Seandainya ditimbang, niscaya lebih berat dari semua yang engkau </w:t>
      </w:r>
      <w:proofErr w:type="spellStart"/>
      <w:r w:rsidRPr="00AB77D5">
        <w:rPr>
          <w:rFonts w:ascii="Souvenir Lt BT" w:eastAsia="Times New Roman" w:hAnsi="Souvenir Lt BT" w:cs="Traditional Arabic"/>
          <w:i/>
          <w:iCs/>
          <w:sz w:val="24"/>
          <w:szCs w:val="32"/>
          <w:bdr w:val="none" w:sz="0" w:space="0" w:color="auto" w:frame="1"/>
        </w:rPr>
        <w:t>zikirkan</w:t>
      </w:r>
      <w:proofErr w:type="spellEnd"/>
      <w:r w:rsidRPr="00AB77D5">
        <w:rPr>
          <w:rFonts w:ascii="Souvenir Lt BT" w:eastAsia="Times New Roman" w:hAnsi="Souvenir Lt BT" w:cs="Traditional Arabic"/>
          <w:i/>
          <w:iCs/>
          <w:sz w:val="24"/>
          <w:szCs w:val="32"/>
          <w:bdr w:val="none" w:sz="0" w:space="0" w:color="auto" w:frame="1"/>
        </w:rPr>
        <w:t xml:space="preserve"> sejak pagi tadi.</w:t>
      </w:r>
      <w:r w:rsidR="00A257FA">
        <w:rPr>
          <w:rFonts w:ascii="Souvenir Lt BT" w:eastAsia="Times New Roman" w:hAnsi="Souvenir Lt BT" w:cs="Traditional Arabic"/>
          <w:i/>
          <w:iCs/>
          <w:sz w:val="24"/>
          <w:szCs w:val="32"/>
          <w:bdr w:val="none" w:sz="0" w:space="0" w:color="auto" w:frame="1"/>
        </w:rPr>
        <w:t>”</w:t>
      </w:r>
    </w:p>
    <w:p w14:paraId="60FB595B" w14:textId="77777777"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raditional Arabic"/>
          <w:sz w:val="24"/>
          <w:szCs w:val="32"/>
          <w:bdr w:val="none" w:sz="0" w:space="0" w:color="auto" w:frame="1"/>
        </w:rPr>
      </w:pPr>
      <w:r w:rsidRPr="00AB77D5">
        <w:rPr>
          <w:rFonts w:ascii="Souvenir Lt BT" w:eastAsia="Times New Roman" w:hAnsi="Souvenir Lt BT" w:cs="Traditional Arabic"/>
          <w:sz w:val="24"/>
          <w:szCs w:val="32"/>
          <w:bdr w:val="none" w:sz="0" w:space="0" w:color="auto" w:frame="1"/>
        </w:rPr>
        <w:t xml:space="preserve">Ibnu </w:t>
      </w:r>
      <w:proofErr w:type="spellStart"/>
      <w:r w:rsidRPr="00AB77D5">
        <w:rPr>
          <w:rFonts w:ascii="Souvenir Lt BT" w:eastAsia="Times New Roman" w:hAnsi="Souvenir Lt BT" w:cs="Traditional Arabic"/>
          <w:sz w:val="24"/>
          <w:szCs w:val="32"/>
          <w:bdr w:val="none" w:sz="0" w:space="0" w:color="auto" w:frame="1"/>
        </w:rPr>
        <w:t>Taimiyyah</w:t>
      </w:r>
      <w:proofErr w:type="spellEnd"/>
      <w:r w:rsidRPr="00AB77D5">
        <w:rPr>
          <w:rFonts w:ascii="Souvenir Lt BT" w:eastAsia="Times New Roman" w:hAnsi="Souvenir Lt BT" w:cs="Traditional Arabic"/>
          <w:sz w:val="24"/>
          <w:szCs w:val="32"/>
          <w:bdr w:val="none" w:sz="0" w:space="0" w:color="auto" w:frame="1"/>
        </w:rPr>
        <w:t xml:space="preserve"> melanjutkan,</w:t>
      </w:r>
    </w:p>
    <w:p w14:paraId="259FEC20" w14:textId="30001C7D" w:rsidR="00EB0707" w:rsidRPr="00AB77D5" w:rsidRDefault="00EB0707" w:rsidP="0081708F">
      <w:pPr>
        <w:shd w:val="clear" w:color="auto" w:fill="FFFFFF"/>
        <w:spacing w:after="0" w:line="240" w:lineRule="auto"/>
        <w:jc w:val="both"/>
        <w:textAlignment w:val="baseline"/>
        <w:rPr>
          <w:rFonts w:ascii="Souvenir Lt BT" w:eastAsia="Times New Roman" w:hAnsi="Souvenir Lt BT" w:cs="Traditional Arabic"/>
          <w:sz w:val="24"/>
          <w:szCs w:val="32"/>
          <w:bdr w:val="none" w:sz="0" w:space="0" w:color="auto" w:frame="1"/>
          <w:rtl/>
        </w:rPr>
      </w:pPr>
      <w:r w:rsidRPr="00AB77D5">
        <w:rPr>
          <w:rFonts w:ascii="Souvenir Lt BT" w:eastAsia="Times New Roman" w:hAnsi="Souvenir Lt BT" w:cs="Traditional Arabic"/>
          <w:sz w:val="24"/>
          <w:szCs w:val="32"/>
          <w:bdr w:val="none" w:sz="0" w:space="0" w:color="auto" w:frame="1"/>
          <w:rtl/>
        </w:rPr>
        <w:t>وَأَصْلُ ذَلِكَ أَنْ يَعْلَمَ الْعَبْدُ أَنَّ اللَّهَ لَمْ يَأْمُرْنَا إلَّا بِمَا فِيهِ صَلَاحُنَا وَلَمْ يَنْهَنَا إلَّا عَمَّا فِيهِ فَسَادُنَا؛ ... وَأَمَرَنَا بِا</w:t>
      </w:r>
      <w:r w:rsidR="00A233C5">
        <w:rPr>
          <w:rFonts w:ascii="Souvenir Lt BT" w:eastAsia="Times New Roman" w:hAnsi="Souvenir Lt BT" w:cs="Traditional Arabic"/>
          <w:sz w:val="24"/>
          <w:szCs w:val="32"/>
          <w:bdr w:val="none" w:sz="0" w:space="0" w:color="auto" w:frame="1"/>
          <w:rtl/>
        </w:rPr>
        <w:t>ل</w:t>
      </w:r>
      <w:r w:rsidR="00525FCE">
        <w:rPr>
          <w:rFonts w:ascii="Souvenir Lt BT" w:eastAsia="Times New Roman" w:hAnsi="Souvenir Lt BT" w:cs="Traditional Arabic" w:hint="cs"/>
          <w:sz w:val="24"/>
          <w:szCs w:val="32"/>
          <w:bdr w:val="none" w:sz="0" w:space="0" w:color="auto" w:frame="1"/>
          <w:rtl/>
        </w:rPr>
        <w:t>أَ</w:t>
      </w:r>
      <w:r w:rsidRPr="00AB77D5">
        <w:rPr>
          <w:rFonts w:ascii="Souvenir Lt BT" w:eastAsia="Times New Roman" w:hAnsi="Souvenir Lt BT" w:cs="Traditional Arabic"/>
          <w:sz w:val="24"/>
          <w:szCs w:val="32"/>
          <w:bdr w:val="none" w:sz="0" w:space="0" w:color="auto" w:frame="1"/>
          <w:rtl/>
        </w:rPr>
        <w:t>عْمَالِ الصَّالِحَةِ لِمَا فِيهَا مِن</w:t>
      </w:r>
      <w:r w:rsidR="0007343B">
        <w:rPr>
          <w:rFonts w:ascii="Souvenir Lt BT" w:eastAsia="Times New Roman" w:hAnsi="Souvenir Lt BT" w:cs="Traditional Arabic" w:hint="cs"/>
          <w:sz w:val="24"/>
          <w:szCs w:val="32"/>
          <w:bdr w:val="none" w:sz="0" w:space="0" w:color="auto" w:frame="1"/>
          <w:rtl/>
        </w:rPr>
        <w:t>َ</w:t>
      </w:r>
      <w:r w:rsidRPr="00AB77D5">
        <w:rPr>
          <w:rFonts w:ascii="Souvenir Lt BT" w:eastAsia="Times New Roman" w:hAnsi="Souvenir Lt BT" w:cs="Traditional Arabic"/>
          <w:sz w:val="24"/>
          <w:szCs w:val="32"/>
          <w:bdr w:val="none" w:sz="0" w:space="0" w:color="auto" w:frame="1"/>
          <w:rtl/>
        </w:rPr>
        <w:t xml:space="preserve"> الْمَنْفَعَةِ وَالصَّلَاحِ لَنَا. وَقَدْ لَا تَحْصُلُ هَذِهِ ا</w:t>
      </w:r>
      <w:r w:rsidR="00A233C5">
        <w:rPr>
          <w:rFonts w:ascii="Souvenir Lt BT" w:eastAsia="Times New Roman" w:hAnsi="Souvenir Lt BT" w:cs="Traditional Arabic"/>
          <w:sz w:val="24"/>
          <w:szCs w:val="32"/>
          <w:bdr w:val="none" w:sz="0" w:space="0" w:color="auto" w:frame="1"/>
          <w:rtl/>
        </w:rPr>
        <w:t>ل</w:t>
      </w:r>
      <w:r w:rsidR="00B95278">
        <w:rPr>
          <w:rFonts w:ascii="Souvenir Lt BT" w:eastAsia="Times New Roman" w:hAnsi="Souvenir Lt BT" w:cs="Traditional Arabic" w:hint="cs"/>
          <w:sz w:val="24"/>
          <w:szCs w:val="32"/>
          <w:bdr w:val="none" w:sz="0" w:space="0" w:color="auto" w:frame="1"/>
          <w:rtl/>
        </w:rPr>
        <w:t>أَ</w:t>
      </w:r>
      <w:r w:rsidRPr="00AB77D5">
        <w:rPr>
          <w:rFonts w:ascii="Souvenir Lt BT" w:eastAsia="Times New Roman" w:hAnsi="Souvenir Lt BT" w:cs="Traditional Arabic"/>
          <w:sz w:val="24"/>
          <w:szCs w:val="32"/>
          <w:bdr w:val="none" w:sz="0" w:space="0" w:color="auto" w:frame="1"/>
          <w:rtl/>
        </w:rPr>
        <w:t>عْمَالُ إ</w:t>
      </w:r>
      <w:r w:rsidR="00E124FA">
        <w:rPr>
          <w:rFonts w:ascii="Souvenir Lt BT" w:eastAsia="Times New Roman" w:hAnsi="Souvenir Lt BT" w:cs="Traditional Arabic" w:hint="cs"/>
          <w:sz w:val="24"/>
          <w:szCs w:val="32"/>
          <w:bdr w:val="none" w:sz="0" w:space="0" w:color="auto" w:frame="1"/>
          <w:rtl/>
        </w:rPr>
        <w:t>ِ</w:t>
      </w:r>
      <w:r w:rsidRPr="00AB77D5">
        <w:rPr>
          <w:rFonts w:ascii="Souvenir Lt BT" w:eastAsia="Times New Roman" w:hAnsi="Souvenir Lt BT" w:cs="Traditional Arabic"/>
          <w:sz w:val="24"/>
          <w:szCs w:val="32"/>
          <w:bdr w:val="none" w:sz="0" w:space="0" w:color="auto" w:frame="1"/>
          <w:rtl/>
        </w:rPr>
        <w:t>لَّا بِمَشَقَّةِ: كَالْجِهَادِ وَالْحَجِّ وَا</w:t>
      </w:r>
      <w:r w:rsidR="00A233C5">
        <w:rPr>
          <w:rFonts w:ascii="Souvenir Lt BT" w:eastAsia="Times New Roman" w:hAnsi="Souvenir Lt BT" w:cs="Traditional Arabic"/>
          <w:sz w:val="24"/>
          <w:szCs w:val="32"/>
          <w:bdr w:val="none" w:sz="0" w:space="0" w:color="auto" w:frame="1"/>
          <w:rtl/>
        </w:rPr>
        <w:t>ل</w:t>
      </w:r>
      <w:r w:rsidR="00D67393">
        <w:rPr>
          <w:rFonts w:ascii="Souvenir Lt BT" w:eastAsia="Times New Roman" w:hAnsi="Souvenir Lt BT" w:cs="Traditional Arabic" w:hint="cs"/>
          <w:sz w:val="24"/>
          <w:szCs w:val="32"/>
          <w:bdr w:val="none" w:sz="0" w:space="0" w:color="auto" w:frame="1"/>
          <w:rtl/>
        </w:rPr>
        <w:t>أَ</w:t>
      </w:r>
      <w:r w:rsidRPr="00AB77D5">
        <w:rPr>
          <w:rFonts w:ascii="Souvenir Lt BT" w:eastAsia="Times New Roman" w:hAnsi="Souvenir Lt BT" w:cs="Traditional Arabic"/>
          <w:sz w:val="24"/>
          <w:szCs w:val="32"/>
          <w:bdr w:val="none" w:sz="0" w:space="0" w:color="auto" w:frame="1"/>
          <w:rtl/>
        </w:rPr>
        <w:t>مْرِ بِالْمَعْرُوفِ وَالنَّهْيِ عَنْ الْمُنْكَرِ وَطَلَبِ الْعِلْمِ فَيَحْتَمِلُ تِلْكَ الْمَشَقَّةَ وَيُثَابُ عَلَيْهَا لِمَا يَعْقُبُهُ مِن</w:t>
      </w:r>
      <w:r w:rsidR="0017076F">
        <w:rPr>
          <w:rFonts w:ascii="Souvenir Lt BT" w:eastAsia="Times New Roman" w:hAnsi="Souvenir Lt BT" w:cs="Traditional Arabic" w:hint="cs"/>
          <w:sz w:val="24"/>
          <w:szCs w:val="32"/>
          <w:bdr w:val="none" w:sz="0" w:space="0" w:color="auto" w:frame="1"/>
          <w:rtl/>
        </w:rPr>
        <w:t>َ</w:t>
      </w:r>
      <w:r w:rsidRPr="00AB77D5">
        <w:rPr>
          <w:rFonts w:ascii="Souvenir Lt BT" w:eastAsia="Times New Roman" w:hAnsi="Souvenir Lt BT" w:cs="Traditional Arabic"/>
          <w:sz w:val="24"/>
          <w:szCs w:val="32"/>
          <w:bdr w:val="none" w:sz="0" w:space="0" w:color="auto" w:frame="1"/>
          <w:rtl/>
        </w:rPr>
        <w:t xml:space="preserve"> الْمَنْفَعَةِ</w:t>
      </w:r>
    </w:p>
    <w:p w14:paraId="033248F7" w14:textId="652A7812" w:rsidR="00EB0707" w:rsidRPr="00AB77D5" w:rsidRDefault="00A257FA" w:rsidP="00AB77D5">
      <w:pPr>
        <w:shd w:val="clear" w:color="auto" w:fill="FFFFFF"/>
        <w:bidi w:val="0"/>
        <w:spacing w:after="0" w:line="240" w:lineRule="auto"/>
        <w:jc w:val="both"/>
        <w:textAlignment w:val="baseline"/>
        <w:rPr>
          <w:rFonts w:ascii="Souvenir Lt BT" w:eastAsia="Times New Roman" w:hAnsi="Souvenir Lt BT" w:cs="Times New Roman"/>
          <w:i/>
          <w:iCs/>
          <w:sz w:val="24"/>
          <w:szCs w:val="32"/>
        </w:rPr>
      </w:pPr>
      <w:r>
        <w:rPr>
          <w:rFonts w:ascii="Souvenir Lt BT" w:eastAsia="Times New Roman" w:hAnsi="Souvenir Lt BT" w:cs="Times New Roman"/>
          <w:i/>
          <w:iCs/>
          <w:sz w:val="24"/>
          <w:szCs w:val="32"/>
        </w:rPr>
        <w:t>“</w:t>
      </w:r>
      <w:r w:rsidR="00EB0707" w:rsidRPr="00AB77D5">
        <w:rPr>
          <w:rFonts w:ascii="Souvenir Lt BT" w:eastAsia="Times New Roman" w:hAnsi="Souvenir Lt BT" w:cs="Times New Roman"/>
          <w:i/>
          <w:iCs/>
          <w:sz w:val="24"/>
          <w:szCs w:val="32"/>
        </w:rPr>
        <w:t xml:space="preserve">Dan landasan dari semua ini adalah seorang hamba hendaknya mengetahui bahwa Allah tidak memerintahkan kita kecuali dengan perkara yang mendatangkan kebaikan, dan tidak melarang kita kecuali dari perkara yang mendatangkan kerusakan ... Allah memerintahkan amal saleh karena ada manfaat dan kebaikan bagi kita. Terkadang amal-amal saleh itu tidak bisa terlaksana kecuali dengan kesulitan, seperti jihad, haji, amar makruf nahi </w:t>
      </w:r>
      <w:r w:rsidR="009923C5" w:rsidRPr="009923C5">
        <w:rPr>
          <w:rFonts w:ascii="Souvenir Lt BT" w:eastAsia="Times New Roman" w:hAnsi="Souvenir Lt BT" w:cs="Times New Roman"/>
          <w:i/>
          <w:iCs/>
          <w:sz w:val="24"/>
          <w:szCs w:val="32"/>
        </w:rPr>
        <w:t>mungkar</w:t>
      </w:r>
      <w:r w:rsidR="00EB0707" w:rsidRPr="00AB77D5">
        <w:rPr>
          <w:rFonts w:ascii="Souvenir Lt BT" w:eastAsia="Times New Roman" w:hAnsi="Souvenir Lt BT" w:cs="Times New Roman"/>
          <w:i/>
          <w:iCs/>
          <w:sz w:val="24"/>
          <w:szCs w:val="32"/>
        </w:rPr>
        <w:t xml:space="preserve">, dan menuntut </w:t>
      </w:r>
      <w:r w:rsidR="00EB0707" w:rsidRPr="00AB77D5">
        <w:rPr>
          <w:rFonts w:ascii="Souvenir Lt BT" w:eastAsia="Times New Roman" w:hAnsi="Souvenir Lt BT" w:cs="Times New Roman"/>
          <w:i/>
          <w:iCs/>
          <w:sz w:val="24"/>
          <w:szCs w:val="32"/>
        </w:rPr>
        <w:lastRenderedPageBreak/>
        <w:t>ilmu. Maka kesulitan itu dijalani dan diberi ganjaran karena mendatangkan manfaat.</w:t>
      </w:r>
      <w:r>
        <w:rPr>
          <w:rFonts w:ascii="Souvenir Lt BT" w:eastAsia="Times New Roman" w:hAnsi="Souvenir Lt BT" w:cs="Times New Roman"/>
          <w:i/>
          <w:iCs/>
          <w:sz w:val="24"/>
          <w:szCs w:val="32"/>
        </w:rPr>
        <w:t>”</w:t>
      </w:r>
      <w:r w:rsidR="00EB0707" w:rsidRPr="00AB77D5">
        <w:rPr>
          <w:rStyle w:val="ReferensiCatatanKaki"/>
          <w:rFonts w:ascii="Souvenir Lt BT" w:hAnsi="Souvenir Lt BT" w:cs="KFGQPC Uthmanic Script HAFS"/>
          <w:sz w:val="24"/>
          <w:szCs w:val="32"/>
        </w:rPr>
        <w:footnoteReference w:id="142"/>
      </w:r>
      <w:r w:rsidR="00EB0707" w:rsidRPr="00AB77D5">
        <w:rPr>
          <w:rFonts w:ascii="Souvenir Lt BT" w:eastAsia="Times New Roman" w:hAnsi="Souvenir Lt BT" w:cs="Times New Roman"/>
          <w:sz w:val="24"/>
          <w:szCs w:val="32"/>
        </w:rPr>
        <w:t xml:space="preserve"> </w:t>
      </w:r>
    </w:p>
    <w:p w14:paraId="3B25EE31" w14:textId="77777777" w:rsidR="00EB0707" w:rsidRPr="00AB77D5" w:rsidRDefault="00EB0707" w:rsidP="00AB77D5">
      <w:pPr>
        <w:shd w:val="clear" w:color="auto" w:fill="FFFFFF"/>
        <w:bidi w:val="0"/>
        <w:spacing w:after="0" w:line="240" w:lineRule="auto"/>
        <w:jc w:val="both"/>
        <w:textAlignment w:val="baseline"/>
        <w:rPr>
          <w:rFonts w:ascii="Souvenir Lt BT" w:eastAsia="Times New Roman" w:hAnsi="Souvenir Lt BT" w:cs="Times New Roman"/>
          <w:sz w:val="24"/>
          <w:szCs w:val="32"/>
        </w:rPr>
      </w:pPr>
      <w:r w:rsidRPr="00AB77D5">
        <w:rPr>
          <w:rFonts w:ascii="Souvenir Lt BT" w:eastAsia="Times New Roman" w:hAnsi="Souvenir Lt BT" w:cs="Times New Roman"/>
          <w:sz w:val="24"/>
          <w:szCs w:val="32"/>
        </w:rPr>
        <w:t> </w:t>
      </w:r>
    </w:p>
    <w:p w14:paraId="392FAC10" w14:textId="77777777" w:rsidR="00EB0707" w:rsidRPr="00AB77D5" w:rsidRDefault="00EB0707" w:rsidP="00AB77D5">
      <w:pPr>
        <w:shd w:val="clear" w:color="auto" w:fill="FFFFFF"/>
        <w:bidi w:val="0"/>
        <w:spacing w:after="0" w:line="240" w:lineRule="auto"/>
        <w:jc w:val="center"/>
        <w:textAlignment w:val="baseline"/>
        <w:rPr>
          <w:rFonts w:ascii="Souvenir Lt BT" w:eastAsia="Times New Roman" w:hAnsi="Souvenir Lt BT" w:cs="Times New Roman"/>
          <w:sz w:val="24"/>
          <w:szCs w:val="32"/>
        </w:rPr>
      </w:pPr>
      <w:r w:rsidRPr="00AB77D5">
        <w:rPr>
          <w:rFonts w:ascii="Souvenir Lt BT" w:eastAsia="Times New Roman" w:hAnsi="Souvenir Lt BT" w:cs="Times New Roman"/>
          <w:sz w:val="24"/>
          <w:szCs w:val="32"/>
        </w:rPr>
        <w:t>***</w:t>
      </w:r>
    </w:p>
    <w:p w14:paraId="74E8BF9F" w14:textId="77777777" w:rsidR="00EB0707" w:rsidRPr="00AB77D5" w:rsidRDefault="00EB0707" w:rsidP="00AB77D5">
      <w:pPr>
        <w:shd w:val="clear" w:color="auto" w:fill="FFFFFF"/>
        <w:bidi w:val="0"/>
        <w:spacing w:after="0" w:line="240" w:lineRule="auto"/>
        <w:jc w:val="both"/>
        <w:textAlignment w:val="baseline"/>
        <w:rPr>
          <w:rFonts w:ascii="Souvenir Lt BT" w:eastAsia="Times New Roman" w:hAnsi="Souvenir Lt BT" w:cs="Times New Roman"/>
          <w:sz w:val="24"/>
          <w:szCs w:val="32"/>
          <w:highlight w:val="yellow"/>
        </w:rPr>
      </w:pPr>
    </w:p>
    <w:p w14:paraId="200C207D" w14:textId="77777777"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imes New Roman"/>
          <w:b/>
          <w:bCs/>
          <w:sz w:val="24"/>
          <w:szCs w:val="32"/>
        </w:rPr>
      </w:pPr>
      <w:r w:rsidRPr="00AB77D5">
        <w:rPr>
          <w:rFonts w:ascii="Souvenir Lt BT" w:eastAsia="Times New Roman" w:hAnsi="Souvenir Lt BT" w:cs="Times New Roman"/>
          <w:b/>
          <w:bCs/>
          <w:sz w:val="24"/>
          <w:szCs w:val="32"/>
        </w:rPr>
        <w:t>Catatan Penting</w:t>
      </w:r>
    </w:p>
    <w:p w14:paraId="0C471A47" w14:textId="422786AD"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imes New Roman"/>
          <w:sz w:val="24"/>
          <w:szCs w:val="32"/>
        </w:rPr>
      </w:pPr>
      <w:r w:rsidRPr="00AB77D5">
        <w:rPr>
          <w:rFonts w:ascii="Souvenir Lt BT" w:eastAsia="Times New Roman" w:hAnsi="Souvenir Lt BT" w:cs="Times New Roman"/>
          <w:sz w:val="24"/>
          <w:szCs w:val="32"/>
        </w:rPr>
        <w:t xml:space="preserve">Telah datang beberapa hadis yang menjelaskan bahwa berjalan kaki dalam sebagian ibadah lebih utama daripada berkendaraan, seperti berjalan menuju salat </w:t>
      </w:r>
      <w:r w:rsidRPr="00503446">
        <w:rPr>
          <w:rFonts w:ascii="Souvenir Lt BT" w:eastAsia="Times New Roman" w:hAnsi="Souvenir Lt BT" w:cs="Times New Roman"/>
          <w:sz w:val="24"/>
          <w:szCs w:val="32"/>
        </w:rPr>
        <w:t>ber</w:t>
      </w:r>
      <w:r w:rsidR="00037DD9">
        <w:rPr>
          <w:rFonts w:ascii="Souvenir Lt BT" w:eastAsia="Times New Roman" w:hAnsi="Souvenir Lt BT" w:cs="Times New Roman"/>
          <w:sz w:val="24"/>
          <w:szCs w:val="32"/>
        </w:rPr>
        <w:t>jamaah</w:t>
      </w:r>
      <w:r w:rsidRPr="00503446">
        <w:rPr>
          <w:rFonts w:ascii="Souvenir Lt BT" w:eastAsia="Times New Roman" w:hAnsi="Souvenir Lt BT" w:cs="Times New Roman"/>
          <w:sz w:val="24"/>
          <w:szCs w:val="32"/>
        </w:rPr>
        <w:t>.</w:t>
      </w:r>
      <w:r w:rsidRPr="00AB77D5">
        <w:rPr>
          <w:rFonts w:ascii="Souvenir Lt BT" w:eastAsia="Times New Roman" w:hAnsi="Souvenir Lt BT" w:cs="Times New Roman"/>
          <w:sz w:val="24"/>
          <w:szCs w:val="32"/>
        </w:rPr>
        <w:t xml:space="preserve"> Dari Ubay bin </w:t>
      </w:r>
      <w:proofErr w:type="spellStart"/>
      <w:r w:rsidRPr="00AB77D5">
        <w:rPr>
          <w:rFonts w:ascii="Souvenir Lt BT" w:eastAsia="Times New Roman" w:hAnsi="Souvenir Lt BT" w:cs="Times New Roman"/>
          <w:sz w:val="24"/>
          <w:szCs w:val="32"/>
        </w:rPr>
        <w:t>Ka</w:t>
      </w:r>
      <w:r w:rsidR="00A257FA">
        <w:rPr>
          <w:rFonts w:ascii="Souvenir Lt BT" w:eastAsia="Times New Roman" w:hAnsi="Souvenir Lt BT" w:cs="Times New Roman"/>
          <w:sz w:val="24"/>
          <w:szCs w:val="32"/>
        </w:rPr>
        <w:t>’</w:t>
      </w:r>
      <w:r w:rsidRPr="00AB77D5">
        <w:rPr>
          <w:rFonts w:ascii="Souvenir Lt BT" w:eastAsia="Times New Roman" w:hAnsi="Souvenir Lt BT" w:cs="Times New Roman"/>
          <w:sz w:val="24"/>
          <w:szCs w:val="32"/>
        </w:rPr>
        <w:t>ab</w:t>
      </w:r>
      <w:proofErr w:type="spellEnd"/>
      <w:r w:rsidRPr="00AB77D5">
        <w:rPr>
          <w:rFonts w:ascii="Souvenir Lt BT" w:eastAsia="Times New Roman" w:hAnsi="Souvenir Lt BT" w:cs="Times New Roman"/>
          <w:sz w:val="24"/>
          <w:szCs w:val="32"/>
        </w:rPr>
        <w:t xml:space="preserve"> </w:t>
      </w:r>
      <w:proofErr w:type="spellStart"/>
      <w:r w:rsidRPr="00AB77D5">
        <w:rPr>
          <w:rFonts w:ascii="Souvenir Lt BT" w:eastAsia="Times New Roman" w:hAnsi="Souvenir Lt BT" w:cs="Times New Roman"/>
          <w:i/>
          <w:iCs/>
          <w:sz w:val="24"/>
          <w:szCs w:val="32"/>
        </w:rPr>
        <w:t>radhiyallâhu</w:t>
      </w:r>
      <w:proofErr w:type="spellEnd"/>
      <w:r w:rsidRPr="00AB77D5">
        <w:rPr>
          <w:rFonts w:ascii="Souvenir Lt BT" w:eastAsia="Times New Roman" w:hAnsi="Souvenir Lt BT" w:cs="Times New Roman"/>
          <w:i/>
          <w:iCs/>
          <w:sz w:val="24"/>
          <w:szCs w:val="32"/>
        </w:rPr>
        <w:t xml:space="preserve"> </w:t>
      </w:r>
      <w:r w:rsidR="00A257FA">
        <w:rPr>
          <w:rFonts w:ascii="Souvenir Lt BT" w:eastAsia="Times New Roman" w:hAnsi="Souvenir Lt BT" w:cs="Times New Roman"/>
          <w:i/>
          <w:iCs/>
          <w:sz w:val="24"/>
          <w:szCs w:val="32"/>
        </w:rPr>
        <w:t>‘</w:t>
      </w:r>
      <w:proofErr w:type="spellStart"/>
      <w:r w:rsidRPr="00AB77D5">
        <w:rPr>
          <w:rFonts w:ascii="Souvenir Lt BT" w:eastAsia="Times New Roman" w:hAnsi="Souvenir Lt BT" w:cs="Times New Roman"/>
          <w:i/>
          <w:iCs/>
          <w:sz w:val="24"/>
          <w:szCs w:val="32"/>
        </w:rPr>
        <w:t>anhu</w:t>
      </w:r>
      <w:proofErr w:type="spellEnd"/>
      <w:r w:rsidRPr="00AB77D5">
        <w:rPr>
          <w:rFonts w:ascii="Souvenir Lt BT" w:eastAsia="Times New Roman" w:hAnsi="Souvenir Lt BT" w:cs="Times New Roman"/>
          <w:sz w:val="24"/>
          <w:szCs w:val="32"/>
        </w:rPr>
        <w:t>, ia berkata,</w:t>
      </w:r>
    </w:p>
    <w:p w14:paraId="1EC7D87B" w14:textId="77777777" w:rsidR="00EB0707" w:rsidRPr="00AB77D5" w:rsidRDefault="00EB0707" w:rsidP="0081708F">
      <w:pPr>
        <w:shd w:val="clear" w:color="auto" w:fill="FFFFFF"/>
        <w:spacing w:after="0" w:line="240" w:lineRule="auto"/>
        <w:jc w:val="both"/>
        <w:textAlignment w:val="baseline"/>
        <w:rPr>
          <w:rFonts w:ascii="Souvenir Lt BT" w:eastAsia="Times New Roman" w:hAnsi="Souvenir Lt BT" w:cs="Traditional Arabic"/>
          <w:sz w:val="24"/>
          <w:szCs w:val="32"/>
        </w:rPr>
      </w:pPr>
      <w:r w:rsidRPr="00AB77D5">
        <w:rPr>
          <w:rFonts w:ascii="Souvenir Lt BT" w:eastAsia="Times New Roman" w:hAnsi="Souvenir Lt BT" w:cs="Traditional Arabic"/>
          <w:sz w:val="24"/>
          <w:szCs w:val="32"/>
          <w:rtl/>
        </w:rPr>
        <w:t>كَانَ رَجُلٌ لَا أَعْلَمُ رَجُلًا أَبْعَدَ مِنَ الْمَسْجِدِ مِنْهُ وَكَانَ لَا تُخْطِئُهُ صَلَاةٌ، فَقِيلَ لَهُ: لَوِ اشْتَرَيْتَ حِمَارًا تَرْكَبُهُ فِي الظَّلْمَاءِ وَفِي الرَّمْضَاءِ. قَالَ: مَا يَسُرُّنِي أَنَّ مَنْزِلِي إِلَى جَنْبِ الْمَسْجِدِ، إِنِّي أُرِيدُ أَنْ يُكْتَبَ لِي مَمْشَايَ إِلَى الْمَسْجِدِ وَرُجُوعِي إِذَا رَجَعْتُ إِلَى أَهْلِي. فَقَالَ رَسُولُ اللهِ صَلَّى اللهُ عَلَيْهِ وَسَلَّمَ</w:t>
      </w:r>
      <w:proofErr w:type="gramStart"/>
      <w:r w:rsidRPr="00AB77D5">
        <w:rPr>
          <w:rFonts w:ascii="Souvenir Lt BT" w:eastAsia="Times New Roman" w:hAnsi="Souvenir Lt BT" w:cs="Traditional Arabic"/>
          <w:sz w:val="24"/>
          <w:szCs w:val="32"/>
          <w:rtl/>
        </w:rPr>
        <w:t xml:space="preserve">: </w:t>
      </w:r>
      <w:r w:rsidRPr="00AB77D5">
        <w:rPr>
          <w:rFonts w:ascii="Souvenir Lt BT" w:eastAsia="Times New Roman" w:hAnsi="Souvenir Lt BT" w:cs="Traditional Arabic"/>
          <w:sz w:val="24"/>
          <w:szCs w:val="32"/>
        </w:rPr>
        <w:t>))</w:t>
      </w:r>
      <w:r w:rsidRPr="00AB77D5">
        <w:rPr>
          <w:rFonts w:ascii="Souvenir Lt BT" w:eastAsia="Times New Roman" w:hAnsi="Souvenir Lt BT" w:cs="Traditional Arabic"/>
          <w:sz w:val="24"/>
          <w:szCs w:val="32"/>
          <w:rtl/>
        </w:rPr>
        <w:t>قَدْ</w:t>
      </w:r>
      <w:proofErr w:type="gramEnd"/>
      <w:r w:rsidRPr="00AB77D5">
        <w:rPr>
          <w:rFonts w:ascii="Souvenir Lt BT" w:eastAsia="Times New Roman" w:hAnsi="Souvenir Lt BT" w:cs="Traditional Arabic"/>
          <w:sz w:val="24"/>
          <w:szCs w:val="32"/>
          <w:rtl/>
        </w:rPr>
        <w:t xml:space="preserve"> جَمَعَ اللهُ لَكَ ذَلِكَ </w:t>
      </w:r>
      <w:proofErr w:type="gramStart"/>
      <w:r w:rsidRPr="00AB77D5">
        <w:rPr>
          <w:rFonts w:ascii="Souvenir Lt BT" w:eastAsia="Times New Roman" w:hAnsi="Souvenir Lt BT" w:cs="Traditional Arabic"/>
          <w:sz w:val="24"/>
          <w:szCs w:val="32"/>
          <w:rtl/>
        </w:rPr>
        <w:t>كُلَّهُ</w:t>
      </w:r>
      <w:r w:rsidRPr="00AB77D5">
        <w:rPr>
          <w:rFonts w:ascii="Souvenir Lt BT" w:eastAsia="Times New Roman" w:hAnsi="Souvenir Lt BT" w:cs="Traditional Arabic"/>
          <w:sz w:val="24"/>
          <w:szCs w:val="32"/>
        </w:rPr>
        <w:t>(</w:t>
      </w:r>
      <w:proofErr w:type="gramEnd"/>
      <w:r w:rsidRPr="00AB77D5">
        <w:rPr>
          <w:rFonts w:ascii="Souvenir Lt BT" w:eastAsia="Times New Roman" w:hAnsi="Souvenir Lt BT" w:cs="Traditional Arabic"/>
          <w:sz w:val="24"/>
          <w:szCs w:val="32"/>
        </w:rPr>
        <w:t>(</w:t>
      </w:r>
    </w:p>
    <w:p w14:paraId="73C8B37B" w14:textId="51B71FB2" w:rsidR="00EB0707" w:rsidRPr="00AB77D5" w:rsidRDefault="00A257FA" w:rsidP="00AB77D5">
      <w:pPr>
        <w:shd w:val="clear" w:color="auto" w:fill="FFFFFF"/>
        <w:bidi w:val="0"/>
        <w:spacing w:after="0" w:line="240" w:lineRule="auto"/>
        <w:jc w:val="both"/>
        <w:textAlignment w:val="baseline"/>
        <w:rPr>
          <w:rFonts w:ascii="Souvenir Lt BT" w:eastAsia="Times New Roman" w:hAnsi="Souvenir Lt BT" w:cs="Times New Roman"/>
          <w:i/>
          <w:iCs/>
          <w:sz w:val="24"/>
          <w:szCs w:val="32"/>
        </w:rPr>
      </w:pPr>
      <w:r>
        <w:rPr>
          <w:rFonts w:ascii="Souvenir Lt BT" w:eastAsia="Times New Roman" w:hAnsi="Souvenir Lt BT" w:cs="Times New Roman"/>
          <w:i/>
          <w:iCs/>
          <w:sz w:val="24"/>
          <w:szCs w:val="32"/>
        </w:rPr>
        <w:t>“</w:t>
      </w:r>
      <w:r w:rsidR="00EB0707" w:rsidRPr="00AB77D5">
        <w:rPr>
          <w:rFonts w:ascii="Souvenir Lt BT" w:eastAsia="Times New Roman" w:hAnsi="Souvenir Lt BT" w:cs="Times New Roman"/>
          <w:i/>
          <w:iCs/>
          <w:sz w:val="24"/>
          <w:szCs w:val="32"/>
        </w:rPr>
        <w:t xml:space="preserve">Ada seorang lelaki yang aku tidak tahu ada orang yang lebih jauh tempat tinggalnya dari masjid selain dia, namun ia tidak pernah sekalipun meninggalkan salat </w:t>
      </w:r>
      <w:r w:rsidR="00EB0707" w:rsidRPr="00503446">
        <w:rPr>
          <w:rFonts w:ascii="Souvenir Lt BT" w:eastAsia="Times New Roman" w:hAnsi="Souvenir Lt BT" w:cs="Times New Roman"/>
          <w:i/>
          <w:iCs/>
          <w:sz w:val="24"/>
          <w:szCs w:val="32"/>
        </w:rPr>
        <w:t>ber</w:t>
      </w:r>
      <w:r w:rsidR="00037DD9">
        <w:rPr>
          <w:rFonts w:ascii="Souvenir Lt BT" w:eastAsia="Times New Roman" w:hAnsi="Souvenir Lt BT" w:cs="Times New Roman"/>
          <w:i/>
          <w:iCs/>
          <w:sz w:val="24"/>
          <w:szCs w:val="32"/>
        </w:rPr>
        <w:t>jamaah</w:t>
      </w:r>
      <w:r w:rsidR="00EB0707" w:rsidRPr="00503446">
        <w:rPr>
          <w:rFonts w:ascii="Souvenir Lt BT" w:eastAsia="Times New Roman" w:hAnsi="Souvenir Lt BT" w:cs="Times New Roman"/>
          <w:i/>
          <w:iCs/>
          <w:sz w:val="24"/>
          <w:szCs w:val="32"/>
        </w:rPr>
        <w:t>.</w:t>
      </w:r>
      <w:r w:rsidR="00EB0707" w:rsidRPr="00AB77D5">
        <w:rPr>
          <w:rFonts w:ascii="Souvenir Lt BT" w:eastAsia="Times New Roman" w:hAnsi="Souvenir Lt BT" w:cs="Times New Roman"/>
          <w:i/>
          <w:iCs/>
          <w:sz w:val="24"/>
          <w:szCs w:val="32"/>
        </w:rPr>
        <w:t xml:space="preserve"> Dikatakan kepadanya, </w:t>
      </w:r>
      <w:r>
        <w:rPr>
          <w:rFonts w:ascii="Souvenir Lt BT" w:eastAsia="Times New Roman" w:hAnsi="Souvenir Lt BT" w:cs="Times New Roman"/>
          <w:i/>
          <w:iCs/>
          <w:sz w:val="24"/>
          <w:szCs w:val="32"/>
        </w:rPr>
        <w:t>‘</w:t>
      </w:r>
      <w:r w:rsidR="00EB0707" w:rsidRPr="00AB77D5">
        <w:rPr>
          <w:rFonts w:ascii="Souvenir Lt BT" w:eastAsia="Times New Roman" w:hAnsi="Souvenir Lt BT" w:cs="Times New Roman"/>
          <w:i/>
          <w:iCs/>
          <w:sz w:val="24"/>
          <w:szCs w:val="32"/>
        </w:rPr>
        <w:t>Bagaimana kalau engkau membeli keledai untuk ditunggangi ketika melintas dalam kegelapan dan di atas tanah yang panas?</w:t>
      </w:r>
      <w:r>
        <w:rPr>
          <w:rFonts w:ascii="Souvenir Lt BT" w:eastAsia="Times New Roman" w:hAnsi="Souvenir Lt BT" w:cs="Times New Roman"/>
          <w:i/>
          <w:iCs/>
          <w:sz w:val="24"/>
          <w:szCs w:val="32"/>
        </w:rPr>
        <w:t>’</w:t>
      </w:r>
      <w:r w:rsidR="00EB0707" w:rsidRPr="00AB77D5">
        <w:rPr>
          <w:rFonts w:ascii="Souvenir Lt BT" w:eastAsia="Times New Roman" w:hAnsi="Souvenir Lt BT" w:cs="Times New Roman"/>
          <w:i/>
          <w:iCs/>
          <w:sz w:val="24"/>
          <w:szCs w:val="32"/>
        </w:rPr>
        <w:t xml:space="preserve"> </w:t>
      </w:r>
    </w:p>
    <w:p w14:paraId="759A7CDA" w14:textId="558EF5AB" w:rsidR="00EB0707" w:rsidRPr="00AB77D5" w:rsidRDefault="00EB0707" w:rsidP="00AB77D5">
      <w:pPr>
        <w:shd w:val="clear" w:color="auto" w:fill="FFFFFF"/>
        <w:bidi w:val="0"/>
        <w:spacing w:after="0" w:line="240" w:lineRule="auto"/>
        <w:jc w:val="both"/>
        <w:textAlignment w:val="baseline"/>
        <w:rPr>
          <w:rFonts w:ascii="Souvenir Lt BT" w:eastAsia="Times New Roman" w:hAnsi="Souvenir Lt BT" w:cs="Times New Roman"/>
          <w:i/>
          <w:iCs/>
          <w:sz w:val="24"/>
          <w:szCs w:val="32"/>
        </w:rPr>
      </w:pPr>
      <w:r w:rsidRPr="00AB77D5">
        <w:rPr>
          <w:rFonts w:ascii="Souvenir Lt BT" w:eastAsia="Times New Roman" w:hAnsi="Souvenir Lt BT" w:cs="Times New Roman"/>
          <w:i/>
          <w:iCs/>
          <w:sz w:val="24"/>
          <w:szCs w:val="32"/>
        </w:rPr>
        <w:t xml:space="preserve">Ia menjawab, </w:t>
      </w:r>
      <w:r w:rsidR="00A257FA">
        <w:rPr>
          <w:rFonts w:ascii="Souvenir Lt BT" w:eastAsia="Times New Roman" w:hAnsi="Souvenir Lt BT" w:cs="Times New Roman"/>
          <w:i/>
          <w:iCs/>
          <w:sz w:val="24"/>
          <w:szCs w:val="32"/>
        </w:rPr>
        <w:t>‘</w:t>
      </w:r>
      <w:r w:rsidRPr="00AB77D5">
        <w:rPr>
          <w:rFonts w:ascii="Souvenir Lt BT" w:eastAsia="Times New Roman" w:hAnsi="Souvenir Lt BT" w:cs="Times New Roman"/>
          <w:i/>
          <w:iCs/>
          <w:sz w:val="24"/>
          <w:szCs w:val="32"/>
        </w:rPr>
        <w:t>Aku tidak suka jika rumahku dekat dengan masjid. Aku ingin dicatatkan bagiku setiap langkahku menuju masjid dan langkahku kembali ke rumah.</w:t>
      </w:r>
      <w:r w:rsidR="00A257FA">
        <w:rPr>
          <w:rFonts w:ascii="Souvenir Lt BT" w:eastAsia="Times New Roman" w:hAnsi="Souvenir Lt BT" w:cs="Times New Roman"/>
          <w:i/>
          <w:iCs/>
          <w:sz w:val="24"/>
          <w:szCs w:val="32"/>
        </w:rPr>
        <w:t>’</w:t>
      </w:r>
      <w:r w:rsidRPr="00AB77D5">
        <w:rPr>
          <w:rFonts w:ascii="Souvenir Lt BT" w:eastAsia="Times New Roman" w:hAnsi="Souvenir Lt BT" w:cs="Times New Roman"/>
          <w:i/>
          <w:iCs/>
          <w:sz w:val="24"/>
          <w:szCs w:val="32"/>
        </w:rPr>
        <w:t xml:space="preserve"> </w:t>
      </w:r>
    </w:p>
    <w:p w14:paraId="42B4AB1C" w14:textId="1E2EC875" w:rsidR="00EB0707" w:rsidRPr="00AB77D5" w:rsidRDefault="00EB0707" w:rsidP="00AB77D5">
      <w:pPr>
        <w:shd w:val="clear" w:color="auto" w:fill="FFFFFF"/>
        <w:bidi w:val="0"/>
        <w:spacing w:after="0" w:line="240" w:lineRule="auto"/>
        <w:jc w:val="both"/>
        <w:textAlignment w:val="baseline"/>
        <w:rPr>
          <w:rFonts w:ascii="Souvenir Lt BT" w:eastAsia="Times New Roman" w:hAnsi="Souvenir Lt BT" w:cs="Times New Roman"/>
          <w:sz w:val="24"/>
          <w:szCs w:val="32"/>
          <w:vertAlign w:val="superscript"/>
        </w:rPr>
      </w:pPr>
      <w:r w:rsidRPr="00AB77D5">
        <w:rPr>
          <w:rFonts w:ascii="Souvenir Lt BT" w:eastAsia="Times New Roman" w:hAnsi="Souvenir Lt BT" w:cs="Times New Roman"/>
          <w:i/>
          <w:iCs/>
          <w:sz w:val="24"/>
          <w:szCs w:val="32"/>
        </w:rPr>
        <w:t xml:space="preserve">Maka Rasulullah </w:t>
      </w:r>
      <w:r w:rsidR="00A257FA" w:rsidRPr="00A257FA">
        <w:rPr>
          <w:rFonts w:ascii="Souvenir Lt BT" w:eastAsia="Times New Roman" w:hAnsi="Souvenir Lt BT" w:cs="Traditional Arabic"/>
          <w:i/>
          <w:iCs/>
          <w:sz w:val="24"/>
          <w:szCs w:val="32"/>
          <w:rtl/>
        </w:rPr>
        <w:t>ﷺ</w:t>
      </w:r>
      <w:r w:rsidRPr="00AB77D5">
        <w:rPr>
          <w:rFonts w:ascii="Souvenir Lt BT" w:eastAsia="Times New Roman" w:hAnsi="Souvenir Lt BT" w:cs="Times New Roman"/>
          <w:i/>
          <w:iCs/>
          <w:sz w:val="24"/>
          <w:szCs w:val="32"/>
        </w:rPr>
        <w:t xml:space="preserve"> bersabda, </w:t>
      </w:r>
      <w:r w:rsidR="00A257FA">
        <w:rPr>
          <w:rFonts w:ascii="Souvenir Lt BT" w:eastAsia="Times New Roman" w:hAnsi="Souvenir Lt BT" w:cs="Times New Roman"/>
          <w:i/>
          <w:iCs/>
          <w:sz w:val="24"/>
          <w:szCs w:val="32"/>
        </w:rPr>
        <w:t>‘</w:t>
      </w:r>
      <w:r w:rsidRPr="00AB77D5">
        <w:rPr>
          <w:rFonts w:ascii="Souvenir Lt BT" w:eastAsia="Times New Roman" w:hAnsi="Souvenir Lt BT" w:cs="Times New Roman"/>
          <w:i/>
          <w:iCs/>
          <w:sz w:val="24"/>
          <w:szCs w:val="32"/>
        </w:rPr>
        <w:t>Sungguh Allah telah mengumpulkan itu semua untukmu</w:t>
      </w:r>
      <w:r w:rsidR="00A257FA">
        <w:rPr>
          <w:rFonts w:ascii="Souvenir Lt BT" w:eastAsia="Times New Roman" w:hAnsi="Souvenir Lt BT" w:cs="Times New Roman"/>
          <w:i/>
          <w:iCs/>
          <w:sz w:val="24"/>
          <w:szCs w:val="32"/>
        </w:rPr>
        <w:t>’</w:t>
      </w:r>
      <w:r w:rsidRPr="00AB77D5">
        <w:rPr>
          <w:rFonts w:ascii="Souvenir Lt BT" w:eastAsia="Times New Roman" w:hAnsi="Souvenir Lt BT" w:cs="Times New Roman"/>
          <w:i/>
          <w:iCs/>
          <w:sz w:val="24"/>
          <w:szCs w:val="32"/>
        </w:rPr>
        <w:t>.</w:t>
      </w:r>
      <w:r w:rsidR="00A257FA">
        <w:rPr>
          <w:rFonts w:ascii="Souvenir Lt BT" w:eastAsia="Times New Roman" w:hAnsi="Souvenir Lt BT" w:cs="Times New Roman"/>
          <w:i/>
          <w:iCs/>
          <w:sz w:val="24"/>
          <w:szCs w:val="32"/>
        </w:rPr>
        <w:t>”</w:t>
      </w:r>
      <w:r w:rsidRPr="00AB77D5">
        <w:rPr>
          <w:rFonts w:ascii="Souvenir Lt BT" w:eastAsia="Times New Roman" w:hAnsi="Souvenir Lt BT" w:cs="Times New Roman"/>
          <w:i/>
          <w:iCs/>
          <w:sz w:val="24"/>
          <w:szCs w:val="32"/>
          <w:vertAlign w:val="superscript"/>
        </w:rPr>
        <w:t>(</w:t>
      </w:r>
      <w:r w:rsidRPr="00AB77D5">
        <w:rPr>
          <w:rStyle w:val="ReferensiCatatanKaki"/>
          <w:rFonts w:ascii="Souvenir Lt BT" w:eastAsia="Times New Roman" w:hAnsi="Souvenir Lt BT" w:cs="Times New Roman"/>
          <w:i/>
          <w:iCs/>
          <w:sz w:val="24"/>
          <w:szCs w:val="32"/>
        </w:rPr>
        <w:footnoteReference w:id="143"/>
      </w:r>
      <w:r w:rsidRPr="00AB77D5">
        <w:rPr>
          <w:rFonts w:ascii="Souvenir Lt BT" w:eastAsia="Times New Roman" w:hAnsi="Souvenir Lt BT" w:cs="Times New Roman"/>
          <w:i/>
          <w:iCs/>
          <w:sz w:val="24"/>
          <w:szCs w:val="32"/>
          <w:vertAlign w:val="superscript"/>
        </w:rPr>
        <w:t>)</w:t>
      </w:r>
    </w:p>
    <w:p w14:paraId="28152B03" w14:textId="04E9152E"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imes New Roman"/>
          <w:sz w:val="24"/>
          <w:szCs w:val="32"/>
        </w:rPr>
      </w:pPr>
      <w:r w:rsidRPr="00AB77D5">
        <w:rPr>
          <w:rFonts w:ascii="Souvenir Lt BT" w:eastAsia="Times New Roman" w:hAnsi="Souvenir Lt BT" w:cs="Times New Roman"/>
          <w:sz w:val="24"/>
          <w:szCs w:val="32"/>
        </w:rPr>
        <w:t xml:space="preserve">Lihatlah sahabat ini, terpatri dalam dirinya keyakinan bahwa berjalan ke masjid lebih besar pahalanya daripada berkendaraan, dan Nabi </w:t>
      </w:r>
      <w:r w:rsidR="00A257FA" w:rsidRPr="00A257FA">
        <w:rPr>
          <w:rFonts w:ascii="Souvenir Lt BT" w:eastAsia="Times New Roman" w:hAnsi="Souvenir Lt BT" w:cs="Traditional Arabic"/>
          <w:sz w:val="24"/>
          <w:szCs w:val="32"/>
          <w:rtl/>
        </w:rPr>
        <w:t>ﷺ</w:t>
      </w:r>
      <w:r w:rsidRPr="00AB77D5">
        <w:rPr>
          <w:rFonts w:ascii="Souvenir Lt BT" w:eastAsia="Times New Roman" w:hAnsi="Souvenir Lt BT" w:cs="Times New Roman"/>
          <w:sz w:val="24"/>
          <w:szCs w:val="32"/>
        </w:rPr>
        <w:t xml:space="preserve"> pun membenarkannya. Demikian pula dalam perjalanan menuju salat Jumat. Dalam hadis Aus </w:t>
      </w:r>
      <w:proofErr w:type="spellStart"/>
      <w:r w:rsidRPr="00AB77D5">
        <w:rPr>
          <w:rFonts w:ascii="Souvenir Lt BT" w:eastAsia="Times New Roman" w:hAnsi="Souvenir Lt BT" w:cs="Times New Roman"/>
          <w:sz w:val="24"/>
          <w:szCs w:val="32"/>
        </w:rPr>
        <w:t>ats-Tsaqafi</w:t>
      </w:r>
      <w:proofErr w:type="spellEnd"/>
      <w:r w:rsidRPr="00AB77D5">
        <w:rPr>
          <w:rFonts w:ascii="Souvenir Lt BT" w:eastAsia="Times New Roman" w:hAnsi="Souvenir Lt BT" w:cs="Times New Roman"/>
          <w:sz w:val="24"/>
          <w:szCs w:val="32"/>
        </w:rPr>
        <w:t xml:space="preserve"> </w:t>
      </w:r>
      <w:proofErr w:type="spellStart"/>
      <w:r w:rsidRPr="00AB77D5">
        <w:rPr>
          <w:rFonts w:ascii="Souvenir Lt BT" w:eastAsia="Times New Roman" w:hAnsi="Souvenir Lt BT" w:cs="Times New Roman"/>
          <w:i/>
          <w:iCs/>
          <w:sz w:val="24"/>
          <w:szCs w:val="32"/>
        </w:rPr>
        <w:t>radhiyallâhu</w:t>
      </w:r>
      <w:proofErr w:type="spellEnd"/>
      <w:r w:rsidRPr="00AB77D5">
        <w:rPr>
          <w:rFonts w:ascii="Souvenir Lt BT" w:eastAsia="Times New Roman" w:hAnsi="Souvenir Lt BT" w:cs="Times New Roman"/>
          <w:i/>
          <w:iCs/>
          <w:sz w:val="24"/>
          <w:szCs w:val="32"/>
        </w:rPr>
        <w:t xml:space="preserve"> </w:t>
      </w:r>
      <w:r w:rsidR="00A257FA">
        <w:rPr>
          <w:rFonts w:ascii="Souvenir Lt BT" w:eastAsia="Times New Roman" w:hAnsi="Souvenir Lt BT" w:cs="Times New Roman"/>
          <w:i/>
          <w:iCs/>
          <w:sz w:val="24"/>
          <w:szCs w:val="32"/>
        </w:rPr>
        <w:t>‘</w:t>
      </w:r>
      <w:proofErr w:type="spellStart"/>
      <w:r w:rsidRPr="00AB77D5">
        <w:rPr>
          <w:rFonts w:ascii="Souvenir Lt BT" w:eastAsia="Times New Roman" w:hAnsi="Souvenir Lt BT" w:cs="Times New Roman"/>
          <w:i/>
          <w:iCs/>
          <w:sz w:val="24"/>
          <w:szCs w:val="32"/>
        </w:rPr>
        <w:t>anhu</w:t>
      </w:r>
      <w:proofErr w:type="spellEnd"/>
      <w:r w:rsidRPr="00AB77D5">
        <w:rPr>
          <w:rFonts w:ascii="Souvenir Lt BT" w:eastAsia="Times New Roman" w:hAnsi="Souvenir Lt BT" w:cs="Times New Roman"/>
          <w:sz w:val="24"/>
          <w:szCs w:val="32"/>
        </w:rPr>
        <w:t xml:space="preserve">, Nabi </w:t>
      </w:r>
      <w:r w:rsidR="00A257FA" w:rsidRPr="00A257FA">
        <w:rPr>
          <w:rFonts w:ascii="Souvenir Lt BT" w:eastAsia="Times New Roman" w:hAnsi="Souvenir Lt BT" w:cs="Traditional Arabic"/>
          <w:sz w:val="24"/>
          <w:szCs w:val="32"/>
          <w:rtl/>
        </w:rPr>
        <w:t>ﷺ</w:t>
      </w:r>
      <w:r w:rsidRPr="00AB77D5">
        <w:rPr>
          <w:rFonts w:ascii="Souvenir Lt BT" w:eastAsia="Times New Roman" w:hAnsi="Souvenir Lt BT" w:cs="Times New Roman"/>
          <w:sz w:val="24"/>
          <w:szCs w:val="32"/>
        </w:rPr>
        <w:t xml:space="preserve"> bersabda,</w:t>
      </w:r>
    </w:p>
    <w:p w14:paraId="4F1FE3C3" w14:textId="77777777" w:rsidR="00EB0707" w:rsidRPr="00AB77D5" w:rsidRDefault="00EB0707" w:rsidP="0081708F">
      <w:pPr>
        <w:shd w:val="clear" w:color="auto" w:fill="FFFFFF"/>
        <w:spacing w:after="0" w:line="240" w:lineRule="auto"/>
        <w:jc w:val="both"/>
        <w:textAlignment w:val="baseline"/>
        <w:rPr>
          <w:rFonts w:ascii="Souvenir Lt BT" w:eastAsia="Times New Roman" w:hAnsi="Souvenir Lt BT" w:cs="Traditional Arabic"/>
          <w:sz w:val="24"/>
          <w:szCs w:val="32"/>
        </w:rPr>
      </w:pPr>
      <w:r w:rsidRPr="00AB77D5">
        <w:rPr>
          <w:rFonts w:ascii="Souvenir Lt BT" w:eastAsia="Times New Roman" w:hAnsi="Souvenir Lt BT" w:cs="Traditional Arabic"/>
          <w:sz w:val="24"/>
          <w:szCs w:val="32"/>
        </w:rPr>
        <w:t>))</w:t>
      </w:r>
      <w:r w:rsidRPr="00AB77D5">
        <w:rPr>
          <w:rFonts w:ascii="Souvenir Lt BT" w:eastAsia="Times New Roman" w:hAnsi="Souvenir Lt BT" w:cs="Traditional Arabic"/>
          <w:sz w:val="24"/>
          <w:szCs w:val="32"/>
          <w:rtl/>
        </w:rPr>
        <w:t>مَنْ غَسَّلَ يَوْمَ الْجُمُعَةِ وَاغْتَسَلَ ثُمَّ بَكَّرَ وَابْتَكَرَ وَمَشَى وَلَمْ يَرْكَبْ وَدَنَا مِنَ الْإِمَامِ وَاسْتَمَعَ وَلَمْ يَلْغُ كَانَ لَهُ بِكُلِّ خُطْوَةٍ عَمَلُ سَنَةٍ أَجْرُ صِيَامِهَا وَقِيَامِهَا</w:t>
      </w:r>
      <w:r w:rsidRPr="00AB77D5">
        <w:rPr>
          <w:rFonts w:ascii="Souvenir Lt BT" w:eastAsia="Times New Roman" w:hAnsi="Souvenir Lt BT" w:cs="Traditional Arabic"/>
          <w:sz w:val="24"/>
          <w:szCs w:val="32"/>
        </w:rPr>
        <w:t>((</w:t>
      </w:r>
    </w:p>
    <w:p w14:paraId="1571893B" w14:textId="4E935146" w:rsidR="00EB0707" w:rsidRPr="00AB77D5" w:rsidRDefault="00A257FA" w:rsidP="00AB77D5">
      <w:pPr>
        <w:shd w:val="clear" w:color="auto" w:fill="FFFFFF"/>
        <w:bidi w:val="0"/>
        <w:spacing w:after="0" w:line="240" w:lineRule="auto"/>
        <w:jc w:val="both"/>
        <w:textAlignment w:val="baseline"/>
        <w:rPr>
          <w:rFonts w:ascii="Souvenir Lt BT" w:eastAsia="Times New Roman" w:hAnsi="Souvenir Lt BT" w:cs="Times New Roman"/>
          <w:sz w:val="24"/>
          <w:szCs w:val="32"/>
        </w:rPr>
      </w:pPr>
      <w:r>
        <w:rPr>
          <w:rFonts w:ascii="Souvenir Lt BT" w:eastAsia="Times New Roman" w:hAnsi="Souvenir Lt BT" w:cs="Times New Roman"/>
          <w:i/>
          <w:iCs/>
          <w:sz w:val="24"/>
          <w:szCs w:val="32"/>
        </w:rPr>
        <w:t>“</w:t>
      </w:r>
      <w:r w:rsidR="00EB0707" w:rsidRPr="00AB77D5">
        <w:rPr>
          <w:rFonts w:ascii="Souvenir Lt BT" w:eastAsia="Times New Roman" w:hAnsi="Souvenir Lt BT" w:cs="Times New Roman"/>
          <w:i/>
          <w:iCs/>
          <w:sz w:val="24"/>
          <w:szCs w:val="32"/>
        </w:rPr>
        <w:t>Barang siapa yang menggauli istrinya pada hari Jumat lalu mandi, kemudian bersegera menuju masjid dengan berjalan kaki tanpa berkendaraan, duduk dekat imam, mendengarkan khotbah, dan tidak berbuat sia-sia, maka baginya untuk setiap langkahnya pahala amal setahun: pahala puasa dan salat malamnya.</w:t>
      </w:r>
      <w:r>
        <w:rPr>
          <w:rFonts w:ascii="Souvenir Lt BT" w:eastAsia="Times New Roman" w:hAnsi="Souvenir Lt BT" w:cs="Times New Roman"/>
          <w:i/>
          <w:iCs/>
          <w:sz w:val="24"/>
          <w:szCs w:val="32"/>
        </w:rPr>
        <w:t>”</w:t>
      </w:r>
      <w:r w:rsidR="00EB0707" w:rsidRPr="00AB77D5">
        <w:rPr>
          <w:rFonts w:ascii="Souvenir Lt BT" w:hAnsi="Souvenir Lt BT" w:cs="KFGQPC Uthmanic Script HAFS"/>
          <w:sz w:val="24"/>
          <w:szCs w:val="32"/>
          <w:vertAlign w:val="superscript"/>
        </w:rPr>
        <w:t>(</w:t>
      </w:r>
      <w:r w:rsidR="00EB0707" w:rsidRPr="00AB77D5">
        <w:rPr>
          <w:rStyle w:val="ReferensiCatatanKaki"/>
          <w:rFonts w:ascii="Souvenir Lt BT" w:hAnsi="Souvenir Lt BT" w:cs="KFGQPC Uthmanic Script HAFS"/>
          <w:sz w:val="24"/>
          <w:szCs w:val="32"/>
        </w:rPr>
        <w:footnoteReference w:id="144"/>
      </w:r>
      <w:r w:rsidR="00EB0707" w:rsidRPr="00AB77D5">
        <w:rPr>
          <w:rFonts w:ascii="Souvenir Lt BT" w:hAnsi="Souvenir Lt BT" w:cs="KFGQPC Uthmanic Script HAFS"/>
          <w:sz w:val="24"/>
          <w:szCs w:val="32"/>
          <w:vertAlign w:val="superscript"/>
        </w:rPr>
        <w:t>)</w:t>
      </w:r>
    </w:p>
    <w:p w14:paraId="3FAA6AA9" w14:textId="54269EAF"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imes New Roman"/>
          <w:sz w:val="24"/>
          <w:szCs w:val="32"/>
        </w:rPr>
      </w:pPr>
      <w:r w:rsidRPr="00AB77D5">
        <w:rPr>
          <w:rFonts w:ascii="Souvenir Lt BT" w:eastAsia="Times New Roman" w:hAnsi="Souvenir Lt BT" w:cs="Times New Roman"/>
          <w:sz w:val="24"/>
          <w:szCs w:val="32"/>
        </w:rPr>
        <w:t xml:space="preserve">Hadis-hadis ini menunjukkan bahwa disunahkan berjalan kaki dalam sebagian ibadah, seperti salat </w:t>
      </w:r>
      <w:r w:rsidRPr="00503446">
        <w:rPr>
          <w:rFonts w:ascii="Souvenir Lt BT" w:eastAsia="Times New Roman" w:hAnsi="Souvenir Lt BT" w:cs="Times New Roman"/>
          <w:sz w:val="24"/>
          <w:szCs w:val="32"/>
        </w:rPr>
        <w:t>ber</w:t>
      </w:r>
      <w:r w:rsidR="00037DD9">
        <w:rPr>
          <w:rFonts w:ascii="Souvenir Lt BT" w:eastAsia="Times New Roman" w:hAnsi="Souvenir Lt BT" w:cs="Times New Roman"/>
          <w:sz w:val="24"/>
          <w:szCs w:val="32"/>
        </w:rPr>
        <w:t>jamaah</w:t>
      </w:r>
      <w:r w:rsidRPr="00503446">
        <w:rPr>
          <w:rFonts w:ascii="Souvenir Lt BT" w:eastAsia="Times New Roman" w:hAnsi="Souvenir Lt BT" w:cs="Times New Roman"/>
          <w:sz w:val="24"/>
          <w:szCs w:val="32"/>
        </w:rPr>
        <w:t>.</w:t>
      </w:r>
      <w:r w:rsidRPr="00AB77D5">
        <w:rPr>
          <w:rFonts w:ascii="Souvenir Lt BT" w:eastAsia="Times New Roman" w:hAnsi="Souvenir Lt BT" w:cs="Times New Roman"/>
          <w:sz w:val="24"/>
          <w:szCs w:val="32"/>
        </w:rPr>
        <w:t xml:space="preserve"> Lalu apakah hal ini bisa di</w:t>
      </w:r>
      <w:r w:rsidR="0060116E">
        <w:rPr>
          <w:rFonts w:ascii="Souvenir Lt BT" w:eastAsia="Times New Roman" w:hAnsi="Souvenir Lt BT" w:cs="Times New Roman"/>
          <w:sz w:val="24"/>
          <w:szCs w:val="32"/>
        </w:rPr>
        <w:t>kias</w:t>
      </w:r>
      <w:r w:rsidRPr="00AB77D5">
        <w:rPr>
          <w:rFonts w:ascii="Souvenir Lt BT" w:eastAsia="Times New Roman" w:hAnsi="Souvenir Lt BT" w:cs="Times New Roman"/>
          <w:sz w:val="24"/>
          <w:szCs w:val="32"/>
        </w:rPr>
        <w:t xml:space="preserve">kan dengan ibadah-ibadah lain seperti haji? Terlebih ada beberapa </w:t>
      </w:r>
      <w:proofErr w:type="spellStart"/>
      <w:r w:rsidRPr="00AB77D5">
        <w:rPr>
          <w:rFonts w:ascii="Souvenir Lt BT" w:eastAsia="Times New Roman" w:hAnsi="Souvenir Lt BT" w:cs="Times New Roman"/>
          <w:sz w:val="24"/>
          <w:szCs w:val="32"/>
        </w:rPr>
        <w:t>atsar</w:t>
      </w:r>
      <w:proofErr w:type="spellEnd"/>
      <w:r w:rsidRPr="00AB77D5">
        <w:rPr>
          <w:rFonts w:ascii="Souvenir Lt BT" w:eastAsia="Times New Roman" w:hAnsi="Souvenir Lt BT" w:cs="Times New Roman"/>
          <w:sz w:val="24"/>
          <w:szCs w:val="32"/>
        </w:rPr>
        <w:t xml:space="preserve"> dari sebagian ulama salaf yang sengaja berhaji dengan berjalan kaki. </w:t>
      </w:r>
    </w:p>
    <w:p w14:paraId="07CAA127" w14:textId="77777777"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imes New Roman"/>
          <w:sz w:val="24"/>
          <w:szCs w:val="32"/>
        </w:rPr>
      </w:pPr>
      <w:r w:rsidRPr="00AB77D5">
        <w:rPr>
          <w:rFonts w:ascii="Souvenir Lt BT" w:eastAsia="Times New Roman" w:hAnsi="Souvenir Lt BT" w:cs="Times New Roman"/>
          <w:sz w:val="24"/>
          <w:szCs w:val="32"/>
        </w:rPr>
        <w:lastRenderedPageBreak/>
        <w:t xml:space="preserve">Pendapat yang lebih berhati-hati, kita tidak mengatakan berjalan kaki adalah sunah kecuali pada perkara-perkara yang ada dalilnya secara khusus. Adapun yang dilakukan oleh sebagian salaf, maka itu bukanlah dalil, terlebih yang melakukannya hanya sebagian kecil. </w:t>
      </w:r>
    </w:p>
    <w:p w14:paraId="0394FAC9" w14:textId="5B739037"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imes New Roman"/>
          <w:sz w:val="24"/>
          <w:szCs w:val="32"/>
        </w:rPr>
      </w:pPr>
      <w:r w:rsidRPr="00AB77D5">
        <w:rPr>
          <w:rFonts w:ascii="Souvenir Lt BT" w:eastAsia="Times New Roman" w:hAnsi="Souvenir Lt BT" w:cs="Times New Roman"/>
          <w:sz w:val="24"/>
          <w:szCs w:val="32"/>
        </w:rPr>
        <w:t xml:space="preserve">Kita </w:t>
      </w:r>
      <w:proofErr w:type="spellStart"/>
      <w:r w:rsidRPr="00AB77D5">
        <w:rPr>
          <w:rFonts w:ascii="Souvenir Lt BT" w:eastAsia="Times New Roman" w:hAnsi="Souvenir Lt BT" w:cs="Times New Roman"/>
          <w:sz w:val="24"/>
          <w:szCs w:val="32"/>
        </w:rPr>
        <w:t>pahami</w:t>
      </w:r>
      <w:proofErr w:type="spellEnd"/>
      <w:r w:rsidRPr="00AB77D5">
        <w:rPr>
          <w:rFonts w:ascii="Souvenir Lt BT" w:eastAsia="Times New Roman" w:hAnsi="Souvenir Lt BT" w:cs="Times New Roman"/>
          <w:sz w:val="24"/>
          <w:szCs w:val="32"/>
        </w:rPr>
        <w:t xml:space="preserve"> bahwa berjalan kaki bagi mereka barangkali tidak terlalu berat menurut ukuran dan kondisi mereka. Karena jika sampai memberatkan secara berlebihan, apalagi mengorbankan kemaslahatan-kemaslahatan yang lain, tentu tidak d</w:t>
      </w:r>
      <w:r w:rsidR="00796587">
        <w:rPr>
          <w:rFonts w:ascii="Souvenir Lt BT" w:eastAsia="Times New Roman" w:hAnsi="Souvenir Lt BT" w:cs="Times New Roman"/>
          <w:sz w:val="24"/>
          <w:szCs w:val="32"/>
        </w:rPr>
        <w:t>i</w:t>
      </w:r>
      <w:r w:rsidR="00B9649E">
        <w:rPr>
          <w:rFonts w:ascii="Souvenir Lt BT" w:eastAsia="Times New Roman" w:hAnsi="Souvenir Lt BT" w:cs="Times New Roman"/>
          <w:sz w:val="24"/>
          <w:szCs w:val="32"/>
        </w:rPr>
        <w:t>sya</w:t>
      </w:r>
      <w:r w:rsidRPr="00AB77D5">
        <w:rPr>
          <w:rFonts w:ascii="Souvenir Lt BT" w:eastAsia="Times New Roman" w:hAnsi="Souvenir Lt BT" w:cs="Times New Roman"/>
          <w:sz w:val="24"/>
          <w:szCs w:val="32"/>
        </w:rPr>
        <w:t>riatkan.</w:t>
      </w:r>
    </w:p>
    <w:p w14:paraId="0565AB8B" w14:textId="44F3491E"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imes New Roman"/>
          <w:sz w:val="24"/>
          <w:szCs w:val="32"/>
        </w:rPr>
      </w:pPr>
      <w:r w:rsidRPr="00AB77D5">
        <w:rPr>
          <w:rFonts w:ascii="Souvenir Lt BT" w:eastAsia="Times New Roman" w:hAnsi="Souvenir Lt BT" w:cs="Times New Roman"/>
          <w:sz w:val="24"/>
          <w:szCs w:val="32"/>
        </w:rPr>
        <w:t xml:space="preserve">Terlebih lagi, Nabi </w:t>
      </w:r>
      <w:r w:rsidR="00A257FA" w:rsidRPr="00A257FA">
        <w:rPr>
          <w:rFonts w:ascii="Souvenir Lt BT" w:eastAsia="Times New Roman" w:hAnsi="Souvenir Lt BT" w:cs="Traditional Arabic"/>
          <w:sz w:val="24"/>
          <w:szCs w:val="32"/>
          <w:rtl/>
        </w:rPr>
        <w:t>ﷺ</w:t>
      </w:r>
      <w:r w:rsidRPr="00AB77D5">
        <w:rPr>
          <w:rFonts w:ascii="Souvenir Lt BT" w:eastAsia="Times New Roman" w:hAnsi="Souvenir Lt BT" w:cs="Times New Roman"/>
          <w:sz w:val="24"/>
          <w:szCs w:val="32"/>
        </w:rPr>
        <w:t xml:space="preserve"> berhaji dengan menunggang unta, dan apa yang dilakukan beliau itulah yang terbaik. Terlebih haji hanya beliau tunaikan sekali seumur hidup, maka beliau pasti mencontohkan yang paling sempurna bagi umatnya.</w:t>
      </w:r>
      <w:r w:rsidRPr="00AB77D5">
        <w:rPr>
          <w:rFonts w:ascii="Souvenir Lt BT" w:hAnsi="Souvenir Lt BT" w:cs="KFGQPC Uthmanic Script HAFS"/>
          <w:sz w:val="24"/>
          <w:szCs w:val="32"/>
          <w:vertAlign w:val="superscript"/>
        </w:rPr>
        <w:t>(</w:t>
      </w:r>
      <w:r w:rsidRPr="00AB77D5">
        <w:rPr>
          <w:rStyle w:val="ReferensiCatatanKaki"/>
          <w:rFonts w:ascii="Souvenir Lt BT" w:hAnsi="Souvenir Lt BT" w:cs="KFGQPC Uthmanic Script HAFS"/>
          <w:sz w:val="24"/>
          <w:szCs w:val="32"/>
        </w:rPr>
        <w:footnoteReference w:id="145"/>
      </w:r>
      <w:r w:rsidRPr="00AB77D5">
        <w:rPr>
          <w:rFonts w:ascii="Souvenir Lt BT" w:hAnsi="Souvenir Lt BT" w:cs="KFGQPC Uthmanic Script HAFS"/>
          <w:sz w:val="24"/>
          <w:szCs w:val="32"/>
          <w:vertAlign w:val="superscript"/>
        </w:rPr>
        <w:t>)</w:t>
      </w:r>
      <w:r w:rsidRPr="00AB77D5">
        <w:rPr>
          <w:rFonts w:ascii="Souvenir Lt BT" w:eastAsia="Times New Roman" w:hAnsi="Souvenir Lt BT" w:cs="Times New Roman"/>
          <w:sz w:val="24"/>
          <w:szCs w:val="32"/>
        </w:rPr>
        <w:t xml:space="preserve"> Demikian pula dalam jihad, Nabi </w:t>
      </w:r>
      <w:r w:rsidR="00A257FA" w:rsidRPr="00A257FA">
        <w:rPr>
          <w:rFonts w:ascii="Souvenir Lt BT" w:eastAsia="Times New Roman" w:hAnsi="Souvenir Lt BT" w:cs="Traditional Arabic"/>
          <w:sz w:val="24"/>
          <w:szCs w:val="32"/>
          <w:rtl/>
        </w:rPr>
        <w:t>ﷺ</w:t>
      </w:r>
      <w:r w:rsidRPr="00AB77D5">
        <w:rPr>
          <w:rFonts w:ascii="Souvenir Lt BT" w:eastAsia="Times New Roman" w:hAnsi="Souvenir Lt BT" w:cs="Times New Roman"/>
          <w:sz w:val="24"/>
          <w:szCs w:val="32"/>
        </w:rPr>
        <w:t xml:space="preserve"> menggunakan kendaraan, padahal jihad adalah ibadah yang sangat agung. Bahkan dalam sebagian pertempuran, Nabi </w:t>
      </w:r>
      <w:r w:rsidR="00A257FA" w:rsidRPr="00A257FA">
        <w:rPr>
          <w:rFonts w:ascii="Souvenir Lt BT" w:eastAsia="Times New Roman" w:hAnsi="Souvenir Lt BT" w:cs="Traditional Arabic"/>
          <w:sz w:val="24"/>
          <w:szCs w:val="32"/>
          <w:rtl/>
        </w:rPr>
        <w:t>ﷺ</w:t>
      </w:r>
      <w:r w:rsidRPr="00AB77D5">
        <w:rPr>
          <w:rFonts w:ascii="Souvenir Lt BT" w:eastAsia="Times New Roman" w:hAnsi="Souvenir Lt BT" w:cs="Times New Roman"/>
          <w:sz w:val="24"/>
          <w:szCs w:val="32"/>
        </w:rPr>
        <w:t xml:space="preserve"> memerintahkan para sahabat untuk berbuka puasa di bulan Ramadan agar lebih kuat berperang.</w:t>
      </w:r>
    </w:p>
    <w:p w14:paraId="2872A1A7" w14:textId="3910BD1C"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imes New Roman"/>
          <w:sz w:val="24"/>
          <w:szCs w:val="32"/>
        </w:rPr>
      </w:pPr>
      <w:r w:rsidRPr="00AB77D5">
        <w:rPr>
          <w:rFonts w:ascii="Souvenir Lt BT" w:eastAsia="Times New Roman" w:hAnsi="Souvenir Lt BT" w:cs="Times New Roman"/>
          <w:sz w:val="24"/>
          <w:szCs w:val="32"/>
        </w:rPr>
        <w:t xml:space="preserve">Dan telah lalu pula kisah saudari </w:t>
      </w:r>
      <w:proofErr w:type="spellStart"/>
      <w:r w:rsidRPr="00AB77D5">
        <w:rPr>
          <w:rFonts w:ascii="Souvenir Lt BT" w:eastAsia="Times New Roman" w:hAnsi="Souvenir Lt BT" w:cs="Times New Roman"/>
          <w:sz w:val="24"/>
          <w:szCs w:val="32"/>
        </w:rPr>
        <w:t>Uqbah</w:t>
      </w:r>
      <w:proofErr w:type="spellEnd"/>
      <w:r w:rsidRPr="00AB77D5">
        <w:rPr>
          <w:rFonts w:ascii="Souvenir Lt BT" w:eastAsia="Times New Roman" w:hAnsi="Souvenir Lt BT" w:cs="Times New Roman"/>
          <w:sz w:val="24"/>
          <w:szCs w:val="32"/>
        </w:rPr>
        <w:t xml:space="preserve"> bin Amir yang bernazar berhaji jalan kaki, Nabi </w:t>
      </w:r>
      <w:r w:rsidR="00A257FA" w:rsidRPr="00A257FA">
        <w:rPr>
          <w:rFonts w:ascii="Souvenir Lt BT" w:eastAsia="Times New Roman" w:hAnsi="Souvenir Lt BT" w:cs="Traditional Arabic"/>
          <w:sz w:val="24"/>
          <w:szCs w:val="32"/>
          <w:rtl/>
        </w:rPr>
        <w:t>ﷺ</w:t>
      </w:r>
      <w:r w:rsidRPr="00AB77D5">
        <w:rPr>
          <w:rFonts w:ascii="Souvenir Lt BT" w:eastAsia="Times New Roman" w:hAnsi="Souvenir Lt BT" w:cs="Times New Roman"/>
          <w:sz w:val="24"/>
          <w:szCs w:val="32"/>
        </w:rPr>
        <w:t xml:space="preserve"> melarangnya dan memerintahkannya untuk naik kendaraan.</w:t>
      </w:r>
    </w:p>
    <w:p w14:paraId="50B0594F" w14:textId="77777777"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imes New Roman"/>
          <w:sz w:val="24"/>
          <w:szCs w:val="32"/>
        </w:rPr>
      </w:pPr>
    </w:p>
    <w:p w14:paraId="185F1D25" w14:textId="77777777" w:rsidR="00EB0707" w:rsidRPr="00AB77D5" w:rsidRDefault="00EB0707" w:rsidP="00AB77D5">
      <w:pPr>
        <w:shd w:val="clear" w:color="auto" w:fill="FFFFFF"/>
        <w:bidi w:val="0"/>
        <w:spacing w:after="0" w:line="240" w:lineRule="auto"/>
        <w:jc w:val="center"/>
        <w:textAlignment w:val="baseline"/>
        <w:rPr>
          <w:rFonts w:ascii="Souvenir Lt BT" w:eastAsia="Times New Roman" w:hAnsi="Souvenir Lt BT" w:cs="Times New Roman"/>
          <w:sz w:val="24"/>
          <w:szCs w:val="32"/>
        </w:rPr>
      </w:pPr>
      <w:r w:rsidRPr="00AB77D5">
        <w:rPr>
          <w:rFonts w:ascii="Souvenir Lt BT" w:eastAsia="Times New Roman" w:hAnsi="Souvenir Lt BT" w:cs="Times New Roman"/>
          <w:sz w:val="24"/>
          <w:szCs w:val="32"/>
        </w:rPr>
        <w:t>***</w:t>
      </w:r>
    </w:p>
    <w:p w14:paraId="13EDC812" w14:textId="77777777"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imes New Roman"/>
          <w:sz w:val="24"/>
          <w:szCs w:val="32"/>
        </w:rPr>
      </w:pPr>
    </w:p>
    <w:p w14:paraId="242113C9" w14:textId="77777777"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imes New Roman"/>
          <w:sz w:val="24"/>
          <w:szCs w:val="32"/>
        </w:rPr>
      </w:pPr>
      <w:r w:rsidRPr="00AB77D5">
        <w:rPr>
          <w:rFonts w:ascii="Souvenir Lt BT" w:eastAsia="Times New Roman" w:hAnsi="Souvenir Lt BT" w:cs="Times New Roman"/>
          <w:b/>
          <w:bCs/>
          <w:sz w:val="24"/>
          <w:szCs w:val="32"/>
        </w:rPr>
        <w:t>Mayoritas Ulama Berpendapat Haji Berkendaraan Lebih Utama</w:t>
      </w:r>
    </w:p>
    <w:p w14:paraId="2400D72B" w14:textId="71CC548F"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raditional Arabic"/>
          <w:sz w:val="24"/>
          <w:szCs w:val="32"/>
        </w:rPr>
      </w:pPr>
      <w:r w:rsidRPr="00AB77D5">
        <w:rPr>
          <w:rFonts w:ascii="Souvenir Lt BT" w:eastAsia="Times New Roman" w:hAnsi="Souvenir Lt BT" w:cs="Times New Roman"/>
          <w:sz w:val="24"/>
          <w:szCs w:val="32"/>
        </w:rPr>
        <w:t xml:space="preserve">An-Nawawi dari mazhab </w:t>
      </w:r>
      <w:proofErr w:type="spellStart"/>
      <w:r w:rsidRPr="00AB77D5">
        <w:rPr>
          <w:rFonts w:ascii="Souvenir Lt BT" w:eastAsia="Times New Roman" w:hAnsi="Souvenir Lt BT" w:cs="Times New Roman"/>
          <w:sz w:val="24"/>
          <w:szCs w:val="32"/>
        </w:rPr>
        <w:t>Syafi</w:t>
      </w:r>
      <w:r w:rsidR="00A257FA">
        <w:rPr>
          <w:rFonts w:ascii="Souvenir Lt BT" w:eastAsia="Times New Roman" w:hAnsi="Souvenir Lt BT" w:cs="Times New Roman"/>
          <w:sz w:val="24"/>
          <w:szCs w:val="32"/>
        </w:rPr>
        <w:t>’</w:t>
      </w:r>
      <w:r w:rsidRPr="00AB77D5">
        <w:rPr>
          <w:rFonts w:ascii="Souvenir Lt BT" w:eastAsia="Times New Roman" w:hAnsi="Souvenir Lt BT" w:cs="Times New Roman"/>
          <w:sz w:val="24"/>
          <w:szCs w:val="32"/>
        </w:rPr>
        <w:t>i</w:t>
      </w:r>
      <w:proofErr w:type="spellEnd"/>
      <w:r w:rsidRPr="00AB77D5">
        <w:rPr>
          <w:rFonts w:ascii="Souvenir Lt BT" w:eastAsia="Times New Roman" w:hAnsi="Souvenir Lt BT" w:cs="Times New Roman"/>
          <w:sz w:val="24"/>
          <w:szCs w:val="32"/>
        </w:rPr>
        <w:t xml:space="preserve"> berkata,</w:t>
      </w:r>
    </w:p>
    <w:p w14:paraId="4F4B5B98" w14:textId="449E1C42" w:rsidR="00EB0707" w:rsidRPr="00AB77D5" w:rsidRDefault="00EB0707" w:rsidP="0081708F">
      <w:pPr>
        <w:shd w:val="clear" w:color="auto" w:fill="FFFFFF"/>
        <w:spacing w:after="0" w:line="240" w:lineRule="auto"/>
        <w:jc w:val="both"/>
        <w:textAlignment w:val="baseline"/>
        <w:rPr>
          <w:rFonts w:ascii="Souvenir Lt BT" w:eastAsia="Times New Roman" w:hAnsi="Souvenir Lt BT" w:cs="Traditional Arabic"/>
          <w:sz w:val="24"/>
          <w:szCs w:val="32"/>
        </w:rPr>
      </w:pPr>
      <w:r w:rsidRPr="00AB77D5">
        <w:rPr>
          <w:rFonts w:ascii="Souvenir Lt BT" w:eastAsia="Times New Roman" w:hAnsi="Souvenir Lt BT" w:cs="Traditional Arabic"/>
          <w:sz w:val="24"/>
          <w:szCs w:val="32"/>
          <w:rtl/>
        </w:rPr>
        <w:t>قَالَ الْمُصَنِّفُ رَحِمَهُ اللهُ تَعَالَى: وَمَنْ قَدَرَ عَلَى الْحَجِّ رَاكِبًا وَمَاشِيًا فَا</w:t>
      </w:r>
      <w:r w:rsidR="00A233C5">
        <w:rPr>
          <w:rFonts w:ascii="Souvenir Lt BT" w:eastAsia="Times New Roman" w:hAnsi="Souvenir Lt BT" w:cs="Traditional Arabic"/>
          <w:sz w:val="24"/>
          <w:szCs w:val="32"/>
          <w:rtl/>
        </w:rPr>
        <w:t>ل</w:t>
      </w:r>
      <w:r w:rsidR="00416D7C">
        <w:rPr>
          <w:rFonts w:ascii="Souvenir Lt BT" w:eastAsia="Times New Roman" w:hAnsi="Souvenir Lt BT" w:cs="Traditional Arabic" w:hint="cs"/>
          <w:sz w:val="24"/>
          <w:szCs w:val="32"/>
          <w:rtl/>
        </w:rPr>
        <w:t>أَ</w:t>
      </w:r>
      <w:r w:rsidRPr="00AB77D5">
        <w:rPr>
          <w:rFonts w:ascii="Souvenir Lt BT" w:eastAsia="Times New Roman" w:hAnsi="Souvenir Lt BT" w:cs="Traditional Arabic"/>
          <w:sz w:val="24"/>
          <w:szCs w:val="32"/>
          <w:rtl/>
        </w:rPr>
        <w:t xml:space="preserve">فْضَلُ أَنْ يَحُجَّ رَاكِبًا، </w:t>
      </w:r>
      <w:r w:rsidR="00DC4ED3">
        <w:rPr>
          <w:rFonts w:ascii="Souvenir Lt BT" w:eastAsia="Times New Roman" w:hAnsi="Souvenir Lt BT" w:cs="Traditional Arabic"/>
          <w:sz w:val="24"/>
          <w:szCs w:val="32"/>
          <w:rtl/>
        </w:rPr>
        <w:t>لِأَنَّ</w:t>
      </w:r>
      <w:r w:rsidRPr="00AB77D5">
        <w:rPr>
          <w:rFonts w:ascii="Souvenir Lt BT" w:eastAsia="Times New Roman" w:hAnsi="Souvenir Lt BT" w:cs="Traditional Arabic"/>
          <w:sz w:val="24"/>
          <w:szCs w:val="32"/>
          <w:rtl/>
        </w:rPr>
        <w:t xml:space="preserve"> النَّبِيَّ صَلَّى اللهُ عَلَيْهِ وَسَلَّمَ حَجَّ رَاكِبًا، وَ</w:t>
      </w:r>
      <w:r w:rsidR="00DC4ED3">
        <w:rPr>
          <w:rFonts w:ascii="Souvenir Lt BT" w:eastAsia="Times New Roman" w:hAnsi="Souvenir Lt BT" w:cs="Traditional Arabic"/>
          <w:sz w:val="24"/>
          <w:szCs w:val="32"/>
          <w:rtl/>
        </w:rPr>
        <w:t>لِأَنَّ</w:t>
      </w:r>
      <w:r w:rsidRPr="00AB77D5">
        <w:rPr>
          <w:rFonts w:ascii="Souvenir Lt BT" w:eastAsia="Times New Roman" w:hAnsi="Souvenir Lt BT" w:cs="Traditional Arabic"/>
          <w:sz w:val="24"/>
          <w:szCs w:val="32"/>
          <w:rtl/>
        </w:rPr>
        <w:t xml:space="preserve"> الرُّكُوبَ أَعْوَنُ عَلَى الْمَنَاسِكِ</w:t>
      </w:r>
      <w:r w:rsidRPr="00AB77D5">
        <w:rPr>
          <w:rFonts w:ascii="Souvenir Lt BT" w:eastAsia="Times New Roman" w:hAnsi="Souvenir Lt BT" w:cs="Traditional Arabic"/>
          <w:sz w:val="24"/>
          <w:szCs w:val="32"/>
        </w:rPr>
        <w:t>.</w:t>
      </w:r>
    </w:p>
    <w:p w14:paraId="1905C14B" w14:textId="3EC6E561" w:rsidR="00EB0707" w:rsidRPr="00AB77D5" w:rsidRDefault="00EB0707" w:rsidP="0081708F">
      <w:pPr>
        <w:shd w:val="clear" w:color="auto" w:fill="FFFFFF"/>
        <w:spacing w:after="0" w:line="240" w:lineRule="auto"/>
        <w:jc w:val="both"/>
        <w:textAlignment w:val="baseline"/>
        <w:rPr>
          <w:rFonts w:ascii="Souvenir Lt BT" w:eastAsia="Times New Roman" w:hAnsi="Souvenir Lt BT" w:cs="Times New Roman"/>
          <w:sz w:val="24"/>
          <w:szCs w:val="32"/>
        </w:rPr>
      </w:pPr>
      <w:r w:rsidRPr="00AB77D5">
        <w:rPr>
          <w:rFonts w:ascii="Souvenir Lt BT" w:eastAsia="Times New Roman" w:hAnsi="Souvenir Lt BT" w:cs="Traditional Arabic"/>
          <w:sz w:val="24"/>
          <w:szCs w:val="32"/>
          <w:rtl/>
        </w:rPr>
        <w:t>الشَّرْحُ: الْمَنْصُوصُ لِلشَّافِعِيِّ رَحِمَهُ اللهُ فِي الْإِمْلَاءِ وَغَيْرِهِ أَنَّ الرُّكُوبَ فِي الْحَجِّ أَفْضَلُ مِنَ الْمَشْيِ، وَنَصَّ أَنَّهُ إِذَا نَذَرَ الْحَجَّ مَاشِيًا لَزِمَهُ، وَأَنَّهُ إِذَا أَوْصَى بِحَجِّهِ مَاشِيًا لَزِمَ أَنْ يُسْتَأْجَرَ عَنْهُ مَنْ يَحُجُّ مَاشِيًا. وَلِ</w:t>
      </w:r>
      <w:r w:rsidR="00A233C5">
        <w:rPr>
          <w:rFonts w:ascii="Souvenir Lt BT" w:eastAsia="Times New Roman" w:hAnsi="Souvenir Lt BT" w:cs="Traditional Arabic"/>
          <w:sz w:val="24"/>
          <w:szCs w:val="32"/>
          <w:rtl/>
        </w:rPr>
        <w:t>ل</w:t>
      </w:r>
      <w:r w:rsidR="00C302C1">
        <w:rPr>
          <w:rFonts w:ascii="Souvenir Lt BT" w:eastAsia="Times New Roman" w:hAnsi="Souvenir Lt BT" w:cs="Traditional Arabic" w:hint="cs"/>
          <w:sz w:val="24"/>
          <w:szCs w:val="32"/>
          <w:rtl/>
        </w:rPr>
        <w:t>أَ</w:t>
      </w:r>
      <w:r w:rsidRPr="00AB77D5">
        <w:rPr>
          <w:rFonts w:ascii="Souvenir Lt BT" w:eastAsia="Times New Roman" w:hAnsi="Souvenir Lt BT" w:cs="Traditional Arabic"/>
          <w:sz w:val="24"/>
          <w:szCs w:val="32"/>
          <w:rtl/>
        </w:rPr>
        <w:t xml:space="preserve">صْحَابِ طَرِيقَانِ: أَصَحُّهُمَا، وَبِهِ قَطَعَ الْمُصَنِّفُ وَمُعْظَمُ الْعِرَاقِيِّينَ، أَنَّ الرُّكُوبَ أَفْضَلُ، </w:t>
      </w:r>
      <w:r w:rsidR="00DC4ED3">
        <w:rPr>
          <w:rFonts w:ascii="Souvenir Lt BT" w:eastAsia="Times New Roman" w:hAnsi="Souvenir Lt BT" w:cs="Traditional Arabic"/>
          <w:sz w:val="24"/>
          <w:szCs w:val="32"/>
          <w:rtl/>
        </w:rPr>
        <w:t>لِأَنَّ</w:t>
      </w:r>
      <w:r w:rsidRPr="00AB77D5">
        <w:rPr>
          <w:rFonts w:ascii="Souvenir Lt BT" w:eastAsia="Times New Roman" w:hAnsi="Souvenir Lt BT" w:cs="Traditional Arabic"/>
          <w:sz w:val="24"/>
          <w:szCs w:val="32"/>
          <w:rtl/>
        </w:rPr>
        <w:t xml:space="preserve"> النَّبِيَّ صَلَّى اللهُ عَلَيْهِ وَسَلَّمَ حَجَّ رَاكِبًا، وَ</w:t>
      </w:r>
      <w:r w:rsidR="00EB6127">
        <w:rPr>
          <w:rFonts w:ascii="Souvenir Lt BT" w:eastAsia="Times New Roman" w:hAnsi="Souvenir Lt BT" w:cs="Traditional Arabic"/>
          <w:sz w:val="24"/>
          <w:szCs w:val="32"/>
          <w:rtl/>
        </w:rPr>
        <w:t>لِأَنَّهُ</w:t>
      </w:r>
      <w:r w:rsidRPr="00AB77D5">
        <w:rPr>
          <w:rFonts w:ascii="Souvenir Lt BT" w:eastAsia="Times New Roman" w:hAnsi="Souvenir Lt BT" w:cs="Traditional Arabic"/>
          <w:sz w:val="24"/>
          <w:szCs w:val="32"/>
          <w:rtl/>
        </w:rPr>
        <w:t xml:space="preserve"> أَعْوَنُ عَلَى الْمَنَاسِكِ وَالدُّعَاءِ وَسَائِرِ عِبَادَاتِهِ فِي طَرِيقِهِ وَأَنْشَطُ لَهُ</w:t>
      </w:r>
      <w:r w:rsidRPr="00AB77D5">
        <w:rPr>
          <w:rFonts w:ascii="Souvenir Lt BT" w:eastAsia="Times New Roman" w:hAnsi="Souvenir Lt BT" w:cs="Traditional Arabic"/>
          <w:sz w:val="24"/>
          <w:szCs w:val="32"/>
        </w:rPr>
        <w:t xml:space="preserve"> </w:t>
      </w:r>
      <w:r w:rsidRPr="00AB77D5">
        <w:rPr>
          <w:rFonts w:ascii="Souvenir Lt BT" w:eastAsia="Times New Roman" w:hAnsi="Souvenir Lt BT" w:cs="Traditional Arabic"/>
          <w:sz w:val="24"/>
          <w:szCs w:val="32"/>
          <w:rtl/>
        </w:rPr>
        <w:t>... وَقَالَ الْغَزَالِيُّ: مَنْ سَهُلَ عَلَيْهِ الْمَشْيُ فَهُوَ أَفْضَلُ فِي حَقِّهِ، وَمَنْ ضَعُفَ وَسَاءَ خُلُقُهُ بِالْمَشْيِ فَالرُّكُوبُ أَفْضَلُ. وَالصَّحِيحُ أَنَّ الرُّكُوبَ أَفْضَلُ مُطْلَقًا</w:t>
      </w:r>
      <w:r w:rsidRPr="00AB77D5">
        <w:rPr>
          <w:rFonts w:ascii="Souvenir Lt BT" w:eastAsia="Times New Roman" w:hAnsi="Souvenir Lt BT" w:cs="Times New Roman"/>
          <w:i/>
          <w:iCs/>
          <w:sz w:val="24"/>
          <w:szCs w:val="32"/>
        </w:rPr>
        <w:t>.</w:t>
      </w:r>
    </w:p>
    <w:p w14:paraId="0CD52361" w14:textId="00D3FDEB" w:rsidR="00EB0707" w:rsidRPr="00AB77D5" w:rsidRDefault="00A257FA" w:rsidP="00AB77D5">
      <w:pPr>
        <w:shd w:val="clear" w:color="auto" w:fill="FFFFFF"/>
        <w:bidi w:val="0"/>
        <w:spacing w:after="0" w:line="240" w:lineRule="auto"/>
        <w:jc w:val="both"/>
        <w:textAlignment w:val="baseline"/>
        <w:rPr>
          <w:rFonts w:ascii="Souvenir Lt BT" w:eastAsia="Times New Roman" w:hAnsi="Souvenir Lt BT" w:cs="Times New Roman"/>
          <w:i/>
          <w:iCs/>
          <w:sz w:val="24"/>
          <w:szCs w:val="32"/>
        </w:rPr>
      </w:pPr>
      <w:r>
        <w:rPr>
          <w:rFonts w:ascii="Souvenir Lt BT" w:eastAsia="Times New Roman" w:hAnsi="Souvenir Lt BT" w:cs="Times New Roman"/>
          <w:i/>
          <w:iCs/>
          <w:sz w:val="24"/>
          <w:szCs w:val="32"/>
        </w:rPr>
        <w:t>“</w:t>
      </w:r>
      <w:r w:rsidR="00EB0707" w:rsidRPr="00AB77D5">
        <w:rPr>
          <w:rFonts w:ascii="Souvenir Lt BT" w:eastAsia="Times New Roman" w:hAnsi="Souvenir Lt BT" w:cs="Times New Roman"/>
          <w:i/>
          <w:iCs/>
          <w:sz w:val="24"/>
          <w:szCs w:val="32"/>
        </w:rPr>
        <w:t xml:space="preserve">Pengarang (Abu Ishaq Ibrahim </w:t>
      </w:r>
      <w:proofErr w:type="spellStart"/>
      <w:r w:rsidR="00D81020">
        <w:rPr>
          <w:rFonts w:ascii="Souvenir Lt BT" w:eastAsia="Times New Roman" w:hAnsi="Souvenir Lt BT" w:cs="Times New Roman"/>
          <w:i/>
          <w:iCs/>
          <w:sz w:val="24"/>
          <w:szCs w:val="32"/>
        </w:rPr>
        <w:t>a</w:t>
      </w:r>
      <w:r w:rsidR="00EB0707" w:rsidRPr="00AB77D5">
        <w:rPr>
          <w:rFonts w:ascii="Souvenir Lt BT" w:eastAsia="Times New Roman" w:hAnsi="Souvenir Lt BT" w:cs="Times New Roman"/>
          <w:i/>
          <w:iCs/>
          <w:sz w:val="24"/>
          <w:szCs w:val="32"/>
        </w:rPr>
        <w:t>sy</w:t>
      </w:r>
      <w:proofErr w:type="spellEnd"/>
      <w:r w:rsidR="00EB0707" w:rsidRPr="00AB77D5">
        <w:rPr>
          <w:rFonts w:ascii="Souvenir Lt BT" w:eastAsia="Times New Roman" w:hAnsi="Souvenir Lt BT" w:cs="Times New Roman"/>
          <w:i/>
          <w:iCs/>
          <w:sz w:val="24"/>
          <w:szCs w:val="32"/>
        </w:rPr>
        <w:t xml:space="preserve">-Syirazi) </w:t>
      </w:r>
      <w:proofErr w:type="spellStart"/>
      <w:r w:rsidR="00EB0707" w:rsidRPr="00AB77D5">
        <w:rPr>
          <w:rFonts w:ascii="Souvenir Lt BT" w:eastAsia="Times New Roman" w:hAnsi="Souvenir Lt BT" w:cs="Times New Roman"/>
          <w:i/>
          <w:iCs/>
          <w:sz w:val="24"/>
          <w:szCs w:val="32"/>
        </w:rPr>
        <w:t>rahimahullâh</w:t>
      </w:r>
      <w:proofErr w:type="spellEnd"/>
      <w:r w:rsidR="00EB0707" w:rsidRPr="00AB77D5">
        <w:rPr>
          <w:rFonts w:ascii="Souvenir Lt BT" w:eastAsia="Times New Roman" w:hAnsi="Souvenir Lt BT" w:cs="Times New Roman"/>
          <w:i/>
          <w:iCs/>
          <w:sz w:val="24"/>
          <w:szCs w:val="32"/>
        </w:rPr>
        <w:t xml:space="preserve">, berkata, </w:t>
      </w:r>
      <w:r>
        <w:rPr>
          <w:rFonts w:ascii="Souvenir Lt BT" w:eastAsia="Times New Roman" w:hAnsi="Souvenir Lt BT" w:cs="Times New Roman"/>
          <w:i/>
          <w:iCs/>
          <w:sz w:val="24"/>
          <w:szCs w:val="32"/>
        </w:rPr>
        <w:t>‘</w:t>
      </w:r>
      <w:r w:rsidR="00EB0707" w:rsidRPr="00AB77D5">
        <w:rPr>
          <w:rFonts w:ascii="Souvenir Lt BT" w:eastAsia="Times New Roman" w:hAnsi="Souvenir Lt BT" w:cs="Times New Roman"/>
          <w:i/>
          <w:iCs/>
          <w:sz w:val="24"/>
          <w:szCs w:val="32"/>
        </w:rPr>
        <w:t xml:space="preserve">Barang siapa yang mampu berhaji baik dengan berkendaraan maupun berjalan kaki, maka yang lebih utama adalah berhaji dengan berkendaraan, karena Nabi </w:t>
      </w:r>
      <w:r w:rsidRPr="00A257FA">
        <w:rPr>
          <w:rFonts w:ascii="Souvenir Lt BT" w:eastAsia="Times New Roman" w:hAnsi="Souvenir Lt BT" w:cs="Traditional Arabic"/>
          <w:i/>
          <w:iCs/>
          <w:sz w:val="24"/>
          <w:szCs w:val="32"/>
          <w:rtl/>
        </w:rPr>
        <w:t>ﷺ</w:t>
      </w:r>
      <w:r w:rsidR="00EB0707" w:rsidRPr="00AB77D5">
        <w:rPr>
          <w:rFonts w:ascii="Souvenir Lt BT" w:eastAsia="Times New Roman" w:hAnsi="Souvenir Lt BT" w:cs="Times New Roman"/>
          <w:i/>
          <w:iCs/>
          <w:sz w:val="24"/>
          <w:szCs w:val="32"/>
        </w:rPr>
        <w:t xml:space="preserve"> berhaji dengan berkendaraan, dan karena berkendaraan lebih membantu dalam melaksanakan manasik.</w:t>
      </w:r>
      <w:r>
        <w:rPr>
          <w:rFonts w:ascii="Souvenir Lt BT" w:eastAsia="Times New Roman" w:hAnsi="Souvenir Lt BT" w:cs="Times New Roman"/>
          <w:i/>
          <w:iCs/>
          <w:sz w:val="24"/>
          <w:szCs w:val="32"/>
        </w:rPr>
        <w:t>’</w:t>
      </w:r>
      <w:r w:rsidR="00EB0707" w:rsidRPr="00AB77D5">
        <w:rPr>
          <w:rFonts w:ascii="Souvenir Lt BT" w:eastAsia="Times New Roman" w:hAnsi="Souvenir Lt BT" w:cs="Times New Roman"/>
          <w:i/>
          <w:iCs/>
          <w:sz w:val="24"/>
          <w:szCs w:val="32"/>
        </w:rPr>
        <w:t xml:space="preserve"> </w:t>
      </w:r>
    </w:p>
    <w:p w14:paraId="67BAFE80" w14:textId="54B67888" w:rsidR="00EB0707" w:rsidRPr="00AB77D5" w:rsidRDefault="00EB0707" w:rsidP="00AB77D5">
      <w:pPr>
        <w:shd w:val="clear" w:color="auto" w:fill="FFFFFF"/>
        <w:bidi w:val="0"/>
        <w:spacing w:after="0" w:line="240" w:lineRule="auto"/>
        <w:jc w:val="both"/>
        <w:textAlignment w:val="baseline"/>
        <w:rPr>
          <w:rFonts w:ascii="Souvenir Lt BT" w:eastAsia="Times New Roman" w:hAnsi="Souvenir Lt BT" w:cs="Times New Roman"/>
          <w:sz w:val="24"/>
          <w:szCs w:val="32"/>
        </w:rPr>
      </w:pPr>
      <w:r w:rsidRPr="00AB77D5">
        <w:rPr>
          <w:rFonts w:ascii="Souvenir Lt BT" w:eastAsia="Times New Roman" w:hAnsi="Souvenir Lt BT" w:cs="Times New Roman"/>
          <w:b/>
          <w:bCs/>
          <w:i/>
          <w:iCs/>
          <w:sz w:val="24"/>
          <w:szCs w:val="32"/>
        </w:rPr>
        <w:t>Penjelasan:</w:t>
      </w:r>
      <w:r w:rsidRPr="00AB77D5">
        <w:rPr>
          <w:rFonts w:ascii="Souvenir Lt BT" w:eastAsia="Times New Roman" w:hAnsi="Souvenir Lt BT" w:cs="Times New Roman"/>
          <w:i/>
          <w:iCs/>
          <w:sz w:val="24"/>
          <w:szCs w:val="32"/>
        </w:rPr>
        <w:t xml:space="preserve"> Yang dinaskan oleh Imam </w:t>
      </w:r>
      <w:proofErr w:type="spellStart"/>
      <w:r w:rsidR="00FC5B07" w:rsidRPr="00AB77D5">
        <w:rPr>
          <w:rFonts w:ascii="Souvenir Lt BT" w:eastAsia="Times New Roman" w:hAnsi="Souvenir Lt BT" w:cs="Times New Roman"/>
          <w:i/>
          <w:iCs/>
          <w:sz w:val="24"/>
          <w:szCs w:val="32"/>
        </w:rPr>
        <w:t>asy</w:t>
      </w:r>
      <w:r w:rsidRPr="00AB77D5">
        <w:rPr>
          <w:rFonts w:ascii="Souvenir Lt BT" w:eastAsia="Times New Roman" w:hAnsi="Souvenir Lt BT" w:cs="Times New Roman"/>
          <w:i/>
          <w:iCs/>
          <w:sz w:val="24"/>
          <w:szCs w:val="32"/>
        </w:rPr>
        <w:t>-Syafi</w:t>
      </w:r>
      <w:r w:rsidR="00A257FA">
        <w:rPr>
          <w:rFonts w:ascii="Souvenir Lt BT" w:eastAsia="Times New Roman" w:hAnsi="Souvenir Lt BT" w:cs="Times New Roman"/>
          <w:i/>
          <w:iCs/>
          <w:sz w:val="24"/>
          <w:szCs w:val="32"/>
        </w:rPr>
        <w:t>’</w:t>
      </w:r>
      <w:r w:rsidRPr="00AB77D5">
        <w:rPr>
          <w:rFonts w:ascii="Souvenir Lt BT" w:eastAsia="Times New Roman" w:hAnsi="Souvenir Lt BT" w:cs="Times New Roman"/>
          <w:i/>
          <w:iCs/>
          <w:sz w:val="24"/>
          <w:szCs w:val="32"/>
        </w:rPr>
        <w:t>i</w:t>
      </w:r>
      <w:proofErr w:type="spellEnd"/>
      <w:r w:rsidRPr="00AB77D5">
        <w:rPr>
          <w:rFonts w:ascii="Souvenir Lt BT" w:eastAsia="Times New Roman" w:hAnsi="Souvenir Lt BT" w:cs="Times New Roman"/>
          <w:i/>
          <w:iCs/>
          <w:sz w:val="24"/>
          <w:szCs w:val="32"/>
        </w:rPr>
        <w:t xml:space="preserve"> dalam </w:t>
      </w:r>
      <w:proofErr w:type="spellStart"/>
      <w:r w:rsidRPr="00AB77D5">
        <w:rPr>
          <w:rFonts w:ascii="Souvenir Lt BT" w:eastAsia="Times New Roman" w:hAnsi="Souvenir Lt BT" w:cs="Times New Roman"/>
          <w:i/>
          <w:iCs/>
          <w:sz w:val="24"/>
          <w:szCs w:val="32"/>
        </w:rPr>
        <w:t>al-Imlâ</w:t>
      </w:r>
      <w:proofErr w:type="spellEnd"/>
      <w:r w:rsidRPr="00AB77D5">
        <w:rPr>
          <w:rFonts w:ascii="Souvenir Lt BT" w:eastAsia="Times New Roman" w:hAnsi="Souvenir Lt BT" w:cs="Times New Roman"/>
          <w:i/>
          <w:iCs/>
          <w:sz w:val="24"/>
          <w:szCs w:val="32"/>
        </w:rPr>
        <w:t xml:space="preserve">` dan kitab-kitab lainnya adalah bahwa </w:t>
      </w:r>
      <w:r w:rsidRPr="00AB77D5">
        <w:rPr>
          <w:rFonts w:ascii="Souvenir Lt BT" w:eastAsia="Times New Roman" w:hAnsi="Souvenir Lt BT" w:cs="Times New Roman"/>
          <w:b/>
          <w:bCs/>
          <w:i/>
          <w:iCs/>
          <w:sz w:val="24"/>
          <w:szCs w:val="32"/>
        </w:rPr>
        <w:t xml:space="preserve">berkendaraan dalam haji lebih utama daripada </w:t>
      </w:r>
      <w:r w:rsidRPr="00AB77D5">
        <w:rPr>
          <w:rFonts w:ascii="Souvenir Lt BT" w:eastAsia="Times New Roman" w:hAnsi="Souvenir Lt BT" w:cs="Times New Roman"/>
          <w:b/>
          <w:bCs/>
          <w:i/>
          <w:iCs/>
          <w:sz w:val="24"/>
          <w:szCs w:val="32"/>
        </w:rPr>
        <w:lastRenderedPageBreak/>
        <w:t>berjalan kaki.</w:t>
      </w:r>
      <w:r w:rsidRPr="00AB77D5">
        <w:rPr>
          <w:rFonts w:ascii="Souvenir Lt BT" w:eastAsia="Times New Roman" w:hAnsi="Souvenir Lt BT" w:cs="Times New Roman"/>
          <w:i/>
          <w:iCs/>
          <w:sz w:val="24"/>
          <w:szCs w:val="32"/>
        </w:rPr>
        <w:t xml:space="preserve"> Di antara dua pendapat yang ada, yang paling sahih, dan inilah yang ditetapkan oleh pengarang serta kebanyakan ulama Irak, adalah bahwa berkendaraan lebih utama, karena Nabi </w:t>
      </w:r>
      <w:r w:rsidR="00A257FA" w:rsidRPr="00A257FA">
        <w:rPr>
          <w:rFonts w:ascii="Souvenir Lt BT" w:eastAsia="Times New Roman" w:hAnsi="Souvenir Lt BT" w:cs="Traditional Arabic"/>
          <w:i/>
          <w:iCs/>
          <w:sz w:val="24"/>
          <w:szCs w:val="32"/>
          <w:rtl/>
        </w:rPr>
        <w:t>ﷺ</w:t>
      </w:r>
      <w:r w:rsidRPr="00AB77D5">
        <w:rPr>
          <w:rFonts w:ascii="Souvenir Lt BT" w:eastAsia="Times New Roman" w:hAnsi="Souvenir Lt BT" w:cs="Times New Roman"/>
          <w:i/>
          <w:iCs/>
          <w:sz w:val="24"/>
          <w:szCs w:val="32"/>
        </w:rPr>
        <w:t xml:space="preserve"> berhaji berkendaraan, dan karena hal itu lebih membantu dalam melaksanakan manasik, berdoa, dan berbagai ibadah lainnya di perjalanan, serta lebih membangkitkan semangat ... Al-Ghazali berkata, </w:t>
      </w:r>
      <w:r w:rsidR="00A257FA">
        <w:rPr>
          <w:rFonts w:ascii="Souvenir Lt BT" w:eastAsia="Times New Roman" w:hAnsi="Souvenir Lt BT" w:cs="Times New Roman"/>
          <w:i/>
          <w:iCs/>
          <w:sz w:val="24"/>
          <w:szCs w:val="32"/>
        </w:rPr>
        <w:t>‘</w:t>
      </w:r>
      <w:r w:rsidRPr="00AB77D5">
        <w:rPr>
          <w:rFonts w:ascii="Souvenir Lt BT" w:eastAsia="Times New Roman" w:hAnsi="Souvenir Lt BT" w:cs="Times New Roman"/>
          <w:i/>
          <w:iCs/>
          <w:sz w:val="24"/>
          <w:szCs w:val="32"/>
        </w:rPr>
        <w:t>Siapa yang mudah baginya berjalan kaki, maka itu lebih utama baginya. Siapa yang lemah dan berjalan kaki justru memperburuk keadaan dirinya, maka berkendaraan lebih utama.</w:t>
      </w:r>
      <w:r w:rsidR="00A257FA">
        <w:rPr>
          <w:rFonts w:ascii="Souvenir Lt BT" w:eastAsia="Times New Roman" w:hAnsi="Souvenir Lt BT" w:cs="Times New Roman"/>
          <w:i/>
          <w:iCs/>
          <w:sz w:val="24"/>
          <w:szCs w:val="32"/>
        </w:rPr>
        <w:t>’</w:t>
      </w:r>
      <w:r w:rsidRPr="00AB77D5">
        <w:rPr>
          <w:rFonts w:ascii="Souvenir Lt BT" w:eastAsia="Times New Roman" w:hAnsi="Souvenir Lt BT" w:cs="Times New Roman"/>
          <w:i/>
          <w:iCs/>
          <w:sz w:val="24"/>
          <w:szCs w:val="32"/>
        </w:rPr>
        <w:t xml:space="preserve"> </w:t>
      </w:r>
      <w:r w:rsidRPr="00AB77D5">
        <w:rPr>
          <w:rFonts w:ascii="Souvenir Lt BT" w:eastAsia="Times New Roman" w:hAnsi="Souvenir Lt BT" w:cs="Times New Roman"/>
          <w:b/>
          <w:bCs/>
          <w:i/>
          <w:iCs/>
          <w:sz w:val="24"/>
          <w:szCs w:val="32"/>
        </w:rPr>
        <w:t>Namun pendapat yang sahih adalah berkendaraan lebih utama secara mutlak.</w:t>
      </w:r>
      <w:r w:rsidR="00A257FA">
        <w:rPr>
          <w:rFonts w:ascii="Souvenir Lt BT" w:eastAsia="Times New Roman" w:hAnsi="Souvenir Lt BT" w:cs="Times New Roman"/>
          <w:i/>
          <w:iCs/>
          <w:sz w:val="24"/>
          <w:szCs w:val="32"/>
        </w:rPr>
        <w:t>”</w:t>
      </w:r>
      <w:r w:rsidRPr="00AB77D5">
        <w:rPr>
          <w:rStyle w:val="ReferensiCatatanKaki"/>
          <w:rFonts w:ascii="Souvenir Lt BT" w:eastAsia="Times New Roman" w:hAnsi="Souvenir Lt BT" w:cs="Times New Roman"/>
          <w:i/>
          <w:iCs/>
          <w:sz w:val="24"/>
          <w:szCs w:val="32"/>
        </w:rPr>
        <w:footnoteReference w:id="146"/>
      </w:r>
    </w:p>
    <w:p w14:paraId="0BC27288" w14:textId="77777777"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imes New Roman"/>
          <w:sz w:val="24"/>
          <w:szCs w:val="32"/>
        </w:rPr>
      </w:pPr>
      <w:r w:rsidRPr="00AB77D5">
        <w:rPr>
          <w:rFonts w:ascii="Souvenir Lt BT" w:eastAsia="Times New Roman" w:hAnsi="Souvenir Lt BT" w:cs="Times New Roman"/>
          <w:sz w:val="24"/>
          <w:szCs w:val="32"/>
        </w:rPr>
        <w:t>An-Nawawi juga berkata,</w:t>
      </w:r>
    </w:p>
    <w:p w14:paraId="3DB092D0" w14:textId="77777777" w:rsidR="00EB0707" w:rsidRPr="00AB77D5" w:rsidRDefault="00EB0707" w:rsidP="0081708F">
      <w:pPr>
        <w:shd w:val="clear" w:color="auto" w:fill="FFFFFF"/>
        <w:spacing w:after="0" w:line="240" w:lineRule="auto"/>
        <w:jc w:val="both"/>
        <w:textAlignment w:val="baseline"/>
        <w:rPr>
          <w:rFonts w:ascii="Souvenir Lt BT" w:eastAsia="Times New Roman" w:hAnsi="Souvenir Lt BT" w:cs="Traditional Arabic"/>
          <w:sz w:val="24"/>
          <w:szCs w:val="32"/>
        </w:rPr>
      </w:pPr>
      <w:r w:rsidRPr="00AB77D5">
        <w:rPr>
          <w:rFonts w:ascii="Souvenir Lt BT" w:eastAsia="Times New Roman" w:hAnsi="Souvenir Lt BT" w:cs="Traditional Arabic"/>
          <w:sz w:val="24"/>
          <w:szCs w:val="32"/>
          <w:rtl/>
        </w:rPr>
        <w:t>فِي مَذَاهِبِ الْعُلَمَاءِ فِي الْحَجِّ مَاشِيًا وَرَاكِبًا أَيُّهُمَا أَفْضَلُ: قَدْ ذَكَرْنَا أَنَّ الصَّحِيحَ فِي مَذْهَبِنَا أَنَّ الرَّاكِبَ أَفْضَلُ. قَالَ الْعَبْدَرِيُّ: وَبِهِ قَالَ أَكْثَرُ الْفُقَهَاءِ</w:t>
      </w:r>
      <w:r w:rsidRPr="00AB77D5">
        <w:rPr>
          <w:rFonts w:ascii="Souvenir Lt BT" w:eastAsia="Times New Roman" w:hAnsi="Souvenir Lt BT" w:cs="Traditional Arabic"/>
          <w:sz w:val="24"/>
          <w:szCs w:val="32"/>
        </w:rPr>
        <w:t>.</w:t>
      </w:r>
    </w:p>
    <w:p w14:paraId="39FD1360" w14:textId="3A4B9D98" w:rsidR="00EB0707" w:rsidRPr="00AB77D5" w:rsidRDefault="00A257FA" w:rsidP="00AB77D5">
      <w:pPr>
        <w:shd w:val="clear" w:color="auto" w:fill="FFFFFF"/>
        <w:bidi w:val="0"/>
        <w:spacing w:after="0" w:line="240" w:lineRule="auto"/>
        <w:jc w:val="both"/>
        <w:textAlignment w:val="baseline"/>
        <w:rPr>
          <w:rFonts w:ascii="Souvenir Lt BT" w:eastAsia="Times New Roman" w:hAnsi="Souvenir Lt BT" w:cs="Times New Roman"/>
          <w:sz w:val="24"/>
          <w:szCs w:val="32"/>
        </w:rPr>
      </w:pPr>
      <w:r>
        <w:rPr>
          <w:rFonts w:ascii="Souvenir Lt BT" w:eastAsia="Times New Roman" w:hAnsi="Souvenir Lt BT" w:cs="Times New Roman"/>
          <w:i/>
          <w:iCs/>
          <w:sz w:val="24"/>
          <w:szCs w:val="32"/>
        </w:rPr>
        <w:t>“</w:t>
      </w:r>
      <w:r w:rsidR="00EB0707" w:rsidRPr="00AB77D5">
        <w:rPr>
          <w:rFonts w:ascii="Souvenir Lt BT" w:eastAsia="Times New Roman" w:hAnsi="Souvenir Lt BT" w:cs="Times New Roman"/>
          <w:i/>
          <w:iCs/>
          <w:sz w:val="24"/>
          <w:szCs w:val="32"/>
        </w:rPr>
        <w:t xml:space="preserve">Mengenai pendapat para ulama tentang mana yang lebih utama antara haji berjalan kaki atau berkendaraan: telah kami sebutkan bahwa yang sahih dalam mazhab kami adalah berkendaraan lebih utama. </w:t>
      </w:r>
      <w:proofErr w:type="spellStart"/>
      <w:r w:rsidR="007C5390">
        <w:rPr>
          <w:rFonts w:ascii="Souvenir Lt BT" w:eastAsia="Times New Roman" w:hAnsi="Souvenir Lt BT" w:cs="Times New Roman"/>
          <w:i/>
          <w:iCs/>
          <w:sz w:val="24"/>
          <w:szCs w:val="32"/>
        </w:rPr>
        <w:t>a</w:t>
      </w:r>
      <w:r w:rsidR="00EB0707" w:rsidRPr="00AB77D5">
        <w:rPr>
          <w:rFonts w:ascii="Souvenir Lt BT" w:eastAsia="Times New Roman" w:hAnsi="Souvenir Lt BT" w:cs="Times New Roman"/>
          <w:i/>
          <w:iCs/>
          <w:sz w:val="24"/>
          <w:szCs w:val="32"/>
        </w:rPr>
        <w:t>l-Abdari</w:t>
      </w:r>
      <w:proofErr w:type="spellEnd"/>
      <w:r w:rsidR="00EB0707" w:rsidRPr="00AB77D5">
        <w:rPr>
          <w:rFonts w:ascii="Souvenir Lt BT" w:eastAsia="Times New Roman" w:hAnsi="Souvenir Lt BT" w:cs="Times New Roman"/>
          <w:i/>
          <w:iCs/>
          <w:sz w:val="24"/>
          <w:szCs w:val="32"/>
        </w:rPr>
        <w:t xml:space="preserve"> berkata, </w:t>
      </w:r>
      <w:r>
        <w:rPr>
          <w:rFonts w:ascii="Souvenir Lt BT" w:eastAsia="Times New Roman" w:hAnsi="Souvenir Lt BT" w:cs="Times New Roman"/>
          <w:i/>
          <w:iCs/>
          <w:sz w:val="24"/>
          <w:szCs w:val="32"/>
        </w:rPr>
        <w:t>‘</w:t>
      </w:r>
      <w:r w:rsidR="00EB0707" w:rsidRPr="00AB77D5">
        <w:rPr>
          <w:rFonts w:ascii="Souvenir Lt BT" w:eastAsia="Times New Roman" w:hAnsi="Souvenir Lt BT" w:cs="Times New Roman"/>
          <w:i/>
          <w:iCs/>
          <w:sz w:val="24"/>
          <w:szCs w:val="32"/>
        </w:rPr>
        <w:t>Dan ini adalah pendapat mayoritas para fu</w:t>
      </w:r>
      <w:r w:rsidR="00E36DAC">
        <w:rPr>
          <w:rFonts w:ascii="Souvenir Lt BT" w:eastAsia="Times New Roman" w:hAnsi="Souvenir Lt BT" w:cs="Times New Roman"/>
          <w:i/>
          <w:iCs/>
          <w:sz w:val="24"/>
          <w:szCs w:val="32"/>
        </w:rPr>
        <w:t>k</w:t>
      </w:r>
      <w:r w:rsidR="00EB0707" w:rsidRPr="00AB77D5">
        <w:rPr>
          <w:rFonts w:ascii="Souvenir Lt BT" w:eastAsia="Times New Roman" w:hAnsi="Souvenir Lt BT" w:cs="Times New Roman"/>
          <w:i/>
          <w:iCs/>
          <w:sz w:val="24"/>
          <w:szCs w:val="32"/>
        </w:rPr>
        <w:t>aha</w:t>
      </w:r>
      <w:r>
        <w:rPr>
          <w:rFonts w:ascii="Souvenir Lt BT" w:eastAsia="Times New Roman" w:hAnsi="Souvenir Lt BT" w:cs="Times New Roman"/>
          <w:i/>
          <w:iCs/>
          <w:sz w:val="24"/>
          <w:szCs w:val="32"/>
        </w:rPr>
        <w:t>’</w:t>
      </w:r>
      <w:r w:rsidR="00EB0707" w:rsidRPr="00AB77D5">
        <w:rPr>
          <w:rFonts w:ascii="Souvenir Lt BT" w:eastAsia="Times New Roman" w:hAnsi="Souvenir Lt BT" w:cs="Times New Roman"/>
          <w:i/>
          <w:iCs/>
          <w:sz w:val="24"/>
          <w:szCs w:val="32"/>
        </w:rPr>
        <w:t>.</w:t>
      </w:r>
      <w:r>
        <w:rPr>
          <w:rFonts w:ascii="Souvenir Lt BT" w:eastAsia="Times New Roman" w:hAnsi="Souvenir Lt BT" w:cs="Times New Roman"/>
          <w:i/>
          <w:iCs/>
          <w:sz w:val="24"/>
          <w:szCs w:val="32"/>
        </w:rPr>
        <w:t>”</w:t>
      </w:r>
      <w:r w:rsidR="00EB0707" w:rsidRPr="00AB77D5">
        <w:rPr>
          <w:rStyle w:val="ReferensiCatatanKaki"/>
          <w:rFonts w:ascii="Souvenir Lt BT" w:eastAsia="Times New Roman" w:hAnsi="Souvenir Lt BT" w:cs="Times New Roman"/>
          <w:i/>
          <w:iCs/>
          <w:sz w:val="24"/>
          <w:szCs w:val="32"/>
        </w:rPr>
        <w:footnoteReference w:id="147"/>
      </w:r>
    </w:p>
    <w:p w14:paraId="3CDD0D3C" w14:textId="77777777"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imes New Roman"/>
          <w:sz w:val="24"/>
          <w:szCs w:val="32"/>
        </w:rPr>
      </w:pPr>
      <w:r w:rsidRPr="00AB77D5">
        <w:rPr>
          <w:rFonts w:ascii="Souvenir Lt BT" w:eastAsia="Times New Roman" w:hAnsi="Souvenir Lt BT" w:cs="Times New Roman"/>
          <w:sz w:val="24"/>
          <w:szCs w:val="32"/>
        </w:rPr>
        <w:t>Asy-</w:t>
      </w:r>
      <w:proofErr w:type="spellStart"/>
      <w:r w:rsidRPr="00AB77D5">
        <w:rPr>
          <w:rFonts w:ascii="Souvenir Lt BT" w:eastAsia="Times New Roman" w:hAnsi="Souvenir Lt BT" w:cs="Times New Roman"/>
          <w:sz w:val="24"/>
          <w:szCs w:val="32"/>
        </w:rPr>
        <w:t>Syinqithi</w:t>
      </w:r>
      <w:proofErr w:type="spellEnd"/>
      <w:r w:rsidRPr="00AB77D5">
        <w:rPr>
          <w:rFonts w:ascii="Souvenir Lt BT" w:eastAsia="Times New Roman" w:hAnsi="Souvenir Lt BT" w:cs="Times New Roman"/>
          <w:sz w:val="24"/>
          <w:szCs w:val="32"/>
        </w:rPr>
        <w:t xml:space="preserve"> berkata,</w:t>
      </w:r>
    </w:p>
    <w:p w14:paraId="07519BF4" w14:textId="77777777" w:rsidR="00EB0707" w:rsidRPr="00AB77D5" w:rsidRDefault="00EB0707" w:rsidP="0081708F">
      <w:pPr>
        <w:shd w:val="clear" w:color="auto" w:fill="FFFFFF"/>
        <w:spacing w:after="0" w:line="240" w:lineRule="auto"/>
        <w:jc w:val="both"/>
        <w:textAlignment w:val="baseline"/>
        <w:rPr>
          <w:rFonts w:ascii="Souvenir Lt BT" w:eastAsia="Times New Roman" w:hAnsi="Souvenir Lt BT" w:cs="Traditional Arabic"/>
          <w:sz w:val="24"/>
          <w:szCs w:val="32"/>
        </w:rPr>
      </w:pPr>
      <w:r w:rsidRPr="00AB77D5">
        <w:rPr>
          <w:rFonts w:ascii="Souvenir Lt BT" w:eastAsia="Times New Roman" w:hAnsi="Souvenir Lt BT" w:cs="Traditional Arabic"/>
          <w:sz w:val="24"/>
          <w:szCs w:val="32"/>
          <w:rtl/>
        </w:rPr>
        <w:t>وَمَا ذَكَرْنَا عَنْ مَالِكٍ مِنْ أَنَّ الرُّكُوبَ فِي الْحَجِّ أَفْضَلُ مِنَ الْمَشْيِ، هُوَ قَوْلُ أَكْثَرِ أَهْلِ الْعِلْمِ، وَبِهِ قَالَ أَبُو حَنِيفَةَ وَالشَّافِعِيُّ وَغَيْرُهُمَا</w:t>
      </w:r>
      <w:r w:rsidRPr="00AB77D5">
        <w:rPr>
          <w:rFonts w:ascii="Souvenir Lt BT" w:eastAsia="Times New Roman" w:hAnsi="Souvenir Lt BT" w:cs="Traditional Arabic"/>
          <w:sz w:val="24"/>
          <w:szCs w:val="32"/>
        </w:rPr>
        <w:t>.</w:t>
      </w:r>
    </w:p>
    <w:p w14:paraId="60D89B5B" w14:textId="49811528" w:rsidR="00EB0707" w:rsidRPr="00AB77D5" w:rsidRDefault="00A257FA" w:rsidP="00AB77D5">
      <w:pPr>
        <w:shd w:val="clear" w:color="auto" w:fill="FFFFFF"/>
        <w:bidi w:val="0"/>
        <w:spacing w:after="0" w:line="240" w:lineRule="auto"/>
        <w:jc w:val="both"/>
        <w:textAlignment w:val="baseline"/>
        <w:rPr>
          <w:rFonts w:ascii="Souvenir Lt BT" w:eastAsia="Times New Roman" w:hAnsi="Souvenir Lt BT" w:cs="Times New Roman"/>
          <w:sz w:val="24"/>
          <w:szCs w:val="32"/>
        </w:rPr>
      </w:pPr>
      <w:r>
        <w:rPr>
          <w:rFonts w:ascii="Souvenir Lt BT" w:eastAsia="Times New Roman" w:hAnsi="Souvenir Lt BT" w:cs="Times New Roman"/>
          <w:i/>
          <w:iCs/>
          <w:sz w:val="24"/>
          <w:szCs w:val="32"/>
        </w:rPr>
        <w:t>“</w:t>
      </w:r>
      <w:r w:rsidR="00EB0707" w:rsidRPr="00AB77D5">
        <w:rPr>
          <w:rFonts w:ascii="Souvenir Lt BT" w:eastAsia="Times New Roman" w:hAnsi="Souvenir Lt BT" w:cs="Times New Roman"/>
          <w:i/>
          <w:iCs/>
          <w:sz w:val="24"/>
          <w:szCs w:val="32"/>
        </w:rPr>
        <w:t xml:space="preserve">Apa yang kami sebutkan dari Malik bahwa berkendaraan dalam haji lebih utama daripada berjalan kaki, itulah pendapat mayoritas ulama, dan inilah yang dipegang oleh Abu Hanifah, </w:t>
      </w:r>
      <w:proofErr w:type="spellStart"/>
      <w:r w:rsidR="003F75E1">
        <w:rPr>
          <w:rFonts w:ascii="Souvenir Lt BT" w:eastAsia="Times New Roman" w:hAnsi="Souvenir Lt BT" w:cs="Times New Roman"/>
          <w:i/>
          <w:iCs/>
          <w:sz w:val="24"/>
          <w:szCs w:val="32"/>
        </w:rPr>
        <w:t>a</w:t>
      </w:r>
      <w:r w:rsidR="00EB0707" w:rsidRPr="00AB77D5">
        <w:rPr>
          <w:rFonts w:ascii="Souvenir Lt BT" w:eastAsia="Times New Roman" w:hAnsi="Souvenir Lt BT" w:cs="Times New Roman"/>
          <w:i/>
          <w:iCs/>
          <w:sz w:val="24"/>
          <w:szCs w:val="32"/>
        </w:rPr>
        <w:t>sy-Syafi</w:t>
      </w:r>
      <w:r>
        <w:rPr>
          <w:rFonts w:ascii="Souvenir Lt BT" w:eastAsia="Times New Roman" w:hAnsi="Souvenir Lt BT" w:cs="Times New Roman"/>
          <w:i/>
          <w:iCs/>
          <w:sz w:val="24"/>
          <w:szCs w:val="32"/>
        </w:rPr>
        <w:t>’</w:t>
      </w:r>
      <w:r w:rsidR="00EB0707" w:rsidRPr="00AB77D5">
        <w:rPr>
          <w:rFonts w:ascii="Souvenir Lt BT" w:eastAsia="Times New Roman" w:hAnsi="Souvenir Lt BT" w:cs="Times New Roman"/>
          <w:i/>
          <w:iCs/>
          <w:sz w:val="24"/>
          <w:szCs w:val="32"/>
        </w:rPr>
        <w:t>i</w:t>
      </w:r>
      <w:proofErr w:type="spellEnd"/>
      <w:r w:rsidR="00EB0707" w:rsidRPr="00AB77D5">
        <w:rPr>
          <w:rFonts w:ascii="Souvenir Lt BT" w:eastAsia="Times New Roman" w:hAnsi="Souvenir Lt BT" w:cs="Times New Roman"/>
          <w:i/>
          <w:iCs/>
          <w:sz w:val="24"/>
          <w:szCs w:val="32"/>
        </w:rPr>
        <w:t>, dan selain keduanya.</w:t>
      </w:r>
      <w:r>
        <w:rPr>
          <w:rFonts w:ascii="Souvenir Lt BT" w:eastAsia="Times New Roman" w:hAnsi="Souvenir Lt BT" w:cs="Times New Roman"/>
          <w:i/>
          <w:iCs/>
          <w:sz w:val="24"/>
          <w:szCs w:val="32"/>
        </w:rPr>
        <w:t>”</w:t>
      </w:r>
      <w:r w:rsidR="00EB0707" w:rsidRPr="00AB77D5">
        <w:rPr>
          <w:rStyle w:val="ReferensiCatatanKaki"/>
          <w:rFonts w:ascii="Souvenir Lt BT" w:eastAsia="Times New Roman" w:hAnsi="Souvenir Lt BT" w:cs="Times New Roman"/>
          <w:i/>
          <w:iCs/>
          <w:sz w:val="24"/>
          <w:szCs w:val="32"/>
        </w:rPr>
        <w:footnoteReference w:id="148"/>
      </w:r>
    </w:p>
    <w:p w14:paraId="70CCE957" w14:textId="77777777"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imes New Roman"/>
          <w:sz w:val="24"/>
          <w:szCs w:val="32"/>
        </w:rPr>
      </w:pPr>
    </w:p>
    <w:p w14:paraId="0020B568" w14:textId="77777777" w:rsidR="00EB0707" w:rsidRPr="00AB77D5" w:rsidRDefault="00EB0707" w:rsidP="00AB77D5">
      <w:pPr>
        <w:shd w:val="clear" w:color="auto" w:fill="FFFFFF"/>
        <w:bidi w:val="0"/>
        <w:spacing w:after="0" w:line="240" w:lineRule="auto"/>
        <w:jc w:val="center"/>
        <w:textAlignment w:val="baseline"/>
        <w:rPr>
          <w:rFonts w:ascii="Souvenir Lt BT" w:eastAsia="Times New Roman" w:hAnsi="Souvenir Lt BT" w:cs="Times New Roman"/>
          <w:sz w:val="24"/>
          <w:szCs w:val="32"/>
        </w:rPr>
      </w:pPr>
      <w:r w:rsidRPr="00AB77D5">
        <w:rPr>
          <w:rFonts w:ascii="Souvenir Lt BT" w:eastAsia="Times New Roman" w:hAnsi="Souvenir Lt BT" w:cs="Times New Roman"/>
          <w:sz w:val="24"/>
          <w:szCs w:val="32"/>
        </w:rPr>
        <w:t>***</w:t>
      </w:r>
    </w:p>
    <w:p w14:paraId="01DC0192" w14:textId="77777777" w:rsidR="00EB0707" w:rsidRPr="00AB77D5" w:rsidRDefault="00EB0707" w:rsidP="00AB77D5">
      <w:pPr>
        <w:shd w:val="clear" w:color="auto" w:fill="FFFFFF"/>
        <w:bidi w:val="0"/>
        <w:spacing w:after="0" w:line="240" w:lineRule="auto"/>
        <w:ind w:left="720"/>
        <w:jc w:val="both"/>
        <w:textAlignment w:val="baseline"/>
        <w:rPr>
          <w:rFonts w:ascii="Souvenir Lt BT" w:eastAsia="Times New Roman" w:hAnsi="Souvenir Lt BT" w:cs="Times New Roman"/>
          <w:sz w:val="24"/>
          <w:szCs w:val="32"/>
          <w:bdr w:val="none" w:sz="0" w:space="0" w:color="auto" w:frame="1"/>
        </w:rPr>
      </w:pPr>
      <w:r w:rsidRPr="00AB77D5">
        <w:rPr>
          <w:rFonts w:ascii="Souvenir Lt BT" w:eastAsia="Times New Roman" w:hAnsi="Souvenir Lt BT" w:cs="Times New Roman"/>
          <w:sz w:val="24"/>
          <w:szCs w:val="32"/>
          <w:highlight w:val="yellow"/>
        </w:rPr>
        <w:br/>
      </w:r>
      <w:r w:rsidRPr="00AB77D5">
        <w:rPr>
          <w:rFonts w:ascii="Souvenir Lt BT" w:eastAsia="Times New Roman" w:hAnsi="Souvenir Lt BT" w:cs="Times New Roman"/>
          <w:b/>
          <w:bCs/>
          <w:sz w:val="24"/>
          <w:szCs w:val="32"/>
          <w:bdr w:val="none" w:sz="0" w:space="0" w:color="auto" w:frame="1"/>
        </w:rPr>
        <w:t>Kesimpulan</w:t>
      </w:r>
    </w:p>
    <w:p w14:paraId="7034E6A6" w14:textId="7A7B11BD"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imes New Roman"/>
          <w:sz w:val="24"/>
          <w:szCs w:val="32"/>
          <w:bdr w:val="none" w:sz="0" w:space="0" w:color="auto" w:frame="1"/>
        </w:rPr>
      </w:pPr>
      <w:r w:rsidRPr="00AB77D5">
        <w:rPr>
          <w:rFonts w:ascii="Souvenir Lt BT" w:eastAsia="Times New Roman" w:hAnsi="Souvenir Lt BT" w:cs="Times New Roman"/>
          <w:sz w:val="24"/>
          <w:szCs w:val="32"/>
          <w:bdr w:val="none" w:sz="0" w:space="0" w:color="auto" w:frame="1"/>
        </w:rPr>
        <w:t xml:space="preserve">Tidak bisa dikatakan secara mutlak bahwa haji reguler lebih utama dan lebih mabrur daripada haji plus. Memang benar bahwa haji reguler lebih banyak merepotkan, lebih melelahkan, dan lebih banyak jalan kaki dibanding haji plus. Namun meskipun haji reguler lebih besar </w:t>
      </w:r>
      <w:r w:rsidR="00A257FA">
        <w:rPr>
          <w:rFonts w:ascii="Souvenir Lt BT" w:eastAsia="Times New Roman" w:hAnsi="Souvenir Lt BT" w:cs="Times New Roman"/>
          <w:i/>
          <w:iCs/>
          <w:sz w:val="24"/>
          <w:szCs w:val="32"/>
          <w:bdr w:val="none" w:sz="0" w:space="0" w:color="auto" w:frame="1"/>
        </w:rPr>
        <w:t>“</w:t>
      </w:r>
      <w:r w:rsidRPr="00AB77D5">
        <w:rPr>
          <w:rFonts w:ascii="Souvenir Lt BT" w:eastAsia="Times New Roman" w:hAnsi="Souvenir Lt BT" w:cs="Times New Roman"/>
          <w:i/>
          <w:iCs/>
          <w:sz w:val="24"/>
          <w:szCs w:val="32"/>
          <w:bdr w:val="none" w:sz="0" w:space="0" w:color="auto" w:frame="1"/>
        </w:rPr>
        <w:t>letihnya</w:t>
      </w:r>
      <w:r w:rsidR="00A257FA">
        <w:rPr>
          <w:rFonts w:ascii="Souvenir Lt BT" w:eastAsia="Times New Roman" w:hAnsi="Souvenir Lt BT" w:cs="Times New Roman"/>
          <w:i/>
          <w:iCs/>
          <w:sz w:val="24"/>
          <w:szCs w:val="32"/>
          <w:bdr w:val="none" w:sz="0" w:space="0" w:color="auto" w:frame="1"/>
        </w:rPr>
        <w:t>”</w:t>
      </w:r>
      <w:r w:rsidRPr="00AB77D5">
        <w:rPr>
          <w:rFonts w:ascii="Souvenir Lt BT" w:eastAsia="Times New Roman" w:hAnsi="Souvenir Lt BT" w:cs="Times New Roman"/>
          <w:sz w:val="24"/>
          <w:szCs w:val="32"/>
          <w:bdr w:val="none" w:sz="0" w:space="0" w:color="auto" w:frame="1"/>
        </w:rPr>
        <w:t>, haji plus lebih besar pengeluarannya. Dan dalam hadis A</w:t>
      </w:r>
      <w:r w:rsidR="00D262EC">
        <w:rPr>
          <w:rFonts w:ascii="Souvenir Lt BT" w:eastAsia="Times New Roman" w:hAnsi="Souvenir Lt BT" w:cs="Times New Roman"/>
          <w:sz w:val="24"/>
          <w:szCs w:val="32"/>
          <w:bdr w:val="none" w:sz="0" w:space="0" w:color="auto" w:frame="1"/>
        </w:rPr>
        <w:t>i</w:t>
      </w:r>
      <w:r w:rsidR="00B9649E">
        <w:rPr>
          <w:rFonts w:ascii="Souvenir Lt BT" w:eastAsia="Times New Roman" w:hAnsi="Souvenir Lt BT" w:cs="Times New Roman"/>
          <w:sz w:val="24"/>
          <w:szCs w:val="32"/>
          <w:bdr w:val="none" w:sz="0" w:space="0" w:color="auto" w:frame="1"/>
        </w:rPr>
        <w:t>sya</w:t>
      </w:r>
      <w:r w:rsidRPr="00AB77D5">
        <w:rPr>
          <w:rFonts w:ascii="Souvenir Lt BT" w:eastAsia="Times New Roman" w:hAnsi="Souvenir Lt BT" w:cs="Times New Roman"/>
          <w:sz w:val="24"/>
          <w:szCs w:val="32"/>
          <w:bdr w:val="none" w:sz="0" w:space="0" w:color="auto" w:frame="1"/>
        </w:rPr>
        <w:t xml:space="preserve">h </w:t>
      </w:r>
      <w:proofErr w:type="spellStart"/>
      <w:r w:rsidRPr="00AB77D5">
        <w:rPr>
          <w:rFonts w:ascii="Souvenir Lt BT" w:eastAsia="Times New Roman" w:hAnsi="Souvenir Lt BT" w:cs="Times New Roman"/>
          <w:i/>
          <w:iCs/>
          <w:sz w:val="24"/>
          <w:szCs w:val="32"/>
          <w:bdr w:val="none" w:sz="0" w:space="0" w:color="auto" w:frame="1"/>
        </w:rPr>
        <w:t>radhiyallâhu</w:t>
      </w:r>
      <w:proofErr w:type="spellEnd"/>
      <w:r w:rsidRPr="00AB77D5">
        <w:rPr>
          <w:rFonts w:ascii="Souvenir Lt BT" w:eastAsia="Times New Roman" w:hAnsi="Souvenir Lt BT" w:cs="Times New Roman"/>
          <w:i/>
          <w:iCs/>
          <w:sz w:val="24"/>
          <w:szCs w:val="32"/>
          <w:bdr w:val="none" w:sz="0" w:space="0" w:color="auto" w:frame="1"/>
        </w:rPr>
        <w:t xml:space="preserve"> </w:t>
      </w:r>
      <w:r w:rsidR="00A257FA">
        <w:rPr>
          <w:rFonts w:ascii="Souvenir Lt BT" w:eastAsia="Times New Roman" w:hAnsi="Souvenir Lt BT" w:cs="Times New Roman"/>
          <w:i/>
          <w:iCs/>
          <w:sz w:val="24"/>
          <w:szCs w:val="32"/>
          <w:bdr w:val="none" w:sz="0" w:space="0" w:color="auto" w:frame="1"/>
        </w:rPr>
        <w:t>‘</w:t>
      </w:r>
      <w:proofErr w:type="spellStart"/>
      <w:r w:rsidRPr="00AB77D5">
        <w:rPr>
          <w:rFonts w:ascii="Souvenir Lt BT" w:eastAsia="Times New Roman" w:hAnsi="Souvenir Lt BT" w:cs="Times New Roman"/>
          <w:i/>
          <w:iCs/>
          <w:sz w:val="24"/>
          <w:szCs w:val="32"/>
          <w:bdr w:val="none" w:sz="0" w:space="0" w:color="auto" w:frame="1"/>
        </w:rPr>
        <w:t>anhâ</w:t>
      </w:r>
      <w:proofErr w:type="spellEnd"/>
      <w:r w:rsidRPr="00AB77D5">
        <w:rPr>
          <w:rFonts w:ascii="Souvenir Lt BT" w:eastAsia="Times New Roman" w:hAnsi="Souvenir Lt BT" w:cs="Times New Roman"/>
          <w:sz w:val="24"/>
          <w:szCs w:val="32"/>
          <w:bdr w:val="none" w:sz="0" w:space="0" w:color="auto" w:frame="1"/>
        </w:rPr>
        <w:t xml:space="preserve">, Nabi </w:t>
      </w:r>
      <w:r w:rsidR="00A257FA" w:rsidRPr="00A257FA">
        <w:rPr>
          <w:rFonts w:ascii="Souvenir Lt BT" w:eastAsia="Times New Roman" w:hAnsi="Souvenir Lt BT" w:cs="Traditional Arabic"/>
          <w:sz w:val="24"/>
          <w:szCs w:val="32"/>
          <w:bdr w:val="none" w:sz="0" w:space="0" w:color="auto" w:frame="1"/>
          <w:rtl/>
        </w:rPr>
        <w:t>ﷺ</w:t>
      </w:r>
      <w:r w:rsidRPr="00AB77D5">
        <w:rPr>
          <w:rFonts w:ascii="Souvenir Lt BT" w:eastAsia="Times New Roman" w:hAnsi="Souvenir Lt BT" w:cs="Times New Roman"/>
          <w:sz w:val="24"/>
          <w:szCs w:val="32"/>
          <w:bdr w:val="none" w:sz="0" w:space="0" w:color="auto" w:frame="1"/>
        </w:rPr>
        <w:t xml:space="preserve"> bersabda,</w:t>
      </w:r>
    </w:p>
    <w:p w14:paraId="388167C1" w14:textId="77777777" w:rsidR="00EB0707" w:rsidRPr="00AB77D5" w:rsidRDefault="00EB0707" w:rsidP="0081708F">
      <w:pPr>
        <w:shd w:val="clear" w:color="auto" w:fill="FFFFFF"/>
        <w:spacing w:after="0" w:line="240" w:lineRule="auto"/>
        <w:jc w:val="both"/>
        <w:textAlignment w:val="baseline"/>
        <w:rPr>
          <w:rFonts w:ascii="Souvenir Lt BT" w:eastAsia="Times New Roman" w:hAnsi="Souvenir Lt BT" w:cs="Traditional Arabic"/>
          <w:sz w:val="24"/>
          <w:szCs w:val="32"/>
          <w:bdr w:val="none" w:sz="0" w:space="0" w:color="auto" w:frame="1"/>
        </w:rPr>
      </w:pPr>
      <w:r w:rsidRPr="00AB77D5">
        <w:rPr>
          <w:rFonts w:ascii="Souvenir Lt BT" w:eastAsia="Times New Roman" w:hAnsi="Souvenir Lt BT" w:cs="Traditional Arabic"/>
          <w:sz w:val="24"/>
          <w:szCs w:val="32"/>
          <w:bdr w:val="none" w:sz="0" w:space="0" w:color="auto" w:frame="1"/>
        </w:rPr>
        <w:t>))</w:t>
      </w:r>
      <w:r w:rsidRPr="00AB77D5">
        <w:rPr>
          <w:rFonts w:ascii="Souvenir Lt BT" w:eastAsia="Times New Roman" w:hAnsi="Souvenir Lt BT" w:cs="Traditional Arabic"/>
          <w:sz w:val="24"/>
          <w:szCs w:val="32"/>
          <w:bdr w:val="none" w:sz="0" w:space="0" w:color="auto" w:frame="1"/>
          <w:rtl/>
        </w:rPr>
        <w:t>وَلَكِنَّهَا عَلَى قَدْرِ نَفَقَتِكِ أَوْ نَصَبِكِ</w:t>
      </w:r>
      <w:r w:rsidRPr="00AB77D5">
        <w:rPr>
          <w:rFonts w:ascii="Souvenir Lt BT" w:eastAsia="Times New Roman" w:hAnsi="Souvenir Lt BT" w:cs="Traditional Arabic"/>
          <w:sz w:val="24"/>
          <w:szCs w:val="32"/>
          <w:bdr w:val="none" w:sz="0" w:space="0" w:color="auto" w:frame="1"/>
        </w:rPr>
        <w:t>((</w:t>
      </w:r>
    </w:p>
    <w:p w14:paraId="57761BAC" w14:textId="3260D594" w:rsidR="00EB0707" w:rsidRPr="00AB77D5" w:rsidRDefault="00A257FA" w:rsidP="00AB77D5">
      <w:pPr>
        <w:shd w:val="clear" w:color="auto" w:fill="FFFFFF"/>
        <w:bidi w:val="0"/>
        <w:spacing w:after="0" w:line="240" w:lineRule="auto"/>
        <w:jc w:val="both"/>
        <w:textAlignment w:val="baseline"/>
        <w:rPr>
          <w:rFonts w:ascii="Souvenir Lt BT" w:eastAsia="Times New Roman" w:hAnsi="Souvenir Lt BT" w:cs="Times New Roman"/>
          <w:sz w:val="24"/>
          <w:szCs w:val="32"/>
          <w:bdr w:val="none" w:sz="0" w:space="0" w:color="auto" w:frame="1"/>
        </w:rPr>
      </w:pPr>
      <w:r>
        <w:rPr>
          <w:rFonts w:ascii="Souvenir Lt BT" w:eastAsia="Times New Roman" w:hAnsi="Souvenir Lt BT" w:cs="Times New Roman"/>
          <w:i/>
          <w:iCs/>
          <w:sz w:val="24"/>
          <w:szCs w:val="32"/>
          <w:bdr w:val="none" w:sz="0" w:space="0" w:color="auto" w:frame="1"/>
        </w:rPr>
        <w:t>“</w:t>
      </w:r>
      <w:r w:rsidR="00EB0707" w:rsidRPr="00AB77D5">
        <w:rPr>
          <w:rFonts w:ascii="Souvenir Lt BT" w:eastAsia="Times New Roman" w:hAnsi="Souvenir Lt BT" w:cs="Times New Roman"/>
          <w:i/>
          <w:iCs/>
          <w:sz w:val="24"/>
          <w:szCs w:val="32"/>
          <w:bdr w:val="none" w:sz="0" w:space="0" w:color="auto" w:frame="1"/>
        </w:rPr>
        <w:t>Akan tetapi pahalanya sesuai dengan kadar nafkah dan keletihanmu.</w:t>
      </w:r>
      <w:r>
        <w:rPr>
          <w:rFonts w:ascii="Souvenir Lt BT" w:eastAsia="Times New Roman" w:hAnsi="Souvenir Lt BT" w:cs="Times New Roman"/>
          <w:i/>
          <w:iCs/>
          <w:sz w:val="24"/>
          <w:szCs w:val="32"/>
          <w:bdr w:val="none" w:sz="0" w:space="0" w:color="auto" w:frame="1"/>
        </w:rPr>
        <w:t>”</w:t>
      </w:r>
      <w:r w:rsidR="00EB0707" w:rsidRPr="00AB77D5">
        <w:rPr>
          <w:rStyle w:val="ReferensiCatatanKaki"/>
          <w:rFonts w:ascii="Souvenir Lt BT" w:eastAsia="Times New Roman" w:hAnsi="Souvenir Lt BT" w:cs="Times New Roman"/>
          <w:i/>
          <w:iCs/>
          <w:sz w:val="24"/>
          <w:szCs w:val="32"/>
          <w:bdr w:val="none" w:sz="0" w:space="0" w:color="auto" w:frame="1"/>
        </w:rPr>
        <w:footnoteReference w:id="149"/>
      </w:r>
    </w:p>
    <w:p w14:paraId="6910770A" w14:textId="77777777"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imes New Roman"/>
          <w:sz w:val="24"/>
          <w:szCs w:val="32"/>
          <w:bdr w:val="none" w:sz="0" w:space="0" w:color="auto" w:frame="1"/>
        </w:rPr>
      </w:pPr>
      <w:r w:rsidRPr="00AB77D5">
        <w:rPr>
          <w:rFonts w:ascii="Souvenir Lt BT" w:eastAsia="Times New Roman" w:hAnsi="Souvenir Lt BT" w:cs="Times New Roman"/>
          <w:sz w:val="24"/>
          <w:szCs w:val="32"/>
          <w:bdr w:val="none" w:sz="0" w:space="0" w:color="auto" w:frame="1"/>
        </w:rPr>
        <w:t xml:space="preserve">Haji plus memang lebih mahal biayanya, dan biaya itu dikeluarkan semata-mata dalam rangka menjalankan perintah Allah. Maka masing-masing, baik haji reguler maupun haji plus, telah melakukan sesuatu yang baik dengan caranya sendiri. Tidak bisa dikatakan secara mutlak bahwa haji reguler lebih mabrur dari haji plus, atau sebaliknya. </w:t>
      </w:r>
    </w:p>
    <w:p w14:paraId="37B3A781" w14:textId="25009E49" w:rsidR="00EB0707" w:rsidRPr="00AB77D5" w:rsidRDefault="00EB0707" w:rsidP="00AB77D5">
      <w:pPr>
        <w:shd w:val="clear" w:color="auto" w:fill="FFFFFF"/>
        <w:bidi w:val="0"/>
        <w:spacing w:after="0" w:line="240" w:lineRule="auto"/>
        <w:ind w:firstLine="720"/>
        <w:jc w:val="both"/>
        <w:textAlignment w:val="baseline"/>
        <w:rPr>
          <w:rFonts w:ascii="Souvenir Lt BT" w:eastAsia="Times New Roman" w:hAnsi="Souvenir Lt BT" w:cs="Times New Roman"/>
          <w:i/>
          <w:iCs/>
          <w:sz w:val="24"/>
          <w:szCs w:val="32"/>
          <w:bdr w:val="none" w:sz="0" w:space="0" w:color="auto" w:frame="1"/>
        </w:rPr>
      </w:pPr>
      <w:r w:rsidRPr="00AB77D5">
        <w:rPr>
          <w:rFonts w:ascii="Souvenir Lt BT" w:eastAsia="Times New Roman" w:hAnsi="Souvenir Lt BT" w:cs="Times New Roman"/>
          <w:sz w:val="24"/>
          <w:szCs w:val="32"/>
          <w:bdr w:val="none" w:sz="0" w:space="0" w:color="auto" w:frame="1"/>
        </w:rPr>
        <w:lastRenderedPageBreak/>
        <w:t xml:space="preserve">Yang terpenting, baik yang berhaji plus maupun reguler hendaknya melaksanakan hajinya sesuai sunah dan penuh ketakwaan. Haji mabrur bisa diraih melalui keduanya. </w:t>
      </w:r>
      <w:proofErr w:type="spellStart"/>
      <w:r w:rsidRPr="00AB77D5">
        <w:rPr>
          <w:rFonts w:ascii="Souvenir Lt BT" w:eastAsia="Times New Roman" w:hAnsi="Souvenir Lt BT" w:cs="Times New Roman"/>
          <w:i/>
          <w:iCs/>
          <w:sz w:val="24"/>
          <w:szCs w:val="32"/>
          <w:bdr w:val="none" w:sz="0" w:space="0" w:color="auto" w:frame="1"/>
        </w:rPr>
        <w:t>Wallâhu</w:t>
      </w:r>
      <w:proofErr w:type="spellEnd"/>
      <w:r w:rsidRPr="00AB77D5">
        <w:rPr>
          <w:rFonts w:ascii="Souvenir Lt BT" w:eastAsia="Times New Roman" w:hAnsi="Souvenir Lt BT" w:cs="Times New Roman"/>
          <w:i/>
          <w:iCs/>
          <w:sz w:val="24"/>
          <w:szCs w:val="32"/>
          <w:bdr w:val="none" w:sz="0" w:space="0" w:color="auto" w:frame="1"/>
        </w:rPr>
        <w:t xml:space="preserve"> </w:t>
      </w:r>
      <w:proofErr w:type="spellStart"/>
      <w:r w:rsidRPr="00AB77D5">
        <w:rPr>
          <w:rFonts w:ascii="Souvenir Lt BT" w:eastAsia="Times New Roman" w:hAnsi="Souvenir Lt BT" w:cs="Times New Roman"/>
          <w:i/>
          <w:iCs/>
          <w:sz w:val="24"/>
          <w:szCs w:val="32"/>
          <w:bdr w:val="none" w:sz="0" w:space="0" w:color="auto" w:frame="1"/>
        </w:rPr>
        <w:t>a</w:t>
      </w:r>
      <w:r w:rsidR="00A257FA">
        <w:rPr>
          <w:rFonts w:ascii="Souvenir Lt BT" w:eastAsia="Times New Roman" w:hAnsi="Souvenir Lt BT" w:cs="Times New Roman"/>
          <w:i/>
          <w:iCs/>
          <w:sz w:val="24"/>
          <w:szCs w:val="32"/>
          <w:bdr w:val="none" w:sz="0" w:space="0" w:color="auto" w:frame="1"/>
        </w:rPr>
        <w:t>’</w:t>
      </w:r>
      <w:r w:rsidRPr="00AB77D5">
        <w:rPr>
          <w:rFonts w:ascii="Souvenir Lt BT" w:eastAsia="Times New Roman" w:hAnsi="Souvenir Lt BT" w:cs="Times New Roman"/>
          <w:i/>
          <w:iCs/>
          <w:sz w:val="24"/>
          <w:szCs w:val="32"/>
          <w:bdr w:val="none" w:sz="0" w:space="0" w:color="auto" w:frame="1"/>
        </w:rPr>
        <w:t>lam</w:t>
      </w:r>
      <w:proofErr w:type="spellEnd"/>
      <w:r w:rsidRPr="00AB77D5">
        <w:rPr>
          <w:rFonts w:ascii="Souvenir Lt BT" w:eastAsia="Times New Roman" w:hAnsi="Souvenir Lt BT" w:cs="Times New Roman"/>
          <w:i/>
          <w:iCs/>
          <w:sz w:val="24"/>
          <w:szCs w:val="32"/>
          <w:bdr w:val="none" w:sz="0" w:space="0" w:color="auto" w:frame="1"/>
        </w:rPr>
        <w:t xml:space="preserve"> </w:t>
      </w:r>
      <w:proofErr w:type="spellStart"/>
      <w:r w:rsidRPr="00AB77D5">
        <w:rPr>
          <w:rFonts w:ascii="Souvenir Lt BT" w:eastAsia="Times New Roman" w:hAnsi="Souvenir Lt BT" w:cs="Times New Roman"/>
          <w:i/>
          <w:iCs/>
          <w:sz w:val="24"/>
          <w:szCs w:val="32"/>
          <w:bdr w:val="none" w:sz="0" w:space="0" w:color="auto" w:frame="1"/>
        </w:rPr>
        <w:t>bish-shawâb</w:t>
      </w:r>
      <w:proofErr w:type="spellEnd"/>
      <w:r w:rsidRPr="00AB77D5">
        <w:rPr>
          <w:rFonts w:ascii="Souvenir Lt BT" w:eastAsia="Times New Roman" w:hAnsi="Souvenir Lt BT" w:cs="Times New Roman"/>
          <w:i/>
          <w:iCs/>
          <w:sz w:val="24"/>
          <w:szCs w:val="32"/>
          <w:bdr w:val="none" w:sz="0" w:space="0" w:color="auto" w:frame="1"/>
        </w:rPr>
        <w:t>.</w:t>
      </w:r>
    </w:p>
    <w:p w14:paraId="73911805" w14:textId="77777777" w:rsidR="00404E8C" w:rsidRPr="00AB77D5" w:rsidRDefault="00404E8C" w:rsidP="009C63B5">
      <w:pPr>
        <w:pStyle w:val="NormalWeb"/>
        <w:shd w:val="clear" w:color="auto" w:fill="FFFFFF"/>
        <w:spacing w:before="0" w:beforeAutospacing="0" w:after="0" w:afterAutospacing="0" w:line="276" w:lineRule="auto"/>
        <w:rPr>
          <w:rFonts w:ascii="Souvenir Lt BT" w:hAnsi="Souvenir Lt BT" w:cs="Traditional Arabic"/>
          <w:color w:val="000000" w:themeColor="text1"/>
          <w:szCs w:val="32"/>
        </w:rPr>
      </w:pPr>
    </w:p>
    <w:p w14:paraId="5718EBE3" w14:textId="2B494125" w:rsidR="00366671" w:rsidRPr="00AB77D5" w:rsidRDefault="00356E12" w:rsidP="009C63B5">
      <w:pPr>
        <w:pBdr>
          <w:top w:val="none" w:sz="0" w:space="0" w:color="auto"/>
          <w:left w:val="none" w:sz="0" w:space="0" w:color="auto"/>
          <w:bottom w:val="none" w:sz="0" w:space="0" w:color="auto"/>
          <w:right w:val="none" w:sz="0" w:space="0" w:color="auto"/>
          <w:between w:val="none" w:sz="0" w:space="0" w:color="auto"/>
          <w:bar w:val="none" w:sz="0" w:color="auto"/>
        </w:pBdr>
        <w:bidi w:val="0"/>
        <w:spacing w:after="0"/>
        <w:jc w:val="both"/>
        <w:rPr>
          <w:rFonts w:ascii="Souvenir Lt BT" w:hAnsi="Souvenir Lt BT" w:cs="Traditional Arabic"/>
          <w:b/>
          <w:bCs/>
          <w:color w:val="000000" w:themeColor="text1"/>
          <w:sz w:val="24"/>
          <w:szCs w:val="32"/>
        </w:rPr>
      </w:pPr>
      <w:r>
        <w:rPr>
          <w:rFonts w:ascii="Souvenir Lt BT" w:hAnsi="Souvenir Lt BT" w:cs="Traditional Arabic"/>
          <w:b/>
          <w:bCs/>
          <w:noProof/>
          <w:color w:val="000000" w:themeColor="text1"/>
          <w:sz w:val="24"/>
          <w:szCs w:val="32"/>
        </w:rPr>
        <w:drawing>
          <wp:inline distT="0" distB="0" distL="0" distR="0" wp14:anchorId="104A4786" wp14:editId="6F92DEDA">
            <wp:extent cx="6340811" cy="3600000"/>
            <wp:effectExtent l="0" t="0" r="317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40811" cy="3600000"/>
                    </a:xfrm>
                    <a:prstGeom prst="rect">
                      <a:avLst/>
                    </a:prstGeom>
                    <a:noFill/>
                  </pic:spPr>
                </pic:pic>
              </a:graphicData>
            </a:graphic>
          </wp:inline>
        </w:drawing>
      </w:r>
    </w:p>
    <w:sectPr w:rsidR="00366671" w:rsidRPr="00AB77D5" w:rsidSect="00F51F10">
      <w:footnotePr>
        <w:numRestart w:val="eachPage"/>
      </w:footnotePr>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2196A" w14:textId="77777777" w:rsidR="0075749B" w:rsidRDefault="0075749B" w:rsidP="009938C0">
      <w:pPr>
        <w:spacing w:after="0" w:line="240" w:lineRule="auto"/>
      </w:pPr>
      <w:r>
        <w:separator/>
      </w:r>
    </w:p>
  </w:endnote>
  <w:endnote w:type="continuationSeparator" w:id="0">
    <w:p w14:paraId="6FF1D7BC" w14:textId="77777777" w:rsidR="0075749B" w:rsidRDefault="0075749B" w:rsidP="009938C0">
      <w:pPr>
        <w:spacing w:after="0" w:line="240" w:lineRule="auto"/>
      </w:pPr>
      <w:r>
        <w:continuationSeparator/>
      </w:r>
    </w:p>
  </w:endnote>
  <w:endnote w:type="continuationNotice" w:id="1">
    <w:p w14:paraId="6BE131C9" w14:textId="77777777" w:rsidR="0075749B" w:rsidRDefault="0075749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Optima">
    <w:altName w:val="Times New Roman"/>
    <w:charset w:val="00"/>
    <w:family w:val="roman"/>
    <w:pitch w:val="default"/>
  </w:font>
  <w:font w:name="Traditional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ookAntiqua">
    <w:altName w:val="Yu Gothic"/>
    <w:panose1 w:val="00000000000000000000"/>
    <w:charset w:val="80"/>
    <w:family w:val="auto"/>
    <w:notTrueType/>
    <w:pitch w:val="default"/>
    <w:sig w:usb0="00000001" w:usb1="08070000" w:usb2="00000010" w:usb3="00000000" w:csb0="00020000" w:csb1="00000000"/>
  </w:font>
  <w:font w:name="Calibri-Light">
    <w:altName w:val="Times New Roman"/>
    <w:panose1 w:val="00000000000000000000"/>
    <w:charset w:val="00"/>
    <w:family w:val="roman"/>
    <w:notTrueType/>
    <w:pitch w:val="default"/>
  </w:font>
  <w:font w:name="Souvenir Lt BT">
    <w:panose1 w:val="02080503040505020303"/>
    <w:charset w:val="00"/>
    <w:family w:val="roman"/>
    <w:pitch w:val="variable"/>
    <w:sig w:usb0="00000087" w:usb1="00000000" w:usb2="00000000" w:usb3="00000000" w:csb0="0000001B" w:csb1="00000000"/>
  </w:font>
  <w:font w:name="Arial Unicode MS">
    <w:altName w:val="Arial"/>
    <w:panose1 w:val="020B0604020202020204"/>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alibri-Bold">
    <w:altName w:val="Times New Roman"/>
    <w:panose1 w:val="00000000000000000000"/>
    <w:charset w:val="00"/>
    <w:family w:val="roman"/>
    <w:notTrueType/>
    <w:pitch w:val="default"/>
  </w:font>
  <w:font w:name="Calibri-LightItalic">
    <w:altName w:val="Times New Roman"/>
    <w:panose1 w:val="00000000000000000000"/>
    <w:charset w:val="00"/>
    <w:family w:val="roman"/>
    <w:notTrueType/>
    <w:pitch w:val="default"/>
  </w:font>
  <w:font w:name="ArabicTypesetting">
    <w:altName w:val="Times New Roman"/>
    <w:panose1 w:val="00000000000000000000"/>
    <w:charset w:val="B2"/>
    <w:family w:val="auto"/>
    <w:notTrueType/>
    <w:pitch w:val="default"/>
    <w:sig w:usb0="00002001" w:usb1="00000000" w:usb2="00000000" w:usb3="00000000" w:csb0="0000004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KFGQPC HAFS Uthmanic Script">
    <w:panose1 w:val="02000000000000000000"/>
    <w:charset w:val="B2"/>
    <w:family w:val="auto"/>
    <w:pitch w:val="variable"/>
    <w:sig w:usb0="00002001" w:usb1="80000000" w:usb2="00000000" w:usb3="00000000" w:csb0="00000040" w:csb1="00000000"/>
  </w:font>
  <w:font w:name="KFGQPC Uthmanic Script HAFS">
    <w:charset w:val="B2"/>
    <w:family w:val="auto"/>
    <w:pitch w:val="variable"/>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875999569"/>
      <w:docPartObj>
        <w:docPartGallery w:val="Page Numbers (Bottom of Page)"/>
        <w:docPartUnique/>
      </w:docPartObj>
    </w:sdtPr>
    <w:sdtContent>
      <w:p w14:paraId="787779AB" w14:textId="77777777" w:rsidR="007F6FFD" w:rsidRDefault="007F6FFD">
        <w:pPr>
          <w:pStyle w:val="Footer"/>
        </w:pPr>
        <w:r w:rsidRPr="003C21C0">
          <w:rPr>
            <w:rFonts w:asciiTheme="majorHAnsi" w:eastAsiaTheme="majorEastAsia" w:hAnsiTheme="majorHAnsi" w:cstheme="majorBidi"/>
            <w:noProof/>
            <w:sz w:val="28"/>
            <w:szCs w:val="28"/>
            <w:lang w:eastAsia="en-US"/>
          </w:rPr>
          <mc:AlternateContent>
            <mc:Choice Requires="wps">
              <w:drawing>
                <wp:anchor distT="0" distB="0" distL="114300" distR="114300" simplePos="0" relativeHeight="251658240" behindDoc="0" locked="0" layoutInCell="1" allowOverlap="1" wp14:anchorId="0FADF4FE" wp14:editId="1F9C6ECB">
                  <wp:simplePos x="0" y="0"/>
                  <wp:positionH relativeFrom="rightMargin">
                    <wp:align>center</wp:align>
                  </wp:positionH>
                  <wp:positionV relativeFrom="bottomMargin">
                    <wp:align>center</wp:align>
                  </wp:positionV>
                  <wp:extent cx="512445" cy="441325"/>
                  <wp:effectExtent l="0" t="0" r="1905" b="0"/>
                  <wp:wrapNone/>
                  <wp:docPr id="567460974" name="Flowchart: Alternate Proces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26A849D8" w14:textId="77777777" w:rsidR="007F6FFD" w:rsidRDefault="007F6FFD">
                              <w:pPr>
                                <w:pStyle w:val="Footer"/>
                                <w:pBdr>
                                  <w:top w:val="single" w:sz="12" w:space="1" w:color="A5A5A5" w:themeColor="accent3"/>
                                  <w:bottom w:val="single" w:sz="48" w:space="1" w:color="A5A5A5" w:themeColor="accent3"/>
                                </w:pBdr>
                                <w:jc w:val="center"/>
                                <w:rPr>
                                  <w:sz w:val="28"/>
                                  <w:szCs w:val="28"/>
                                </w:rPr>
                              </w:pPr>
                              <w:r>
                                <w:fldChar w:fldCharType="begin"/>
                              </w:r>
                              <w:r>
                                <w:instrText xml:space="preserve"> PAGE    \* MERGEFORMAT </w:instrText>
                              </w:r>
                              <w:r>
                                <w:fldChar w:fldCharType="separate"/>
                              </w:r>
                              <w:r w:rsidRPr="00534145">
                                <w:rPr>
                                  <w:noProof/>
                                  <w:sz w:val="28"/>
                                  <w:szCs w:val="28"/>
                                  <w:rtl/>
                                </w:rPr>
                                <w:t>193</w:t>
                              </w:r>
                              <w:r>
                                <w:rPr>
                                  <w:noProof/>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ADF4F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 o:spid="_x0000_s1026" type="#_x0000_t176" style="position:absolute;left:0;text-align:left;margin-left:0;margin-top:0;width:40.35pt;height:34.75pt;z-index:25165824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filled="f" fillcolor="#5c83b4" stroked="f" strokecolor="#737373">
                  <v:textbox>
                    <w:txbxContent>
                      <w:p w14:paraId="26A849D8" w14:textId="77777777" w:rsidR="007F6FFD" w:rsidRDefault="007F6FFD">
                        <w:pPr>
                          <w:pStyle w:val="Footer"/>
                          <w:pBdr>
                            <w:top w:val="single" w:sz="12" w:space="1" w:color="A5A5A5" w:themeColor="accent3"/>
                            <w:bottom w:val="single" w:sz="48" w:space="1" w:color="A5A5A5" w:themeColor="accent3"/>
                          </w:pBdr>
                          <w:jc w:val="center"/>
                          <w:rPr>
                            <w:sz w:val="28"/>
                            <w:szCs w:val="28"/>
                          </w:rPr>
                        </w:pPr>
                        <w:r>
                          <w:fldChar w:fldCharType="begin"/>
                        </w:r>
                        <w:r>
                          <w:instrText xml:space="preserve"> PAGE    \* MERGEFORMAT </w:instrText>
                        </w:r>
                        <w:r>
                          <w:fldChar w:fldCharType="separate"/>
                        </w:r>
                        <w:r w:rsidRPr="00534145">
                          <w:rPr>
                            <w:noProof/>
                            <w:sz w:val="28"/>
                            <w:szCs w:val="28"/>
                            <w:rtl/>
                          </w:rPr>
                          <w:t>193</w:t>
                        </w:r>
                        <w:r>
                          <w:rPr>
                            <w:noProof/>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94525" w14:textId="77777777" w:rsidR="0075749B" w:rsidRDefault="0075749B" w:rsidP="009938C0">
      <w:pPr>
        <w:spacing w:after="0" w:line="240" w:lineRule="auto"/>
      </w:pPr>
      <w:r>
        <w:separator/>
      </w:r>
    </w:p>
  </w:footnote>
  <w:footnote w:type="continuationSeparator" w:id="0">
    <w:p w14:paraId="2A150F0A" w14:textId="77777777" w:rsidR="0075749B" w:rsidRDefault="0075749B" w:rsidP="009938C0">
      <w:pPr>
        <w:spacing w:after="0" w:line="240" w:lineRule="auto"/>
      </w:pPr>
      <w:r>
        <w:continuationSeparator/>
      </w:r>
    </w:p>
  </w:footnote>
  <w:footnote w:type="continuationNotice" w:id="1">
    <w:p w14:paraId="55E8297E" w14:textId="77777777" w:rsidR="0075749B" w:rsidRDefault="0075749B">
      <w:pPr>
        <w:spacing w:after="0" w:line="240" w:lineRule="auto"/>
      </w:pPr>
    </w:p>
  </w:footnote>
  <w:footnote w:id="2">
    <w:p w14:paraId="5C6C7834" w14:textId="5A4D5666" w:rsidR="009F4C03" w:rsidRPr="003C0D38" w:rsidRDefault="009F4C03"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proofErr w:type="spellStart"/>
      <w:r w:rsidR="006D6FE3" w:rsidRPr="003C0D38">
        <w:rPr>
          <w:rFonts w:ascii="Calibri" w:hAnsi="Calibri"/>
          <w:i/>
          <w:iCs/>
          <w:sz w:val="22"/>
        </w:rPr>
        <w:t>Zâd</w:t>
      </w:r>
      <w:proofErr w:type="spellEnd"/>
      <w:r w:rsidR="006D6FE3" w:rsidRPr="003C0D38">
        <w:rPr>
          <w:rFonts w:ascii="Calibri" w:hAnsi="Calibri"/>
          <w:i/>
          <w:iCs/>
          <w:sz w:val="22"/>
        </w:rPr>
        <w:t xml:space="preserve"> </w:t>
      </w:r>
      <w:proofErr w:type="spellStart"/>
      <w:r w:rsidR="006D6FE3" w:rsidRPr="003C0D38">
        <w:rPr>
          <w:rFonts w:ascii="Calibri" w:hAnsi="Calibri"/>
          <w:i/>
          <w:iCs/>
          <w:sz w:val="22"/>
        </w:rPr>
        <w:t>al-Ma</w:t>
      </w:r>
      <w:r w:rsidR="006D604F">
        <w:rPr>
          <w:rFonts w:ascii="Calibri" w:hAnsi="Calibri"/>
          <w:i/>
          <w:iCs/>
          <w:sz w:val="22"/>
        </w:rPr>
        <w:t>’</w:t>
      </w:r>
      <w:r w:rsidR="006D6FE3" w:rsidRPr="003C0D38">
        <w:rPr>
          <w:rFonts w:ascii="Calibri" w:hAnsi="Calibri"/>
          <w:i/>
          <w:iCs/>
          <w:sz w:val="22"/>
        </w:rPr>
        <w:t>âd</w:t>
      </w:r>
      <w:proofErr w:type="spellEnd"/>
      <w:r w:rsidRPr="003C0D38">
        <w:rPr>
          <w:rFonts w:ascii="Calibri" w:hAnsi="Calibri"/>
          <w:sz w:val="22"/>
        </w:rPr>
        <w:t xml:space="preserve"> </w:t>
      </w:r>
      <w:r w:rsidR="006D6FE3" w:rsidRPr="003C0D38">
        <w:rPr>
          <w:rFonts w:ascii="Calibri" w:hAnsi="Calibri"/>
          <w:sz w:val="22"/>
        </w:rPr>
        <w:t>(</w:t>
      </w:r>
      <w:r w:rsidRPr="003C0D38">
        <w:rPr>
          <w:rFonts w:ascii="Calibri" w:hAnsi="Calibri"/>
          <w:sz w:val="22"/>
        </w:rPr>
        <w:t>1/57)</w:t>
      </w:r>
      <w:r w:rsidR="000E4521" w:rsidRPr="003C0D38">
        <w:rPr>
          <w:rFonts w:ascii="Calibri" w:hAnsi="Calibri"/>
          <w:sz w:val="22"/>
        </w:rPr>
        <w:t>.</w:t>
      </w:r>
      <w:r w:rsidR="003C0D38" w:rsidRPr="003C0D38">
        <w:rPr>
          <w:rFonts w:ascii="Calibri" w:hAnsi="Calibri"/>
          <w:i/>
          <w:iCs/>
          <w:sz w:val="22"/>
        </w:rPr>
        <w:t xml:space="preserve"> </w:t>
      </w:r>
    </w:p>
  </w:footnote>
  <w:footnote w:id="3">
    <w:p w14:paraId="26A0E943" w14:textId="5A0D09C8" w:rsidR="00861415" w:rsidRPr="003C0D38" w:rsidRDefault="00861415"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3C0D38">
        <w:rPr>
          <w:rFonts w:ascii="Calibri" w:hAnsi="Calibri" w:cs="Traditional Arabic"/>
          <w:i/>
          <w:iCs/>
          <w:sz w:val="22"/>
          <w:szCs w:val="32"/>
        </w:rPr>
        <w:t xml:space="preserve">Silsilah </w:t>
      </w:r>
      <w:proofErr w:type="spellStart"/>
      <w:r w:rsidR="006D6FE3" w:rsidRPr="003C0D38">
        <w:rPr>
          <w:rFonts w:ascii="Calibri" w:hAnsi="Calibri" w:cs="Traditional Arabic"/>
          <w:i/>
          <w:iCs/>
          <w:sz w:val="22"/>
          <w:szCs w:val="32"/>
        </w:rPr>
        <w:t>a</w:t>
      </w:r>
      <w:r w:rsidRPr="003C0D38">
        <w:rPr>
          <w:rFonts w:ascii="Calibri" w:hAnsi="Calibri" w:cs="Traditional Arabic"/>
          <w:i/>
          <w:iCs/>
          <w:sz w:val="22"/>
          <w:szCs w:val="32"/>
        </w:rPr>
        <w:t>l-Ah</w:t>
      </w:r>
      <w:r w:rsidR="006D6FE3" w:rsidRPr="003C0D38">
        <w:rPr>
          <w:rFonts w:ascii="Calibri" w:hAnsi="Calibri"/>
          <w:i/>
          <w:iCs/>
          <w:sz w:val="22"/>
        </w:rPr>
        <w:t>â</w:t>
      </w:r>
      <w:r w:rsidRPr="003C0D38">
        <w:rPr>
          <w:rFonts w:ascii="Calibri" w:hAnsi="Calibri" w:cs="Traditional Arabic"/>
          <w:i/>
          <w:iCs/>
          <w:sz w:val="22"/>
          <w:szCs w:val="32"/>
        </w:rPr>
        <w:t>d</w:t>
      </w:r>
      <w:r w:rsidR="00146172" w:rsidRPr="003C0D38">
        <w:rPr>
          <w:rFonts w:ascii="Calibri" w:hAnsi="Calibri" w:cstheme="minorHAnsi"/>
          <w:i/>
          <w:iCs/>
          <w:color w:val="212529"/>
          <w:sz w:val="22"/>
          <w:shd w:val="clear" w:color="auto" w:fill="FFFFFF"/>
        </w:rPr>
        <w:t>î</w:t>
      </w:r>
      <w:r w:rsidRPr="003C0D38">
        <w:rPr>
          <w:rFonts w:ascii="Calibri" w:hAnsi="Calibri" w:cs="Traditional Arabic"/>
          <w:i/>
          <w:iCs/>
          <w:sz w:val="22"/>
          <w:szCs w:val="32"/>
        </w:rPr>
        <w:t>ts</w:t>
      </w:r>
      <w:proofErr w:type="spellEnd"/>
      <w:r w:rsidRPr="003C0D38">
        <w:rPr>
          <w:rFonts w:ascii="Calibri" w:hAnsi="Calibri" w:cs="Traditional Arabic"/>
          <w:i/>
          <w:iCs/>
          <w:sz w:val="22"/>
          <w:szCs w:val="32"/>
        </w:rPr>
        <w:t xml:space="preserve"> </w:t>
      </w:r>
      <w:proofErr w:type="spellStart"/>
      <w:r w:rsidR="00BA6C23">
        <w:rPr>
          <w:rFonts w:ascii="Calibri" w:hAnsi="Calibri" w:cs="Traditional Arabic"/>
          <w:i/>
          <w:iCs/>
          <w:sz w:val="22"/>
          <w:szCs w:val="32"/>
        </w:rPr>
        <w:t>a</w:t>
      </w:r>
      <w:r w:rsidRPr="003C0D38">
        <w:rPr>
          <w:rFonts w:ascii="Calibri" w:hAnsi="Calibri" w:cs="Traditional Arabic"/>
          <w:i/>
          <w:iCs/>
          <w:sz w:val="22"/>
          <w:szCs w:val="32"/>
        </w:rPr>
        <w:t>d</w:t>
      </w:r>
      <w:r w:rsidR="00146172" w:rsidRPr="003C0D38">
        <w:rPr>
          <w:rFonts w:ascii="Calibri" w:hAnsi="Calibri" w:cs="Traditional Arabic"/>
          <w:i/>
          <w:iCs/>
          <w:sz w:val="22"/>
          <w:szCs w:val="32"/>
        </w:rPr>
        <w:t>h</w:t>
      </w:r>
      <w:r w:rsidRPr="003C0D38">
        <w:rPr>
          <w:rFonts w:ascii="Calibri" w:hAnsi="Calibri" w:cs="Traditional Arabic"/>
          <w:i/>
          <w:iCs/>
          <w:sz w:val="22"/>
          <w:szCs w:val="32"/>
        </w:rPr>
        <w:t>-Dh</w:t>
      </w:r>
      <w:r w:rsidR="00146172" w:rsidRPr="003C0D38">
        <w:rPr>
          <w:rFonts w:ascii="Calibri" w:hAnsi="Calibri" w:cs="Traditional Arabic"/>
          <w:i/>
          <w:iCs/>
          <w:sz w:val="22"/>
          <w:szCs w:val="32"/>
        </w:rPr>
        <w:t>a</w:t>
      </w:r>
      <w:r w:rsidRPr="003C0D38">
        <w:rPr>
          <w:rFonts w:ascii="Calibri" w:hAnsi="Calibri" w:cs="Traditional Arabic"/>
          <w:i/>
          <w:iCs/>
          <w:sz w:val="22"/>
          <w:szCs w:val="32"/>
        </w:rPr>
        <w:t>’</w:t>
      </w:r>
      <w:r w:rsidR="00146172" w:rsidRPr="003C0D38">
        <w:rPr>
          <w:rFonts w:ascii="Calibri" w:hAnsi="Calibri" w:cstheme="minorHAnsi"/>
          <w:i/>
          <w:iCs/>
          <w:color w:val="212529"/>
          <w:sz w:val="22"/>
          <w:shd w:val="clear" w:color="auto" w:fill="FFFFFF"/>
        </w:rPr>
        <w:t>î</w:t>
      </w:r>
      <w:r w:rsidRPr="003C0D38">
        <w:rPr>
          <w:rFonts w:ascii="Calibri" w:hAnsi="Calibri" w:cs="Traditional Arabic"/>
          <w:i/>
          <w:iCs/>
          <w:sz w:val="22"/>
          <w:szCs w:val="32"/>
        </w:rPr>
        <w:t>fah</w:t>
      </w:r>
      <w:proofErr w:type="spellEnd"/>
      <w:r w:rsidRPr="003C0D38">
        <w:rPr>
          <w:rFonts w:ascii="Calibri" w:hAnsi="Calibri" w:cs="Traditional Arabic"/>
          <w:sz w:val="22"/>
          <w:szCs w:val="32"/>
        </w:rPr>
        <w:t xml:space="preserve"> </w:t>
      </w:r>
      <w:r w:rsidR="008934E9" w:rsidRPr="003C0D38">
        <w:rPr>
          <w:rFonts w:ascii="Calibri" w:hAnsi="Calibri" w:cs="Traditional Arabic"/>
          <w:sz w:val="22"/>
          <w:szCs w:val="32"/>
        </w:rPr>
        <w:t>(</w:t>
      </w:r>
      <w:r w:rsidRPr="003C0D38">
        <w:rPr>
          <w:rFonts w:ascii="Calibri" w:hAnsi="Calibri" w:cs="Traditional Arabic"/>
          <w:sz w:val="22"/>
          <w:szCs w:val="32"/>
        </w:rPr>
        <w:t>1/373</w:t>
      </w:r>
      <w:r w:rsidR="008934E9" w:rsidRPr="003C0D38">
        <w:rPr>
          <w:rFonts w:ascii="Calibri" w:hAnsi="Calibri" w:cs="Traditional Arabic"/>
          <w:sz w:val="22"/>
          <w:szCs w:val="32"/>
        </w:rPr>
        <w:t>),</w:t>
      </w:r>
      <w:r w:rsidRPr="003C0D38">
        <w:rPr>
          <w:rFonts w:ascii="Calibri" w:hAnsi="Calibri" w:cs="Traditional Arabic"/>
          <w:sz w:val="22"/>
          <w:szCs w:val="32"/>
        </w:rPr>
        <w:t xml:space="preserve"> </w:t>
      </w:r>
      <w:r w:rsidR="008934E9" w:rsidRPr="003C0D38">
        <w:rPr>
          <w:rFonts w:ascii="Calibri" w:hAnsi="Calibri" w:cs="Traditional Arabic"/>
          <w:sz w:val="22"/>
          <w:szCs w:val="32"/>
        </w:rPr>
        <w:t>No.</w:t>
      </w:r>
      <w:r w:rsidRPr="003C0D38">
        <w:rPr>
          <w:rFonts w:ascii="Calibri" w:hAnsi="Calibri" w:cs="Traditional Arabic"/>
          <w:sz w:val="22"/>
          <w:szCs w:val="32"/>
        </w:rPr>
        <w:t xml:space="preserve"> 207</w:t>
      </w:r>
      <w:r w:rsidR="008934E9" w:rsidRPr="003C0D38">
        <w:rPr>
          <w:rFonts w:ascii="Calibri" w:hAnsi="Calibri" w:cs="Traditional Arabic"/>
          <w:sz w:val="22"/>
          <w:szCs w:val="32"/>
        </w:rPr>
        <w:t>.</w:t>
      </w:r>
    </w:p>
  </w:footnote>
  <w:footnote w:id="4">
    <w:p w14:paraId="11C1B044" w14:textId="0918F498" w:rsidR="006C153E" w:rsidRPr="003C0D38" w:rsidRDefault="006C153E"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proofErr w:type="spellStart"/>
      <w:r w:rsidR="006D6FE3" w:rsidRPr="003C0D38">
        <w:rPr>
          <w:rFonts w:ascii="Calibri" w:hAnsi="Calibri" w:cs="Traditional Arabic"/>
          <w:i/>
          <w:iCs/>
          <w:sz w:val="22"/>
          <w:szCs w:val="32"/>
        </w:rPr>
        <w:t>Zâd</w:t>
      </w:r>
      <w:proofErr w:type="spellEnd"/>
      <w:r w:rsidR="006D6FE3" w:rsidRPr="003C0D38">
        <w:rPr>
          <w:rFonts w:ascii="Calibri" w:hAnsi="Calibri" w:cs="Traditional Arabic"/>
          <w:i/>
          <w:iCs/>
          <w:sz w:val="22"/>
          <w:szCs w:val="32"/>
        </w:rPr>
        <w:t xml:space="preserve"> </w:t>
      </w:r>
      <w:proofErr w:type="spellStart"/>
      <w:r w:rsidR="006D6FE3" w:rsidRPr="003C0D38">
        <w:rPr>
          <w:rFonts w:ascii="Calibri" w:hAnsi="Calibri" w:cs="Traditional Arabic"/>
          <w:i/>
          <w:iCs/>
          <w:sz w:val="22"/>
          <w:szCs w:val="32"/>
        </w:rPr>
        <w:t>al-Ma</w:t>
      </w:r>
      <w:r w:rsidR="00DD4C96">
        <w:rPr>
          <w:rFonts w:ascii="Calibri" w:hAnsi="Calibri" w:cs="Traditional Arabic"/>
          <w:i/>
          <w:iCs/>
          <w:sz w:val="22"/>
          <w:szCs w:val="32"/>
        </w:rPr>
        <w:t>’</w:t>
      </w:r>
      <w:r w:rsidR="006D6FE3" w:rsidRPr="003C0D38">
        <w:rPr>
          <w:rFonts w:ascii="Calibri" w:hAnsi="Calibri" w:cs="Traditional Arabic"/>
          <w:i/>
          <w:iCs/>
          <w:sz w:val="22"/>
          <w:szCs w:val="32"/>
        </w:rPr>
        <w:t>âd</w:t>
      </w:r>
      <w:proofErr w:type="spellEnd"/>
      <w:r w:rsidRPr="003C0D38">
        <w:rPr>
          <w:rFonts w:ascii="Calibri" w:hAnsi="Calibri" w:cs="Traditional Arabic"/>
          <w:sz w:val="22"/>
          <w:szCs w:val="32"/>
        </w:rPr>
        <w:t xml:space="preserve"> </w:t>
      </w:r>
      <w:r w:rsidR="002D69D7" w:rsidRPr="003C0D38">
        <w:rPr>
          <w:rFonts w:ascii="Calibri" w:hAnsi="Calibri" w:cs="Traditional Arabic"/>
          <w:sz w:val="22"/>
          <w:szCs w:val="32"/>
        </w:rPr>
        <w:t>(</w:t>
      </w:r>
      <w:r w:rsidRPr="003C0D38">
        <w:rPr>
          <w:rFonts w:ascii="Calibri" w:hAnsi="Calibri" w:cs="Traditional Arabic"/>
          <w:sz w:val="22"/>
          <w:szCs w:val="32"/>
        </w:rPr>
        <w:t>1/57)</w:t>
      </w:r>
      <w:r w:rsidR="002A1050" w:rsidRPr="003C0D38">
        <w:rPr>
          <w:rFonts w:ascii="Calibri" w:hAnsi="Calibri" w:cs="Traditional Arabic"/>
          <w:sz w:val="22"/>
          <w:szCs w:val="32"/>
        </w:rPr>
        <w:t>.</w:t>
      </w:r>
    </w:p>
  </w:footnote>
  <w:footnote w:id="5">
    <w:p w14:paraId="3A1F9BA8" w14:textId="1CFE10C6" w:rsidR="00C12EA6" w:rsidRPr="003C0D38" w:rsidRDefault="00C12EA6"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proofErr w:type="spellStart"/>
      <w:r w:rsidRPr="005F0DC1">
        <w:rPr>
          <w:rFonts w:ascii="Calibri" w:hAnsi="Calibri" w:cs="Traditional Arabic"/>
          <w:i/>
          <w:iCs/>
          <w:sz w:val="22"/>
          <w:szCs w:val="32"/>
        </w:rPr>
        <w:t>Adhw</w:t>
      </w:r>
      <w:r w:rsidR="005F0DC1" w:rsidRPr="005F0DC1">
        <w:rPr>
          <w:rFonts w:ascii="Calibri" w:hAnsi="Calibri"/>
          <w:i/>
          <w:iCs/>
          <w:sz w:val="22"/>
        </w:rPr>
        <w:t>â</w:t>
      </w:r>
      <w:proofErr w:type="spellEnd"/>
      <w:r w:rsidR="005F0DC1" w:rsidRPr="005F0DC1">
        <w:rPr>
          <w:rFonts w:ascii="Calibri" w:hAnsi="Calibri"/>
          <w:i/>
          <w:iCs/>
          <w:sz w:val="22"/>
        </w:rPr>
        <w:t xml:space="preserve">` </w:t>
      </w:r>
      <w:proofErr w:type="spellStart"/>
      <w:r w:rsidR="005F0DC1" w:rsidRPr="005F0DC1">
        <w:rPr>
          <w:rFonts w:ascii="Calibri" w:hAnsi="Calibri" w:cstheme="minorHAnsi"/>
          <w:i/>
          <w:iCs/>
          <w:color w:val="212529"/>
          <w:sz w:val="22"/>
          <w:shd w:val="clear" w:color="auto" w:fill="FFFFFF"/>
        </w:rPr>
        <w:t>a</w:t>
      </w:r>
      <w:r w:rsidRPr="005F0DC1">
        <w:rPr>
          <w:rFonts w:ascii="Calibri" w:hAnsi="Calibri" w:cs="Traditional Arabic"/>
          <w:i/>
          <w:iCs/>
          <w:sz w:val="22"/>
          <w:szCs w:val="32"/>
        </w:rPr>
        <w:t>l</w:t>
      </w:r>
      <w:r w:rsidR="005F0DC1" w:rsidRPr="005F0DC1">
        <w:rPr>
          <w:rFonts w:ascii="Calibri" w:hAnsi="Calibri" w:cs="Traditional Arabic"/>
          <w:i/>
          <w:iCs/>
          <w:sz w:val="22"/>
          <w:szCs w:val="32"/>
        </w:rPr>
        <w:t>-</w:t>
      </w:r>
      <w:r w:rsidRPr="005F0DC1">
        <w:rPr>
          <w:rFonts w:ascii="Calibri" w:hAnsi="Calibri" w:cs="Traditional Arabic"/>
          <w:i/>
          <w:iCs/>
          <w:sz w:val="22"/>
          <w:szCs w:val="32"/>
        </w:rPr>
        <w:t>Bay</w:t>
      </w:r>
      <w:r w:rsidR="005F0DC1" w:rsidRPr="005F0DC1">
        <w:rPr>
          <w:rFonts w:ascii="Calibri" w:hAnsi="Calibri"/>
          <w:i/>
          <w:iCs/>
          <w:sz w:val="22"/>
        </w:rPr>
        <w:t>â</w:t>
      </w:r>
      <w:r w:rsidRPr="005F0DC1">
        <w:rPr>
          <w:rFonts w:ascii="Calibri" w:hAnsi="Calibri" w:cs="Traditional Arabic"/>
          <w:i/>
          <w:iCs/>
          <w:sz w:val="22"/>
          <w:szCs w:val="32"/>
        </w:rPr>
        <w:t>n</w:t>
      </w:r>
      <w:proofErr w:type="spellEnd"/>
      <w:r w:rsidR="005F0DC1">
        <w:rPr>
          <w:rFonts w:ascii="Calibri" w:hAnsi="Calibri" w:cs="Traditional Arabic"/>
          <w:sz w:val="22"/>
          <w:szCs w:val="32"/>
        </w:rPr>
        <w:t xml:space="preserve"> (</w:t>
      </w:r>
      <w:r w:rsidRPr="003C0D38">
        <w:rPr>
          <w:rFonts w:ascii="Calibri" w:hAnsi="Calibri" w:cs="Traditional Arabic"/>
          <w:sz w:val="22"/>
          <w:szCs w:val="32"/>
        </w:rPr>
        <w:t>4/440-441)</w:t>
      </w:r>
      <w:r w:rsidR="00BC57C2">
        <w:rPr>
          <w:rFonts w:ascii="Calibri" w:hAnsi="Calibri" w:cs="Traditional Arabic"/>
          <w:sz w:val="22"/>
          <w:szCs w:val="32"/>
        </w:rPr>
        <w:t>.</w:t>
      </w:r>
    </w:p>
  </w:footnote>
  <w:footnote w:id="6">
    <w:p w14:paraId="04007CB7" w14:textId="2F6948DB" w:rsidR="00A60834" w:rsidRPr="003C0D38" w:rsidRDefault="00A60834"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3C0D38">
        <w:rPr>
          <w:rFonts w:ascii="Calibri" w:hAnsi="Calibri" w:cs="Traditional Arabic"/>
          <w:sz w:val="22"/>
          <w:szCs w:val="32"/>
        </w:rPr>
        <w:t xml:space="preserve"> </w:t>
      </w:r>
      <w:r w:rsidRPr="002B24CC">
        <w:rPr>
          <w:rFonts w:ascii="Calibri" w:hAnsi="Calibri" w:cs="Traditional Arabic"/>
          <w:i/>
          <w:iCs/>
          <w:sz w:val="22"/>
          <w:szCs w:val="32"/>
        </w:rPr>
        <w:t>Al-</w:t>
      </w:r>
      <w:proofErr w:type="spellStart"/>
      <w:r w:rsidRPr="002B24CC">
        <w:rPr>
          <w:rFonts w:ascii="Calibri" w:hAnsi="Calibri" w:cs="Traditional Arabic"/>
          <w:i/>
          <w:iCs/>
          <w:sz w:val="22"/>
          <w:szCs w:val="32"/>
        </w:rPr>
        <w:t>Fat</w:t>
      </w:r>
      <w:r w:rsidR="00220F86" w:rsidRPr="002B24CC">
        <w:rPr>
          <w:rFonts w:ascii="Calibri" w:hAnsi="Calibri"/>
          <w:i/>
          <w:iCs/>
          <w:sz w:val="22"/>
        </w:rPr>
        <w:t>â</w:t>
      </w:r>
      <w:r w:rsidRPr="002B24CC">
        <w:rPr>
          <w:rFonts w:ascii="Calibri" w:hAnsi="Calibri" w:cs="Traditional Arabic"/>
          <w:i/>
          <w:iCs/>
          <w:sz w:val="22"/>
          <w:szCs w:val="32"/>
        </w:rPr>
        <w:t>w</w:t>
      </w:r>
      <w:r w:rsidR="00220F86" w:rsidRPr="002B24CC">
        <w:rPr>
          <w:rFonts w:ascii="Calibri" w:hAnsi="Calibri"/>
          <w:i/>
          <w:iCs/>
          <w:sz w:val="22"/>
        </w:rPr>
        <w:t>â</w:t>
      </w:r>
      <w:proofErr w:type="spellEnd"/>
      <w:r w:rsidRPr="002B24CC">
        <w:rPr>
          <w:rFonts w:ascii="Calibri" w:hAnsi="Calibri" w:cs="Traditional Arabic"/>
          <w:i/>
          <w:iCs/>
          <w:sz w:val="22"/>
          <w:szCs w:val="32"/>
        </w:rPr>
        <w:t xml:space="preserve"> </w:t>
      </w:r>
      <w:proofErr w:type="spellStart"/>
      <w:r w:rsidR="00220F86" w:rsidRPr="002B24CC">
        <w:rPr>
          <w:rFonts w:ascii="Calibri" w:hAnsi="Calibri" w:cs="Traditional Arabic"/>
          <w:i/>
          <w:iCs/>
          <w:sz w:val="22"/>
          <w:szCs w:val="32"/>
        </w:rPr>
        <w:t>a</w:t>
      </w:r>
      <w:r w:rsidRPr="002B24CC">
        <w:rPr>
          <w:rFonts w:ascii="Calibri" w:hAnsi="Calibri" w:cs="Traditional Arabic"/>
          <w:i/>
          <w:iCs/>
          <w:sz w:val="22"/>
          <w:szCs w:val="32"/>
        </w:rPr>
        <w:t>l-Kubr</w:t>
      </w:r>
      <w:r w:rsidR="00220F86" w:rsidRPr="002B24CC">
        <w:rPr>
          <w:rFonts w:ascii="Calibri" w:hAnsi="Calibri"/>
          <w:i/>
          <w:iCs/>
          <w:sz w:val="22"/>
        </w:rPr>
        <w:t>â</w:t>
      </w:r>
      <w:proofErr w:type="spellEnd"/>
      <w:r w:rsidRPr="003C0D38">
        <w:rPr>
          <w:rFonts w:ascii="Calibri" w:hAnsi="Calibri" w:cs="Traditional Arabic"/>
          <w:sz w:val="22"/>
          <w:szCs w:val="32"/>
        </w:rPr>
        <w:t xml:space="preserve"> </w:t>
      </w:r>
      <w:r w:rsidR="00220F86">
        <w:rPr>
          <w:rFonts w:ascii="Calibri" w:hAnsi="Calibri" w:cs="Traditional Arabic"/>
          <w:sz w:val="22"/>
          <w:szCs w:val="32"/>
        </w:rPr>
        <w:t>(</w:t>
      </w:r>
      <w:r w:rsidRPr="003C0D38">
        <w:rPr>
          <w:rFonts w:ascii="Calibri" w:hAnsi="Calibri" w:cs="Traditional Arabic"/>
          <w:sz w:val="22"/>
          <w:szCs w:val="32"/>
        </w:rPr>
        <w:t>5/383</w:t>
      </w:r>
      <w:r w:rsidR="00220F86">
        <w:rPr>
          <w:rFonts w:ascii="Calibri" w:hAnsi="Calibri" w:cs="Traditional Arabic"/>
          <w:sz w:val="22"/>
          <w:szCs w:val="32"/>
        </w:rPr>
        <w:t>)</w:t>
      </w:r>
      <w:r w:rsidRPr="003C0D38">
        <w:rPr>
          <w:rFonts w:ascii="Calibri" w:hAnsi="Calibri" w:cs="Traditional Arabic"/>
          <w:sz w:val="22"/>
          <w:szCs w:val="32"/>
        </w:rPr>
        <w:t xml:space="preserve">, lihat juga </w:t>
      </w:r>
      <w:proofErr w:type="spellStart"/>
      <w:r w:rsidRPr="00DD5D34">
        <w:rPr>
          <w:rFonts w:ascii="Calibri" w:hAnsi="Calibri" w:cs="Traditional Arabic"/>
          <w:i/>
          <w:iCs/>
          <w:sz w:val="22"/>
          <w:szCs w:val="32"/>
        </w:rPr>
        <w:t>Majm</w:t>
      </w:r>
      <w:r w:rsidR="00933ABC" w:rsidRPr="00DD5D34">
        <w:rPr>
          <w:rFonts w:asciiTheme="minorHAnsi" w:hAnsiTheme="minorHAnsi" w:cstheme="minorHAnsi"/>
          <w:i/>
          <w:iCs/>
          <w:color w:val="212529"/>
          <w:sz w:val="22"/>
          <w:szCs w:val="22"/>
          <w:shd w:val="clear" w:color="auto" w:fill="FFFFFF"/>
        </w:rPr>
        <w:t>û</w:t>
      </w:r>
      <w:proofErr w:type="spellEnd"/>
      <w:r w:rsidRPr="00DD5D34">
        <w:rPr>
          <w:rFonts w:ascii="Calibri" w:hAnsi="Calibri" w:cs="Traditional Arabic"/>
          <w:i/>
          <w:iCs/>
          <w:sz w:val="22"/>
          <w:szCs w:val="32"/>
        </w:rPr>
        <w:t xml:space="preserve">’ </w:t>
      </w:r>
      <w:proofErr w:type="spellStart"/>
      <w:r w:rsidR="00933ABC" w:rsidRPr="00DD5D34">
        <w:rPr>
          <w:rFonts w:ascii="Calibri" w:hAnsi="Calibri" w:cs="Traditional Arabic"/>
          <w:i/>
          <w:iCs/>
          <w:sz w:val="22"/>
          <w:szCs w:val="32"/>
        </w:rPr>
        <w:t>a</w:t>
      </w:r>
      <w:r w:rsidRPr="00DD5D34">
        <w:rPr>
          <w:rFonts w:ascii="Calibri" w:hAnsi="Calibri" w:cs="Traditional Arabic"/>
          <w:i/>
          <w:iCs/>
          <w:sz w:val="22"/>
          <w:szCs w:val="32"/>
        </w:rPr>
        <w:t>l-Fat</w:t>
      </w:r>
      <w:r w:rsidR="00933ABC" w:rsidRPr="00DD5D34">
        <w:rPr>
          <w:rFonts w:asciiTheme="minorHAnsi" w:hAnsiTheme="minorHAnsi" w:cstheme="minorHAnsi"/>
          <w:i/>
          <w:iCs/>
          <w:sz w:val="22"/>
          <w:szCs w:val="22"/>
        </w:rPr>
        <w:t>â</w:t>
      </w:r>
      <w:r w:rsidRPr="00DD5D34">
        <w:rPr>
          <w:rFonts w:ascii="Calibri" w:hAnsi="Calibri" w:cs="Traditional Arabic"/>
          <w:i/>
          <w:iCs/>
          <w:sz w:val="22"/>
          <w:szCs w:val="32"/>
        </w:rPr>
        <w:t>w</w:t>
      </w:r>
      <w:r w:rsidR="00933ABC" w:rsidRPr="00DD5D34">
        <w:rPr>
          <w:rFonts w:asciiTheme="minorHAnsi" w:hAnsiTheme="minorHAnsi" w:cstheme="minorHAnsi"/>
          <w:i/>
          <w:iCs/>
          <w:sz w:val="22"/>
          <w:szCs w:val="22"/>
        </w:rPr>
        <w:t>â</w:t>
      </w:r>
      <w:proofErr w:type="spellEnd"/>
      <w:r w:rsidRPr="003C0D38">
        <w:rPr>
          <w:rFonts w:ascii="Calibri" w:hAnsi="Calibri" w:cs="Traditional Arabic"/>
          <w:sz w:val="22"/>
          <w:szCs w:val="32"/>
        </w:rPr>
        <w:t xml:space="preserve"> </w:t>
      </w:r>
      <w:r w:rsidR="00DD5D34">
        <w:rPr>
          <w:rFonts w:ascii="Calibri" w:hAnsi="Calibri" w:cs="Traditional Arabic"/>
          <w:sz w:val="22"/>
          <w:szCs w:val="32"/>
        </w:rPr>
        <w:t>(</w:t>
      </w:r>
      <w:r w:rsidRPr="003C0D38">
        <w:rPr>
          <w:rFonts w:ascii="Calibri" w:hAnsi="Calibri" w:cs="Traditional Arabic"/>
          <w:sz w:val="22"/>
          <w:szCs w:val="32"/>
        </w:rPr>
        <w:t>26/133)</w:t>
      </w:r>
      <w:r w:rsidR="003563DE">
        <w:rPr>
          <w:rFonts w:ascii="Calibri" w:hAnsi="Calibri" w:cs="Traditional Arabic"/>
          <w:sz w:val="22"/>
          <w:szCs w:val="32"/>
        </w:rPr>
        <w:t>.</w:t>
      </w:r>
      <w:r w:rsidR="00A44FC7" w:rsidRPr="00A44FC7">
        <w:rPr>
          <w:rFonts w:ascii="Calibri" w:hAnsi="Calibri"/>
          <w:i/>
          <w:iCs/>
          <w:sz w:val="22"/>
        </w:rPr>
        <w:t xml:space="preserve"> </w:t>
      </w:r>
    </w:p>
  </w:footnote>
  <w:footnote w:id="7">
    <w:p w14:paraId="63FF36D2" w14:textId="296270C3" w:rsidR="00B04E00" w:rsidRPr="003C0D38" w:rsidRDefault="00B04E00"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3C0D38">
        <w:rPr>
          <w:rFonts w:ascii="Calibri" w:hAnsi="Calibri" w:cs="Traditional Arabic"/>
          <w:sz w:val="22"/>
          <w:szCs w:val="32"/>
        </w:rPr>
        <w:t xml:space="preserve"> </w:t>
      </w:r>
      <w:proofErr w:type="spellStart"/>
      <w:r w:rsidRPr="004E164F">
        <w:rPr>
          <w:rFonts w:ascii="Calibri" w:hAnsi="Calibri" w:cs="Traditional Arabic"/>
          <w:i/>
          <w:iCs/>
          <w:sz w:val="22"/>
          <w:szCs w:val="32"/>
        </w:rPr>
        <w:t>Nih</w:t>
      </w:r>
      <w:r w:rsidR="00FB615E" w:rsidRPr="004E164F">
        <w:rPr>
          <w:rFonts w:asciiTheme="minorHAnsi" w:hAnsiTheme="minorHAnsi" w:cstheme="minorHAnsi"/>
          <w:i/>
          <w:iCs/>
          <w:sz w:val="22"/>
          <w:szCs w:val="22"/>
        </w:rPr>
        <w:t>â</w:t>
      </w:r>
      <w:r w:rsidRPr="004E164F">
        <w:rPr>
          <w:rFonts w:ascii="Calibri" w:hAnsi="Calibri" w:cs="Traditional Arabic"/>
          <w:i/>
          <w:iCs/>
          <w:sz w:val="22"/>
          <w:szCs w:val="32"/>
        </w:rPr>
        <w:t>ya</w:t>
      </w:r>
      <w:r w:rsidR="00FB615E" w:rsidRPr="004E164F">
        <w:rPr>
          <w:rFonts w:ascii="Calibri" w:hAnsi="Calibri" w:cs="Traditional Arabic"/>
          <w:i/>
          <w:iCs/>
          <w:sz w:val="22"/>
          <w:szCs w:val="32"/>
        </w:rPr>
        <w:t>h</w:t>
      </w:r>
      <w:proofErr w:type="spellEnd"/>
      <w:r w:rsidR="00FB615E" w:rsidRPr="004E164F">
        <w:rPr>
          <w:rFonts w:ascii="Calibri" w:hAnsi="Calibri" w:cs="Traditional Arabic"/>
          <w:i/>
          <w:iCs/>
          <w:sz w:val="22"/>
          <w:szCs w:val="32"/>
        </w:rPr>
        <w:t xml:space="preserve"> </w:t>
      </w:r>
      <w:proofErr w:type="spellStart"/>
      <w:r w:rsidR="00FB615E" w:rsidRPr="004E164F">
        <w:rPr>
          <w:rFonts w:ascii="Calibri" w:hAnsi="Calibri" w:cs="Traditional Arabic"/>
          <w:i/>
          <w:iCs/>
          <w:sz w:val="22"/>
          <w:szCs w:val="32"/>
        </w:rPr>
        <w:t>a</w:t>
      </w:r>
      <w:r w:rsidRPr="004E164F">
        <w:rPr>
          <w:rFonts w:ascii="Calibri" w:hAnsi="Calibri" w:cs="Traditional Arabic"/>
          <w:i/>
          <w:iCs/>
          <w:sz w:val="22"/>
          <w:szCs w:val="32"/>
        </w:rPr>
        <w:t>l</w:t>
      </w:r>
      <w:r w:rsidR="00FB615E" w:rsidRPr="004E164F">
        <w:rPr>
          <w:rFonts w:ascii="Calibri" w:hAnsi="Calibri" w:cs="Traditional Arabic"/>
          <w:i/>
          <w:iCs/>
          <w:sz w:val="22"/>
          <w:szCs w:val="32"/>
        </w:rPr>
        <w:t>-</w:t>
      </w:r>
      <w:r w:rsidRPr="004E164F">
        <w:rPr>
          <w:rFonts w:ascii="Calibri" w:hAnsi="Calibri" w:cs="Traditional Arabic"/>
          <w:i/>
          <w:iCs/>
          <w:sz w:val="22"/>
          <w:szCs w:val="32"/>
        </w:rPr>
        <w:t>Mathlab</w:t>
      </w:r>
      <w:proofErr w:type="spellEnd"/>
      <w:r w:rsidRPr="004E164F">
        <w:rPr>
          <w:rFonts w:ascii="Calibri" w:hAnsi="Calibri" w:cs="Traditional Arabic"/>
          <w:i/>
          <w:iCs/>
          <w:sz w:val="22"/>
          <w:szCs w:val="32"/>
        </w:rPr>
        <w:t xml:space="preserve"> </w:t>
      </w:r>
      <w:proofErr w:type="spellStart"/>
      <w:r w:rsidRPr="004E164F">
        <w:rPr>
          <w:rFonts w:ascii="Calibri" w:hAnsi="Calibri" w:cs="Traditional Arabic"/>
          <w:i/>
          <w:iCs/>
          <w:sz w:val="22"/>
          <w:szCs w:val="32"/>
        </w:rPr>
        <w:t>f</w:t>
      </w:r>
      <w:r w:rsidR="008D5437" w:rsidRPr="004E164F">
        <w:rPr>
          <w:rFonts w:asciiTheme="minorHAnsi" w:hAnsiTheme="minorHAnsi" w:cstheme="minorHAnsi"/>
          <w:i/>
          <w:iCs/>
          <w:color w:val="212529"/>
          <w:sz w:val="22"/>
          <w:szCs w:val="22"/>
          <w:shd w:val="clear" w:color="auto" w:fill="FFFFFF"/>
        </w:rPr>
        <w:t>î</w:t>
      </w:r>
      <w:r w:rsidR="008D5437" w:rsidRPr="004E164F">
        <w:rPr>
          <w:rFonts w:ascii="Calibri" w:hAnsi="Calibri" w:cs="Traditional Arabic"/>
          <w:i/>
          <w:iCs/>
          <w:sz w:val="22"/>
          <w:szCs w:val="32"/>
        </w:rPr>
        <w:t>-</w:t>
      </w:r>
      <w:r w:rsidRPr="004E164F">
        <w:rPr>
          <w:rFonts w:ascii="Calibri" w:hAnsi="Calibri" w:cs="Traditional Arabic"/>
          <w:i/>
          <w:iCs/>
          <w:sz w:val="22"/>
          <w:szCs w:val="32"/>
        </w:rPr>
        <w:t>Dir</w:t>
      </w:r>
      <w:r w:rsidR="00EB3DF9" w:rsidRPr="004E164F">
        <w:rPr>
          <w:rFonts w:asciiTheme="minorHAnsi" w:hAnsiTheme="minorHAnsi" w:cstheme="minorHAnsi"/>
          <w:i/>
          <w:iCs/>
          <w:sz w:val="22"/>
          <w:szCs w:val="22"/>
        </w:rPr>
        <w:t>â</w:t>
      </w:r>
      <w:r w:rsidRPr="004E164F">
        <w:rPr>
          <w:rFonts w:ascii="Calibri" w:hAnsi="Calibri" w:cs="Traditional Arabic"/>
          <w:i/>
          <w:iCs/>
          <w:sz w:val="22"/>
          <w:szCs w:val="32"/>
        </w:rPr>
        <w:t>ya</w:t>
      </w:r>
      <w:r w:rsidR="00EB3DF9" w:rsidRPr="004E164F">
        <w:rPr>
          <w:rFonts w:ascii="Calibri" w:hAnsi="Calibri" w:cs="Traditional Arabic"/>
          <w:i/>
          <w:iCs/>
          <w:sz w:val="22"/>
          <w:szCs w:val="32"/>
        </w:rPr>
        <w:t>h</w:t>
      </w:r>
      <w:proofErr w:type="spellEnd"/>
      <w:r w:rsidR="00EB3DF9" w:rsidRPr="004E164F">
        <w:rPr>
          <w:rFonts w:ascii="Calibri" w:hAnsi="Calibri" w:cs="Traditional Arabic"/>
          <w:i/>
          <w:iCs/>
          <w:sz w:val="22"/>
          <w:szCs w:val="32"/>
        </w:rPr>
        <w:t xml:space="preserve"> </w:t>
      </w:r>
      <w:proofErr w:type="spellStart"/>
      <w:r w:rsidR="00EB3DF9" w:rsidRPr="004E164F">
        <w:rPr>
          <w:rFonts w:ascii="Calibri" w:hAnsi="Calibri" w:cs="Traditional Arabic"/>
          <w:i/>
          <w:iCs/>
          <w:sz w:val="22"/>
          <w:szCs w:val="32"/>
        </w:rPr>
        <w:t>a</w:t>
      </w:r>
      <w:r w:rsidRPr="004E164F">
        <w:rPr>
          <w:rFonts w:ascii="Calibri" w:hAnsi="Calibri" w:cs="Traditional Arabic"/>
          <w:i/>
          <w:iCs/>
          <w:sz w:val="22"/>
          <w:szCs w:val="32"/>
        </w:rPr>
        <w:t>l</w:t>
      </w:r>
      <w:r w:rsidR="00EB3DF9" w:rsidRPr="004E164F">
        <w:rPr>
          <w:rFonts w:ascii="Calibri" w:hAnsi="Calibri" w:cs="Traditional Arabic"/>
          <w:i/>
          <w:iCs/>
          <w:sz w:val="22"/>
          <w:szCs w:val="32"/>
        </w:rPr>
        <w:t>-</w:t>
      </w:r>
      <w:r w:rsidR="00BA2408" w:rsidRPr="004E164F">
        <w:rPr>
          <w:rFonts w:ascii="Calibri" w:hAnsi="Calibri" w:cs="Traditional Arabic"/>
          <w:i/>
          <w:iCs/>
          <w:sz w:val="22"/>
          <w:szCs w:val="32"/>
        </w:rPr>
        <w:t>Ma</w:t>
      </w:r>
      <w:r w:rsidR="004E164F" w:rsidRPr="004E164F">
        <w:rPr>
          <w:rFonts w:ascii="Calibri" w:hAnsi="Calibri" w:cs="Traditional Arabic"/>
          <w:i/>
          <w:iCs/>
          <w:sz w:val="22"/>
          <w:szCs w:val="32"/>
        </w:rPr>
        <w:t>d</w:t>
      </w:r>
      <w:r w:rsidR="00BA2408" w:rsidRPr="004E164F">
        <w:rPr>
          <w:rFonts w:ascii="Calibri" w:hAnsi="Calibri" w:cs="Traditional Arabic"/>
          <w:i/>
          <w:iCs/>
          <w:sz w:val="22"/>
          <w:szCs w:val="32"/>
        </w:rPr>
        <w:t>zhab</w:t>
      </w:r>
      <w:proofErr w:type="spellEnd"/>
      <w:r w:rsidRPr="003C0D38">
        <w:rPr>
          <w:rFonts w:ascii="Calibri" w:hAnsi="Calibri" w:cs="Traditional Arabic"/>
          <w:sz w:val="22"/>
          <w:szCs w:val="32"/>
        </w:rPr>
        <w:t xml:space="preserve"> </w:t>
      </w:r>
      <w:r w:rsidR="0081401D">
        <w:rPr>
          <w:rFonts w:ascii="Calibri" w:hAnsi="Calibri" w:cs="Traditional Arabic"/>
          <w:sz w:val="22"/>
          <w:szCs w:val="32"/>
        </w:rPr>
        <w:t>(</w:t>
      </w:r>
      <w:r w:rsidRPr="003C0D38">
        <w:rPr>
          <w:rFonts w:ascii="Calibri" w:hAnsi="Calibri" w:cs="Traditional Arabic"/>
          <w:sz w:val="22"/>
          <w:szCs w:val="32"/>
        </w:rPr>
        <w:t>4/311</w:t>
      </w:r>
      <w:r w:rsidR="0081401D">
        <w:rPr>
          <w:rFonts w:ascii="Calibri" w:hAnsi="Calibri" w:cs="Traditional Arabic"/>
          <w:sz w:val="22"/>
          <w:szCs w:val="32"/>
        </w:rPr>
        <w:t>)</w:t>
      </w:r>
      <w:r w:rsidRPr="003C0D38">
        <w:rPr>
          <w:rFonts w:ascii="Calibri" w:hAnsi="Calibri" w:cs="Traditional Arabic"/>
          <w:sz w:val="22"/>
          <w:szCs w:val="32"/>
        </w:rPr>
        <w:t xml:space="preserve">, sebagaimana dinukil juga oleh </w:t>
      </w:r>
      <w:proofErr w:type="spellStart"/>
      <w:r w:rsidR="00E907DD">
        <w:rPr>
          <w:rFonts w:ascii="Calibri" w:hAnsi="Calibri" w:cs="Traditional Arabic"/>
          <w:sz w:val="22"/>
          <w:szCs w:val="32"/>
        </w:rPr>
        <w:t>a</w:t>
      </w:r>
      <w:r w:rsidRPr="003C0D38">
        <w:rPr>
          <w:rFonts w:ascii="Calibri" w:hAnsi="Calibri" w:cs="Traditional Arabic"/>
          <w:sz w:val="22"/>
          <w:szCs w:val="32"/>
        </w:rPr>
        <w:t>n</w:t>
      </w:r>
      <w:proofErr w:type="spellEnd"/>
      <w:r w:rsidRPr="003C0D38">
        <w:rPr>
          <w:rFonts w:ascii="Calibri" w:hAnsi="Calibri" w:cs="Traditional Arabic"/>
          <w:sz w:val="22"/>
          <w:szCs w:val="32"/>
        </w:rPr>
        <w:t xml:space="preserve">-Nawawi di </w:t>
      </w:r>
      <w:proofErr w:type="spellStart"/>
      <w:r w:rsidR="00693508">
        <w:rPr>
          <w:rFonts w:ascii="Calibri" w:hAnsi="Calibri" w:cs="Traditional Arabic"/>
          <w:i/>
          <w:iCs/>
          <w:sz w:val="22"/>
          <w:szCs w:val="32"/>
        </w:rPr>
        <w:t>a</w:t>
      </w:r>
      <w:r w:rsidRPr="00E3310B">
        <w:rPr>
          <w:rFonts w:ascii="Calibri" w:hAnsi="Calibri" w:cs="Traditional Arabic"/>
          <w:i/>
          <w:iCs/>
          <w:sz w:val="22"/>
          <w:szCs w:val="32"/>
        </w:rPr>
        <w:t>l-</w:t>
      </w:r>
      <w:r w:rsidR="00E3310B" w:rsidRPr="00E3310B">
        <w:rPr>
          <w:rFonts w:ascii="Calibri" w:hAnsi="Calibri" w:cs="Traditional Arabic"/>
          <w:i/>
          <w:iCs/>
          <w:sz w:val="22"/>
          <w:szCs w:val="32"/>
        </w:rPr>
        <w:t>Majm</w:t>
      </w:r>
      <w:r w:rsidR="00E3310B" w:rsidRPr="00E3310B">
        <w:rPr>
          <w:rFonts w:asciiTheme="minorHAnsi" w:hAnsiTheme="minorHAnsi" w:cstheme="minorHAnsi"/>
          <w:i/>
          <w:iCs/>
          <w:color w:val="212529"/>
          <w:sz w:val="22"/>
          <w:szCs w:val="22"/>
          <w:shd w:val="clear" w:color="auto" w:fill="FFFFFF"/>
        </w:rPr>
        <w:t>û</w:t>
      </w:r>
      <w:proofErr w:type="spellEnd"/>
      <w:r w:rsidR="00E3310B" w:rsidRPr="00E3310B">
        <w:rPr>
          <w:rFonts w:ascii="Calibri" w:hAnsi="Calibri" w:cs="Traditional Arabic"/>
          <w:i/>
          <w:iCs/>
          <w:sz w:val="22"/>
          <w:szCs w:val="32"/>
        </w:rPr>
        <w:t>’</w:t>
      </w:r>
      <w:r w:rsidRPr="00E3310B">
        <w:rPr>
          <w:rFonts w:ascii="Calibri" w:hAnsi="Calibri" w:cs="Traditional Arabic"/>
          <w:i/>
          <w:iCs/>
          <w:sz w:val="22"/>
          <w:szCs w:val="32"/>
        </w:rPr>
        <w:t xml:space="preserve"> </w:t>
      </w:r>
      <w:proofErr w:type="spellStart"/>
      <w:r w:rsidRPr="00E3310B">
        <w:rPr>
          <w:rFonts w:ascii="Calibri" w:hAnsi="Calibri" w:cs="Traditional Arabic"/>
          <w:i/>
          <w:iCs/>
          <w:sz w:val="22"/>
          <w:szCs w:val="32"/>
        </w:rPr>
        <w:t>Syarh</w:t>
      </w:r>
      <w:proofErr w:type="spellEnd"/>
      <w:r w:rsidRPr="00E3310B">
        <w:rPr>
          <w:rFonts w:ascii="Calibri" w:hAnsi="Calibri" w:cs="Traditional Arabic"/>
          <w:i/>
          <w:iCs/>
          <w:sz w:val="22"/>
          <w:szCs w:val="32"/>
        </w:rPr>
        <w:t xml:space="preserve"> </w:t>
      </w:r>
      <w:proofErr w:type="spellStart"/>
      <w:r w:rsidR="00FC44DD">
        <w:rPr>
          <w:rFonts w:ascii="Calibri" w:hAnsi="Calibri" w:cs="Traditional Arabic"/>
          <w:i/>
          <w:iCs/>
          <w:sz w:val="22"/>
          <w:szCs w:val="32"/>
        </w:rPr>
        <w:t>a</w:t>
      </w:r>
      <w:r w:rsidRPr="00E3310B">
        <w:rPr>
          <w:rFonts w:ascii="Calibri" w:hAnsi="Calibri" w:cs="Traditional Arabic"/>
          <w:i/>
          <w:iCs/>
          <w:sz w:val="22"/>
          <w:szCs w:val="32"/>
        </w:rPr>
        <w:t>l-Muhadzdzab</w:t>
      </w:r>
      <w:proofErr w:type="spellEnd"/>
      <w:r w:rsidRPr="003C0D38">
        <w:rPr>
          <w:rFonts w:ascii="Calibri" w:hAnsi="Calibri" w:cs="Traditional Arabic"/>
          <w:sz w:val="22"/>
          <w:szCs w:val="32"/>
        </w:rPr>
        <w:t xml:space="preserve"> </w:t>
      </w:r>
      <w:r w:rsidR="00FC44DD">
        <w:rPr>
          <w:rFonts w:ascii="Calibri" w:hAnsi="Calibri" w:cs="Traditional Arabic"/>
          <w:sz w:val="22"/>
          <w:szCs w:val="32"/>
        </w:rPr>
        <w:t>(</w:t>
      </w:r>
      <w:r w:rsidRPr="003C0D38">
        <w:rPr>
          <w:rFonts w:ascii="Calibri" w:hAnsi="Calibri" w:cs="Traditional Arabic"/>
          <w:sz w:val="22"/>
          <w:szCs w:val="32"/>
        </w:rPr>
        <w:t>8/113)</w:t>
      </w:r>
      <w:r w:rsidR="007C18B0">
        <w:rPr>
          <w:rFonts w:ascii="Calibri" w:hAnsi="Calibri" w:cs="Traditional Arabic"/>
          <w:sz w:val="22"/>
          <w:szCs w:val="32"/>
        </w:rPr>
        <w:t>.</w:t>
      </w:r>
      <w:r w:rsidR="00E3310B" w:rsidRPr="00E3310B">
        <w:rPr>
          <w:rFonts w:asciiTheme="minorHAnsi" w:hAnsiTheme="minorHAnsi" w:cstheme="minorHAnsi"/>
          <w:i/>
          <w:iCs/>
          <w:sz w:val="22"/>
          <w:szCs w:val="22"/>
        </w:rPr>
        <w:t xml:space="preserve"> </w:t>
      </w:r>
    </w:p>
  </w:footnote>
  <w:footnote w:id="8">
    <w:p w14:paraId="0F2B7B60" w14:textId="2D1FF896" w:rsidR="00F43AD4" w:rsidRPr="003C0D38" w:rsidRDefault="00F43AD4"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8331BA">
        <w:rPr>
          <w:rFonts w:ascii="Calibri" w:hAnsi="Calibri" w:cs="Traditional Arabic"/>
          <w:i/>
          <w:iCs/>
          <w:sz w:val="22"/>
          <w:szCs w:val="32"/>
        </w:rPr>
        <w:t>Al-</w:t>
      </w:r>
      <w:proofErr w:type="spellStart"/>
      <w:r w:rsidR="00091C0C" w:rsidRPr="00E3310B">
        <w:rPr>
          <w:rFonts w:ascii="Calibri" w:hAnsi="Calibri" w:cs="Traditional Arabic"/>
          <w:i/>
          <w:iCs/>
          <w:sz w:val="22"/>
          <w:szCs w:val="32"/>
        </w:rPr>
        <w:t>Majm</w:t>
      </w:r>
      <w:r w:rsidR="00091C0C" w:rsidRPr="00E3310B">
        <w:rPr>
          <w:rFonts w:asciiTheme="minorHAnsi" w:hAnsiTheme="minorHAnsi" w:cstheme="minorHAnsi"/>
          <w:i/>
          <w:iCs/>
          <w:color w:val="212529"/>
          <w:sz w:val="22"/>
          <w:szCs w:val="22"/>
          <w:shd w:val="clear" w:color="auto" w:fill="FFFFFF"/>
        </w:rPr>
        <w:t>û</w:t>
      </w:r>
      <w:proofErr w:type="spellEnd"/>
      <w:r w:rsidR="00091C0C" w:rsidRPr="00E3310B">
        <w:rPr>
          <w:rFonts w:ascii="Calibri" w:hAnsi="Calibri" w:cs="Traditional Arabic"/>
          <w:i/>
          <w:iCs/>
          <w:sz w:val="22"/>
          <w:szCs w:val="32"/>
        </w:rPr>
        <w:t>’</w:t>
      </w:r>
      <w:r w:rsidRPr="00E3310B">
        <w:rPr>
          <w:rFonts w:ascii="Calibri" w:hAnsi="Calibri" w:cs="Traditional Arabic"/>
          <w:i/>
          <w:iCs/>
          <w:sz w:val="22"/>
          <w:szCs w:val="32"/>
        </w:rPr>
        <w:t xml:space="preserve"> </w:t>
      </w:r>
      <w:proofErr w:type="spellStart"/>
      <w:r w:rsidRPr="00E3310B">
        <w:rPr>
          <w:rFonts w:ascii="Calibri" w:hAnsi="Calibri" w:cs="Traditional Arabic"/>
          <w:i/>
          <w:iCs/>
          <w:sz w:val="22"/>
          <w:szCs w:val="32"/>
        </w:rPr>
        <w:t>Syarh</w:t>
      </w:r>
      <w:proofErr w:type="spellEnd"/>
      <w:r w:rsidRPr="00E3310B">
        <w:rPr>
          <w:rFonts w:ascii="Calibri" w:hAnsi="Calibri" w:cs="Traditional Arabic"/>
          <w:i/>
          <w:iCs/>
          <w:sz w:val="22"/>
          <w:szCs w:val="32"/>
        </w:rPr>
        <w:t xml:space="preserve"> </w:t>
      </w:r>
      <w:proofErr w:type="spellStart"/>
      <w:r w:rsidR="00091C0C">
        <w:rPr>
          <w:rFonts w:ascii="Calibri" w:hAnsi="Calibri" w:cs="Traditional Arabic"/>
          <w:i/>
          <w:iCs/>
          <w:sz w:val="22"/>
          <w:szCs w:val="32"/>
        </w:rPr>
        <w:t>a</w:t>
      </w:r>
      <w:r w:rsidR="00091C0C" w:rsidRPr="00E3310B">
        <w:rPr>
          <w:rFonts w:ascii="Calibri" w:hAnsi="Calibri" w:cs="Traditional Arabic"/>
          <w:i/>
          <w:iCs/>
          <w:sz w:val="22"/>
          <w:szCs w:val="32"/>
        </w:rPr>
        <w:t>l</w:t>
      </w:r>
      <w:r w:rsidRPr="00E3310B">
        <w:rPr>
          <w:rFonts w:ascii="Calibri" w:hAnsi="Calibri" w:cs="Traditional Arabic"/>
          <w:i/>
          <w:iCs/>
          <w:sz w:val="22"/>
          <w:szCs w:val="32"/>
        </w:rPr>
        <w:t>-Muhadzdzab</w:t>
      </w:r>
      <w:proofErr w:type="spellEnd"/>
      <w:r w:rsidRPr="003C0D38">
        <w:rPr>
          <w:rFonts w:ascii="Calibri" w:hAnsi="Calibri" w:cs="Traditional Arabic"/>
          <w:sz w:val="22"/>
          <w:szCs w:val="32"/>
        </w:rPr>
        <w:t xml:space="preserve"> </w:t>
      </w:r>
      <w:r w:rsidR="00091C0C">
        <w:rPr>
          <w:rFonts w:ascii="Calibri" w:hAnsi="Calibri" w:cs="Traditional Arabic"/>
          <w:sz w:val="22"/>
          <w:szCs w:val="32"/>
        </w:rPr>
        <w:t>(</w:t>
      </w:r>
      <w:r w:rsidRPr="003C0D38">
        <w:rPr>
          <w:rFonts w:ascii="Calibri" w:hAnsi="Calibri" w:cs="Traditional Arabic"/>
          <w:sz w:val="22"/>
          <w:szCs w:val="32"/>
        </w:rPr>
        <w:t>8/112-113</w:t>
      </w:r>
      <w:r w:rsidR="00091C0C">
        <w:rPr>
          <w:rFonts w:ascii="Calibri" w:hAnsi="Calibri" w:cs="Traditional Arabic"/>
          <w:sz w:val="22"/>
          <w:szCs w:val="32"/>
        </w:rPr>
        <w:t>)</w:t>
      </w:r>
      <w:r w:rsidRPr="003C0D38">
        <w:rPr>
          <w:rFonts w:ascii="Calibri" w:hAnsi="Calibri" w:cs="Traditional Arabic"/>
          <w:sz w:val="22"/>
          <w:szCs w:val="32"/>
        </w:rPr>
        <w:t xml:space="preserve">, demikian juga </w:t>
      </w:r>
      <w:proofErr w:type="spellStart"/>
      <w:r w:rsidR="00091C0C">
        <w:rPr>
          <w:rFonts w:ascii="Calibri" w:hAnsi="Calibri" w:cs="Traditional Arabic"/>
          <w:sz w:val="22"/>
          <w:szCs w:val="32"/>
        </w:rPr>
        <w:t>a</w:t>
      </w:r>
      <w:r w:rsidRPr="003C0D38">
        <w:rPr>
          <w:rFonts w:ascii="Calibri" w:hAnsi="Calibri" w:cs="Traditional Arabic"/>
          <w:sz w:val="22"/>
          <w:szCs w:val="32"/>
        </w:rPr>
        <w:t>n</w:t>
      </w:r>
      <w:proofErr w:type="spellEnd"/>
      <w:r w:rsidRPr="003C0D38">
        <w:rPr>
          <w:rFonts w:ascii="Calibri" w:hAnsi="Calibri" w:cs="Traditional Arabic"/>
          <w:sz w:val="22"/>
          <w:szCs w:val="32"/>
        </w:rPr>
        <w:t xml:space="preserve">-Nawawi menyatakan pernyataan yang sama dalam kitabnya </w:t>
      </w:r>
      <w:r w:rsidRPr="00074DE4">
        <w:rPr>
          <w:rFonts w:ascii="Calibri" w:hAnsi="Calibri" w:cs="Traditional Arabic"/>
          <w:i/>
          <w:iCs/>
          <w:sz w:val="22"/>
          <w:szCs w:val="32"/>
        </w:rPr>
        <w:t>A</w:t>
      </w:r>
      <w:r>
        <w:rPr>
          <w:rFonts w:ascii="Calibri" w:hAnsi="Calibri" w:cs="Traditional Arabic"/>
          <w:i/>
          <w:iCs/>
          <w:sz w:val="22"/>
          <w:szCs w:val="32"/>
        </w:rPr>
        <w:t>l</w:t>
      </w:r>
      <w:r w:rsidRPr="00074DE4">
        <w:rPr>
          <w:rFonts w:ascii="Calibri" w:hAnsi="Calibri" w:cs="Traditional Arabic"/>
          <w:i/>
          <w:iCs/>
          <w:sz w:val="22"/>
          <w:szCs w:val="32"/>
        </w:rPr>
        <w:t>-</w:t>
      </w:r>
      <w:proofErr w:type="spellStart"/>
      <w:r w:rsidR="00C1160B" w:rsidRPr="00630D3D">
        <w:rPr>
          <w:rFonts w:ascii="Calibri" w:hAnsi="Calibri" w:cs="Calibri"/>
          <w:i/>
          <w:iCs/>
          <w:color w:val="212529"/>
          <w:shd w:val="clear" w:color="auto" w:fill="FFFFFF"/>
        </w:rPr>
        <w:t>Î</w:t>
      </w:r>
      <w:r w:rsidRPr="00074DE4">
        <w:rPr>
          <w:rFonts w:ascii="Calibri" w:hAnsi="Calibri" w:cs="Traditional Arabic"/>
          <w:i/>
          <w:iCs/>
          <w:sz w:val="22"/>
          <w:szCs w:val="32"/>
        </w:rPr>
        <w:t>dh</w:t>
      </w:r>
      <w:r w:rsidR="00074DE4" w:rsidRPr="00074DE4">
        <w:rPr>
          <w:rFonts w:asciiTheme="minorHAnsi" w:hAnsiTheme="minorHAnsi" w:cstheme="minorHAnsi"/>
          <w:i/>
          <w:iCs/>
          <w:sz w:val="22"/>
          <w:szCs w:val="22"/>
        </w:rPr>
        <w:t>â</w:t>
      </w:r>
      <w:r w:rsidRPr="00074DE4">
        <w:rPr>
          <w:rFonts w:ascii="Calibri" w:hAnsi="Calibri" w:cs="Traditional Arabic"/>
          <w:i/>
          <w:iCs/>
          <w:sz w:val="22"/>
          <w:szCs w:val="32"/>
        </w:rPr>
        <w:t>h</w:t>
      </w:r>
      <w:proofErr w:type="spellEnd"/>
      <w:r w:rsidRPr="00074DE4">
        <w:rPr>
          <w:rFonts w:ascii="Calibri" w:hAnsi="Calibri" w:cs="Traditional Arabic"/>
          <w:i/>
          <w:iCs/>
          <w:sz w:val="22"/>
          <w:szCs w:val="32"/>
        </w:rPr>
        <w:t xml:space="preserve"> </w:t>
      </w:r>
      <w:proofErr w:type="spellStart"/>
      <w:r w:rsidRPr="00074DE4">
        <w:rPr>
          <w:rFonts w:ascii="Calibri" w:hAnsi="Calibri" w:cs="Traditional Arabic"/>
          <w:i/>
          <w:iCs/>
          <w:sz w:val="22"/>
          <w:szCs w:val="32"/>
        </w:rPr>
        <w:t>f</w:t>
      </w:r>
      <w:r w:rsidR="00074DE4" w:rsidRPr="00074DE4">
        <w:rPr>
          <w:rFonts w:asciiTheme="minorHAnsi" w:hAnsiTheme="minorHAnsi" w:cstheme="minorHAnsi"/>
          <w:i/>
          <w:iCs/>
          <w:color w:val="212529"/>
          <w:sz w:val="22"/>
          <w:szCs w:val="22"/>
          <w:shd w:val="clear" w:color="auto" w:fill="FFFFFF"/>
        </w:rPr>
        <w:t>î</w:t>
      </w:r>
      <w:proofErr w:type="spellEnd"/>
      <w:r w:rsidRPr="00074DE4">
        <w:rPr>
          <w:rFonts w:ascii="Calibri" w:hAnsi="Calibri" w:cs="Traditional Arabic"/>
          <w:i/>
          <w:iCs/>
          <w:sz w:val="22"/>
          <w:szCs w:val="32"/>
        </w:rPr>
        <w:t xml:space="preserve"> </w:t>
      </w:r>
      <w:proofErr w:type="spellStart"/>
      <w:r w:rsidRPr="00074DE4">
        <w:rPr>
          <w:rFonts w:ascii="Calibri" w:hAnsi="Calibri" w:cs="Traditional Arabic"/>
          <w:i/>
          <w:iCs/>
          <w:sz w:val="22"/>
          <w:szCs w:val="32"/>
        </w:rPr>
        <w:t>Man</w:t>
      </w:r>
      <w:r w:rsidR="00074DE4" w:rsidRPr="00074DE4">
        <w:rPr>
          <w:rFonts w:asciiTheme="minorHAnsi" w:hAnsiTheme="minorHAnsi" w:cstheme="minorHAnsi"/>
          <w:i/>
          <w:iCs/>
          <w:sz w:val="22"/>
          <w:szCs w:val="22"/>
        </w:rPr>
        <w:t>â</w:t>
      </w:r>
      <w:r w:rsidRPr="00074DE4">
        <w:rPr>
          <w:rFonts w:ascii="Calibri" w:hAnsi="Calibri" w:cs="Traditional Arabic"/>
          <w:i/>
          <w:iCs/>
          <w:sz w:val="22"/>
          <w:szCs w:val="32"/>
        </w:rPr>
        <w:t>sik</w:t>
      </w:r>
      <w:proofErr w:type="spellEnd"/>
      <w:r w:rsidRPr="00074DE4">
        <w:rPr>
          <w:rFonts w:ascii="Calibri" w:hAnsi="Calibri" w:cs="Traditional Arabic"/>
          <w:i/>
          <w:iCs/>
          <w:sz w:val="22"/>
          <w:szCs w:val="32"/>
        </w:rPr>
        <w:t xml:space="preserve"> </w:t>
      </w:r>
      <w:proofErr w:type="spellStart"/>
      <w:r w:rsidR="00074DE4" w:rsidRPr="00074DE4">
        <w:rPr>
          <w:rFonts w:ascii="Calibri" w:hAnsi="Calibri" w:cs="Traditional Arabic"/>
          <w:i/>
          <w:iCs/>
          <w:sz w:val="22"/>
          <w:szCs w:val="32"/>
        </w:rPr>
        <w:t>a</w:t>
      </w:r>
      <w:r w:rsidRPr="00074DE4">
        <w:rPr>
          <w:rFonts w:ascii="Calibri" w:hAnsi="Calibri" w:cs="Traditional Arabic"/>
          <w:i/>
          <w:iCs/>
          <w:sz w:val="22"/>
          <w:szCs w:val="32"/>
        </w:rPr>
        <w:t>l-Hajji</w:t>
      </w:r>
      <w:proofErr w:type="spellEnd"/>
      <w:r w:rsidRPr="00074DE4">
        <w:rPr>
          <w:rFonts w:ascii="Calibri" w:hAnsi="Calibri" w:cs="Traditional Arabic"/>
          <w:i/>
          <w:iCs/>
          <w:sz w:val="22"/>
          <w:szCs w:val="32"/>
        </w:rPr>
        <w:t xml:space="preserve"> </w:t>
      </w:r>
      <w:proofErr w:type="spellStart"/>
      <w:r w:rsidRPr="00074DE4">
        <w:rPr>
          <w:rFonts w:ascii="Calibri" w:hAnsi="Calibri" w:cs="Traditional Arabic"/>
          <w:i/>
          <w:iCs/>
          <w:sz w:val="22"/>
          <w:szCs w:val="32"/>
        </w:rPr>
        <w:t>wa</w:t>
      </w:r>
      <w:proofErr w:type="spellEnd"/>
      <w:r w:rsidR="00074DE4" w:rsidRPr="00074DE4">
        <w:rPr>
          <w:rFonts w:ascii="Calibri" w:hAnsi="Calibri" w:cs="Traditional Arabic"/>
          <w:i/>
          <w:iCs/>
          <w:sz w:val="22"/>
          <w:szCs w:val="32"/>
        </w:rPr>
        <w:t>-</w:t>
      </w:r>
      <w:proofErr w:type="spellStart"/>
      <w:r w:rsidR="00074DE4" w:rsidRPr="00074DE4">
        <w:rPr>
          <w:rFonts w:ascii="Calibri" w:hAnsi="Calibri" w:cs="Traditional Arabic"/>
          <w:i/>
          <w:iCs/>
          <w:sz w:val="22"/>
          <w:szCs w:val="32"/>
        </w:rPr>
        <w:t>a</w:t>
      </w:r>
      <w:r w:rsidRPr="00074DE4">
        <w:rPr>
          <w:rFonts w:ascii="Calibri" w:hAnsi="Calibri" w:cs="Traditional Arabic"/>
          <w:i/>
          <w:iCs/>
          <w:sz w:val="22"/>
          <w:szCs w:val="32"/>
        </w:rPr>
        <w:t>l</w:t>
      </w:r>
      <w:proofErr w:type="spellEnd"/>
      <w:r w:rsidRPr="00074DE4">
        <w:rPr>
          <w:rFonts w:ascii="Calibri" w:hAnsi="Calibri" w:cs="Traditional Arabic"/>
          <w:i/>
          <w:iCs/>
          <w:sz w:val="22"/>
          <w:szCs w:val="32"/>
        </w:rPr>
        <w:t>-’</w:t>
      </w:r>
      <w:r w:rsidR="00735C69" w:rsidRPr="00074DE4">
        <w:rPr>
          <w:rFonts w:ascii="Calibri" w:hAnsi="Calibri" w:cs="Traditional Arabic"/>
          <w:i/>
          <w:iCs/>
          <w:sz w:val="22"/>
          <w:szCs w:val="32"/>
        </w:rPr>
        <w:t>Umrah</w:t>
      </w:r>
      <w:r w:rsidR="003777C7">
        <w:rPr>
          <w:rFonts w:ascii="Calibri" w:hAnsi="Calibri" w:cs="Traditional Arabic"/>
          <w:i/>
          <w:iCs/>
          <w:sz w:val="22"/>
          <w:szCs w:val="32"/>
        </w:rPr>
        <w:t>,</w:t>
      </w:r>
      <w:r w:rsidRPr="003C0D38">
        <w:rPr>
          <w:rFonts w:ascii="Calibri" w:hAnsi="Calibri" w:cs="Traditional Arabic"/>
          <w:sz w:val="22"/>
          <w:szCs w:val="32"/>
        </w:rPr>
        <w:t xml:space="preserve"> hl</w:t>
      </w:r>
      <w:r w:rsidR="003777C7">
        <w:rPr>
          <w:rFonts w:ascii="Calibri" w:hAnsi="Calibri" w:cs="Traditional Arabic"/>
          <w:sz w:val="22"/>
          <w:szCs w:val="32"/>
        </w:rPr>
        <w:t>m.</w:t>
      </w:r>
      <w:r w:rsidRPr="003C0D38">
        <w:rPr>
          <w:rFonts w:ascii="Calibri" w:hAnsi="Calibri" w:cs="Traditional Arabic"/>
          <w:sz w:val="22"/>
          <w:szCs w:val="32"/>
        </w:rPr>
        <w:t xml:space="preserve"> 282</w:t>
      </w:r>
      <w:r w:rsidR="003777C7">
        <w:rPr>
          <w:rFonts w:ascii="Calibri" w:hAnsi="Calibri" w:cs="Traditional Arabic"/>
          <w:sz w:val="22"/>
          <w:szCs w:val="32"/>
        </w:rPr>
        <w:t>.</w:t>
      </w:r>
      <w:r w:rsidR="006F6F45" w:rsidRPr="006F6F45">
        <w:rPr>
          <w:rFonts w:asciiTheme="minorHAnsi" w:hAnsiTheme="minorHAnsi" w:cstheme="minorHAnsi"/>
          <w:i/>
          <w:iCs/>
          <w:sz w:val="22"/>
          <w:szCs w:val="22"/>
        </w:rPr>
        <w:t xml:space="preserve"> </w:t>
      </w:r>
    </w:p>
  </w:footnote>
  <w:footnote w:id="9">
    <w:p w14:paraId="4F424BC6" w14:textId="5DE434FB" w:rsidR="00FF26DD" w:rsidRPr="003C0D38" w:rsidRDefault="00FF26DD"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3C0D38">
        <w:rPr>
          <w:rFonts w:ascii="Calibri" w:hAnsi="Calibri" w:cs="Traditional Arabic"/>
          <w:sz w:val="22"/>
          <w:szCs w:val="32"/>
        </w:rPr>
        <w:t xml:space="preserve"> </w:t>
      </w:r>
      <w:proofErr w:type="spellStart"/>
      <w:r w:rsidRPr="00AF1C37">
        <w:rPr>
          <w:rFonts w:ascii="Calibri" w:hAnsi="Calibri" w:cs="Traditional Arabic"/>
          <w:i/>
          <w:iCs/>
          <w:sz w:val="22"/>
          <w:szCs w:val="32"/>
        </w:rPr>
        <w:t>I’</w:t>
      </w:r>
      <w:r w:rsidR="00AF1C37" w:rsidRPr="00AF1C37">
        <w:rPr>
          <w:rFonts w:asciiTheme="minorHAnsi" w:hAnsiTheme="minorHAnsi" w:cstheme="minorHAnsi"/>
          <w:i/>
          <w:iCs/>
          <w:sz w:val="22"/>
          <w:szCs w:val="22"/>
        </w:rPr>
        <w:t>â</w:t>
      </w:r>
      <w:r w:rsidRPr="00AF1C37">
        <w:rPr>
          <w:rFonts w:ascii="Calibri" w:hAnsi="Calibri" w:cs="Traditional Arabic"/>
          <w:i/>
          <w:iCs/>
          <w:sz w:val="22"/>
          <w:szCs w:val="32"/>
        </w:rPr>
        <w:t>na</w:t>
      </w:r>
      <w:r w:rsidR="00AF1C37" w:rsidRPr="00AF1C37">
        <w:rPr>
          <w:rFonts w:ascii="Calibri" w:hAnsi="Calibri" w:cs="Traditional Arabic"/>
          <w:i/>
          <w:iCs/>
          <w:sz w:val="22"/>
          <w:szCs w:val="32"/>
        </w:rPr>
        <w:t>h</w:t>
      </w:r>
      <w:proofErr w:type="spellEnd"/>
      <w:r w:rsidR="00AF1C37" w:rsidRPr="00AF1C37">
        <w:rPr>
          <w:rFonts w:ascii="Calibri" w:hAnsi="Calibri" w:cs="Traditional Arabic"/>
          <w:i/>
          <w:iCs/>
          <w:sz w:val="22"/>
          <w:szCs w:val="32"/>
        </w:rPr>
        <w:t xml:space="preserve"> </w:t>
      </w:r>
      <w:proofErr w:type="spellStart"/>
      <w:r w:rsidR="00AF1C37" w:rsidRPr="00AF1C37">
        <w:rPr>
          <w:rFonts w:ascii="Calibri" w:hAnsi="Calibri" w:cs="Traditional Arabic"/>
          <w:i/>
          <w:iCs/>
          <w:sz w:val="22"/>
          <w:szCs w:val="32"/>
        </w:rPr>
        <w:t>a</w:t>
      </w:r>
      <w:r w:rsidRPr="00AF1C37">
        <w:rPr>
          <w:rFonts w:ascii="Calibri" w:hAnsi="Calibri" w:cs="Traditional Arabic"/>
          <w:i/>
          <w:iCs/>
          <w:sz w:val="22"/>
          <w:szCs w:val="32"/>
        </w:rPr>
        <w:t>t</w:t>
      </w:r>
      <w:r w:rsidR="00AF1C37" w:rsidRPr="00AF1C37">
        <w:rPr>
          <w:rFonts w:ascii="Calibri" w:hAnsi="Calibri" w:cs="Traditional Arabic"/>
          <w:i/>
          <w:iCs/>
          <w:sz w:val="22"/>
          <w:szCs w:val="32"/>
        </w:rPr>
        <w:t>-</w:t>
      </w:r>
      <w:r w:rsidRPr="00AF1C37">
        <w:rPr>
          <w:rFonts w:ascii="Calibri" w:hAnsi="Calibri" w:cs="Traditional Arabic"/>
          <w:i/>
          <w:iCs/>
          <w:sz w:val="22"/>
          <w:szCs w:val="32"/>
        </w:rPr>
        <w:t>Th</w:t>
      </w:r>
      <w:r w:rsidR="00AF1C37" w:rsidRPr="00AF1C37">
        <w:rPr>
          <w:rFonts w:asciiTheme="minorHAnsi" w:hAnsiTheme="minorHAnsi" w:cstheme="minorHAnsi"/>
          <w:i/>
          <w:iCs/>
          <w:sz w:val="22"/>
          <w:szCs w:val="22"/>
        </w:rPr>
        <w:t>â</w:t>
      </w:r>
      <w:r w:rsidRPr="00AF1C37">
        <w:rPr>
          <w:rFonts w:ascii="Calibri" w:hAnsi="Calibri" w:cs="Traditional Arabic"/>
          <w:i/>
          <w:iCs/>
          <w:sz w:val="22"/>
          <w:szCs w:val="32"/>
        </w:rPr>
        <w:t>libin</w:t>
      </w:r>
      <w:proofErr w:type="spellEnd"/>
      <w:r w:rsidRPr="003C0D38">
        <w:rPr>
          <w:rFonts w:ascii="Calibri" w:hAnsi="Calibri" w:cs="Traditional Arabic"/>
          <w:sz w:val="22"/>
          <w:szCs w:val="32"/>
        </w:rPr>
        <w:t xml:space="preserve"> </w:t>
      </w:r>
      <w:r w:rsidR="00715B06">
        <w:rPr>
          <w:rFonts w:ascii="Calibri" w:hAnsi="Calibri" w:cs="Traditional Arabic"/>
          <w:sz w:val="22"/>
          <w:szCs w:val="32"/>
        </w:rPr>
        <w:t>(</w:t>
      </w:r>
      <w:r w:rsidRPr="003C0D38">
        <w:rPr>
          <w:rFonts w:ascii="Calibri" w:hAnsi="Calibri" w:cs="Traditional Arabic"/>
          <w:sz w:val="22"/>
          <w:szCs w:val="32"/>
        </w:rPr>
        <w:t>2/325)</w:t>
      </w:r>
      <w:r w:rsidR="00F13E04">
        <w:rPr>
          <w:rFonts w:ascii="Calibri" w:hAnsi="Calibri" w:cs="Traditional Arabic"/>
          <w:sz w:val="22"/>
          <w:szCs w:val="32"/>
        </w:rPr>
        <w:t>.</w:t>
      </w:r>
    </w:p>
  </w:footnote>
  <w:footnote w:id="10">
    <w:p w14:paraId="1BB0F927" w14:textId="3012BE7B" w:rsidR="00FF26DD" w:rsidRPr="003C0D38" w:rsidRDefault="00FF26DD"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3C0D38">
        <w:rPr>
          <w:rFonts w:ascii="Calibri" w:hAnsi="Calibri" w:cs="Traditional Arabic"/>
          <w:sz w:val="22"/>
          <w:szCs w:val="32"/>
        </w:rPr>
        <w:t xml:space="preserve"> </w:t>
      </w:r>
      <w:r w:rsidRPr="00F13E04">
        <w:rPr>
          <w:rFonts w:ascii="Calibri" w:hAnsi="Calibri" w:cs="Traditional Arabic"/>
          <w:i/>
          <w:iCs/>
          <w:sz w:val="22"/>
          <w:szCs w:val="32"/>
        </w:rPr>
        <w:t>Tuhfa</w:t>
      </w:r>
      <w:r w:rsidR="004E0D25">
        <w:rPr>
          <w:rFonts w:ascii="Calibri" w:hAnsi="Calibri" w:cs="Traditional Arabic"/>
          <w:i/>
          <w:iCs/>
          <w:sz w:val="22"/>
          <w:szCs w:val="32"/>
        </w:rPr>
        <w:t xml:space="preserve">h </w:t>
      </w:r>
      <w:proofErr w:type="spellStart"/>
      <w:r w:rsidR="004E0D25">
        <w:rPr>
          <w:rFonts w:ascii="Calibri" w:hAnsi="Calibri" w:cs="Traditional Arabic"/>
          <w:i/>
          <w:iCs/>
          <w:sz w:val="22"/>
          <w:szCs w:val="32"/>
        </w:rPr>
        <w:t>a</w:t>
      </w:r>
      <w:r w:rsidRPr="00F13E04">
        <w:rPr>
          <w:rFonts w:ascii="Calibri" w:hAnsi="Calibri" w:cs="Traditional Arabic"/>
          <w:i/>
          <w:iCs/>
          <w:sz w:val="22"/>
          <w:szCs w:val="32"/>
        </w:rPr>
        <w:t>l</w:t>
      </w:r>
      <w:r w:rsidR="004E0D25">
        <w:rPr>
          <w:rFonts w:ascii="Calibri" w:hAnsi="Calibri" w:cs="Traditional Arabic"/>
          <w:i/>
          <w:iCs/>
          <w:sz w:val="22"/>
          <w:szCs w:val="32"/>
        </w:rPr>
        <w:t>-</w:t>
      </w:r>
      <w:r w:rsidRPr="00F13E04">
        <w:rPr>
          <w:rFonts w:ascii="Calibri" w:hAnsi="Calibri" w:cs="Traditional Arabic"/>
          <w:i/>
          <w:iCs/>
          <w:sz w:val="22"/>
          <w:szCs w:val="32"/>
        </w:rPr>
        <w:t>Muht</w:t>
      </w:r>
      <w:r w:rsidR="004E0D25" w:rsidRPr="002A3824">
        <w:rPr>
          <w:rFonts w:asciiTheme="minorHAnsi" w:hAnsiTheme="minorHAnsi" w:cstheme="minorHAnsi"/>
          <w:i/>
          <w:iCs/>
          <w:sz w:val="22"/>
          <w:szCs w:val="22"/>
        </w:rPr>
        <w:t>â</w:t>
      </w:r>
      <w:r w:rsidRPr="00F13E04">
        <w:rPr>
          <w:rFonts w:ascii="Calibri" w:hAnsi="Calibri" w:cs="Traditional Arabic"/>
          <w:i/>
          <w:iCs/>
          <w:sz w:val="22"/>
          <w:szCs w:val="32"/>
        </w:rPr>
        <w:t>j</w:t>
      </w:r>
      <w:proofErr w:type="spellEnd"/>
      <w:r w:rsidRPr="00F13E04">
        <w:rPr>
          <w:rFonts w:ascii="Calibri" w:hAnsi="Calibri" w:cs="Traditional Arabic"/>
          <w:i/>
          <w:iCs/>
          <w:sz w:val="22"/>
          <w:szCs w:val="32"/>
        </w:rPr>
        <w:t xml:space="preserve"> </w:t>
      </w:r>
      <w:proofErr w:type="spellStart"/>
      <w:r w:rsidRPr="00F13E04">
        <w:rPr>
          <w:rFonts w:ascii="Calibri" w:hAnsi="Calibri" w:cs="Traditional Arabic"/>
          <w:i/>
          <w:iCs/>
          <w:sz w:val="22"/>
          <w:szCs w:val="32"/>
        </w:rPr>
        <w:t>f</w:t>
      </w:r>
      <w:r w:rsidR="001B09C3" w:rsidRPr="002A3824">
        <w:rPr>
          <w:rFonts w:asciiTheme="minorHAnsi" w:hAnsiTheme="minorHAnsi" w:cstheme="minorHAnsi"/>
          <w:i/>
          <w:iCs/>
          <w:color w:val="212529"/>
          <w:sz w:val="22"/>
          <w:szCs w:val="22"/>
          <w:shd w:val="clear" w:color="auto" w:fill="FFFFFF"/>
        </w:rPr>
        <w:t>î</w:t>
      </w:r>
      <w:proofErr w:type="spellEnd"/>
      <w:r w:rsidR="00590F27">
        <w:rPr>
          <w:rFonts w:ascii="Calibri" w:hAnsi="Calibri" w:cs="Traditional Arabic"/>
          <w:i/>
          <w:iCs/>
          <w:sz w:val="22"/>
          <w:szCs w:val="32"/>
        </w:rPr>
        <w:t xml:space="preserve"> </w:t>
      </w:r>
      <w:proofErr w:type="spellStart"/>
      <w:r w:rsidRPr="00F13E04">
        <w:rPr>
          <w:rFonts w:ascii="Calibri" w:hAnsi="Calibri" w:cs="Traditional Arabic"/>
          <w:i/>
          <w:iCs/>
          <w:sz w:val="22"/>
          <w:szCs w:val="32"/>
        </w:rPr>
        <w:t>Syarh</w:t>
      </w:r>
      <w:proofErr w:type="spellEnd"/>
      <w:r w:rsidRPr="00F13E04">
        <w:rPr>
          <w:rFonts w:ascii="Calibri" w:hAnsi="Calibri" w:cs="Traditional Arabic"/>
          <w:i/>
          <w:iCs/>
          <w:sz w:val="22"/>
          <w:szCs w:val="32"/>
        </w:rPr>
        <w:t xml:space="preserve"> Al-</w:t>
      </w:r>
      <w:proofErr w:type="spellStart"/>
      <w:r w:rsidRPr="00F13E04">
        <w:rPr>
          <w:rFonts w:ascii="Calibri" w:hAnsi="Calibri" w:cs="Traditional Arabic"/>
          <w:i/>
          <w:iCs/>
          <w:sz w:val="22"/>
          <w:szCs w:val="32"/>
        </w:rPr>
        <w:t>Minh</w:t>
      </w:r>
      <w:r w:rsidR="00F13E04" w:rsidRPr="002A3824">
        <w:rPr>
          <w:rFonts w:asciiTheme="minorHAnsi" w:hAnsiTheme="minorHAnsi" w:cstheme="minorHAnsi"/>
          <w:i/>
          <w:iCs/>
          <w:sz w:val="22"/>
          <w:szCs w:val="22"/>
        </w:rPr>
        <w:t>â</w:t>
      </w:r>
      <w:r w:rsidRPr="00F13E04">
        <w:rPr>
          <w:rFonts w:ascii="Calibri" w:hAnsi="Calibri" w:cs="Traditional Arabic"/>
          <w:i/>
          <w:iCs/>
          <w:sz w:val="22"/>
          <w:szCs w:val="32"/>
        </w:rPr>
        <w:t>j</w:t>
      </w:r>
      <w:proofErr w:type="spellEnd"/>
      <w:r w:rsidRPr="003C0D38">
        <w:rPr>
          <w:rFonts w:ascii="Calibri" w:hAnsi="Calibri" w:cs="Traditional Arabic"/>
          <w:sz w:val="22"/>
          <w:szCs w:val="32"/>
        </w:rPr>
        <w:t xml:space="preserve"> </w:t>
      </w:r>
      <w:r w:rsidR="00F13E04">
        <w:rPr>
          <w:rFonts w:ascii="Calibri" w:hAnsi="Calibri" w:cs="Traditional Arabic"/>
          <w:sz w:val="22"/>
          <w:szCs w:val="32"/>
        </w:rPr>
        <w:t>(</w:t>
      </w:r>
      <w:r w:rsidRPr="003C0D38">
        <w:rPr>
          <w:rFonts w:ascii="Calibri" w:hAnsi="Calibri" w:cs="Traditional Arabic"/>
          <w:sz w:val="22"/>
          <w:szCs w:val="32"/>
        </w:rPr>
        <w:t>4/108)</w:t>
      </w:r>
      <w:r w:rsidR="00F80B6B">
        <w:rPr>
          <w:rFonts w:ascii="Calibri" w:hAnsi="Calibri" w:cs="Traditional Arabic"/>
          <w:sz w:val="22"/>
          <w:szCs w:val="32"/>
        </w:rPr>
        <w:t>.</w:t>
      </w:r>
    </w:p>
  </w:footnote>
  <w:footnote w:id="11">
    <w:p w14:paraId="20ECC2A0" w14:textId="4B074D3A" w:rsidR="007F6FFD" w:rsidRPr="002844A2" w:rsidRDefault="007F6FFD" w:rsidP="00AB385D">
      <w:pPr>
        <w:bidi w:val="0"/>
        <w:spacing w:after="0"/>
        <w:contextualSpacing/>
        <w:jc w:val="both"/>
        <w:rPr>
          <w:rFonts w:cstheme="minorHAnsi"/>
        </w:rPr>
      </w:pPr>
      <w:r w:rsidRPr="002844A2">
        <w:rPr>
          <w:rStyle w:val="ReferensiCatatanKaki"/>
          <w:rFonts w:cstheme="minorHAnsi"/>
        </w:rPr>
        <w:footnoteRef/>
      </w:r>
      <w:r w:rsidRPr="002844A2">
        <w:rPr>
          <w:rFonts w:cstheme="minorHAnsi"/>
        </w:rPr>
        <w:t xml:space="preserve"> </w:t>
      </w:r>
      <w:r w:rsidR="00771596">
        <w:rPr>
          <w:rFonts w:cstheme="minorHAnsi"/>
          <w:szCs w:val="20"/>
        </w:rPr>
        <w:t>Ibnu</w:t>
      </w:r>
      <w:r w:rsidR="00771596" w:rsidRPr="002844A2">
        <w:rPr>
          <w:rFonts w:cstheme="minorHAnsi"/>
        </w:rPr>
        <w:t xml:space="preserve"> </w:t>
      </w:r>
      <w:r w:rsidR="00771596">
        <w:rPr>
          <w:rFonts w:cstheme="minorHAnsi"/>
          <w:szCs w:val="20"/>
        </w:rPr>
        <w:t>Abbas</w:t>
      </w:r>
      <w:r w:rsidRPr="002844A2">
        <w:rPr>
          <w:rFonts w:cstheme="minorHAnsi"/>
        </w:rPr>
        <w:t xml:space="preserve"> </w:t>
      </w:r>
      <w:r w:rsidR="00833DAA">
        <w:rPr>
          <w:rFonts w:cstheme="minorHAnsi"/>
        </w:rPr>
        <w:t>berkata,</w:t>
      </w:r>
    </w:p>
    <w:p w14:paraId="35F3401A" w14:textId="1EDBCBD3" w:rsidR="007F6FFD" w:rsidRPr="002844A2" w:rsidRDefault="007F6FFD" w:rsidP="00465AC3">
      <w:pPr>
        <w:spacing w:after="0"/>
        <w:ind w:right="90"/>
        <w:jc w:val="both"/>
        <w:rPr>
          <w:rFonts w:cs="Traditional Arabic"/>
          <w:szCs w:val="16"/>
        </w:rPr>
      </w:pPr>
      <w:r w:rsidRPr="002844A2">
        <w:rPr>
          <w:rFonts w:cs="Traditional Arabic"/>
          <w:szCs w:val="28"/>
          <w:rtl/>
        </w:rPr>
        <w:t xml:space="preserve">قَالَ لِي رَسُولُ اللهِ صَلَّى اللهُ عَلَيْهِ وَسَلَّمَ غَدَاةَ الْعَقَبَةِ، وَهُوَ وَاقِفٌ عَلَى رَاحِلَتِهِ: </w:t>
      </w:r>
      <w:r w:rsidR="002844A2" w:rsidRPr="002844A2">
        <w:rPr>
          <w:rFonts w:cs="Traditional Arabic"/>
          <w:szCs w:val="28"/>
          <w:rtl/>
        </w:rPr>
        <w:t>((</w:t>
      </w:r>
      <w:r w:rsidRPr="002844A2">
        <w:rPr>
          <w:rFonts w:cs="Traditional Arabic"/>
          <w:szCs w:val="28"/>
          <w:rtl/>
        </w:rPr>
        <w:t>هَاتِ الْقُطْ لِي</w:t>
      </w:r>
      <w:r w:rsidR="002844A2" w:rsidRPr="002844A2">
        <w:rPr>
          <w:rFonts w:cs="Traditional Arabic"/>
          <w:szCs w:val="28"/>
          <w:rtl/>
        </w:rPr>
        <w:t>))</w:t>
      </w:r>
      <w:r w:rsidRPr="002844A2">
        <w:rPr>
          <w:rFonts w:cs="Traditional Arabic"/>
          <w:szCs w:val="28"/>
          <w:rtl/>
        </w:rPr>
        <w:t xml:space="preserve"> فَلَقَطْتُ لَهُ حَصَيَاتٍ هُنَّ حَصَى الْخَذْفِ، فَوَضَعَهُنَّ فِي يَدِهِ، فَقَالَ: </w:t>
      </w:r>
      <w:r w:rsidR="002844A2" w:rsidRPr="002844A2">
        <w:rPr>
          <w:rFonts w:cs="Traditional Arabic"/>
          <w:szCs w:val="28"/>
          <w:rtl/>
        </w:rPr>
        <w:t>((</w:t>
      </w:r>
      <w:r w:rsidRPr="002844A2">
        <w:rPr>
          <w:rFonts w:cs="Traditional Arabic"/>
          <w:szCs w:val="28"/>
          <w:rtl/>
        </w:rPr>
        <w:t>بِأَمْثَالِ هَؤُلَاءِ</w:t>
      </w:r>
      <w:r w:rsidR="002844A2" w:rsidRPr="002844A2">
        <w:rPr>
          <w:rFonts w:cs="Traditional Arabic"/>
          <w:szCs w:val="28"/>
          <w:rtl/>
        </w:rPr>
        <w:t>))</w:t>
      </w:r>
      <w:r w:rsidRPr="002844A2">
        <w:rPr>
          <w:rFonts w:cs="Traditional Arabic"/>
          <w:szCs w:val="28"/>
          <w:rtl/>
        </w:rPr>
        <w:t xml:space="preserve"> مَرَّتَيْنِ، وَقَالَ بِيَدِهِ - فَأَشَارَ يَحْيَى أَنَّهُ رَفَعَهَا - وَقَالَ: </w:t>
      </w:r>
      <w:r w:rsidR="002844A2" w:rsidRPr="002844A2">
        <w:rPr>
          <w:rFonts w:cs="Traditional Arabic"/>
          <w:szCs w:val="28"/>
          <w:rtl/>
        </w:rPr>
        <w:t>((</w:t>
      </w:r>
      <w:r w:rsidRPr="002844A2">
        <w:rPr>
          <w:rFonts w:cs="Traditional Arabic"/>
          <w:szCs w:val="28"/>
          <w:rtl/>
        </w:rPr>
        <w:t>إِيَّاكُمْ وَالْغُلُوَّ؛ فَإِنَّمَا هَلَكَ مَنْ كَانَ قَبْلَكُمْ بِالْغُلُوِّ فِي الدِّينِ</w:t>
      </w:r>
      <w:r w:rsidR="002844A2" w:rsidRPr="002844A2">
        <w:rPr>
          <w:rFonts w:cs="Traditional Arabic"/>
          <w:szCs w:val="28"/>
          <w:rtl/>
        </w:rPr>
        <w:t>))</w:t>
      </w:r>
    </w:p>
    <w:p w14:paraId="0401B7DE" w14:textId="76E57ACB" w:rsidR="002844A2" w:rsidRPr="005E12D3" w:rsidRDefault="002844A2" w:rsidP="00AB385D">
      <w:pPr>
        <w:pStyle w:val="TeksCatatanKaki"/>
        <w:jc w:val="both"/>
        <w:rPr>
          <w:rFonts w:ascii="Calibri" w:hAnsi="Calibri" w:cstheme="minorHAnsi"/>
          <w:i/>
          <w:iCs/>
          <w:sz w:val="22"/>
          <w:szCs w:val="22"/>
        </w:rPr>
      </w:pPr>
      <w:r w:rsidRPr="005E12D3">
        <w:rPr>
          <w:rFonts w:ascii="Calibri" w:hAnsi="Calibri" w:cstheme="minorHAnsi"/>
          <w:i/>
          <w:iCs/>
          <w:sz w:val="22"/>
          <w:szCs w:val="22"/>
        </w:rPr>
        <w:t xml:space="preserve">“Rasulullah </w:t>
      </w:r>
      <w:r w:rsidRPr="005E12D3">
        <w:rPr>
          <w:rFonts w:ascii="Calibri" w:hAnsi="Calibri" w:cstheme="minorHAnsi"/>
          <w:i/>
          <w:iCs/>
          <w:sz w:val="22"/>
          <w:szCs w:val="22"/>
          <w:rtl/>
        </w:rPr>
        <w:t>ﷺ</w:t>
      </w:r>
      <w:r w:rsidRPr="005E12D3">
        <w:rPr>
          <w:rFonts w:ascii="Calibri" w:hAnsi="Calibri" w:cstheme="minorHAnsi"/>
          <w:i/>
          <w:iCs/>
          <w:sz w:val="22"/>
          <w:szCs w:val="22"/>
        </w:rPr>
        <w:t xml:space="preserve"> </w:t>
      </w:r>
      <w:r w:rsidR="007F6FFD" w:rsidRPr="005E12D3">
        <w:rPr>
          <w:rFonts w:ascii="Calibri" w:hAnsi="Calibri" w:cstheme="minorHAnsi"/>
          <w:i/>
          <w:iCs/>
          <w:sz w:val="22"/>
          <w:szCs w:val="22"/>
        </w:rPr>
        <w:t xml:space="preserve">berkata kepadaku di pagi hari melempar </w:t>
      </w:r>
      <w:r w:rsidR="00F7747A">
        <w:rPr>
          <w:rFonts w:ascii="Calibri" w:hAnsi="Calibri" w:cstheme="minorHAnsi"/>
          <w:i/>
          <w:iCs/>
          <w:sz w:val="22"/>
          <w:szCs w:val="22"/>
        </w:rPr>
        <w:t>jamrah</w:t>
      </w:r>
      <w:r w:rsidR="007F6FFD" w:rsidRPr="005E12D3">
        <w:rPr>
          <w:rFonts w:ascii="Calibri" w:hAnsi="Calibri" w:cstheme="minorHAnsi"/>
          <w:i/>
          <w:iCs/>
          <w:sz w:val="22"/>
          <w:szCs w:val="22"/>
        </w:rPr>
        <w:t xml:space="preserve"> </w:t>
      </w:r>
      <w:r w:rsidRPr="005E12D3">
        <w:rPr>
          <w:rFonts w:ascii="Calibri" w:hAnsi="Calibri" w:cstheme="minorHAnsi"/>
          <w:i/>
          <w:iCs/>
          <w:sz w:val="22"/>
          <w:szCs w:val="22"/>
        </w:rPr>
        <w:t>Aqabah</w:t>
      </w:r>
      <w:r w:rsidR="007F6FFD" w:rsidRPr="005E12D3">
        <w:rPr>
          <w:rFonts w:ascii="Calibri" w:hAnsi="Calibri" w:cstheme="minorHAnsi"/>
          <w:i/>
          <w:iCs/>
          <w:sz w:val="22"/>
          <w:szCs w:val="22"/>
        </w:rPr>
        <w:t>, sementara beliau menunggangi onta</w:t>
      </w:r>
      <w:r w:rsidRPr="005E12D3">
        <w:rPr>
          <w:rFonts w:ascii="Calibri" w:hAnsi="Calibri" w:cstheme="minorHAnsi"/>
          <w:i/>
          <w:iCs/>
          <w:sz w:val="22"/>
          <w:szCs w:val="22"/>
        </w:rPr>
        <w:t>nya, ‘</w:t>
      </w:r>
      <w:r w:rsidR="007F6FFD" w:rsidRPr="005E12D3">
        <w:rPr>
          <w:rFonts w:ascii="Calibri" w:hAnsi="Calibri" w:cstheme="minorHAnsi"/>
          <w:i/>
          <w:iCs/>
          <w:sz w:val="22"/>
          <w:szCs w:val="22"/>
        </w:rPr>
        <w:t>Carikan buatku (kerikil).</w:t>
      </w:r>
      <w:r w:rsidRPr="005E12D3">
        <w:rPr>
          <w:rFonts w:ascii="Calibri" w:hAnsi="Calibri" w:cstheme="minorHAnsi"/>
          <w:i/>
          <w:iCs/>
          <w:sz w:val="22"/>
          <w:szCs w:val="22"/>
        </w:rPr>
        <w:t>’</w:t>
      </w:r>
    </w:p>
    <w:p w14:paraId="4C322C3F" w14:textId="77777777" w:rsidR="002B7E6E" w:rsidRPr="005E12D3" w:rsidRDefault="007F6FFD" w:rsidP="00AB385D">
      <w:pPr>
        <w:pStyle w:val="TeksCatatanKaki"/>
        <w:jc w:val="both"/>
        <w:rPr>
          <w:rFonts w:ascii="Calibri" w:hAnsi="Calibri" w:cstheme="minorHAnsi"/>
          <w:i/>
          <w:iCs/>
          <w:sz w:val="22"/>
          <w:szCs w:val="22"/>
        </w:rPr>
      </w:pPr>
      <w:r w:rsidRPr="005E12D3">
        <w:rPr>
          <w:rFonts w:ascii="Calibri" w:hAnsi="Calibri" w:cstheme="minorHAnsi"/>
          <w:i/>
          <w:iCs/>
          <w:sz w:val="22"/>
          <w:szCs w:val="22"/>
        </w:rPr>
        <w:t xml:space="preserve">Maka </w:t>
      </w:r>
      <w:r w:rsidR="002844A2" w:rsidRPr="005E12D3">
        <w:rPr>
          <w:rFonts w:ascii="Calibri" w:hAnsi="Calibri" w:cstheme="minorHAnsi"/>
          <w:i/>
          <w:iCs/>
          <w:sz w:val="22"/>
          <w:szCs w:val="22"/>
        </w:rPr>
        <w:t>aku pun</w:t>
      </w:r>
      <w:r w:rsidRPr="005E12D3">
        <w:rPr>
          <w:rFonts w:ascii="Calibri" w:hAnsi="Calibri" w:cstheme="minorHAnsi"/>
          <w:i/>
          <w:iCs/>
          <w:sz w:val="22"/>
          <w:szCs w:val="22"/>
        </w:rPr>
        <w:t xml:space="preserve"> mengambil untuk beliau kerikil-kerikil yaitu kerikil ukuran untuk mengutik</w:t>
      </w:r>
      <w:r w:rsidR="002844A2" w:rsidRPr="005E12D3">
        <w:rPr>
          <w:rFonts w:ascii="Calibri" w:hAnsi="Calibri" w:cstheme="minorHAnsi"/>
          <w:i/>
          <w:iCs/>
          <w:sz w:val="22"/>
          <w:szCs w:val="22"/>
        </w:rPr>
        <w:t>.</w:t>
      </w:r>
      <w:r w:rsidRPr="005E12D3">
        <w:rPr>
          <w:rFonts w:ascii="Calibri" w:hAnsi="Calibri" w:cstheme="minorHAnsi"/>
          <w:i/>
          <w:iCs/>
          <w:sz w:val="22"/>
          <w:szCs w:val="22"/>
        </w:rPr>
        <w:t xml:space="preserve"> </w:t>
      </w:r>
      <w:r w:rsidR="002844A2" w:rsidRPr="005E12D3">
        <w:rPr>
          <w:rFonts w:ascii="Calibri" w:hAnsi="Calibri" w:cstheme="minorHAnsi"/>
          <w:i/>
          <w:iCs/>
          <w:sz w:val="22"/>
          <w:szCs w:val="22"/>
        </w:rPr>
        <w:t xml:space="preserve">Lalu </w:t>
      </w:r>
      <w:r w:rsidRPr="005E12D3">
        <w:rPr>
          <w:rFonts w:ascii="Calibri" w:hAnsi="Calibri" w:cstheme="minorHAnsi"/>
          <w:i/>
          <w:iCs/>
          <w:sz w:val="22"/>
          <w:szCs w:val="22"/>
        </w:rPr>
        <w:t>beliau meletakkan kerikil-kerikil tersebut di tangan beliau</w:t>
      </w:r>
      <w:r w:rsidR="002B7E6E" w:rsidRPr="005E12D3">
        <w:rPr>
          <w:rFonts w:ascii="Calibri" w:hAnsi="Calibri" w:cstheme="minorHAnsi"/>
          <w:i/>
          <w:iCs/>
          <w:sz w:val="22"/>
          <w:szCs w:val="22"/>
        </w:rPr>
        <w:t xml:space="preserve"> dan </w:t>
      </w:r>
      <w:r w:rsidRPr="005E12D3">
        <w:rPr>
          <w:rFonts w:ascii="Calibri" w:hAnsi="Calibri" w:cstheme="minorHAnsi"/>
          <w:i/>
          <w:iCs/>
          <w:sz w:val="22"/>
          <w:szCs w:val="22"/>
        </w:rPr>
        <w:t xml:space="preserve">berkata sebanyak dua kali, </w:t>
      </w:r>
      <w:r w:rsidR="002B7E6E" w:rsidRPr="005E12D3">
        <w:rPr>
          <w:rFonts w:ascii="Calibri" w:hAnsi="Calibri" w:cstheme="minorHAnsi"/>
          <w:i/>
          <w:iCs/>
          <w:sz w:val="22"/>
          <w:szCs w:val="22"/>
        </w:rPr>
        <w:t>‘</w:t>
      </w:r>
      <w:r w:rsidRPr="005E12D3">
        <w:rPr>
          <w:rFonts w:ascii="Calibri" w:hAnsi="Calibri" w:cstheme="minorHAnsi"/>
          <w:i/>
          <w:iCs/>
          <w:sz w:val="22"/>
          <w:szCs w:val="22"/>
        </w:rPr>
        <w:t>Seperti (ukuran) kerikil-kerikil inilah (kalian melempar).</w:t>
      </w:r>
      <w:r w:rsidR="002B7E6E" w:rsidRPr="005E12D3">
        <w:rPr>
          <w:rFonts w:ascii="Calibri" w:hAnsi="Calibri" w:cstheme="minorHAnsi"/>
          <w:i/>
          <w:iCs/>
          <w:sz w:val="22"/>
          <w:szCs w:val="22"/>
        </w:rPr>
        <w:t>’</w:t>
      </w:r>
    </w:p>
    <w:p w14:paraId="4FEF0654" w14:textId="65B568F5" w:rsidR="007F6FFD" w:rsidRPr="002844A2" w:rsidRDefault="007F6FFD" w:rsidP="00AB385D">
      <w:pPr>
        <w:pStyle w:val="TeksCatatanKaki"/>
        <w:jc w:val="both"/>
        <w:rPr>
          <w:rFonts w:ascii="Calibri" w:hAnsi="Calibri" w:cstheme="minorHAnsi"/>
          <w:sz w:val="22"/>
        </w:rPr>
      </w:pPr>
      <w:r w:rsidRPr="005E12D3">
        <w:rPr>
          <w:rFonts w:ascii="Calibri" w:hAnsi="Calibri" w:cstheme="minorHAnsi"/>
          <w:i/>
          <w:iCs/>
          <w:sz w:val="22"/>
          <w:szCs w:val="22"/>
        </w:rPr>
        <w:t xml:space="preserve">Dan beliau berkata dengan mengangkat tangannya, </w:t>
      </w:r>
      <w:r w:rsidR="002B7E6E" w:rsidRPr="005E12D3">
        <w:rPr>
          <w:rFonts w:ascii="Calibri" w:hAnsi="Calibri" w:cstheme="minorHAnsi"/>
          <w:i/>
          <w:iCs/>
          <w:sz w:val="22"/>
          <w:szCs w:val="22"/>
        </w:rPr>
        <w:t>‘</w:t>
      </w:r>
      <w:r w:rsidRPr="005E12D3">
        <w:rPr>
          <w:rFonts w:ascii="Calibri" w:hAnsi="Calibri" w:cstheme="minorHAnsi"/>
          <w:i/>
          <w:iCs/>
          <w:sz w:val="22"/>
          <w:szCs w:val="22"/>
        </w:rPr>
        <w:t>Waspadalah kalian dari sikap berlebih-lebihan dalam agama. Karena sesungguhnya umat sebelum kalian dibinasakan oleh sikap berlebihan dalam agama</w:t>
      </w:r>
      <w:r w:rsidR="002B7E6E" w:rsidRPr="005E12D3">
        <w:rPr>
          <w:rFonts w:ascii="Calibri" w:hAnsi="Calibri" w:cstheme="minorHAnsi"/>
          <w:i/>
          <w:iCs/>
          <w:sz w:val="22"/>
          <w:szCs w:val="22"/>
        </w:rPr>
        <w:t>’.</w:t>
      </w:r>
      <w:r w:rsidR="00A257FA" w:rsidRPr="005E12D3">
        <w:rPr>
          <w:rFonts w:ascii="Calibri" w:hAnsi="Calibri" w:cstheme="minorHAnsi"/>
          <w:i/>
          <w:iCs/>
          <w:sz w:val="22"/>
          <w:szCs w:val="22"/>
        </w:rPr>
        <w:t>”</w:t>
      </w:r>
      <w:r w:rsidRPr="002844A2">
        <w:rPr>
          <w:rFonts w:ascii="Calibri" w:hAnsi="Calibri" w:cstheme="minorHAnsi"/>
          <w:sz w:val="22"/>
          <w:szCs w:val="22"/>
        </w:rPr>
        <w:t xml:space="preserve"> (HR</w:t>
      </w:r>
      <w:r w:rsidR="00BD26EF">
        <w:rPr>
          <w:rFonts w:ascii="Calibri" w:hAnsi="Calibri" w:cstheme="minorHAnsi"/>
          <w:sz w:val="22"/>
          <w:szCs w:val="22"/>
        </w:rPr>
        <w:t>.</w:t>
      </w:r>
      <w:r w:rsidRPr="002844A2">
        <w:rPr>
          <w:rFonts w:ascii="Calibri" w:hAnsi="Calibri" w:cstheme="minorHAnsi"/>
          <w:sz w:val="22"/>
          <w:szCs w:val="22"/>
        </w:rPr>
        <w:t xml:space="preserve"> Ibnu </w:t>
      </w:r>
      <w:proofErr w:type="spellStart"/>
      <w:r w:rsidRPr="002844A2">
        <w:rPr>
          <w:rFonts w:ascii="Calibri" w:hAnsi="Calibri" w:cstheme="minorHAnsi"/>
          <w:sz w:val="22"/>
          <w:szCs w:val="22"/>
        </w:rPr>
        <w:t>Majah</w:t>
      </w:r>
      <w:proofErr w:type="spellEnd"/>
      <w:r w:rsidR="00BD26EF">
        <w:rPr>
          <w:rFonts w:ascii="Calibri" w:hAnsi="Calibri" w:cstheme="minorHAnsi"/>
          <w:sz w:val="22"/>
          <w:szCs w:val="22"/>
        </w:rPr>
        <w:t>,</w:t>
      </w:r>
      <w:r w:rsidRPr="003C0D38">
        <w:rPr>
          <w:rFonts w:ascii="Calibri" w:hAnsi="Calibri" w:cstheme="minorHAnsi"/>
          <w:sz w:val="22"/>
          <w:szCs w:val="22"/>
        </w:rPr>
        <w:t xml:space="preserve"> </w:t>
      </w:r>
      <w:r w:rsidR="00BD26EF">
        <w:rPr>
          <w:rFonts w:ascii="Calibri" w:hAnsi="Calibri" w:cstheme="minorHAnsi"/>
          <w:sz w:val="22"/>
          <w:szCs w:val="22"/>
        </w:rPr>
        <w:t>No.</w:t>
      </w:r>
      <w:r w:rsidRPr="002844A2">
        <w:rPr>
          <w:rFonts w:ascii="Calibri" w:hAnsi="Calibri" w:cstheme="minorHAnsi"/>
          <w:sz w:val="22"/>
          <w:szCs w:val="22"/>
        </w:rPr>
        <w:t xml:space="preserve"> 3029 dan Ahmad</w:t>
      </w:r>
      <w:r w:rsidR="00BD26EF">
        <w:rPr>
          <w:rFonts w:ascii="Calibri" w:hAnsi="Calibri" w:cstheme="minorHAnsi"/>
          <w:sz w:val="22"/>
          <w:szCs w:val="22"/>
        </w:rPr>
        <w:t>,</w:t>
      </w:r>
      <w:r w:rsidRPr="003C0D38">
        <w:rPr>
          <w:rFonts w:ascii="Calibri" w:hAnsi="Calibri" w:cstheme="minorHAnsi"/>
          <w:sz w:val="22"/>
          <w:szCs w:val="22"/>
        </w:rPr>
        <w:t xml:space="preserve"> </w:t>
      </w:r>
      <w:r w:rsidR="00BD26EF">
        <w:rPr>
          <w:rFonts w:ascii="Calibri" w:hAnsi="Calibri" w:cstheme="minorHAnsi"/>
          <w:sz w:val="22"/>
          <w:szCs w:val="22"/>
        </w:rPr>
        <w:t>No.</w:t>
      </w:r>
      <w:r w:rsidRPr="002844A2">
        <w:rPr>
          <w:rFonts w:ascii="Calibri" w:hAnsi="Calibri" w:cstheme="minorHAnsi"/>
          <w:sz w:val="22"/>
          <w:szCs w:val="22"/>
        </w:rPr>
        <w:t xml:space="preserve"> 1851 dan 3248</w:t>
      </w:r>
      <w:r w:rsidRPr="003C0D38">
        <w:rPr>
          <w:rFonts w:ascii="Calibri" w:hAnsi="Calibri" w:cstheme="minorHAnsi"/>
          <w:sz w:val="22"/>
          <w:szCs w:val="22"/>
        </w:rPr>
        <w:t>)</w:t>
      </w:r>
      <w:r w:rsidR="00646730">
        <w:rPr>
          <w:rFonts w:ascii="Calibri" w:hAnsi="Calibri" w:cstheme="minorHAnsi"/>
          <w:sz w:val="22"/>
          <w:szCs w:val="22"/>
        </w:rPr>
        <w:t>.</w:t>
      </w:r>
      <w:r w:rsidR="008331BA" w:rsidRPr="008331BA">
        <w:rPr>
          <w:rFonts w:asciiTheme="minorHAnsi" w:hAnsiTheme="minorHAnsi" w:cstheme="minorHAnsi"/>
          <w:i/>
          <w:iCs/>
          <w:sz w:val="22"/>
          <w:szCs w:val="22"/>
        </w:rPr>
        <w:t xml:space="preserve"> </w:t>
      </w:r>
    </w:p>
  </w:footnote>
  <w:footnote w:id="12">
    <w:p w14:paraId="0BD037B3" w14:textId="5BA951E0" w:rsidR="008E1489" w:rsidRPr="00B724FA" w:rsidRDefault="008E1489" w:rsidP="008E1489">
      <w:pPr>
        <w:pStyle w:val="TeksCatatanKaki"/>
        <w:jc w:val="both"/>
        <w:rPr>
          <w:rFonts w:ascii="Calibri" w:hAnsi="Calibri" w:cstheme="minorHAnsi"/>
          <w:sz w:val="22"/>
          <w:szCs w:val="22"/>
          <w:rtl/>
        </w:rPr>
      </w:pPr>
      <w:r w:rsidRPr="003C0D38">
        <w:rPr>
          <w:rStyle w:val="ReferensiCatatanKaki"/>
          <w:rFonts w:ascii="Calibri" w:hAnsi="Calibri" w:cstheme="minorHAnsi"/>
          <w:sz w:val="22"/>
          <w:szCs w:val="22"/>
        </w:rPr>
        <w:footnoteRef/>
      </w:r>
      <w:r w:rsidRPr="00B724FA">
        <w:rPr>
          <w:rFonts w:ascii="Calibri" w:hAnsi="Calibri" w:cstheme="minorHAnsi"/>
          <w:sz w:val="22"/>
          <w:szCs w:val="22"/>
        </w:rPr>
        <w:t xml:space="preserve"> </w:t>
      </w:r>
      <w:r w:rsidRPr="00B724FA">
        <w:rPr>
          <w:rFonts w:ascii="Calibri" w:hAnsi="Calibri" w:cstheme="minorHAnsi"/>
          <w:sz w:val="22"/>
          <w:szCs w:val="22"/>
        </w:rPr>
        <w:t xml:space="preserve">Lihat </w:t>
      </w:r>
      <w:r w:rsidRPr="008331BA">
        <w:rPr>
          <w:rFonts w:ascii="Calibri" w:hAnsi="Calibri" w:cstheme="minorHAnsi"/>
          <w:i/>
          <w:iCs/>
          <w:sz w:val="22"/>
          <w:szCs w:val="22"/>
        </w:rPr>
        <w:t>Al-</w:t>
      </w:r>
      <w:proofErr w:type="spellStart"/>
      <w:r w:rsidR="008331BA" w:rsidRPr="008331BA">
        <w:rPr>
          <w:rFonts w:ascii="Calibri" w:hAnsi="Calibri" w:cstheme="minorHAnsi"/>
          <w:i/>
          <w:iCs/>
          <w:sz w:val="22"/>
          <w:szCs w:val="22"/>
        </w:rPr>
        <w:t>Majmû</w:t>
      </w:r>
      <w:proofErr w:type="spellEnd"/>
      <w:r w:rsidR="008331BA" w:rsidRPr="008331BA">
        <w:rPr>
          <w:rFonts w:ascii="Calibri" w:hAnsi="Calibri" w:cstheme="minorHAnsi"/>
          <w:i/>
          <w:iCs/>
          <w:sz w:val="22"/>
          <w:szCs w:val="22"/>
        </w:rPr>
        <w:t>’</w:t>
      </w:r>
      <w:r w:rsidRPr="008331BA">
        <w:rPr>
          <w:rFonts w:ascii="Calibri" w:hAnsi="Calibri" w:cstheme="minorHAnsi"/>
          <w:i/>
          <w:iCs/>
          <w:sz w:val="22"/>
          <w:szCs w:val="22"/>
        </w:rPr>
        <w:t xml:space="preserve"> </w:t>
      </w:r>
      <w:proofErr w:type="spellStart"/>
      <w:r w:rsidRPr="008331BA">
        <w:rPr>
          <w:rFonts w:ascii="Calibri" w:hAnsi="Calibri" w:cstheme="minorHAnsi"/>
          <w:i/>
          <w:iCs/>
          <w:sz w:val="22"/>
          <w:szCs w:val="22"/>
        </w:rPr>
        <w:t>Syarh</w:t>
      </w:r>
      <w:proofErr w:type="spellEnd"/>
      <w:r w:rsidRPr="008331BA">
        <w:rPr>
          <w:rFonts w:ascii="Calibri" w:hAnsi="Calibri" w:cstheme="minorHAnsi"/>
          <w:i/>
          <w:iCs/>
          <w:sz w:val="22"/>
          <w:szCs w:val="22"/>
        </w:rPr>
        <w:t xml:space="preserve"> </w:t>
      </w:r>
      <w:proofErr w:type="spellStart"/>
      <w:r w:rsidRPr="008331BA">
        <w:rPr>
          <w:rFonts w:ascii="Calibri" w:hAnsi="Calibri" w:cstheme="minorHAnsi"/>
          <w:i/>
          <w:iCs/>
          <w:sz w:val="22"/>
          <w:szCs w:val="22"/>
        </w:rPr>
        <w:t>al-Muhadzdzab</w:t>
      </w:r>
      <w:proofErr w:type="spellEnd"/>
      <w:r w:rsidRPr="00B724FA">
        <w:rPr>
          <w:rFonts w:ascii="Calibri" w:hAnsi="Calibri" w:cstheme="minorHAnsi"/>
          <w:sz w:val="22"/>
          <w:szCs w:val="22"/>
        </w:rPr>
        <w:t xml:space="preserve"> </w:t>
      </w:r>
      <w:r w:rsidR="00182A6F">
        <w:rPr>
          <w:rFonts w:ascii="Calibri" w:hAnsi="Calibri" w:cstheme="minorHAnsi"/>
          <w:sz w:val="22"/>
          <w:szCs w:val="22"/>
        </w:rPr>
        <w:t>(</w:t>
      </w:r>
      <w:r w:rsidRPr="00B724FA">
        <w:rPr>
          <w:rFonts w:ascii="Calibri" w:hAnsi="Calibri" w:cstheme="minorHAnsi"/>
          <w:sz w:val="22"/>
          <w:szCs w:val="22"/>
        </w:rPr>
        <w:t>8/124</w:t>
      </w:r>
      <w:r w:rsidR="00182A6F">
        <w:rPr>
          <w:rFonts w:ascii="Calibri" w:hAnsi="Calibri" w:cstheme="minorHAnsi"/>
          <w:sz w:val="22"/>
          <w:szCs w:val="22"/>
        </w:rPr>
        <w:t>)</w:t>
      </w:r>
      <w:r w:rsidRPr="003C0D38">
        <w:rPr>
          <w:rFonts w:ascii="Calibri" w:hAnsi="Calibri" w:cstheme="minorHAnsi"/>
          <w:sz w:val="22"/>
          <w:szCs w:val="22"/>
        </w:rPr>
        <w:t>.</w:t>
      </w:r>
      <w:r w:rsidRPr="00B724FA">
        <w:rPr>
          <w:rFonts w:ascii="Calibri" w:hAnsi="Calibri" w:cstheme="minorHAnsi"/>
          <w:sz w:val="22"/>
          <w:szCs w:val="22"/>
        </w:rPr>
        <w:t xml:space="preserve"> Al-Imam Ahmad </w:t>
      </w:r>
      <w:r w:rsidRPr="00037DD9">
        <w:rPr>
          <w:rFonts w:ascii="Calibri" w:hAnsi="Calibri" w:cstheme="minorHAnsi"/>
          <w:i/>
          <w:iCs/>
          <w:sz w:val="22"/>
          <w:szCs w:val="22"/>
        </w:rPr>
        <w:t xml:space="preserve">berkata </w:t>
      </w:r>
      <w:r w:rsidRPr="00037DD9">
        <w:rPr>
          <w:rFonts w:ascii="Calibri" w:hAnsi="Calibri" w:cstheme="minorHAnsi"/>
          <w:i/>
          <w:iCs/>
          <w:sz w:val="22"/>
          <w:szCs w:val="22"/>
          <w:rtl/>
        </w:rPr>
        <w:t xml:space="preserve"> </w:t>
      </w:r>
      <w:r w:rsidRPr="00037DD9">
        <w:rPr>
          <w:rFonts w:ascii="Calibri" w:hAnsi="Calibri" w:cstheme="minorHAnsi"/>
          <w:i/>
          <w:iCs/>
          <w:sz w:val="22"/>
          <w:szCs w:val="22"/>
        </w:rPr>
        <w:t>“Ambillah kerikil dari mana saja yang kau kehendaki</w:t>
      </w:r>
      <w:r w:rsidR="00037DD9">
        <w:rPr>
          <w:rFonts w:ascii="Calibri" w:hAnsi="Calibri" w:cstheme="minorHAnsi"/>
          <w:i/>
          <w:iCs/>
          <w:sz w:val="22"/>
          <w:szCs w:val="22"/>
        </w:rPr>
        <w:t>.</w:t>
      </w:r>
      <w:r w:rsidRPr="00037DD9">
        <w:rPr>
          <w:rFonts w:ascii="Calibri" w:hAnsi="Calibri" w:cstheme="minorHAnsi"/>
          <w:i/>
          <w:iCs/>
          <w:sz w:val="22"/>
          <w:szCs w:val="22"/>
        </w:rPr>
        <w:t>”</w:t>
      </w:r>
      <w:r w:rsidRPr="003C0D38">
        <w:rPr>
          <w:rFonts w:ascii="Calibri" w:hAnsi="Calibri" w:cstheme="minorHAnsi"/>
          <w:sz w:val="22"/>
          <w:szCs w:val="22"/>
        </w:rPr>
        <w:t xml:space="preserve"> </w:t>
      </w:r>
      <w:r w:rsidR="00F64BBB">
        <w:rPr>
          <w:rFonts w:ascii="Calibri" w:hAnsi="Calibri" w:cstheme="minorHAnsi"/>
          <w:sz w:val="22"/>
          <w:szCs w:val="22"/>
        </w:rPr>
        <w:t>[</w:t>
      </w:r>
      <w:r w:rsidRPr="00897203">
        <w:rPr>
          <w:rFonts w:ascii="Calibri" w:hAnsi="Calibri" w:cstheme="minorHAnsi"/>
          <w:i/>
          <w:iCs/>
          <w:sz w:val="22"/>
          <w:szCs w:val="22"/>
        </w:rPr>
        <w:t>Asy-</w:t>
      </w:r>
      <w:proofErr w:type="spellStart"/>
      <w:r w:rsidRPr="00897203">
        <w:rPr>
          <w:rFonts w:ascii="Calibri" w:hAnsi="Calibri" w:cstheme="minorHAnsi"/>
          <w:i/>
          <w:iCs/>
          <w:sz w:val="22"/>
          <w:szCs w:val="22"/>
        </w:rPr>
        <w:t>Syarh</w:t>
      </w:r>
      <w:proofErr w:type="spellEnd"/>
      <w:r w:rsidRPr="00897203">
        <w:rPr>
          <w:rFonts w:ascii="Calibri" w:hAnsi="Calibri" w:cstheme="minorHAnsi"/>
          <w:i/>
          <w:iCs/>
          <w:sz w:val="22"/>
          <w:szCs w:val="22"/>
        </w:rPr>
        <w:t xml:space="preserve"> </w:t>
      </w:r>
      <w:proofErr w:type="spellStart"/>
      <w:r w:rsidRPr="00897203">
        <w:rPr>
          <w:rFonts w:ascii="Calibri" w:hAnsi="Calibri" w:cstheme="minorHAnsi"/>
          <w:i/>
          <w:iCs/>
          <w:sz w:val="22"/>
          <w:szCs w:val="22"/>
        </w:rPr>
        <w:t>al-Kab</w:t>
      </w:r>
      <w:r w:rsidR="00897203" w:rsidRPr="00897203">
        <w:rPr>
          <w:rFonts w:asciiTheme="minorHAnsi" w:hAnsiTheme="minorHAnsi" w:cstheme="minorHAnsi"/>
          <w:i/>
          <w:iCs/>
          <w:color w:val="212529"/>
          <w:sz w:val="22"/>
          <w:szCs w:val="22"/>
          <w:shd w:val="clear" w:color="auto" w:fill="FFFFFF"/>
        </w:rPr>
        <w:t>î</w:t>
      </w:r>
      <w:r w:rsidRPr="00897203">
        <w:rPr>
          <w:rFonts w:ascii="Calibri" w:hAnsi="Calibri" w:cstheme="minorHAnsi"/>
          <w:i/>
          <w:iCs/>
          <w:sz w:val="22"/>
          <w:szCs w:val="22"/>
        </w:rPr>
        <w:t>r</w:t>
      </w:r>
      <w:proofErr w:type="spellEnd"/>
      <w:r w:rsidRPr="00B724FA">
        <w:rPr>
          <w:rFonts w:ascii="Calibri" w:hAnsi="Calibri" w:cstheme="minorHAnsi"/>
          <w:sz w:val="22"/>
          <w:szCs w:val="22"/>
        </w:rPr>
        <w:t xml:space="preserve">, Ibnu </w:t>
      </w:r>
      <w:proofErr w:type="spellStart"/>
      <w:r w:rsidRPr="003C0D38">
        <w:rPr>
          <w:rFonts w:ascii="Calibri" w:hAnsi="Calibri" w:cstheme="minorHAnsi"/>
          <w:sz w:val="22"/>
          <w:szCs w:val="22"/>
        </w:rPr>
        <w:t>Qudamah</w:t>
      </w:r>
      <w:proofErr w:type="spellEnd"/>
      <w:r w:rsidRPr="003C0D38">
        <w:rPr>
          <w:rFonts w:ascii="Calibri" w:hAnsi="Calibri" w:cstheme="minorHAnsi"/>
          <w:sz w:val="22"/>
          <w:szCs w:val="22"/>
        </w:rPr>
        <w:t xml:space="preserve"> </w:t>
      </w:r>
      <w:proofErr w:type="spellStart"/>
      <w:r w:rsidR="00F64BBB">
        <w:rPr>
          <w:rFonts w:ascii="Calibri" w:hAnsi="Calibri" w:cstheme="minorHAnsi"/>
          <w:sz w:val="22"/>
          <w:szCs w:val="22"/>
        </w:rPr>
        <w:t>a</w:t>
      </w:r>
      <w:r w:rsidRPr="003C0D38">
        <w:rPr>
          <w:rFonts w:ascii="Calibri" w:hAnsi="Calibri" w:cstheme="minorHAnsi"/>
          <w:sz w:val="22"/>
          <w:szCs w:val="22"/>
        </w:rPr>
        <w:t>l</w:t>
      </w:r>
      <w:r w:rsidRPr="00B724FA">
        <w:rPr>
          <w:rFonts w:ascii="Calibri" w:hAnsi="Calibri" w:cstheme="minorHAnsi"/>
          <w:sz w:val="22"/>
          <w:szCs w:val="22"/>
        </w:rPr>
        <w:t>-Maqdisi</w:t>
      </w:r>
      <w:proofErr w:type="spellEnd"/>
      <w:r w:rsidRPr="00B724FA">
        <w:rPr>
          <w:rFonts w:ascii="Calibri" w:hAnsi="Calibri" w:cstheme="minorHAnsi"/>
          <w:sz w:val="22"/>
          <w:szCs w:val="22"/>
        </w:rPr>
        <w:t xml:space="preserve"> </w:t>
      </w:r>
      <w:r w:rsidR="00F64BBB">
        <w:rPr>
          <w:rFonts w:ascii="Calibri" w:hAnsi="Calibri" w:cstheme="minorHAnsi"/>
          <w:sz w:val="22"/>
          <w:szCs w:val="22"/>
        </w:rPr>
        <w:t>(</w:t>
      </w:r>
      <w:r w:rsidRPr="00B724FA">
        <w:rPr>
          <w:rFonts w:ascii="Calibri" w:hAnsi="Calibri" w:cstheme="minorHAnsi"/>
          <w:sz w:val="22"/>
          <w:szCs w:val="22"/>
        </w:rPr>
        <w:t>9/188</w:t>
      </w:r>
      <w:r w:rsidRPr="003C0D38">
        <w:rPr>
          <w:rFonts w:ascii="Calibri" w:hAnsi="Calibri" w:cstheme="minorHAnsi"/>
          <w:sz w:val="22"/>
          <w:szCs w:val="22"/>
        </w:rPr>
        <w:t>)</w:t>
      </w:r>
      <w:r w:rsidR="00F64BBB">
        <w:rPr>
          <w:rFonts w:ascii="Calibri" w:hAnsi="Calibri" w:cstheme="minorHAnsi"/>
          <w:sz w:val="22"/>
          <w:szCs w:val="22"/>
        </w:rPr>
        <w:t>].</w:t>
      </w:r>
    </w:p>
  </w:footnote>
  <w:footnote w:id="13">
    <w:p w14:paraId="273D8BB8" w14:textId="12E8654D" w:rsidR="008E1489" w:rsidRPr="00B724FA" w:rsidRDefault="008E1489" w:rsidP="008E1489">
      <w:pPr>
        <w:pStyle w:val="TeksCatatanKaki"/>
        <w:jc w:val="both"/>
        <w:rPr>
          <w:rFonts w:ascii="Calibri" w:hAnsi="Calibri" w:cstheme="minorHAnsi"/>
          <w:sz w:val="22"/>
          <w:szCs w:val="22"/>
        </w:rPr>
      </w:pPr>
      <w:r w:rsidRPr="003C0D38">
        <w:rPr>
          <w:rStyle w:val="ReferensiCatatanKaki"/>
          <w:rFonts w:ascii="Calibri" w:hAnsi="Calibri" w:cstheme="minorHAnsi"/>
          <w:sz w:val="22"/>
          <w:szCs w:val="22"/>
        </w:rPr>
        <w:footnoteRef/>
      </w:r>
      <w:r w:rsidRPr="003C0D38">
        <w:rPr>
          <w:rFonts w:ascii="Calibri" w:hAnsi="Calibri" w:cstheme="minorHAnsi"/>
          <w:sz w:val="22"/>
          <w:szCs w:val="22"/>
        </w:rPr>
        <w:t xml:space="preserve"> </w:t>
      </w:r>
      <w:r w:rsidR="00937AC7">
        <w:rPr>
          <w:rFonts w:ascii="Calibri" w:hAnsi="Calibri" w:cstheme="minorHAnsi"/>
          <w:sz w:val="22"/>
          <w:szCs w:val="22"/>
        </w:rPr>
        <w:t>Za</w:t>
      </w:r>
      <w:r w:rsidRPr="003C0D38">
        <w:rPr>
          <w:rFonts w:ascii="Calibri" w:hAnsi="Calibri" w:cstheme="minorHAnsi"/>
          <w:sz w:val="22"/>
          <w:szCs w:val="22"/>
        </w:rPr>
        <w:t>hir</w:t>
      </w:r>
      <w:r w:rsidRPr="00B724FA">
        <w:rPr>
          <w:rFonts w:ascii="Calibri" w:hAnsi="Calibri" w:cstheme="minorHAnsi"/>
          <w:sz w:val="22"/>
          <w:szCs w:val="22"/>
        </w:rPr>
        <w:t xml:space="preserve"> hadis </w:t>
      </w:r>
      <w:r w:rsidR="00771596">
        <w:rPr>
          <w:rFonts w:ascii="Calibri" w:hAnsi="Calibri" w:cstheme="minorHAnsi"/>
          <w:sz w:val="22"/>
          <w:szCs w:val="22"/>
        </w:rPr>
        <w:t>Ibnu Abbas</w:t>
      </w:r>
      <w:r w:rsidRPr="00B724FA">
        <w:rPr>
          <w:rFonts w:ascii="Calibri" w:hAnsi="Calibri" w:cstheme="minorHAnsi"/>
          <w:sz w:val="22"/>
          <w:szCs w:val="22"/>
        </w:rPr>
        <w:t xml:space="preserve"> </w:t>
      </w:r>
      <w:r w:rsidRPr="003C0D38">
        <w:rPr>
          <w:rFonts w:ascii="Calibri" w:hAnsi="Calibri" w:cstheme="minorHAnsi"/>
          <w:sz w:val="22"/>
          <w:szCs w:val="22"/>
        </w:rPr>
        <w:t>menunjuk</w:t>
      </w:r>
      <w:r w:rsidR="0023337C">
        <w:rPr>
          <w:rFonts w:ascii="Calibri" w:hAnsi="Calibri" w:cstheme="minorHAnsi"/>
          <w:sz w:val="22"/>
          <w:szCs w:val="22"/>
        </w:rPr>
        <w:t>k</w:t>
      </w:r>
      <w:r w:rsidRPr="003C0D38">
        <w:rPr>
          <w:rFonts w:ascii="Calibri" w:hAnsi="Calibri" w:cstheme="minorHAnsi"/>
          <w:sz w:val="22"/>
          <w:szCs w:val="22"/>
        </w:rPr>
        <w:t xml:space="preserve">an </w:t>
      </w:r>
      <w:r w:rsidR="006B3610">
        <w:rPr>
          <w:rFonts w:ascii="Calibri" w:hAnsi="Calibri" w:cstheme="minorHAnsi"/>
          <w:sz w:val="22"/>
          <w:szCs w:val="22"/>
        </w:rPr>
        <w:t xml:space="preserve">Nabi Muhammad </w:t>
      </w:r>
      <w:r w:rsidR="006B3610">
        <w:rPr>
          <w:rFonts w:ascii="Traditional Arabic" w:hAnsi="Traditional Arabic" w:cs="Traditional Arabic"/>
          <w:sz w:val="22"/>
          <w:szCs w:val="22"/>
          <w:rtl/>
        </w:rPr>
        <w:t>ﷺ</w:t>
      </w:r>
      <w:r w:rsidRPr="00B724FA">
        <w:rPr>
          <w:rFonts w:ascii="Calibri" w:hAnsi="Calibri" w:cstheme="minorHAnsi"/>
          <w:sz w:val="22"/>
          <w:szCs w:val="22"/>
        </w:rPr>
        <w:t xml:space="preserve"> menyuruh beliau mencari kerikil adalah di perjalanan menjelang melempar </w:t>
      </w:r>
      <w:r w:rsidR="00F7747A">
        <w:rPr>
          <w:rFonts w:ascii="Calibri" w:hAnsi="Calibri" w:cstheme="minorHAnsi"/>
          <w:sz w:val="22"/>
          <w:szCs w:val="22"/>
        </w:rPr>
        <w:t>jamrah</w:t>
      </w:r>
      <w:r w:rsidR="002A3BD5">
        <w:rPr>
          <w:rFonts w:ascii="Calibri" w:hAnsi="Calibri" w:cstheme="minorHAnsi"/>
          <w:sz w:val="22"/>
          <w:szCs w:val="22"/>
        </w:rPr>
        <w:t xml:space="preserve"> Aqabah</w:t>
      </w:r>
      <w:r w:rsidRPr="00B724FA">
        <w:rPr>
          <w:rFonts w:ascii="Calibri" w:hAnsi="Calibri" w:cstheme="minorHAnsi"/>
          <w:sz w:val="22"/>
          <w:szCs w:val="22"/>
        </w:rPr>
        <w:t xml:space="preserve"> di Mina. Akan tetapi para salaf (seperti Ibnu Umar </w:t>
      </w:r>
      <w:proofErr w:type="spellStart"/>
      <w:r w:rsidR="00BF785E" w:rsidRPr="00BF785E">
        <w:rPr>
          <w:rFonts w:ascii="Calibri" w:hAnsi="Calibri" w:cstheme="minorHAnsi"/>
          <w:i/>
          <w:iCs/>
          <w:sz w:val="22"/>
          <w:szCs w:val="22"/>
        </w:rPr>
        <w:t>radhiyallâhu</w:t>
      </w:r>
      <w:proofErr w:type="spellEnd"/>
      <w:r w:rsidR="00BF785E" w:rsidRPr="00BF785E">
        <w:rPr>
          <w:rFonts w:ascii="Calibri" w:hAnsi="Calibri" w:cstheme="minorHAnsi"/>
          <w:i/>
          <w:iCs/>
          <w:sz w:val="22"/>
          <w:szCs w:val="22"/>
        </w:rPr>
        <w:t xml:space="preserve"> '</w:t>
      </w:r>
      <w:proofErr w:type="spellStart"/>
      <w:r w:rsidR="00BF785E" w:rsidRPr="00BF785E">
        <w:rPr>
          <w:rFonts w:ascii="Calibri" w:hAnsi="Calibri" w:cstheme="minorHAnsi"/>
          <w:i/>
          <w:iCs/>
          <w:sz w:val="22"/>
          <w:szCs w:val="22"/>
        </w:rPr>
        <w:t>anhu</w:t>
      </w:r>
      <w:proofErr w:type="spellEnd"/>
      <w:r w:rsidRPr="00B724FA">
        <w:rPr>
          <w:rFonts w:ascii="Calibri" w:hAnsi="Calibri" w:cstheme="minorHAnsi"/>
          <w:sz w:val="22"/>
          <w:szCs w:val="22"/>
        </w:rPr>
        <w:t xml:space="preserve"> dan </w:t>
      </w:r>
      <w:proofErr w:type="spellStart"/>
      <w:r w:rsidRPr="003C0D38">
        <w:rPr>
          <w:rFonts w:ascii="Calibri" w:hAnsi="Calibri" w:cstheme="minorHAnsi"/>
          <w:sz w:val="22"/>
          <w:szCs w:val="22"/>
        </w:rPr>
        <w:t>Sa</w:t>
      </w:r>
      <w:r w:rsidR="001E74DF">
        <w:rPr>
          <w:rFonts w:ascii="Calibri" w:hAnsi="Calibri" w:cstheme="minorHAnsi"/>
          <w:sz w:val="22"/>
          <w:szCs w:val="22"/>
        </w:rPr>
        <w:t>’i</w:t>
      </w:r>
      <w:r w:rsidRPr="003C0D38">
        <w:rPr>
          <w:rFonts w:ascii="Calibri" w:hAnsi="Calibri" w:cstheme="minorHAnsi"/>
          <w:sz w:val="22"/>
          <w:szCs w:val="22"/>
        </w:rPr>
        <w:t>d</w:t>
      </w:r>
      <w:proofErr w:type="spellEnd"/>
      <w:r w:rsidRPr="00B724FA">
        <w:rPr>
          <w:rFonts w:ascii="Calibri" w:hAnsi="Calibri" w:cstheme="minorHAnsi"/>
          <w:sz w:val="22"/>
          <w:szCs w:val="22"/>
        </w:rPr>
        <w:t xml:space="preserve"> bin </w:t>
      </w:r>
      <w:proofErr w:type="spellStart"/>
      <w:r w:rsidRPr="003C0D38">
        <w:rPr>
          <w:rFonts w:ascii="Calibri" w:hAnsi="Calibri" w:cstheme="minorHAnsi"/>
          <w:sz w:val="22"/>
          <w:szCs w:val="22"/>
        </w:rPr>
        <w:t>Jub</w:t>
      </w:r>
      <w:r w:rsidR="00802E8D">
        <w:rPr>
          <w:rFonts w:ascii="Calibri" w:hAnsi="Calibri" w:cstheme="minorHAnsi"/>
          <w:sz w:val="22"/>
          <w:szCs w:val="22"/>
        </w:rPr>
        <w:t>a</w:t>
      </w:r>
      <w:r w:rsidRPr="003C0D38">
        <w:rPr>
          <w:rFonts w:ascii="Calibri" w:hAnsi="Calibri" w:cstheme="minorHAnsi"/>
          <w:sz w:val="22"/>
          <w:szCs w:val="22"/>
        </w:rPr>
        <w:t>ir</w:t>
      </w:r>
      <w:proofErr w:type="spellEnd"/>
      <w:r w:rsidRPr="003C0D38">
        <w:rPr>
          <w:rFonts w:ascii="Calibri" w:hAnsi="Calibri" w:cstheme="minorHAnsi"/>
          <w:sz w:val="22"/>
          <w:szCs w:val="22"/>
        </w:rPr>
        <w:t xml:space="preserve"> </w:t>
      </w:r>
      <w:proofErr w:type="spellStart"/>
      <w:r w:rsidR="00802E8D" w:rsidRPr="00802E8D">
        <w:rPr>
          <w:rFonts w:ascii="Calibri" w:hAnsi="Calibri" w:cstheme="minorHAnsi"/>
          <w:i/>
          <w:iCs/>
          <w:sz w:val="22"/>
          <w:szCs w:val="22"/>
        </w:rPr>
        <w:t>rahimahullâh</w:t>
      </w:r>
      <w:proofErr w:type="spellEnd"/>
      <w:r w:rsidRPr="00B724FA">
        <w:rPr>
          <w:rFonts w:ascii="Calibri" w:hAnsi="Calibri" w:cstheme="minorHAnsi"/>
          <w:sz w:val="22"/>
          <w:szCs w:val="22"/>
        </w:rPr>
        <w:t xml:space="preserve">) mereka </w:t>
      </w:r>
      <w:del w:id="0" w:author="Za'im Atthory" w:date="2026-03-01T14:58:00Z">
        <w:r w:rsidRPr="004415ED">
          <w:rPr>
            <w:rFonts w:ascii="Calibri" w:hAnsi="Calibri" w:cstheme="minorHAnsi"/>
            <w:sz w:val="22"/>
            <w:szCs w:val="22"/>
            <w:highlight w:val="yellow"/>
          </w:rPr>
          <w:delText>mereka</w:delText>
        </w:r>
      </w:del>
      <w:del w:id="1" w:author="Za'im Atthory" w:date="2026-03-01T14:49:00Z">
        <w:r w:rsidRPr="00B724FA">
          <w:rPr>
            <w:rFonts w:ascii="Calibri" w:hAnsi="Calibri" w:cstheme="minorHAnsi"/>
            <w:sz w:val="22"/>
            <w:szCs w:val="22"/>
          </w:rPr>
          <w:delText xml:space="preserve"> </w:delText>
        </w:r>
      </w:del>
      <w:r w:rsidRPr="00B724FA">
        <w:rPr>
          <w:rFonts w:ascii="Calibri" w:hAnsi="Calibri" w:cstheme="minorHAnsi"/>
          <w:sz w:val="22"/>
          <w:szCs w:val="22"/>
        </w:rPr>
        <w:t xml:space="preserve">mengambil kerikil dari Muzdalifah </w:t>
      </w:r>
      <w:del w:id="2" w:author="Za'im Atthory" w:date="2026-03-01T14:58:00Z">
        <w:r w:rsidRPr="00B724FA">
          <w:rPr>
            <w:rFonts w:ascii="Calibri" w:hAnsi="Calibri" w:cstheme="minorHAnsi"/>
            <w:sz w:val="22"/>
            <w:szCs w:val="22"/>
          </w:rPr>
          <w:delText>agar bersiap-siap</w:delText>
        </w:r>
      </w:del>
      <w:ins w:id="3" w:author="Za'im Atthory" w:date="2026-03-01T14:58:00Z">
        <w:r w:rsidR="00037DD9">
          <w:rPr>
            <w:rFonts w:ascii="Calibri" w:hAnsi="Calibri" w:cstheme="minorHAnsi"/>
            <w:sz w:val="22"/>
            <w:szCs w:val="22"/>
          </w:rPr>
          <w:t>sebagai bentuk persiapan</w:t>
        </w:r>
      </w:ins>
      <w:r w:rsidRPr="00B724FA">
        <w:rPr>
          <w:rFonts w:ascii="Calibri" w:hAnsi="Calibri" w:cstheme="minorHAnsi"/>
          <w:sz w:val="22"/>
          <w:szCs w:val="22"/>
        </w:rPr>
        <w:t xml:space="preserve"> untuk melempar. Sehingga tatkala tiba di Mina</w:t>
      </w:r>
      <w:ins w:id="4" w:author="Za'im Atthory" w:date="2026-03-01T14:58:00Z">
        <w:r w:rsidR="00037DD9">
          <w:rPr>
            <w:rFonts w:ascii="Calibri" w:hAnsi="Calibri" w:cstheme="minorHAnsi"/>
            <w:sz w:val="22"/>
            <w:szCs w:val="22"/>
          </w:rPr>
          <w:t>, maka</w:t>
        </w:r>
      </w:ins>
      <w:r w:rsidRPr="00B724FA">
        <w:rPr>
          <w:rFonts w:ascii="Calibri" w:hAnsi="Calibri" w:cstheme="minorHAnsi"/>
          <w:sz w:val="22"/>
          <w:szCs w:val="22"/>
        </w:rPr>
        <w:t xml:space="preserve"> yang pertama mereka lakukan adalah melempar</w:t>
      </w:r>
      <w:ins w:id="5" w:author="Za'im Atthory" w:date="2026-03-01T14:58:00Z">
        <w:r w:rsidR="00037DD9">
          <w:rPr>
            <w:rFonts w:ascii="Calibri" w:hAnsi="Calibri" w:cstheme="minorHAnsi"/>
            <w:sz w:val="22"/>
            <w:szCs w:val="22"/>
          </w:rPr>
          <w:t>,</w:t>
        </w:r>
      </w:ins>
      <w:r w:rsidRPr="00B724FA">
        <w:rPr>
          <w:rFonts w:ascii="Calibri" w:hAnsi="Calibri" w:cstheme="minorHAnsi"/>
          <w:sz w:val="22"/>
          <w:szCs w:val="22"/>
        </w:rPr>
        <w:t xml:space="preserve"> dan tidak sibuk lagi mencari-cari kerikil. </w:t>
      </w:r>
      <w:r w:rsidR="008A1028">
        <w:rPr>
          <w:rFonts w:ascii="Calibri" w:hAnsi="Calibri" w:cstheme="minorHAnsi"/>
          <w:sz w:val="22"/>
          <w:szCs w:val="22"/>
        </w:rPr>
        <w:t>[L</w:t>
      </w:r>
      <w:r w:rsidRPr="003C0D38">
        <w:rPr>
          <w:rFonts w:ascii="Calibri" w:hAnsi="Calibri" w:cstheme="minorHAnsi"/>
          <w:sz w:val="22"/>
          <w:szCs w:val="22"/>
        </w:rPr>
        <w:t>ihat</w:t>
      </w:r>
      <w:r w:rsidRPr="00B724FA">
        <w:rPr>
          <w:rFonts w:ascii="Calibri" w:hAnsi="Calibri" w:cstheme="minorHAnsi"/>
          <w:sz w:val="22"/>
          <w:szCs w:val="22"/>
        </w:rPr>
        <w:t xml:space="preserve">: </w:t>
      </w:r>
      <w:r w:rsidRPr="00897203">
        <w:rPr>
          <w:rFonts w:ascii="Calibri" w:hAnsi="Calibri" w:cstheme="minorHAnsi"/>
          <w:i/>
          <w:iCs/>
          <w:sz w:val="22"/>
          <w:szCs w:val="22"/>
        </w:rPr>
        <w:t>Asy-</w:t>
      </w:r>
      <w:proofErr w:type="spellStart"/>
      <w:r w:rsidRPr="00897203">
        <w:rPr>
          <w:rFonts w:ascii="Calibri" w:hAnsi="Calibri" w:cstheme="minorHAnsi"/>
          <w:i/>
          <w:iCs/>
          <w:sz w:val="22"/>
          <w:szCs w:val="22"/>
        </w:rPr>
        <w:t>Syarh</w:t>
      </w:r>
      <w:proofErr w:type="spellEnd"/>
      <w:r w:rsidRPr="00897203">
        <w:rPr>
          <w:rFonts w:ascii="Calibri" w:hAnsi="Calibri" w:cstheme="minorHAnsi"/>
          <w:i/>
          <w:iCs/>
          <w:sz w:val="22"/>
          <w:szCs w:val="22"/>
        </w:rPr>
        <w:t xml:space="preserve"> </w:t>
      </w:r>
      <w:proofErr w:type="spellStart"/>
      <w:r w:rsidRPr="00897203">
        <w:rPr>
          <w:rFonts w:ascii="Calibri" w:hAnsi="Calibri" w:cstheme="minorHAnsi"/>
          <w:i/>
          <w:iCs/>
          <w:sz w:val="22"/>
          <w:szCs w:val="22"/>
        </w:rPr>
        <w:t>al-</w:t>
      </w:r>
      <w:r w:rsidR="008A1028" w:rsidRPr="00897203">
        <w:rPr>
          <w:rFonts w:ascii="Calibri" w:hAnsi="Calibri" w:cstheme="minorHAnsi"/>
          <w:i/>
          <w:iCs/>
          <w:sz w:val="22"/>
          <w:szCs w:val="22"/>
        </w:rPr>
        <w:t>Kab</w:t>
      </w:r>
      <w:r w:rsidR="008A1028" w:rsidRPr="00897203">
        <w:rPr>
          <w:rFonts w:asciiTheme="minorHAnsi" w:hAnsiTheme="minorHAnsi" w:cstheme="minorHAnsi"/>
          <w:i/>
          <w:iCs/>
          <w:color w:val="212529"/>
          <w:sz w:val="22"/>
          <w:szCs w:val="22"/>
          <w:shd w:val="clear" w:color="auto" w:fill="FFFFFF"/>
        </w:rPr>
        <w:t>î</w:t>
      </w:r>
      <w:r w:rsidR="008A1028" w:rsidRPr="00897203">
        <w:rPr>
          <w:rFonts w:ascii="Calibri" w:hAnsi="Calibri" w:cstheme="minorHAnsi"/>
          <w:i/>
          <w:iCs/>
          <w:sz w:val="22"/>
          <w:szCs w:val="22"/>
        </w:rPr>
        <w:t>r</w:t>
      </w:r>
      <w:proofErr w:type="spellEnd"/>
      <w:r w:rsidRPr="00B724FA">
        <w:rPr>
          <w:rFonts w:ascii="Calibri" w:hAnsi="Calibri" w:cstheme="minorHAnsi"/>
          <w:sz w:val="22"/>
          <w:szCs w:val="22"/>
        </w:rPr>
        <w:t xml:space="preserve">, Ibnu </w:t>
      </w:r>
      <w:proofErr w:type="spellStart"/>
      <w:r w:rsidR="008A1028" w:rsidRPr="003C0D38">
        <w:rPr>
          <w:rFonts w:ascii="Calibri" w:hAnsi="Calibri" w:cstheme="minorHAnsi"/>
          <w:sz w:val="22"/>
          <w:szCs w:val="22"/>
        </w:rPr>
        <w:t>Qudamah</w:t>
      </w:r>
      <w:proofErr w:type="spellEnd"/>
      <w:r w:rsidR="008A1028" w:rsidRPr="003C0D38">
        <w:rPr>
          <w:rFonts w:ascii="Calibri" w:hAnsi="Calibri" w:cstheme="minorHAnsi"/>
          <w:sz w:val="22"/>
          <w:szCs w:val="22"/>
        </w:rPr>
        <w:t xml:space="preserve"> </w:t>
      </w:r>
      <w:proofErr w:type="spellStart"/>
      <w:r w:rsidR="008A1028">
        <w:rPr>
          <w:rFonts w:ascii="Calibri" w:hAnsi="Calibri" w:cstheme="minorHAnsi"/>
          <w:sz w:val="22"/>
          <w:szCs w:val="22"/>
        </w:rPr>
        <w:t>a</w:t>
      </w:r>
      <w:r w:rsidR="008A1028" w:rsidRPr="003C0D38">
        <w:rPr>
          <w:rFonts w:ascii="Calibri" w:hAnsi="Calibri" w:cstheme="minorHAnsi"/>
          <w:sz w:val="22"/>
          <w:szCs w:val="22"/>
        </w:rPr>
        <w:t>l</w:t>
      </w:r>
      <w:r w:rsidRPr="00B724FA">
        <w:rPr>
          <w:rFonts w:ascii="Calibri" w:hAnsi="Calibri" w:cstheme="minorHAnsi"/>
          <w:sz w:val="22"/>
          <w:szCs w:val="22"/>
        </w:rPr>
        <w:t>-Maqdisi</w:t>
      </w:r>
      <w:proofErr w:type="spellEnd"/>
      <w:r w:rsidRPr="00B724FA">
        <w:rPr>
          <w:rFonts w:ascii="Calibri" w:hAnsi="Calibri" w:cstheme="minorHAnsi"/>
          <w:sz w:val="22"/>
          <w:szCs w:val="22"/>
        </w:rPr>
        <w:t xml:space="preserve"> </w:t>
      </w:r>
      <w:r w:rsidR="008A1028">
        <w:rPr>
          <w:rFonts w:ascii="Calibri" w:hAnsi="Calibri" w:cstheme="minorHAnsi"/>
          <w:sz w:val="22"/>
          <w:szCs w:val="22"/>
        </w:rPr>
        <w:t>(</w:t>
      </w:r>
      <w:r w:rsidRPr="00B724FA">
        <w:rPr>
          <w:rFonts w:ascii="Calibri" w:hAnsi="Calibri" w:cstheme="minorHAnsi"/>
          <w:sz w:val="22"/>
          <w:szCs w:val="22"/>
        </w:rPr>
        <w:t>9/188</w:t>
      </w:r>
      <w:r w:rsidRPr="003C0D38">
        <w:rPr>
          <w:rFonts w:ascii="Calibri" w:hAnsi="Calibri" w:cstheme="minorHAnsi"/>
          <w:sz w:val="22"/>
          <w:szCs w:val="22"/>
        </w:rPr>
        <w:t>)</w:t>
      </w:r>
      <w:r w:rsidR="008A1028">
        <w:rPr>
          <w:rFonts w:ascii="Calibri" w:hAnsi="Calibri" w:cstheme="minorHAnsi"/>
          <w:sz w:val="22"/>
          <w:szCs w:val="22"/>
        </w:rPr>
        <w:t>].</w:t>
      </w:r>
    </w:p>
  </w:footnote>
  <w:footnote w:id="14">
    <w:p w14:paraId="2879B316" w14:textId="096BB8CB" w:rsidR="007F6FFD" w:rsidRPr="002844A2" w:rsidRDefault="007F6FFD" w:rsidP="00AB385D">
      <w:pPr>
        <w:pStyle w:val="TeksCatatanKaki"/>
        <w:jc w:val="both"/>
        <w:rPr>
          <w:rFonts w:ascii="Calibri" w:hAnsi="Calibri" w:cstheme="minorHAnsi"/>
          <w:sz w:val="22"/>
          <w:szCs w:val="22"/>
        </w:rPr>
      </w:pPr>
      <w:r w:rsidRPr="003C0D38">
        <w:rPr>
          <w:rStyle w:val="ReferensiCatatanKaki"/>
          <w:rFonts w:ascii="Calibri" w:hAnsi="Calibri" w:cstheme="minorHAnsi"/>
          <w:sz w:val="22"/>
          <w:szCs w:val="22"/>
        </w:rPr>
        <w:footnoteRef/>
      </w:r>
      <w:r w:rsidRPr="003C0D38">
        <w:rPr>
          <w:rFonts w:ascii="Calibri" w:hAnsi="Calibri" w:cstheme="minorHAnsi"/>
          <w:sz w:val="22"/>
          <w:szCs w:val="22"/>
        </w:rPr>
        <w:t xml:space="preserve"> </w:t>
      </w:r>
      <w:r w:rsidRPr="003C0D38">
        <w:rPr>
          <w:rFonts w:ascii="Calibri" w:hAnsi="Calibri" w:cstheme="minorHAnsi"/>
          <w:sz w:val="22"/>
          <w:szCs w:val="22"/>
        </w:rPr>
        <w:t>Di</w:t>
      </w:r>
      <w:r w:rsidR="00985C63">
        <w:rPr>
          <w:rFonts w:ascii="Calibri" w:hAnsi="Calibri" w:cstheme="minorHAnsi"/>
          <w:sz w:val="22"/>
          <w:szCs w:val="22"/>
        </w:rPr>
        <w:t xml:space="preserve"> </w:t>
      </w:r>
      <w:r w:rsidRPr="003C0D38">
        <w:rPr>
          <w:rFonts w:ascii="Calibri" w:hAnsi="Calibri" w:cstheme="minorHAnsi"/>
          <w:sz w:val="22"/>
          <w:szCs w:val="22"/>
        </w:rPr>
        <w:t>antara</w:t>
      </w:r>
      <w:r w:rsidRPr="002844A2">
        <w:rPr>
          <w:rFonts w:ascii="Calibri" w:hAnsi="Calibri" w:cstheme="minorHAnsi"/>
          <w:sz w:val="22"/>
          <w:szCs w:val="22"/>
        </w:rPr>
        <w:t xml:space="preserve"> yang </w:t>
      </w:r>
      <w:proofErr w:type="spellStart"/>
      <w:r w:rsidRPr="003C0D38">
        <w:rPr>
          <w:rFonts w:ascii="Calibri" w:hAnsi="Calibri" w:cstheme="minorHAnsi"/>
          <w:sz w:val="22"/>
          <w:szCs w:val="22"/>
        </w:rPr>
        <w:t>d</w:t>
      </w:r>
      <w:r w:rsidR="00D5613E">
        <w:rPr>
          <w:rFonts w:ascii="Calibri" w:hAnsi="Calibri" w:cstheme="minorHAnsi"/>
          <w:sz w:val="22"/>
          <w:szCs w:val="22"/>
        </w:rPr>
        <w:t>i</w:t>
      </w:r>
      <w:r w:rsidRPr="003C0D38">
        <w:rPr>
          <w:rFonts w:ascii="Calibri" w:hAnsi="Calibri" w:cstheme="minorHAnsi"/>
          <w:sz w:val="22"/>
          <w:szCs w:val="22"/>
        </w:rPr>
        <w:t>izinkan</w:t>
      </w:r>
      <w:ins w:id="6" w:author="Za'im Atthory" w:date="2026-03-01T14:51:00Z">
        <w:r w:rsidRPr="003C0D38">
          <w:rPr>
            <w:rFonts w:ascii="Calibri" w:hAnsi="Calibri" w:cstheme="minorHAnsi"/>
            <w:sz w:val="22"/>
            <w:szCs w:val="22"/>
          </w:rPr>
          <w:t>dizinkan</w:t>
        </w:r>
        <w:r w:rsidR="00037DD9" w:rsidRPr="00503446">
          <w:rPr>
            <w:rFonts w:ascii="Calibri" w:hAnsi="Calibri" w:cstheme="minorHAnsi"/>
            <w:sz w:val="22"/>
            <w:szCs w:val="22"/>
          </w:rPr>
          <w:t>diizinkan</w:t>
        </w:r>
      </w:ins>
      <w:proofErr w:type="spellEnd"/>
      <w:r w:rsidRPr="002844A2">
        <w:rPr>
          <w:rFonts w:ascii="Calibri" w:hAnsi="Calibri" w:cstheme="minorHAnsi"/>
          <w:sz w:val="22"/>
          <w:szCs w:val="22"/>
        </w:rPr>
        <w:t xml:space="preserve"> oleh Nabi </w:t>
      </w:r>
      <w:r w:rsidR="002844A2">
        <w:rPr>
          <w:rFonts w:ascii="Traditional Arabic" w:hAnsi="Traditional Arabic" w:cs="Traditional Arabic"/>
          <w:sz w:val="22"/>
          <w:szCs w:val="22"/>
          <w:rtl/>
        </w:rPr>
        <w:t>ﷺ</w:t>
      </w:r>
      <w:r w:rsidRPr="002844A2">
        <w:rPr>
          <w:rFonts w:ascii="Calibri" w:hAnsi="Calibri" w:cstheme="minorHAnsi"/>
          <w:sz w:val="22"/>
          <w:szCs w:val="22"/>
        </w:rPr>
        <w:t xml:space="preserve"> untuk meninggalkan Muzdalifah sebelum </w:t>
      </w:r>
      <w:r w:rsidR="00985C63">
        <w:rPr>
          <w:rFonts w:ascii="Calibri" w:hAnsi="Calibri" w:cstheme="minorHAnsi"/>
          <w:sz w:val="22"/>
          <w:szCs w:val="22"/>
        </w:rPr>
        <w:t>S</w:t>
      </w:r>
      <w:r w:rsidRPr="003C0D38">
        <w:rPr>
          <w:rFonts w:ascii="Calibri" w:hAnsi="Calibri" w:cstheme="minorHAnsi"/>
          <w:sz w:val="22"/>
          <w:szCs w:val="22"/>
        </w:rPr>
        <w:t>ubuh</w:t>
      </w:r>
      <w:r w:rsidRPr="002844A2">
        <w:rPr>
          <w:rFonts w:ascii="Calibri" w:hAnsi="Calibri" w:cstheme="minorHAnsi"/>
          <w:sz w:val="22"/>
          <w:szCs w:val="22"/>
        </w:rPr>
        <w:t xml:space="preserve"> adalah Ummul mukminin Saudah binti </w:t>
      </w:r>
      <w:del w:id="7" w:author="Za'im Atthory" w:date="2026-03-01T14:51:00Z">
        <w:r w:rsidRPr="002844A2">
          <w:rPr>
            <w:rFonts w:ascii="Calibri" w:hAnsi="Calibri" w:cstheme="minorHAnsi"/>
            <w:sz w:val="22"/>
            <w:szCs w:val="22"/>
          </w:rPr>
          <w:delText>Zamáh</w:delText>
        </w:r>
      </w:del>
      <w:proofErr w:type="spellStart"/>
      <w:ins w:id="8" w:author="Za'im Atthory" w:date="2026-03-01T14:51:00Z">
        <w:r w:rsidRPr="00503446">
          <w:rPr>
            <w:rFonts w:ascii="Calibri" w:hAnsi="Calibri" w:cstheme="minorHAnsi"/>
            <w:sz w:val="22"/>
            <w:szCs w:val="22"/>
          </w:rPr>
          <w:t>Zam</w:t>
        </w:r>
        <w:r w:rsidR="00037DD9">
          <w:rPr>
            <w:rFonts w:ascii="Calibri" w:hAnsi="Calibri" w:cstheme="minorHAnsi"/>
            <w:sz w:val="22"/>
            <w:szCs w:val="22"/>
          </w:rPr>
          <w:t>’a</w:t>
        </w:r>
        <w:r w:rsidRPr="00503446">
          <w:rPr>
            <w:rFonts w:ascii="Calibri" w:hAnsi="Calibri" w:cstheme="minorHAnsi"/>
            <w:sz w:val="22"/>
            <w:szCs w:val="22"/>
          </w:rPr>
          <w:t>h</w:t>
        </w:r>
      </w:ins>
      <w:proofErr w:type="spellEnd"/>
      <w:r w:rsidRPr="002844A2">
        <w:rPr>
          <w:rFonts w:ascii="Calibri" w:hAnsi="Calibri" w:cstheme="minorHAnsi"/>
          <w:sz w:val="22"/>
          <w:szCs w:val="22"/>
        </w:rPr>
        <w:t xml:space="preserve"> (HR</w:t>
      </w:r>
      <w:r w:rsidR="00DB136C">
        <w:rPr>
          <w:rFonts w:ascii="Calibri" w:hAnsi="Calibri" w:cstheme="minorHAnsi"/>
          <w:sz w:val="22"/>
          <w:szCs w:val="22"/>
        </w:rPr>
        <w:t>.</w:t>
      </w:r>
      <w:r w:rsidRPr="002844A2">
        <w:rPr>
          <w:rFonts w:ascii="Calibri" w:hAnsi="Calibri" w:cstheme="minorHAnsi"/>
          <w:sz w:val="22"/>
          <w:szCs w:val="22"/>
        </w:rPr>
        <w:t xml:space="preserve"> Al-Bukhari</w:t>
      </w:r>
      <w:r w:rsidR="0023309E">
        <w:rPr>
          <w:rFonts w:ascii="Calibri" w:hAnsi="Calibri" w:cstheme="minorHAnsi"/>
          <w:sz w:val="22"/>
          <w:szCs w:val="22"/>
        </w:rPr>
        <w:t>,</w:t>
      </w:r>
      <w:r w:rsidRPr="003C0D38">
        <w:rPr>
          <w:rFonts w:ascii="Calibri" w:hAnsi="Calibri" w:cstheme="minorHAnsi"/>
          <w:sz w:val="22"/>
          <w:szCs w:val="22"/>
        </w:rPr>
        <w:t xml:space="preserve"> </w:t>
      </w:r>
      <w:r w:rsidR="0023309E">
        <w:rPr>
          <w:rFonts w:ascii="Calibri" w:hAnsi="Calibri" w:cstheme="minorHAnsi"/>
          <w:sz w:val="22"/>
          <w:szCs w:val="22"/>
        </w:rPr>
        <w:t>No.</w:t>
      </w:r>
      <w:r w:rsidRPr="002844A2">
        <w:rPr>
          <w:rFonts w:ascii="Calibri" w:hAnsi="Calibri" w:cstheme="minorHAnsi"/>
          <w:sz w:val="22"/>
          <w:szCs w:val="22"/>
        </w:rPr>
        <w:t xml:space="preserve"> 1681 dan Muslim</w:t>
      </w:r>
      <w:r w:rsidR="0023309E">
        <w:rPr>
          <w:rFonts w:ascii="Calibri" w:hAnsi="Calibri" w:cstheme="minorHAnsi"/>
          <w:sz w:val="22"/>
          <w:szCs w:val="22"/>
        </w:rPr>
        <w:t>, No.</w:t>
      </w:r>
      <w:r w:rsidRPr="002844A2">
        <w:rPr>
          <w:rFonts w:ascii="Calibri" w:hAnsi="Calibri" w:cstheme="minorHAnsi"/>
          <w:sz w:val="22"/>
          <w:szCs w:val="22"/>
        </w:rPr>
        <w:t xml:space="preserve"> 1290), Ummul Mukminin Ummu Habibah (HR</w:t>
      </w:r>
      <w:r w:rsidR="00DB136C">
        <w:rPr>
          <w:rFonts w:ascii="Calibri" w:hAnsi="Calibri" w:cstheme="minorHAnsi"/>
          <w:sz w:val="22"/>
          <w:szCs w:val="22"/>
        </w:rPr>
        <w:t>.</w:t>
      </w:r>
      <w:r w:rsidRPr="002844A2">
        <w:rPr>
          <w:rFonts w:ascii="Calibri" w:hAnsi="Calibri" w:cstheme="minorHAnsi"/>
          <w:sz w:val="22"/>
          <w:szCs w:val="22"/>
        </w:rPr>
        <w:t xml:space="preserve"> Muslim</w:t>
      </w:r>
      <w:r w:rsidR="00D455B3">
        <w:rPr>
          <w:rFonts w:ascii="Calibri" w:hAnsi="Calibri" w:cstheme="minorHAnsi"/>
          <w:sz w:val="22"/>
          <w:szCs w:val="22"/>
        </w:rPr>
        <w:t>, No.</w:t>
      </w:r>
      <w:r w:rsidRPr="002844A2">
        <w:rPr>
          <w:rFonts w:ascii="Calibri" w:hAnsi="Calibri" w:cstheme="minorHAnsi"/>
          <w:sz w:val="22"/>
          <w:szCs w:val="22"/>
        </w:rPr>
        <w:t xml:space="preserve"> 1292), </w:t>
      </w:r>
      <w:r w:rsidR="00771596">
        <w:rPr>
          <w:rFonts w:ascii="Calibri" w:hAnsi="Calibri" w:cstheme="minorHAnsi"/>
          <w:sz w:val="22"/>
          <w:szCs w:val="22"/>
        </w:rPr>
        <w:t>Ibnu Abbas</w:t>
      </w:r>
      <w:r w:rsidRPr="002844A2">
        <w:rPr>
          <w:rFonts w:ascii="Calibri" w:hAnsi="Calibri" w:cstheme="minorHAnsi"/>
          <w:sz w:val="22"/>
          <w:szCs w:val="22"/>
        </w:rPr>
        <w:t xml:space="preserve"> bersama keluarganya yang digolongkan lemah (HR</w:t>
      </w:r>
      <w:r w:rsidR="00DB136C">
        <w:rPr>
          <w:rFonts w:ascii="Calibri" w:hAnsi="Calibri" w:cstheme="minorHAnsi"/>
          <w:sz w:val="22"/>
          <w:szCs w:val="22"/>
        </w:rPr>
        <w:t>.</w:t>
      </w:r>
      <w:r w:rsidRPr="002844A2">
        <w:rPr>
          <w:rFonts w:ascii="Calibri" w:hAnsi="Calibri" w:cstheme="minorHAnsi"/>
          <w:sz w:val="22"/>
          <w:szCs w:val="22"/>
        </w:rPr>
        <w:t xml:space="preserve"> Al-Bukhari</w:t>
      </w:r>
      <w:r w:rsidR="00D455B3">
        <w:rPr>
          <w:rFonts w:ascii="Calibri" w:hAnsi="Calibri" w:cstheme="minorHAnsi"/>
          <w:sz w:val="22"/>
          <w:szCs w:val="22"/>
        </w:rPr>
        <w:t>,</w:t>
      </w:r>
      <w:r w:rsidRPr="003C0D38">
        <w:rPr>
          <w:rFonts w:ascii="Calibri" w:hAnsi="Calibri" w:cstheme="minorHAnsi"/>
          <w:sz w:val="22"/>
          <w:szCs w:val="22"/>
        </w:rPr>
        <w:t xml:space="preserve"> </w:t>
      </w:r>
      <w:r w:rsidR="00D455B3">
        <w:rPr>
          <w:rFonts w:ascii="Calibri" w:hAnsi="Calibri" w:cstheme="minorHAnsi"/>
          <w:sz w:val="22"/>
          <w:szCs w:val="22"/>
        </w:rPr>
        <w:t>No.</w:t>
      </w:r>
      <w:r w:rsidRPr="002844A2">
        <w:rPr>
          <w:rFonts w:ascii="Calibri" w:hAnsi="Calibri" w:cstheme="minorHAnsi"/>
          <w:sz w:val="22"/>
          <w:szCs w:val="22"/>
        </w:rPr>
        <w:t xml:space="preserve"> 1678 dan Muslim</w:t>
      </w:r>
      <w:r w:rsidR="00D455B3">
        <w:rPr>
          <w:rFonts w:ascii="Calibri" w:hAnsi="Calibri" w:cstheme="minorHAnsi"/>
          <w:sz w:val="22"/>
          <w:szCs w:val="22"/>
        </w:rPr>
        <w:t>,</w:t>
      </w:r>
      <w:r w:rsidRPr="003C0D38">
        <w:rPr>
          <w:rFonts w:ascii="Calibri" w:hAnsi="Calibri" w:cstheme="minorHAnsi"/>
          <w:sz w:val="22"/>
          <w:szCs w:val="22"/>
        </w:rPr>
        <w:t xml:space="preserve"> </w:t>
      </w:r>
      <w:r w:rsidR="00D455B3">
        <w:rPr>
          <w:rFonts w:ascii="Calibri" w:hAnsi="Calibri" w:cstheme="minorHAnsi"/>
          <w:sz w:val="22"/>
          <w:szCs w:val="22"/>
        </w:rPr>
        <w:t>No.</w:t>
      </w:r>
      <w:r w:rsidRPr="002844A2">
        <w:rPr>
          <w:rFonts w:ascii="Calibri" w:hAnsi="Calibri" w:cstheme="minorHAnsi"/>
          <w:sz w:val="22"/>
          <w:szCs w:val="22"/>
        </w:rPr>
        <w:t xml:space="preserve"> 1293). Dan ini juga dilakukan oleh Ibnu </w:t>
      </w:r>
      <w:proofErr w:type="spellStart"/>
      <w:r w:rsidRPr="002844A2">
        <w:rPr>
          <w:rFonts w:ascii="Calibri" w:hAnsi="Calibri" w:cstheme="minorHAnsi"/>
          <w:sz w:val="22"/>
          <w:szCs w:val="22"/>
        </w:rPr>
        <w:t>Umar</w:t>
      </w:r>
      <w:del w:id="9" w:author="Za'im Atthory" w:date="2026-03-01T14:49:00Z">
        <w:r w:rsidRPr="002844A2">
          <w:rPr>
            <w:rFonts w:ascii="Calibri" w:hAnsi="Calibri" w:cstheme="minorHAnsi"/>
            <w:sz w:val="22"/>
            <w:szCs w:val="22"/>
          </w:rPr>
          <w:delText xml:space="preserve"> </w:delText>
        </w:r>
      </w:del>
      <w:r w:rsidRPr="003C0D38">
        <w:rPr>
          <w:rFonts w:ascii="Calibri" w:hAnsi="Calibri" w:cstheme="minorHAnsi"/>
          <w:sz w:val="22"/>
          <w:szCs w:val="22"/>
        </w:rPr>
        <w:t>di</w:t>
      </w:r>
      <w:proofErr w:type="spellEnd"/>
      <w:r w:rsidR="00D455B3">
        <w:rPr>
          <w:rFonts w:ascii="Calibri" w:hAnsi="Calibri" w:cstheme="minorHAnsi"/>
          <w:sz w:val="22"/>
          <w:szCs w:val="22"/>
        </w:rPr>
        <w:t xml:space="preserve"> </w:t>
      </w:r>
      <w:proofErr w:type="spellStart"/>
      <w:r w:rsidRPr="003C0D38">
        <w:rPr>
          <w:rFonts w:ascii="Calibri" w:hAnsi="Calibri" w:cstheme="minorHAnsi"/>
          <w:sz w:val="22"/>
          <w:szCs w:val="22"/>
        </w:rPr>
        <w:t>mana</w:t>
      </w:r>
      <w:ins w:id="10" w:author="Za'im Atthory" w:date="2026-03-01T14:51:00Z">
        <w:r w:rsidRPr="003C0D38">
          <w:rPr>
            <w:rFonts w:ascii="Calibri" w:hAnsi="Calibri" w:cstheme="minorHAnsi"/>
            <w:sz w:val="22"/>
            <w:szCs w:val="22"/>
          </w:rPr>
          <w:t>dimana</w:t>
        </w:r>
        <w:proofErr w:type="spellEnd"/>
        <w:r w:rsidR="00037DD9">
          <w:rPr>
            <w:rFonts w:ascii="Calibri" w:hAnsi="Calibri" w:cstheme="minorHAnsi"/>
            <w:sz w:val="22"/>
            <w:szCs w:val="22"/>
          </w:rPr>
          <w:t>,</w:t>
        </w:r>
      </w:ins>
      <w:r w:rsidRPr="002844A2">
        <w:rPr>
          <w:rFonts w:ascii="Calibri" w:hAnsi="Calibri" w:cstheme="minorHAnsi"/>
          <w:sz w:val="22"/>
          <w:szCs w:val="22"/>
        </w:rPr>
        <w:t xml:space="preserve"> beliau menyuruh orang-orang yang lemah dari keluarganya untuk meninggalkan Muzdalifah sebelum </w:t>
      </w:r>
      <w:r w:rsidR="00CD5174">
        <w:rPr>
          <w:rFonts w:ascii="Calibri" w:hAnsi="Calibri" w:cstheme="minorHAnsi"/>
          <w:sz w:val="22"/>
          <w:szCs w:val="22"/>
        </w:rPr>
        <w:t>S</w:t>
      </w:r>
      <w:r w:rsidRPr="003C0D38">
        <w:rPr>
          <w:rFonts w:ascii="Calibri" w:hAnsi="Calibri" w:cstheme="minorHAnsi"/>
          <w:sz w:val="22"/>
          <w:szCs w:val="22"/>
        </w:rPr>
        <w:t>ubuh</w:t>
      </w:r>
      <w:r w:rsidRPr="002844A2">
        <w:rPr>
          <w:rFonts w:ascii="Calibri" w:hAnsi="Calibri" w:cstheme="minorHAnsi"/>
          <w:sz w:val="22"/>
          <w:szCs w:val="22"/>
        </w:rPr>
        <w:t xml:space="preserve">, dan </w:t>
      </w:r>
      <w:proofErr w:type="spellStart"/>
      <w:r w:rsidRPr="003C0D38">
        <w:rPr>
          <w:rFonts w:ascii="Calibri" w:hAnsi="Calibri" w:cstheme="minorHAnsi"/>
          <w:sz w:val="22"/>
          <w:szCs w:val="22"/>
        </w:rPr>
        <w:t>beliau</w:t>
      </w:r>
      <w:ins w:id="11" w:author="Za'im Atthory" w:date="2026-03-01T14:51:00Z">
        <w:r w:rsidRPr="00503446">
          <w:rPr>
            <w:rFonts w:ascii="Calibri" w:hAnsi="Calibri" w:cstheme="minorHAnsi"/>
            <w:sz w:val="22"/>
            <w:szCs w:val="22"/>
          </w:rPr>
          <w:t>subuh</w:t>
        </w:r>
        <w:proofErr w:type="spellEnd"/>
        <w:r w:rsidR="00B30ED1">
          <w:rPr>
            <w:rFonts w:ascii="Calibri" w:hAnsi="Calibri" w:cstheme="minorHAnsi"/>
            <w:sz w:val="22"/>
            <w:szCs w:val="22"/>
          </w:rPr>
          <w:t>.</w:t>
        </w:r>
        <w:r w:rsidRPr="00503446">
          <w:rPr>
            <w:rFonts w:ascii="Calibri" w:hAnsi="Calibri" w:cstheme="minorHAnsi"/>
            <w:sz w:val="22"/>
            <w:szCs w:val="22"/>
          </w:rPr>
          <w:t xml:space="preserve"> </w:t>
        </w:r>
        <w:r w:rsidR="00B30ED1">
          <w:rPr>
            <w:rFonts w:ascii="Calibri" w:hAnsi="Calibri" w:cstheme="minorHAnsi"/>
            <w:sz w:val="22"/>
            <w:szCs w:val="22"/>
          </w:rPr>
          <w:t>B</w:t>
        </w:r>
        <w:r w:rsidRPr="00503446">
          <w:rPr>
            <w:rFonts w:ascii="Calibri" w:hAnsi="Calibri" w:cstheme="minorHAnsi"/>
            <w:sz w:val="22"/>
            <w:szCs w:val="22"/>
          </w:rPr>
          <w:t>eliau</w:t>
        </w:r>
      </w:ins>
      <w:r w:rsidRPr="002844A2">
        <w:rPr>
          <w:rFonts w:ascii="Calibri" w:hAnsi="Calibri" w:cstheme="minorHAnsi"/>
          <w:sz w:val="22"/>
          <w:szCs w:val="22"/>
        </w:rPr>
        <w:t xml:space="preserve"> beralasan </w:t>
      </w:r>
      <w:del w:id="12" w:author="Za'im Atthory" w:date="2026-03-01T14:51:00Z">
        <w:r w:rsidRPr="002844A2">
          <w:rPr>
            <w:rFonts w:ascii="Calibri" w:hAnsi="Calibri" w:cstheme="minorHAnsi"/>
            <w:sz w:val="22"/>
            <w:szCs w:val="22"/>
          </w:rPr>
          <w:delText>bahwa</w:delText>
        </w:r>
      </w:del>
      <w:ins w:id="13" w:author="Za'im Atthory" w:date="2026-03-01T14:51:00Z">
        <w:r w:rsidR="00B30ED1">
          <w:rPr>
            <w:rFonts w:ascii="Calibri" w:hAnsi="Calibri" w:cstheme="minorHAnsi"/>
            <w:sz w:val="22"/>
            <w:szCs w:val="22"/>
          </w:rPr>
          <w:t>karena</w:t>
        </w:r>
      </w:ins>
      <w:r w:rsidRPr="002844A2">
        <w:rPr>
          <w:rFonts w:ascii="Calibri" w:hAnsi="Calibri" w:cstheme="minorHAnsi"/>
          <w:sz w:val="22"/>
          <w:szCs w:val="22"/>
        </w:rPr>
        <w:t xml:space="preserve"> Nabi </w:t>
      </w:r>
      <w:r w:rsidR="002844A2">
        <w:rPr>
          <w:rFonts w:ascii="Traditional Arabic" w:hAnsi="Traditional Arabic" w:cs="Traditional Arabic"/>
          <w:sz w:val="22"/>
          <w:szCs w:val="22"/>
          <w:rtl/>
        </w:rPr>
        <w:t>ﷺ</w:t>
      </w:r>
      <w:r w:rsidRPr="002844A2">
        <w:rPr>
          <w:rFonts w:ascii="Calibri" w:hAnsi="Calibri" w:cstheme="minorHAnsi"/>
          <w:sz w:val="22"/>
          <w:szCs w:val="22"/>
        </w:rPr>
        <w:t xml:space="preserve"> memberi keringanan kepada orang-orang lemah (HR</w:t>
      </w:r>
      <w:r w:rsidR="00DB136C">
        <w:rPr>
          <w:rFonts w:ascii="Calibri" w:hAnsi="Calibri" w:cstheme="minorHAnsi"/>
          <w:sz w:val="22"/>
          <w:szCs w:val="22"/>
        </w:rPr>
        <w:t>.</w:t>
      </w:r>
      <w:r w:rsidRPr="002844A2">
        <w:rPr>
          <w:rFonts w:ascii="Calibri" w:hAnsi="Calibri" w:cstheme="minorHAnsi"/>
          <w:sz w:val="22"/>
          <w:szCs w:val="22"/>
        </w:rPr>
        <w:t xml:space="preserve"> Al-Bukhari</w:t>
      </w:r>
      <w:r w:rsidR="00807453">
        <w:rPr>
          <w:rFonts w:ascii="Calibri" w:hAnsi="Calibri" w:cstheme="minorHAnsi"/>
          <w:sz w:val="22"/>
          <w:szCs w:val="22"/>
        </w:rPr>
        <w:t>,</w:t>
      </w:r>
      <w:r w:rsidRPr="003C0D38">
        <w:rPr>
          <w:rFonts w:ascii="Calibri" w:hAnsi="Calibri" w:cstheme="minorHAnsi"/>
          <w:sz w:val="22"/>
          <w:szCs w:val="22"/>
        </w:rPr>
        <w:t xml:space="preserve"> </w:t>
      </w:r>
      <w:r w:rsidR="00807453">
        <w:rPr>
          <w:rFonts w:ascii="Calibri" w:hAnsi="Calibri" w:cstheme="minorHAnsi"/>
          <w:sz w:val="22"/>
          <w:szCs w:val="22"/>
        </w:rPr>
        <w:t>No.</w:t>
      </w:r>
      <w:r w:rsidRPr="002844A2">
        <w:rPr>
          <w:rFonts w:ascii="Calibri" w:hAnsi="Calibri" w:cstheme="minorHAnsi"/>
          <w:sz w:val="22"/>
          <w:szCs w:val="22"/>
        </w:rPr>
        <w:t xml:space="preserve"> 1676 dan Muslim</w:t>
      </w:r>
      <w:r w:rsidR="00256034">
        <w:rPr>
          <w:rFonts w:ascii="Calibri" w:hAnsi="Calibri" w:cstheme="minorHAnsi"/>
          <w:sz w:val="22"/>
          <w:szCs w:val="22"/>
        </w:rPr>
        <w:t>, No.</w:t>
      </w:r>
      <w:r w:rsidRPr="002844A2">
        <w:rPr>
          <w:rFonts w:ascii="Calibri" w:hAnsi="Calibri" w:cstheme="minorHAnsi"/>
          <w:sz w:val="22"/>
          <w:szCs w:val="22"/>
        </w:rPr>
        <w:t xml:space="preserve"> 1295). Demikian juga </w:t>
      </w:r>
      <w:r w:rsidRPr="003C0D38">
        <w:rPr>
          <w:rFonts w:ascii="Calibri" w:hAnsi="Calibri" w:cstheme="minorHAnsi"/>
          <w:sz w:val="22"/>
          <w:szCs w:val="22"/>
        </w:rPr>
        <w:t>Asma</w:t>
      </w:r>
      <w:r w:rsidR="00A257FA" w:rsidRPr="003C0D38">
        <w:rPr>
          <w:rFonts w:ascii="Calibri" w:hAnsi="Calibri" w:cstheme="minorHAnsi"/>
          <w:sz w:val="22"/>
          <w:szCs w:val="22"/>
        </w:rPr>
        <w:t>’</w:t>
      </w:r>
      <w:r w:rsidRPr="002844A2">
        <w:rPr>
          <w:rFonts w:ascii="Calibri" w:hAnsi="Calibri" w:cstheme="minorHAnsi"/>
          <w:sz w:val="22"/>
          <w:szCs w:val="22"/>
        </w:rPr>
        <w:t xml:space="preserve"> binti Abu Bakar meninggalkan Muzdalifah sebelum subuh </w:t>
      </w:r>
      <w:del w:id="14" w:author="Za'im Atthory" w:date="2026-03-01T14:51:00Z">
        <w:r w:rsidRPr="002844A2">
          <w:rPr>
            <w:rFonts w:ascii="Calibri" w:hAnsi="Calibri" w:cstheme="minorHAnsi"/>
            <w:sz w:val="22"/>
            <w:szCs w:val="22"/>
          </w:rPr>
          <w:delText>dan beliau beralasan</w:delText>
        </w:r>
      </w:del>
      <w:ins w:id="15" w:author="Za'im Atthory" w:date="2026-03-01T14:51:00Z">
        <w:r w:rsidR="00B30ED1">
          <w:rPr>
            <w:rFonts w:ascii="Calibri" w:hAnsi="Calibri" w:cstheme="minorHAnsi"/>
            <w:sz w:val="22"/>
            <w:szCs w:val="22"/>
          </w:rPr>
          <w:t>dengan alasan</w:t>
        </w:r>
      </w:ins>
      <w:r w:rsidRPr="002844A2">
        <w:rPr>
          <w:rFonts w:ascii="Calibri" w:hAnsi="Calibri" w:cstheme="minorHAnsi"/>
          <w:sz w:val="22"/>
          <w:szCs w:val="22"/>
        </w:rPr>
        <w:t xml:space="preserve"> bahwa Nabi </w:t>
      </w:r>
      <w:ins w:id="16" w:author="Za'im Atthory" w:date="2026-03-01T14:51:00Z">
        <w:r w:rsidR="00B30ED1">
          <w:rPr>
            <w:rFonts w:ascii="Traditional Arabic" w:hAnsi="Traditional Arabic" w:cs="Traditional Arabic"/>
            <w:sz w:val="22"/>
            <w:szCs w:val="22"/>
            <w:rtl/>
          </w:rPr>
          <w:t>ﷺ</w:t>
        </w:r>
        <w:r w:rsidRPr="00503446">
          <w:rPr>
            <w:rFonts w:ascii="Calibri" w:hAnsi="Calibri" w:cstheme="minorHAnsi"/>
            <w:sz w:val="22"/>
            <w:szCs w:val="22"/>
          </w:rPr>
          <w:t xml:space="preserve"> </w:t>
        </w:r>
      </w:ins>
      <w:r w:rsidRPr="002844A2">
        <w:rPr>
          <w:rFonts w:ascii="Calibri" w:hAnsi="Calibri" w:cstheme="minorHAnsi"/>
          <w:sz w:val="22"/>
          <w:szCs w:val="22"/>
        </w:rPr>
        <w:t>membolehkan para wanita untuk itu (HR</w:t>
      </w:r>
      <w:r w:rsidR="00DB136C">
        <w:rPr>
          <w:rFonts w:ascii="Calibri" w:hAnsi="Calibri" w:cstheme="minorHAnsi"/>
          <w:sz w:val="22"/>
          <w:szCs w:val="22"/>
        </w:rPr>
        <w:t>.</w:t>
      </w:r>
      <w:r w:rsidRPr="002844A2">
        <w:rPr>
          <w:rFonts w:ascii="Calibri" w:hAnsi="Calibri" w:cstheme="minorHAnsi"/>
          <w:sz w:val="22"/>
          <w:szCs w:val="22"/>
        </w:rPr>
        <w:t xml:space="preserve"> Al-Bukhari</w:t>
      </w:r>
      <w:r w:rsidR="00602B3D">
        <w:rPr>
          <w:rFonts w:ascii="Calibri" w:hAnsi="Calibri" w:cstheme="minorHAnsi"/>
          <w:sz w:val="22"/>
          <w:szCs w:val="22"/>
        </w:rPr>
        <w:t>,</w:t>
      </w:r>
      <w:r w:rsidRPr="003C0D38">
        <w:rPr>
          <w:rFonts w:ascii="Calibri" w:hAnsi="Calibri" w:cstheme="minorHAnsi"/>
          <w:sz w:val="22"/>
          <w:szCs w:val="22"/>
        </w:rPr>
        <w:t xml:space="preserve"> </w:t>
      </w:r>
      <w:r w:rsidR="00602B3D">
        <w:rPr>
          <w:rFonts w:ascii="Calibri" w:hAnsi="Calibri" w:cstheme="minorHAnsi"/>
          <w:sz w:val="22"/>
          <w:szCs w:val="22"/>
        </w:rPr>
        <w:t>No.</w:t>
      </w:r>
      <w:r w:rsidRPr="002844A2">
        <w:rPr>
          <w:rFonts w:ascii="Calibri" w:hAnsi="Calibri" w:cstheme="minorHAnsi"/>
          <w:sz w:val="22"/>
          <w:szCs w:val="22"/>
        </w:rPr>
        <w:t xml:space="preserve"> 1679 dan Muslim</w:t>
      </w:r>
      <w:r w:rsidR="00602B3D">
        <w:rPr>
          <w:rFonts w:ascii="Calibri" w:hAnsi="Calibri" w:cstheme="minorHAnsi"/>
          <w:sz w:val="22"/>
          <w:szCs w:val="22"/>
        </w:rPr>
        <w:t>,</w:t>
      </w:r>
      <w:r w:rsidRPr="003C0D38">
        <w:rPr>
          <w:rFonts w:ascii="Calibri" w:hAnsi="Calibri" w:cstheme="minorHAnsi"/>
          <w:sz w:val="22"/>
          <w:szCs w:val="22"/>
        </w:rPr>
        <w:t xml:space="preserve"> </w:t>
      </w:r>
      <w:r w:rsidR="00602B3D">
        <w:rPr>
          <w:rFonts w:ascii="Calibri" w:hAnsi="Calibri" w:cstheme="minorHAnsi"/>
          <w:sz w:val="22"/>
          <w:szCs w:val="22"/>
        </w:rPr>
        <w:t>No.</w:t>
      </w:r>
      <w:r w:rsidRPr="002844A2">
        <w:rPr>
          <w:rFonts w:ascii="Calibri" w:hAnsi="Calibri" w:cstheme="minorHAnsi"/>
          <w:sz w:val="22"/>
          <w:szCs w:val="22"/>
        </w:rPr>
        <w:t xml:space="preserve"> 1291</w:t>
      </w:r>
      <w:r w:rsidRPr="003C0D38">
        <w:rPr>
          <w:rFonts w:ascii="Calibri" w:hAnsi="Calibri" w:cstheme="minorHAnsi"/>
          <w:sz w:val="22"/>
          <w:szCs w:val="22"/>
        </w:rPr>
        <w:t>)</w:t>
      </w:r>
      <w:r w:rsidR="00A736C5">
        <w:rPr>
          <w:rFonts w:ascii="Calibri" w:hAnsi="Calibri" w:cstheme="minorHAnsi"/>
          <w:sz w:val="22"/>
          <w:szCs w:val="22"/>
        </w:rPr>
        <w:t>.</w:t>
      </w:r>
    </w:p>
  </w:footnote>
  <w:footnote w:id="15">
    <w:p w14:paraId="4D775DD0" w14:textId="3F0FE603" w:rsidR="000F0C12" w:rsidRPr="003C0D38" w:rsidRDefault="000F0C12"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3C0D38">
        <w:rPr>
          <w:rFonts w:ascii="Calibri" w:eastAsiaTheme="minorHAnsi" w:hAnsi="Calibri" w:cs="Traditional Arabic"/>
          <w:sz w:val="22"/>
          <w:szCs w:val="32"/>
        </w:rPr>
        <w:t xml:space="preserve"> </w:t>
      </w:r>
      <w:r>
        <w:rPr>
          <w:rFonts w:ascii="Calibri" w:eastAsiaTheme="minorHAnsi" w:hAnsi="Calibri" w:cs="Traditional Arabic"/>
          <w:sz w:val="22"/>
          <w:szCs w:val="32"/>
        </w:rPr>
        <w:t>HR</w:t>
      </w:r>
      <w:r w:rsidR="00DB136C">
        <w:rPr>
          <w:rFonts w:ascii="Calibri" w:eastAsiaTheme="minorHAnsi" w:hAnsi="Calibri" w:cs="Traditional Arabic"/>
          <w:sz w:val="22"/>
          <w:szCs w:val="32"/>
        </w:rPr>
        <w:t>.</w:t>
      </w:r>
      <w:r>
        <w:rPr>
          <w:rFonts w:ascii="Calibri" w:eastAsiaTheme="minorHAnsi" w:hAnsi="Calibri" w:cs="Traditional Arabic"/>
          <w:sz w:val="22"/>
          <w:szCs w:val="32"/>
        </w:rPr>
        <w:t xml:space="preserve"> </w:t>
      </w:r>
      <w:r w:rsidRPr="003C0D38">
        <w:rPr>
          <w:rFonts w:ascii="Calibri" w:eastAsiaTheme="minorHAnsi" w:hAnsi="Calibri" w:cs="Traditional Arabic"/>
          <w:sz w:val="22"/>
          <w:szCs w:val="32"/>
        </w:rPr>
        <w:t>Muslim</w:t>
      </w:r>
      <w:r w:rsidR="00376C17">
        <w:rPr>
          <w:rFonts w:ascii="Calibri" w:eastAsiaTheme="minorHAnsi" w:hAnsi="Calibri" w:cs="Traditional Arabic"/>
          <w:sz w:val="22"/>
          <w:szCs w:val="32"/>
        </w:rPr>
        <w:t>,</w:t>
      </w:r>
      <w:r w:rsidRPr="003C0D38">
        <w:rPr>
          <w:rFonts w:ascii="Calibri" w:eastAsiaTheme="minorHAnsi" w:hAnsi="Calibri" w:cs="Traditional Arabic"/>
          <w:sz w:val="22"/>
          <w:szCs w:val="32"/>
        </w:rPr>
        <w:t xml:space="preserve"> </w:t>
      </w:r>
      <w:r w:rsidR="00C82448">
        <w:rPr>
          <w:rFonts w:ascii="Calibri" w:eastAsiaTheme="minorHAnsi" w:hAnsi="Calibri" w:cs="Traditional Arabic"/>
          <w:sz w:val="22"/>
          <w:szCs w:val="32"/>
        </w:rPr>
        <w:t>No.</w:t>
      </w:r>
      <w:r w:rsidRPr="003C0D38">
        <w:rPr>
          <w:rFonts w:ascii="Calibri" w:eastAsiaTheme="minorHAnsi" w:hAnsi="Calibri" w:cs="Traditional Arabic"/>
          <w:sz w:val="22"/>
          <w:szCs w:val="32"/>
        </w:rPr>
        <w:t xml:space="preserve"> 1293</w:t>
      </w:r>
      <w:r w:rsidR="00C82448">
        <w:rPr>
          <w:rFonts w:ascii="Calibri" w:eastAsiaTheme="minorHAnsi" w:hAnsi="Calibri" w:cs="Traditional Arabic"/>
          <w:sz w:val="22"/>
          <w:szCs w:val="32"/>
        </w:rPr>
        <w:t>.</w:t>
      </w:r>
    </w:p>
  </w:footnote>
  <w:footnote w:id="16">
    <w:p w14:paraId="56750650" w14:textId="62B59FF5" w:rsidR="00787740" w:rsidRPr="003C0D38" w:rsidRDefault="00787740"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Pr>
          <w:rFonts w:ascii="Calibri" w:eastAsiaTheme="minorHAnsi" w:hAnsi="Calibri" w:cs="Traditional Arabic"/>
          <w:sz w:val="22"/>
          <w:szCs w:val="32"/>
        </w:rPr>
        <w:t>HR</w:t>
      </w:r>
      <w:r w:rsidR="00DB136C">
        <w:rPr>
          <w:rFonts w:ascii="Calibri" w:eastAsiaTheme="minorHAnsi" w:hAnsi="Calibri" w:cs="Traditional Arabic"/>
          <w:sz w:val="22"/>
          <w:szCs w:val="32"/>
        </w:rPr>
        <w:t>.</w:t>
      </w:r>
      <w:r>
        <w:rPr>
          <w:rFonts w:ascii="Calibri" w:eastAsiaTheme="minorHAnsi" w:hAnsi="Calibri" w:cs="Traditional Arabic"/>
          <w:sz w:val="22"/>
          <w:szCs w:val="32"/>
        </w:rPr>
        <w:t xml:space="preserve"> </w:t>
      </w:r>
      <w:r w:rsidRPr="003C0D38">
        <w:rPr>
          <w:rFonts w:ascii="Calibri" w:eastAsiaTheme="minorHAnsi" w:hAnsi="Calibri" w:cs="Traditional Arabic"/>
          <w:sz w:val="22"/>
          <w:szCs w:val="32"/>
        </w:rPr>
        <w:t>Al-Bukhari</w:t>
      </w:r>
      <w:r w:rsidR="00376C17">
        <w:rPr>
          <w:rFonts w:ascii="Calibri" w:eastAsiaTheme="minorHAnsi" w:hAnsi="Calibri" w:cs="Traditional Arabic"/>
          <w:sz w:val="22"/>
          <w:szCs w:val="32"/>
        </w:rPr>
        <w:t>,</w:t>
      </w:r>
      <w:r w:rsidRPr="003C0D38">
        <w:rPr>
          <w:rFonts w:ascii="Calibri" w:eastAsiaTheme="minorHAnsi" w:hAnsi="Calibri" w:cs="Traditional Arabic"/>
          <w:sz w:val="22"/>
          <w:szCs w:val="32"/>
        </w:rPr>
        <w:t xml:space="preserve"> </w:t>
      </w:r>
      <w:r w:rsidR="00376C17">
        <w:rPr>
          <w:rFonts w:ascii="Calibri" w:eastAsiaTheme="minorHAnsi" w:hAnsi="Calibri" w:cs="Traditional Arabic"/>
          <w:sz w:val="22"/>
          <w:szCs w:val="32"/>
        </w:rPr>
        <w:t>No.</w:t>
      </w:r>
      <w:r w:rsidRPr="003C0D38">
        <w:rPr>
          <w:rFonts w:ascii="Calibri" w:eastAsiaTheme="minorHAnsi" w:hAnsi="Calibri" w:cs="Traditional Arabic"/>
          <w:sz w:val="22"/>
          <w:szCs w:val="32"/>
        </w:rPr>
        <w:t xml:space="preserve"> 1679 dan Muslim </w:t>
      </w:r>
      <w:r w:rsidR="00703364">
        <w:rPr>
          <w:rFonts w:ascii="Calibri" w:eastAsiaTheme="minorHAnsi" w:hAnsi="Calibri" w:cs="Traditional Arabic"/>
          <w:sz w:val="22"/>
          <w:szCs w:val="32"/>
        </w:rPr>
        <w:t>No.</w:t>
      </w:r>
      <w:r w:rsidRPr="003C0D38">
        <w:rPr>
          <w:rFonts w:ascii="Calibri" w:eastAsiaTheme="minorHAnsi" w:hAnsi="Calibri" w:cs="Traditional Arabic"/>
          <w:sz w:val="22"/>
          <w:szCs w:val="32"/>
        </w:rPr>
        <w:t xml:space="preserve"> 1291.</w:t>
      </w:r>
    </w:p>
  </w:footnote>
  <w:footnote w:id="17">
    <w:p w14:paraId="4C230C89" w14:textId="21A7FD8A" w:rsidR="00B378F1" w:rsidRPr="00B724FA" w:rsidRDefault="00B378F1" w:rsidP="00B378F1">
      <w:pPr>
        <w:pStyle w:val="TeksCatatanKaki"/>
        <w:jc w:val="both"/>
        <w:rPr>
          <w:rFonts w:ascii="Calibri" w:hAnsi="Calibri" w:cstheme="minorHAnsi"/>
          <w:sz w:val="22"/>
          <w:szCs w:val="22"/>
        </w:rPr>
      </w:pPr>
      <w:r w:rsidRPr="003C0D38">
        <w:rPr>
          <w:rStyle w:val="ReferensiCatatanKaki"/>
          <w:rFonts w:ascii="Calibri" w:hAnsi="Calibri" w:cstheme="minorHAnsi"/>
          <w:sz w:val="22"/>
          <w:szCs w:val="22"/>
        </w:rPr>
        <w:footnoteRef/>
      </w:r>
      <w:r w:rsidRPr="003C0D38">
        <w:rPr>
          <w:rFonts w:ascii="Calibri" w:hAnsi="Calibri" w:cstheme="minorHAnsi"/>
          <w:sz w:val="22"/>
          <w:szCs w:val="22"/>
        </w:rPr>
        <w:t xml:space="preserve"> </w:t>
      </w:r>
      <w:del w:id="17" w:author="Za'im Atthory" w:date="2026-03-01T14:51:00Z">
        <w:r w:rsidRPr="003C0D38">
          <w:rPr>
            <w:rFonts w:ascii="Calibri" w:hAnsi="Calibri" w:cstheme="minorHAnsi"/>
            <w:sz w:val="22"/>
            <w:szCs w:val="22"/>
          </w:rPr>
          <w:delText>Karenanya</w:delText>
        </w:r>
      </w:del>
      <w:ins w:id="18" w:author="Za'im Atthory" w:date="2026-03-01T14:51:00Z">
        <w:r w:rsidR="00B30ED1">
          <w:rPr>
            <w:rFonts w:ascii="Calibri" w:hAnsi="Calibri" w:cstheme="minorHAnsi"/>
            <w:sz w:val="22"/>
            <w:szCs w:val="22"/>
          </w:rPr>
          <w:t>Oleh karena itu,</w:t>
        </w:r>
      </w:ins>
      <w:r w:rsidRPr="00B724FA">
        <w:rPr>
          <w:rFonts w:ascii="Calibri" w:hAnsi="Calibri" w:cstheme="minorHAnsi"/>
          <w:sz w:val="22"/>
          <w:szCs w:val="22"/>
        </w:rPr>
        <w:t xml:space="preserve"> kebanyakan </w:t>
      </w:r>
      <w:proofErr w:type="spellStart"/>
      <w:r w:rsidR="006F0980">
        <w:rPr>
          <w:rFonts w:ascii="Calibri" w:hAnsi="Calibri" w:cstheme="minorHAnsi"/>
          <w:sz w:val="22"/>
          <w:szCs w:val="22"/>
        </w:rPr>
        <w:t>jemaah</w:t>
      </w:r>
      <w:ins w:id="19" w:author="Za'im Atthory" w:date="2026-03-01T14:51:00Z">
        <w:r w:rsidRPr="00503446">
          <w:rPr>
            <w:rFonts w:ascii="Calibri" w:hAnsi="Calibri" w:cstheme="minorHAnsi"/>
            <w:sz w:val="22"/>
            <w:szCs w:val="22"/>
          </w:rPr>
          <w:t>jamaah</w:t>
        </w:r>
      </w:ins>
      <w:proofErr w:type="spellEnd"/>
      <w:r w:rsidRPr="00B724FA">
        <w:rPr>
          <w:rFonts w:ascii="Calibri" w:hAnsi="Calibri" w:cstheme="minorHAnsi"/>
          <w:sz w:val="22"/>
          <w:szCs w:val="22"/>
        </w:rPr>
        <w:t xml:space="preserve"> haji sekarang yang tergabung dalam satu </w:t>
      </w:r>
      <w:proofErr w:type="spellStart"/>
      <w:r w:rsidRPr="00B724FA">
        <w:rPr>
          <w:rFonts w:ascii="Calibri" w:hAnsi="Calibri" w:cstheme="minorHAnsi"/>
          <w:sz w:val="22"/>
          <w:szCs w:val="22"/>
        </w:rPr>
        <w:t>travel</w:t>
      </w:r>
      <w:proofErr w:type="spellEnd"/>
      <w:r w:rsidRPr="00B724FA">
        <w:rPr>
          <w:rFonts w:ascii="Calibri" w:hAnsi="Calibri" w:cstheme="minorHAnsi"/>
          <w:sz w:val="22"/>
          <w:szCs w:val="22"/>
        </w:rPr>
        <w:t xml:space="preserve"> atau satu KBIH, mereka </w:t>
      </w:r>
      <w:proofErr w:type="spellStart"/>
      <w:r w:rsidRPr="00B724FA">
        <w:rPr>
          <w:rFonts w:ascii="Calibri" w:hAnsi="Calibri" w:cstheme="minorHAnsi"/>
          <w:sz w:val="22"/>
          <w:szCs w:val="22"/>
        </w:rPr>
        <w:t>dihukumi</w:t>
      </w:r>
      <w:proofErr w:type="spellEnd"/>
      <w:r w:rsidRPr="00B724FA">
        <w:rPr>
          <w:rFonts w:ascii="Calibri" w:hAnsi="Calibri" w:cstheme="minorHAnsi"/>
          <w:sz w:val="22"/>
          <w:szCs w:val="22"/>
        </w:rPr>
        <w:t xml:space="preserve"> satu </w:t>
      </w:r>
      <w:r w:rsidR="00D03B7D">
        <w:rPr>
          <w:rFonts w:ascii="Calibri" w:hAnsi="Calibri" w:cstheme="minorHAnsi"/>
          <w:sz w:val="22"/>
          <w:szCs w:val="22"/>
        </w:rPr>
        <w:t>grup</w:t>
      </w:r>
      <w:del w:id="20" w:author="Za'im Atthory" w:date="2026-03-01T14:51:00Z">
        <w:r w:rsidRPr="00B724FA">
          <w:rPr>
            <w:rFonts w:ascii="Calibri" w:hAnsi="Calibri" w:cstheme="minorHAnsi"/>
            <w:sz w:val="22"/>
            <w:szCs w:val="22"/>
          </w:rPr>
          <w:delText>, dan</w:delText>
        </w:r>
      </w:del>
      <w:ins w:id="21" w:author="Za'im Atthory" w:date="2026-03-01T14:51:00Z">
        <w:r w:rsidR="00B30ED1">
          <w:rPr>
            <w:rFonts w:ascii="Calibri" w:hAnsi="Calibri" w:cstheme="minorHAnsi"/>
            <w:sz w:val="22"/>
            <w:szCs w:val="22"/>
          </w:rPr>
          <w:t>.</w:t>
        </w:r>
        <w:r w:rsidRPr="00503446">
          <w:rPr>
            <w:rFonts w:ascii="Calibri" w:hAnsi="Calibri" w:cstheme="minorHAnsi"/>
            <w:sz w:val="22"/>
            <w:szCs w:val="22"/>
          </w:rPr>
          <w:t xml:space="preserve"> </w:t>
        </w:r>
        <w:r w:rsidR="00B30ED1">
          <w:rPr>
            <w:rFonts w:ascii="Calibri" w:hAnsi="Calibri" w:cstheme="minorHAnsi"/>
            <w:sz w:val="22"/>
            <w:szCs w:val="22"/>
          </w:rPr>
          <w:t>D</w:t>
        </w:r>
        <w:r w:rsidRPr="00503446">
          <w:rPr>
            <w:rFonts w:ascii="Calibri" w:hAnsi="Calibri" w:cstheme="minorHAnsi"/>
            <w:sz w:val="22"/>
            <w:szCs w:val="22"/>
          </w:rPr>
          <w:t>an</w:t>
        </w:r>
      </w:ins>
      <w:r w:rsidRPr="00B724FA">
        <w:rPr>
          <w:rFonts w:ascii="Calibri" w:hAnsi="Calibri" w:cstheme="minorHAnsi"/>
          <w:sz w:val="22"/>
          <w:szCs w:val="22"/>
        </w:rPr>
        <w:t xml:space="preserve"> sangat sulit </w:t>
      </w:r>
      <w:r w:rsidR="00D3478A">
        <w:rPr>
          <w:rFonts w:ascii="Calibri" w:hAnsi="Calibri" w:cstheme="minorHAnsi"/>
          <w:sz w:val="22"/>
          <w:szCs w:val="22"/>
        </w:rPr>
        <w:t>memilah-</w:t>
      </w:r>
      <w:proofErr w:type="spellStart"/>
      <w:r w:rsidR="00D3478A">
        <w:rPr>
          <w:rFonts w:ascii="Calibri" w:hAnsi="Calibri" w:cstheme="minorHAnsi"/>
          <w:sz w:val="22"/>
          <w:szCs w:val="22"/>
        </w:rPr>
        <w:t>milih</w:t>
      </w:r>
      <w:proofErr w:type="spellEnd"/>
      <w:r w:rsidRPr="00B724FA">
        <w:rPr>
          <w:rFonts w:ascii="Calibri" w:hAnsi="Calibri" w:cstheme="minorHAnsi"/>
          <w:sz w:val="22"/>
          <w:szCs w:val="22"/>
        </w:rPr>
        <w:t xml:space="preserve"> antara yang kuat dan yang lemah. </w:t>
      </w:r>
      <w:r w:rsidR="00D3478A">
        <w:rPr>
          <w:rFonts w:ascii="Calibri" w:hAnsi="Calibri" w:cstheme="minorHAnsi"/>
          <w:sz w:val="22"/>
          <w:szCs w:val="22"/>
        </w:rPr>
        <w:t>Oleh karena itulah</w:t>
      </w:r>
      <w:r w:rsidRPr="00B724FA">
        <w:rPr>
          <w:rFonts w:ascii="Calibri" w:hAnsi="Calibri" w:cstheme="minorHAnsi"/>
          <w:sz w:val="22"/>
          <w:szCs w:val="22"/>
        </w:rPr>
        <w:t xml:space="preserve"> mereka boleh meninggalkan Muzdalifah setelah lewat tengah malam meskipun jika bertahan hingga subuh tentu </w:t>
      </w:r>
      <w:r w:rsidR="00D3478A">
        <w:rPr>
          <w:rFonts w:ascii="Calibri" w:hAnsi="Calibri" w:cstheme="minorHAnsi"/>
          <w:sz w:val="22"/>
          <w:szCs w:val="22"/>
        </w:rPr>
        <w:t>hal itu</w:t>
      </w:r>
      <w:r w:rsidRPr="00503446">
        <w:rPr>
          <w:rFonts w:ascii="Calibri" w:hAnsi="Calibri" w:cstheme="minorHAnsi"/>
          <w:sz w:val="22"/>
          <w:szCs w:val="22"/>
        </w:rPr>
        <w:t xml:space="preserve"> </w:t>
      </w:r>
      <w:r w:rsidRPr="00B724FA">
        <w:rPr>
          <w:rFonts w:ascii="Calibri" w:hAnsi="Calibri" w:cstheme="minorHAnsi"/>
          <w:sz w:val="22"/>
          <w:szCs w:val="22"/>
        </w:rPr>
        <w:t xml:space="preserve">lebih </w:t>
      </w:r>
      <w:r w:rsidRPr="003C0D38">
        <w:rPr>
          <w:rFonts w:ascii="Calibri" w:hAnsi="Calibri" w:cstheme="minorHAnsi"/>
          <w:sz w:val="22"/>
          <w:szCs w:val="22"/>
        </w:rPr>
        <w:t>afd</w:t>
      </w:r>
      <w:r w:rsidR="00D03B7D">
        <w:rPr>
          <w:rFonts w:ascii="Calibri" w:hAnsi="Calibri" w:cstheme="minorHAnsi"/>
          <w:sz w:val="22"/>
          <w:szCs w:val="22"/>
        </w:rPr>
        <w:t>a</w:t>
      </w:r>
      <w:r w:rsidRPr="003C0D38">
        <w:rPr>
          <w:rFonts w:ascii="Calibri" w:hAnsi="Calibri" w:cstheme="minorHAnsi"/>
          <w:sz w:val="22"/>
          <w:szCs w:val="22"/>
        </w:rPr>
        <w:t>l</w:t>
      </w:r>
      <w:r w:rsidRPr="00B724FA">
        <w:rPr>
          <w:rFonts w:ascii="Calibri" w:hAnsi="Calibri" w:cstheme="minorHAnsi"/>
          <w:sz w:val="22"/>
          <w:szCs w:val="22"/>
        </w:rPr>
        <w:t>.</w:t>
      </w:r>
    </w:p>
    <w:p w14:paraId="77A4C925" w14:textId="42E41284" w:rsidR="00B378F1" w:rsidRPr="00B724FA" w:rsidRDefault="00B378F1" w:rsidP="00D3478A">
      <w:pPr>
        <w:pStyle w:val="TeksCatatanKaki"/>
        <w:ind w:firstLine="720"/>
        <w:jc w:val="both"/>
        <w:rPr>
          <w:rFonts w:ascii="Calibri" w:hAnsi="Calibri" w:cstheme="minorHAnsi"/>
          <w:sz w:val="22"/>
          <w:szCs w:val="22"/>
        </w:rPr>
      </w:pPr>
      <w:ins w:id="22" w:author="Za'im Atthory" w:date="2026-03-01T14:53:00Z">
        <w:r w:rsidRPr="00B724FA">
          <w:rPr>
            <w:rFonts w:ascii="Calibri" w:hAnsi="Calibri" w:cstheme="minorHAnsi"/>
            <w:sz w:val="22"/>
            <w:szCs w:val="22"/>
          </w:rPr>
          <w:t>Asy-</w:t>
        </w:r>
        <w:proofErr w:type="spellStart"/>
        <w:r w:rsidRPr="00B724FA">
          <w:rPr>
            <w:rFonts w:ascii="Calibri" w:hAnsi="Calibri" w:cstheme="minorHAnsi"/>
            <w:sz w:val="22"/>
            <w:szCs w:val="22"/>
          </w:rPr>
          <w:t>Syaikh</w:t>
        </w:r>
        <w:proofErr w:type="spellEnd"/>
        <w:r w:rsidRPr="00B724FA">
          <w:rPr>
            <w:rFonts w:ascii="Calibri" w:hAnsi="Calibri" w:cstheme="minorHAnsi"/>
            <w:sz w:val="22"/>
            <w:szCs w:val="22"/>
          </w:rPr>
          <w:t xml:space="preserve"> Bin </w:t>
        </w:r>
        <w:proofErr w:type="spellStart"/>
        <w:r w:rsidRPr="00B724FA">
          <w:rPr>
            <w:rFonts w:ascii="Calibri" w:hAnsi="Calibri" w:cstheme="minorHAnsi"/>
            <w:sz w:val="22"/>
            <w:szCs w:val="22"/>
          </w:rPr>
          <w:t>Baaz</w:t>
        </w:r>
        <w:proofErr w:type="spellEnd"/>
        <w:r w:rsidRPr="00B724FA">
          <w:rPr>
            <w:rFonts w:ascii="Calibri" w:hAnsi="Calibri" w:cstheme="minorHAnsi"/>
            <w:sz w:val="22"/>
            <w:szCs w:val="22"/>
          </w:rPr>
          <w:t xml:space="preserve"> </w:t>
        </w:r>
        <w:proofErr w:type="spellStart"/>
        <w:r w:rsidRPr="00B724FA">
          <w:rPr>
            <w:rFonts w:ascii="Calibri" w:hAnsi="Calibri" w:cstheme="minorHAnsi"/>
            <w:sz w:val="22"/>
            <w:szCs w:val="22"/>
          </w:rPr>
          <w:t>berkata,</w:t>
        </w:r>
      </w:ins>
      <w:r w:rsidR="00284514">
        <w:rPr>
          <w:rFonts w:ascii="Calibri" w:hAnsi="Calibri" w:cstheme="minorHAnsi"/>
          <w:sz w:val="22"/>
          <w:szCs w:val="22"/>
        </w:rPr>
        <w:t>Syekh</w:t>
      </w:r>
      <w:proofErr w:type="spellEnd"/>
      <w:r w:rsidR="00284514">
        <w:rPr>
          <w:rFonts w:ascii="Calibri" w:hAnsi="Calibri" w:cstheme="minorHAnsi"/>
          <w:sz w:val="22"/>
          <w:szCs w:val="22"/>
        </w:rPr>
        <w:t xml:space="preserve"> Bin </w:t>
      </w:r>
      <w:proofErr w:type="spellStart"/>
      <w:r w:rsidR="00284514">
        <w:rPr>
          <w:rFonts w:ascii="Calibri" w:hAnsi="Calibri" w:cstheme="minorHAnsi"/>
          <w:sz w:val="22"/>
          <w:szCs w:val="22"/>
        </w:rPr>
        <w:t>Baz</w:t>
      </w:r>
      <w:proofErr w:type="spellEnd"/>
      <w:r w:rsidRPr="003C0D38">
        <w:rPr>
          <w:rFonts w:ascii="Calibri" w:hAnsi="Calibri" w:cstheme="minorHAnsi"/>
          <w:sz w:val="22"/>
          <w:szCs w:val="22"/>
        </w:rPr>
        <w:t xml:space="preserve"> berkata,</w:t>
      </w:r>
    </w:p>
    <w:p w14:paraId="07C5876E" w14:textId="77777777" w:rsidR="00B378F1" w:rsidRPr="00B724FA" w:rsidRDefault="00B378F1" w:rsidP="00B378F1">
      <w:pPr>
        <w:pStyle w:val="TeksCatatanKaki"/>
        <w:bidi/>
        <w:jc w:val="both"/>
        <w:rPr>
          <w:rFonts w:ascii="Calibri" w:hAnsi="Calibri" w:cs="Traditional Arabic"/>
          <w:sz w:val="22"/>
          <w:szCs w:val="22"/>
        </w:rPr>
      </w:pPr>
      <w:r w:rsidRPr="00B724FA">
        <w:rPr>
          <w:rFonts w:ascii="Calibri" w:hAnsi="Calibri" w:cs="Traditional Arabic"/>
          <w:sz w:val="22"/>
          <w:szCs w:val="28"/>
          <w:shd w:val="clear" w:color="auto" w:fill="FFFFFF"/>
          <w:rtl/>
        </w:rPr>
        <w:t>إِذَا كَانَ الْحُجَّاجُّ مَعَهُ نِسَاءٌ فَلَهُمُ الرُّخْصَةُ أَنْ يَنْصَرِفُوا مِنْ مُزْدَلِفَة فِي النِّصْفِ الأَخِيْرِ مِنَ اللَّيْلِ لَيْلَةِ النَّحْرِ؛ لأَنَّ النَّبِيَّ ﷺ رَخَّصَ لِلضَّعَفَةِ مِنْ أَهْلِهِ أَنْ يَنْصَرِفُوا مِنْهَا بِلَيْلٍ، وَهَذَا ثَابِتٌ عَنْهُ عَلَيْهِ الصَّلاَةُ وَالسَّلاَمُ، وَالَّذِي يَظْهَرُ: أَنَّ أَصْحَابَهُمْ مِثْلُهُمْ، فَالَّذِيْنَ مَعَ النِّسَاءِ مِنَ الرِّجَالِ الْقَوَّامِيْنَ عَلَيْهِنَّ وَالرِّفَاقِ الَّذِيْنَ مَعَهُمْ، الَّذِي يَظْهَرُ: أَنَّهُمْ شَيْءٌ وَاحِدٌ، فَإِذَا سُمِحَ لِلضُّعَفَاءِ أَنْ يَنْصَرِفُوا فَالَّذِيْنَ مَعَهُمْ كَذَلِكَ مَسْمُوْحٌ لَهُمُ الاِنْصِرَافُ...إِذَا كَانُوا فِي سَيَّارَةٍ وَاحِدَةٍ تَجْمَعُ رِجَالاً وَنِسَاءً وَشَبَاباً وَشِيْباً فَهَؤُلاَءِ دَرْبُهُمْ وَاحِدٌ، وَلاَ حَرَجَ -إِنْ شَاءَ اللهُ- فِي انْصِرَافِهِمْ جَمِيْعاً وَذَهَابِهِمْ إِلَى مِنَى آخِرَ اللَّيْلِ وَرَمْيِهِمْ الْجَمْرَةَ، وَذَهَابِهِمْ إِلَى مَكَّةَ، كُلُّ هَذَا لاَ حَرَجَ فِيْهِ إِنْ شَاءَ اللهُ؛ لِأَنَّ الضَّعِيْفَ يَتْبَعُهُ الْقَوِيُّ الَّذِي هُوَ فِي رُفْقَتِهِ أَوْ فِي الْقِيَامِ عَلَى شُئُوْنِهِ</w:t>
      </w:r>
    </w:p>
    <w:p w14:paraId="3FE94B85" w14:textId="7CFA4CFA" w:rsidR="00B378F1" w:rsidRPr="00B724FA" w:rsidRDefault="00B378F1" w:rsidP="00B378F1">
      <w:pPr>
        <w:pStyle w:val="TeksCatatanKaki"/>
        <w:jc w:val="both"/>
        <w:rPr>
          <w:rFonts w:ascii="Calibri" w:hAnsi="Calibri" w:cstheme="minorHAnsi"/>
          <w:sz w:val="22"/>
          <w:szCs w:val="22"/>
        </w:rPr>
      </w:pPr>
      <w:r w:rsidRPr="00B724FA">
        <w:rPr>
          <w:rFonts w:ascii="Calibri" w:hAnsi="Calibri" w:cstheme="minorHAnsi"/>
          <w:sz w:val="22"/>
          <w:szCs w:val="22"/>
        </w:rPr>
        <w:t xml:space="preserve">“Jika para </w:t>
      </w:r>
      <w:r w:rsidR="004B6E43">
        <w:rPr>
          <w:rFonts w:ascii="Calibri" w:hAnsi="Calibri" w:cstheme="minorHAnsi"/>
          <w:sz w:val="22"/>
          <w:szCs w:val="22"/>
        </w:rPr>
        <w:t>jemaah</w:t>
      </w:r>
      <w:r w:rsidRPr="00B724FA">
        <w:rPr>
          <w:rFonts w:ascii="Calibri" w:hAnsi="Calibri" w:cstheme="minorHAnsi"/>
          <w:sz w:val="22"/>
          <w:szCs w:val="22"/>
        </w:rPr>
        <w:t xml:space="preserve"> haji bersama para wanita maka boleh bagi mereka untuk meninggalkan Muzdalifah setelah lewat tengah malam, yaitu malam hari </w:t>
      </w:r>
      <w:proofErr w:type="spellStart"/>
      <w:r w:rsidRPr="00B724FA">
        <w:rPr>
          <w:rFonts w:ascii="Calibri" w:hAnsi="Calibri" w:cstheme="minorHAnsi"/>
          <w:sz w:val="22"/>
          <w:szCs w:val="22"/>
        </w:rPr>
        <w:t>an-Nahr</w:t>
      </w:r>
      <w:proofErr w:type="spellEnd"/>
      <w:r w:rsidRPr="00B724FA">
        <w:rPr>
          <w:rFonts w:ascii="Calibri" w:hAnsi="Calibri" w:cstheme="minorHAnsi"/>
          <w:sz w:val="22"/>
          <w:szCs w:val="22"/>
        </w:rPr>
        <w:t xml:space="preserve">, karena Nabi </w:t>
      </w:r>
      <w:r w:rsidRPr="00B724FA">
        <w:rPr>
          <w:rFonts w:ascii="Calibri" w:hAnsi="Calibri" w:cstheme="minorHAnsi"/>
          <w:sz w:val="22"/>
          <w:szCs w:val="22"/>
          <w:rtl/>
        </w:rPr>
        <w:t>ﷺ</w:t>
      </w:r>
      <w:r w:rsidRPr="00B724FA">
        <w:rPr>
          <w:rFonts w:ascii="Calibri" w:hAnsi="Calibri" w:cstheme="minorHAnsi"/>
          <w:sz w:val="22"/>
          <w:szCs w:val="22"/>
        </w:rPr>
        <w:t xml:space="preserve"> memberi keringanan/</w:t>
      </w:r>
      <w:r w:rsidR="004B6E43">
        <w:rPr>
          <w:rFonts w:ascii="Calibri" w:hAnsi="Calibri" w:cstheme="minorHAnsi"/>
          <w:sz w:val="22"/>
          <w:szCs w:val="22"/>
        </w:rPr>
        <w:t>rukhsah</w:t>
      </w:r>
      <w:r w:rsidRPr="00B724FA">
        <w:rPr>
          <w:rFonts w:ascii="Calibri" w:hAnsi="Calibri" w:cstheme="minorHAnsi"/>
          <w:sz w:val="22"/>
          <w:szCs w:val="22"/>
        </w:rPr>
        <w:t xml:space="preserve"> kepada istri-istri beliau untuk meninggalkan Muzdalifah di malam hari. Ini telah valid dari Nabi </w:t>
      </w:r>
      <w:r w:rsidRPr="00B724FA">
        <w:rPr>
          <w:rFonts w:ascii="Calibri" w:hAnsi="Calibri" w:cstheme="minorHAnsi"/>
          <w:sz w:val="22"/>
          <w:szCs w:val="22"/>
          <w:rtl/>
        </w:rPr>
        <w:t>ﷺ</w:t>
      </w:r>
      <w:r w:rsidRPr="00B724FA">
        <w:rPr>
          <w:rFonts w:ascii="Calibri" w:hAnsi="Calibri" w:cstheme="minorHAnsi"/>
          <w:sz w:val="22"/>
          <w:szCs w:val="22"/>
        </w:rPr>
        <w:t xml:space="preserve">. Yang </w:t>
      </w:r>
      <w:proofErr w:type="spellStart"/>
      <w:r w:rsidRPr="00B724FA">
        <w:rPr>
          <w:rFonts w:ascii="Calibri" w:hAnsi="Calibri" w:cstheme="minorHAnsi"/>
          <w:sz w:val="22"/>
          <w:szCs w:val="22"/>
        </w:rPr>
        <w:t>nampak</w:t>
      </w:r>
      <w:proofErr w:type="spellEnd"/>
      <w:r w:rsidRPr="00B724FA">
        <w:rPr>
          <w:rFonts w:ascii="Calibri" w:hAnsi="Calibri" w:cstheme="minorHAnsi"/>
          <w:sz w:val="22"/>
          <w:szCs w:val="22"/>
        </w:rPr>
        <w:t xml:space="preserve"> bahwasanya orang-orang yang bersama orang-orang yang lemah juga hukumnya seperti mereka. Maka mereka para lelaki yang mengurusi para wanita demikian juga teman </w:t>
      </w:r>
      <w:r w:rsidRPr="003C0D38">
        <w:rPr>
          <w:rFonts w:ascii="Calibri" w:hAnsi="Calibri" w:cstheme="minorHAnsi"/>
          <w:sz w:val="22"/>
          <w:szCs w:val="22"/>
        </w:rPr>
        <w:t>perjal</w:t>
      </w:r>
      <w:r w:rsidR="004B6E43">
        <w:rPr>
          <w:rFonts w:ascii="Calibri" w:hAnsi="Calibri" w:cstheme="minorHAnsi"/>
          <w:sz w:val="22"/>
          <w:szCs w:val="22"/>
        </w:rPr>
        <w:t>a</w:t>
      </w:r>
      <w:r w:rsidRPr="003C0D38">
        <w:rPr>
          <w:rFonts w:ascii="Calibri" w:hAnsi="Calibri" w:cstheme="minorHAnsi"/>
          <w:sz w:val="22"/>
          <w:szCs w:val="22"/>
        </w:rPr>
        <w:t>nan</w:t>
      </w:r>
      <w:r w:rsidRPr="00B724FA">
        <w:rPr>
          <w:rFonts w:ascii="Calibri" w:hAnsi="Calibri" w:cstheme="minorHAnsi"/>
          <w:sz w:val="22"/>
          <w:szCs w:val="22"/>
        </w:rPr>
        <w:t xml:space="preserve"> yang menemani mereka yang </w:t>
      </w:r>
      <w:proofErr w:type="spellStart"/>
      <w:r w:rsidRPr="00B724FA">
        <w:rPr>
          <w:rFonts w:ascii="Calibri" w:hAnsi="Calibri" w:cstheme="minorHAnsi"/>
          <w:sz w:val="22"/>
          <w:szCs w:val="22"/>
        </w:rPr>
        <w:t>nampaknya</w:t>
      </w:r>
      <w:proofErr w:type="spellEnd"/>
      <w:r w:rsidRPr="00B724FA">
        <w:rPr>
          <w:rFonts w:ascii="Calibri" w:hAnsi="Calibri" w:cstheme="minorHAnsi"/>
          <w:sz w:val="22"/>
          <w:szCs w:val="22"/>
        </w:rPr>
        <w:t xml:space="preserve"> mereka </w:t>
      </w:r>
      <w:proofErr w:type="spellStart"/>
      <w:r w:rsidRPr="00B724FA">
        <w:rPr>
          <w:rFonts w:ascii="Calibri" w:hAnsi="Calibri" w:cstheme="minorHAnsi"/>
          <w:sz w:val="22"/>
          <w:szCs w:val="22"/>
        </w:rPr>
        <w:t>dihukumi</w:t>
      </w:r>
      <w:proofErr w:type="spellEnd"/>
      <w:r w:rsidRPr="00B724FA">
        <w:rPr>
          <w:rFonts w:ascii="Calibri" w:hAnsi="Calibri" w:cstheme="minorHAnsi"/>
          <w:sz w:val="22"/>
          <w:szCs w:val="22"/>
        </w:rPr>
        <w:t xml:space="preserve"> satu kesatuan. Jika dibolehkan bagi yang lemah (para wanita) untuk meninggalkan Muzdalifah maka dibolehkan juga bagi orang-orang yang bersama para wanita untuk meninggalkan Muzdalifah… Jika mereka berada di satu mobil yang mengumpulkan para lelaki, para wanita, para pemuda, dan para orang-orang tua, maka mereka itu satu jalan (rombongan), dan tidak mengapa -insya Allah- bagi mereka semuanya untuk meninggalkan Muzdalifah dan pergi ke Mina di akhir malam, boleh untuk melempar </w:t>
      </w:r>
      <w:proofErr w:type="spellStart"/>
      <w:r w:rsidRPr="00B724FA">
        <w:rPr>
          <w:rFonts w:ascii="Calibri" w:hAnsi="Calibri" w:cstheme="minorHAnsi"/>
          <w:sz w:val="22"/>
          <w:szCs w:val="22"/>
        </w:rPr>
        <w:t>jamarat</w:t>
      </w:r>
      <w:proofErr w:type="spellEnd"/>
      <w:r w:rsidRPr="00B724FA">
        <w:rPr>
          <w:rFonts w:ascii="Calibri" w:hAnsi="Calibri" w:cstheme="minorHAnsi"/>
          <w:sz w:val="22"/>
          <w:szCs w:val="22"/>
        </w:rPr>
        <w:t xml:space="preserve">, boleh bagi mereka ke </w:t>
      </w:r>
      <w:r w:rsidR="005F53BD">
        <w:rPr>
          <w:rFonts w:ascii="Calibri" w:hAnsi="Calibri" w:cstheme="minorHAnsi"/>
          <w:sz w:val="22"/>
          <w:szCs w:val="22"/>
        </w:rPr>
        <w:t>Makkah</w:t>
      </w:r>
      <w:r w:rsidRPr="00B724FA">
        <w:rPr>
          <w:rFonts w:ascii="Calibri" w:hAnsi="Calibri" w:cstheme="minorHAnsi"/>
          <w:sz w:val="22"/>
          <w:szCs w:val="22"/>
        </w:rPr>
        <w:t xml:space="preserve"> (</w:t>
      </w:r>
      <w:r w:rsidR="004C0554">
        <w:rPr>
          <w:rFonts w:ascii="Calibri" w:hAnsi="Calibri" w:cstheme="minorHAnsi"/>
          <w:sz w:val="22"/>
          <w:szCs w:val="22"/>
        </w:rPr>
        <w:t>Masjidilharam</w:t>
      </w:r>
      <w:r w:rsidRPr="00B724FA">
        <w:rPr>
          <w:rFonts w:ascii="Calibri" w:hAnsi="Calibri" w:cstheme="minorHAnsi"/>
          <w:sz w:val="22"/>
          <w:szCs w:val="22"/>
        </w:rPr>
        <w:t xml:space="preserve"> untuk </w:t>
      </w:r>
      <w:r w:rsidR="004C0554">
        <w:rPr>
          <w:rFonts w:ascii="Calibri" w:hAnsi="Calibri" w:cstheme="minorHAnsi"/>
          <w:sz w:val="22"/>
          <w:szCs w:val="22"/>
        </w:rPr>
        <w:t>tawaf</w:t>
      </w:r>
      <w:r w:rsidRPr="00B724FA">
        <w:rPr>
          <w:rFonts w:ascii="Calibri" w:hAnsi="Calibri" w:cstheme="minorHAnsi"/>
          <w:sz w:val="22"/>
          <w:szCs w:val="22"/>
        </w:rPr>
        <w:t xml:space="preserve"> dan </w:t>
      </w:r>
      <w:r w:rsidRPr="003C0D38">
        <w:rPr>
          <w:rFonts w:ascii="Calibri" w:hAnsi="Calibri" w:cstheme="minorHAnsi"/>
          <w:sz w:val="22"/>
          <w:szCs w:val="22"/>
        </w:rPr>
        <w:t>sa</w:t>
      </w:r>
      <w:r w:rsidR="004C0554">
        <w:rPr>
          <w:rFonts w:ascii="Calibri" w:hAnsi="Calibri" w:cstheme="minorHAnsi"/>
          <w:sz w:val="22"/>
          <w:szCs w:val="22"/>
        </w:rPr>
        <w:t>i</w:t>
      </w:r>
      <w:r w:rsidRPr="00B724FA">
        <w:rPr>
          <w:rFonts w:ascii="Calibri" w:hAnsi="Calibri" w:cstheme="minorHAnsi"/>
          <w:sz w:val="22"/>
          <w:szCs w:val="22"/>
        </w:rPr>
        <w:t xml:space="preserve"> -pen). Hal ini semua tidak mengapa insya Allah, karena orang yang lemah (hukumnya) diikuti oleh orang yang kuat yang merupakan satu rombongan atau mengurusi urusan yang lemah</w:t>
      </w:r>
      <w:r w:rsidRPr="003C0D38">
        <w:rPr>
          <w:rFonts w:ascii="Calibri" w:hAnsi="Calibri" w:cstheme="minorHAnsi"/>
          <w:sz w:val="22"/>
          <w:szCs w:val="22"/>
        </w:rPr>
        <w:t>”</w:t>
      </w:r>
      <w:r w:rsidR="000D73FD">
        <w:rPr>
          <w:rFonts w:ascii="Calibri" w:hAnsi="Calibri" w:cstheme="minorHAnsi"/>
          <w:sz w:val="22"/>
          <w:szCs w:val="22"/>
        </w:rPr>
        <w:t>[</w:t>
      </w:r>
      <w:proofErr w:type="spellStart"/>
      <w:r w:rsidR="000D73FD" w:rsidRPr="000D73FD">
        <w:rPr>
          <w:rFonts w:ascii="Calibri" w:hAnsi="Calibri" w:cstheme="minorHAnsi"/>
          <w:i/>
          <w:iCs/>
          <w:sz w:val="22"/>
          <w:szCs w:val="22"/>
        </w:rPr>
        <w:t>Fatâwâ</w:t>
      </w:r>
      <w:proofErr w:type="spellEnd"/>
      <w:r w:rsidR="000D73FD" w:rsidRPr="000D73FD">
        <w:rPr>
          <w:rFonts w:ascii="Calibri" w:hAnsi="Calibri" w:cstheme="minorHAnsi"/>
          <w:i/>
          <w:iCs/>
          <w:sz w:val="22"/>
          <w:szCs w:val="22"/>
        </w:rPr>
        <w:t xml:space="preserve"> </w:t>
      </w:r>
      <w:proofErr w:type="spellStart"/>
      <w:r w:rsidR="000D73FD" w:rsidRPr="000D73FD">
        <w:rPr>
          <w:rFonts w:ascii="Calibri" w:hAnsi="Calibri" w:cstheme="minorHAnsi"/>
          <w:i/>
          <w:iCs/>
          <w:sz w:val="22"/>
          <w:szCs w:val="22"/>
        </w:rPr>
        <w:t>Nûr</w:t>
      </w:r>
      <w:proofErr w:type="spellEnd"/>
      <w:r w:rsidR="000D73FD" w:rsidRPr="000D73FD">
        <w:rPr>
          <w:rFonts w:ascii="Calibri" w:hAnsi="Calibri" w:cstheme="minorHAnsi"/>
          <w:i/>
          <w:iCs/>
          <w:sz w:val="22"/>
          <w:szCs w:val="22"/>
        </w:rPr>
        <w:t xml:space="preserve"> ‘</w:t>
      </w:r>
      <w:proofErr w:type="spellStart"/>
      <w:r w:rsidR="000D73FD" w:rsidRPr="000D73FD">
        <w:rPr>
          <w:rFonts w:ascii="Calibri" w:hAnsi="Calibri" w:cstheme="minorHAnsi"/>
          <w:i/>
          <w:iCs/>
          <w:sz w:val="22"/>
          <w:szCs w:val="22"/>
        </w:rPr>
        <w:t>Alâ</w:t>
      </w:r>
      <w:proofErr w:type="spellEnd"/>
      <w:r w:rsidRPr="000D73FD">
        <w:rPr>
          <w:rFonts w:ascii="Calibri" w:hAnsi="Calibri" w:cstheme="minorHAnsi"/>
          <w:i/>
          <w:iCs/>
          <w:sz w:val="22"/>
          <w:szCs w:val="22"/>
        </w:rPr>
        <w:t xml:space="preserve"> Ad-</w:t>
      </w:r>
      <w:proofErr w:type="spellStart"/>
      <w:r w:rsidRPr="000D73FD">
        <w:rPr>
          <w:rFonts w:ascii="Calibri" w:hAnsi="Calibri" w:cstheme="minorHAnsi"/>
          <w:i/>
          <w:iCs/>
          <w:sz w:val="22"/>
          <w:szCs w:val="22"/>
        </w:rPr>
        <w:t>Darb</w:t>
      </w:r>
      <w:proofErr w:type="spellEnd"/>
      <w:r w:rsidRPr="00B724FA">
        <w:rPr>
          <w:rFonts w:ascii="Calibri" w:hAnsi="Calibri" w:cstheme="minorHAnsi"/>
          <w:sz w:val="22"/>
          <w:szCs w:val="22"/>
        </w:rPr>
        <w:t xml:space="preserve">, </w:t>
      </w:r>
      <w:r w:rsidR="000D73FD">
        <w:rPr>
          <w:rFonts w:ascii="Calibri" w:hAnsi="Calibri" w:cstheme="minorHAnsi"/>
          <w:sz w:val="22"/>
          <w:szCs w:val="22"/>
        </w:rPr>
        <w:t>Syekh</w:t>
      </w:r>
      <w:r w:rsidRPr="00B724FA">
        <w:rPr>
          <w:rFonts w:ascii="Calibri" w:hAnsi="Calibri" w:cstheme="minorHAnsi"/>
          <w:sz w:val="22"/>
          <w:szCs w:val="22"/>
        </w:rPr>
        <w:t xml:space="preserve"> Bin </w:t>
      </w:r>
      <w:proofErr w:type="spellStart"/>
      <w:r w:rsidR="000D73FD">
        <w:rPr>
          <w:rFonts w:ascii="Calibri" w:hAnsi="Calibri" w:cstheme="minorHAnsi"/>
          <w:sz w:val="22"/>
          <w:szCs w:val="22"/>
        </w:rPr>
        <w:t>Baz</w:t>
      </w:r>
      <w:proofErr w:type="spellEnd"/>
      <w:r w:rsidR="000D73FD">
        <w:rPr>
          <w:rFonts w:ascii="Calibri" w:hAnsi="Calibri" w:cstheme="minorHAnsi"/>
          <w:sz w:val="22"/>
          <w:szCs w:val="22"/>
        </w:rPr>
        <w:t xml:space="preserve"> (</w:t>
      </w:r>
      <w:r w:rsidRPr="00B724FA">
        <w:rPr>
          <w:rFonts w:ascii="Calibri" w:hAnsi="Calibri" w:cstheme="minorHAnsi"/>
          <w:sz w:val="22"/>
          <w:szCs w:val="22"/>
        </w:rPr>
        <w:t>17/429-430</w:t>
      </w:r>
      <w:r w:rsidRPr="003C0D38">
        <w:rPr>
          <w:rFonts w:ascii="Calibri" w:hAnsi="Calibri" w:cstheme="minorHAnsi"/>
          <w:sz w:val="22"/>
          <w:szCs w:val="22"/>
        </w:rPr>
        <w:t>)</w:t>
      </w:r>
      <w:r w:rsidR="000D73FD">
        <w:rPr>
          <w:rFonts w:ascii="Calibri" w:hAnsi="Calibri" w:cstheme="minorHAnsi"/>
          <w:sz w:val="22"/>
          <w:szCs w:val="22"/>
        </w:rPr>
        <w:t>].</w:t>
      </w:r>
      <w:r w:rsidRPr="00B724FA">
        <w:rPr>
          <w:rFonts w:ascii="Calibri" w:hAnsi="Calibri" w:cstheme="minorHAnsi"/>
          <w:sz w:val="22"/>
          <w:szCs w:val="22"/>
        </w:rPr>
        <w:t xml:space="preserve">  </w:t>
      </w:r>
    </w:p>
  </w:footnote>
  <w:footnote w:id="18">
    <w:p w14:paraId="513B2BC0" w14:textId="4FC2B6BA" w:rsidR="003543DA" w:rsidRPr="003C0D38" w:rsidRDefault="003543DA"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proofErr w:type="spellStart"/>
      <w:r w:rsidRPr="002C5136">
        <w:rPr>
          <w:rFonts w:ascii="Calibri" w:eastAsiaTheme="minorHAnsi" w:hAnsi="Calibri" w:cs="Traditional Arabic"/>
          <w:i/>
          <w:iCs/>
          <w:sz w:val="22"/>
          <w:szCs w:val="32"/>
        </w:rPr>
        <w:t>Majm</w:t>
      </w:r>
      <w:r w:rsidR="002C5136" w:rsidRPr="002C5136">
        <w:rPr>
          <w:rFonts w:ascii="Calibri" w:hAnsi="Calibri" w:cstheme="minorHAnsi"/>
          <w:i/>
          <w:iCs/>
          <w:sz w:val="22"/>
          <w:szCs w:val="22"/>
        </w:rPr>
        <w:t>û</w:t>
      </w:r>
      <w:proofErr w:type="spellEnd"/>
      <w:r w:rsidRPr="002C5136">
        <w:rPr>
          <w:rFonts w:ascii="Calibri" w:eastAsiaTheme="minorHAnsi" w:hAnsi="Calibri" w:cs="Traditional Arabic"/>
          <w:i/>
          <w:iCs/>
          <w:sz w:val="22"/>
          <w:szCs w:val="32"/>
        </w:rPr>
        <w:t xml:space="preserve">’ </w:t>
      </w:r>
      <w:proofErr w:type="spellStart"/>
      <w:r w:rsidR="00261BA8">
        <w:rPr>
          <w:rFonts w:ascii="Calibri" w:eastAsiaTheme="minorHAnsi" w:hAnsi="Calibri" w:cs="Traditional Arabic"/>
          <w:i/>
          <w:iCs/>
          <w:sz w:val="22"/>
          <w:szCs w:val="32"/>
        </w:rPr>
        <w:t>F</w:t>
      </w:r>
      <w:r w:rsidR="00903CDE" w:rsidRPr="002C5136">
        <w:rPr>
          <w:rFonts w:ascii="Calibri" w:hAnsi="Calibri" w:cstheme="minorHAnsi"/>
          <w:i/>
          <w:iCs/>
          <w:sz w:val="22"/>
          <w:szCs w:val="22"/>
        </w:rPr>
        <w:t>atâwâ</w:t>
      </w:r>
      <w:proofErr w:type="spellEnd"/>
      <w:r w:rsidRPr="002C5136">
        <w:rPr>
          <w:rFonts w:ascii="Calibri" w:eastAsiaTheme="minorHAnsi" w:hAnsi="Calibri" w:cs="Traditional Arabic"/>
          <w:i/>
          <w:iCs/>
          <w:sz w:val="22"/>
          <w:szCs w:val="32"/>
        </w:rPr>
        <w:t xml:space="preserve"> </w:t>
      </w:r>
      <w:proofErr w:type="spellStart"/>
      <w:r w:rsidRPr="002C5136">
        <w:rPr>
          <w:rFonts w:ascii="Calibri" w:eastAsiaTheme="minorHAnsi" w:hAnsi="Calibri" w:cs="Traditional Arabic"/>
          <w:i/>
          <w:iCs/>
          <w:sz w:val="22"/>
          <w:szCs w:val="32"/>
        </w:rPr>
        <w:t>Ibn</w:t>
      </w:r>
      <w:proofErr w:type="spellEnd"/>
      <w:r w:rsidRPr="002C5136">
        <w:rPr>
          <w:rFonts w:ascii="Calibri" w:eastAsiaTheme="minorHAnsi" w:hAnsi="Calibri" w:cs="Traditional Arabic"/>
          <w:i/>
          <w:iCs/>
          <w:sz w:val="22"/>
          <w:szCs w:val="32"/>
        </w:rPr>
        <w:t xml:space="preserve"> </w:t>
      </w:r>
      <w:proofErr w:type="spellStart"/>
      <w:r w:rsidRPr="002C5136">
        <w:rPr>
          <w:rFonts w:ascii="Calibri" w:eastAsiaTheme="minorHAnsi" w:hAnsi="Calibri" w:cs="Traditional Arabic"/>
          <w:i/>
          <w:iCs/>
          <w:sz w:val="22"/>
          <w:szCs w:val="32"/>
        </w:rPr>
        <w:t>B</w:t>
      </w:r>
      <w:r w:rsidR="00903CDE" w:rsidRPr="002C5136">
        <w:rPr>
          <w:rFonts w:ascii="Calibri" w:hAnsi="Calibri" w:cstheme="minorHAnsi"/>
          <w:i/>
          <w:iCs/>
          <w:sz w:val="22"/>
          <w:szCs w:val="22"/>
        </w:rPr>
        <w:t>â</w:t>
      </w:r>
      <w:r w:rsidRPr="002C5136">
        <w:rPr>
          <w:rFonts w:ascii="Calibri" w:eastAsiaTheme="minorHAnsi" w:hAnsi="Calibri" w:cs="Traditional Arabic"/>
          <w:i/>
          <w:iCs/>
          <w:sz w:val="22"/>
          <w:szCs w:val="32"/>
        </w:rPr>
        <w:t>z</w:t>
      </w:r>
      <w:proofErr w:type="spellEnd"/>
      <w:r w:rsidRPr="002C5136">
        <w:rPr>
          <w:rFonts w:ascii="Calibri" w:eastAsiaTheme="minorHAnsi" w:hAnsi="Calibri" w:cs="Traditional Arabic"/>
          <w:i/>
          <w:iCs/>
          <w:sz w:val="22"/>
          <w:szCs w:val="32"/>
        </w:rPr>
        <w:t xml:space="preserve"> </w:t>
      </w:r>
      <w:r w:rsidR="00903CDE">
        <w:rPr>
          <w:rFonts w:ascii="Calibri" w:eastAsiaTheme="minorHAnsi" w:hAnsi="Calibri" w:cs="Traditional Arabic"/>
          <w:sz w:val="22"/>
          <w:szCs w:val="32"/>
        </w:rPr>
        <w:t>(</w:t>
      </w:r>
      <w:r w:rsidRPr="003C0D38">
        <w:rPr>
          <w:rFonts w:ascii="Calibri" w:eastAsiaTheme="minorHAnsi" w:hAnsi="Calibri" w:cs="Traditional Arabic"/>
          <w:sz w:val="22"/>
          <w:szCs w:val="32"/>
        </w:rPr>
        <w:t>17/287)</w:t>
      </w:r>
      <w:r w:rsidR="00021A72">
        <w:rPr>
          <w:rFonts w:ascii="Calibri" w:eastAsiaTheme="minorHAnsi" w:hAnsi="Calibri" w:cs="Traditional Arabic"/>
          <w:sz w:val="22"/>
          <w:szCs w:val="32"/>
        </w:rPr>
        <w:t>.</w:t>
      </w:r>
    </w:p>
  </w:footnote>
  <w:footnote w:id="19">
    <w:p w14:paraId="717E100F" w14:textId="6ADF7F54" w:rsidR="007F6FFD" w:rsidRPr="002844A2" w:rsidRDefault="007F6FFD" w:rsidP="00AB385D">
      <w:pPr>
        <w:pStyle w:val="TeksCatatanKaki"/>
        <w:jc w:val="both"/>
        <w:rPr>
          <w:rFonts w:ascii="Calibri" w:hAnsi="Calibri" w:cstheme="minorHAnsi"/>
          <w:sz w:val="22"/>
          <w:szCs w:val="22"/>
        </w:rPr>
      </w:pPr>
      <w:r w:rsidRPr="003C0D38">
        <w:rPr>
          <w:rStyle w:val="ReferensiCatatanKaki"/>
          <w:rFonts w:ascii="Calibri" w:hAnsi="Calibri" w:cstheme="minorHAnsi"/>
          <w:sz w:val="22"/>
          <w:szCs w:val="22"/>
        </w:rPr>
        <w:footnoteRef/>
      </w:r>
      <w:r w:rsidRPr="002844A2">
        <w:rPr>
          <w:rFonts w:ascii="Calibri" w:hAnsi="Calibri" w:cstheme="minorHAnsi"/>
          <w:sz w:val="22"/>
          <w:szCs w:val="22"/>
        </w:rPr>
        <w:t xml:space="preserve"> </w:t>
      </w:r>
      <w:r w:rsidRPr="008331BA">
        <w:rPr>
          <w:rFonts w:ascii="Calibri" w:hAnsi="Calibri" w:cstheme="minorHAnsi"/>
          <w:i/>
          <w:iCs/>
          <w:sz w:val="22"/>
          <w:szCs w:val="22"/>
        </w:rPr>
        <w:t>Al-</w:t>
      </w:r>
      <w:proofErr w:type="spellStart"/>
      <w:r w:rsidR="008331BA" w:rsidRPr="008331BA">
        <w:rPr>
          <w:rFonts w:ascii="Calibri" w:hAnsi="Calibri" w:cstheme="minorHAnsi"/>
          <w:i/>
          <w:iCs/>
          <w:sz w:val="22"/>
          <w:szCs w:val="22"/>
        </w:rPr>
        <w:t>Majmû</w:t>
      </w:r>
      <w:proofErr w:type="spellEnd"/>
      <w:r w:rsidR="008331BA" w:rsidRPr="008331BA">
        <w:rPr>
          <w:rFonts w:ascii="Calibri" w:hAnsi="Calibri" w:cstheme="minorHAnsi"/>
          <w:i/>
          <w:iCs/>
          <w:sz w:val="22"/>
          <w:szCs w:val="22"/>
        </w:rPr>
        <w:t>’</w:t>
      </w:r>
      <w:r w:rsidRPr="008331BA">
        <w:rPr>
          <w:rFonts w:ascii="Calibri" w:hAnsi="Calibri" w:cstheme="minorHAnsi"/>
          <w:i/>
          <w:iCs/>
          <w:sz w:val="22"/>
          <w:szCs w:val="22"/>
        </w:rPr>
        <w:t xml:space="preserve"> </w:t>
      </w:r>
      <w:proofErr w:type="spellStart"/>
      <w:r w:rsidRPr="008331BA">
        <w:rPr>
          <w:rFonts w:ascii="Calibri" w:hAnsi="Calibri" w:cstheme="minorHAnsi"/>
          <w:i/>
          <w:iCs/>
          <w:sz w:val="22"/>
          <w:szCs w:val="22"/>
        </w:rPr>
        <w:t>Syarh</w:t>
      </w:r>
      <w:proofErr w:type="spellEnd"/>
      <w:r w:rsidRPr="008331BA">
        <w:rPr>
          <w:rFonts w:ascii="Calibri" w:hAnsi="Calibri" w:cstheme="minorHAnsi"/>
          <w:i/>
          <w:iCs/>
          <w:sz w:val="22"/>
          <w:szCs w:val="22"/>
        </w:rPr>
        <w:t xml:space="preserve"> </w:t>
      </w:r>
      <w:proofErr w:type="spellStart"/>
      <w:r w:rsidRPr="008331BA">
        <w:rPr>
          <w:rFonts w:ascii="Calibri" w:hAnsi="Calibri" w:cstheme="minorHAnsi"/>
          <w:i/>
          <w:iCs/>
          <w:sz w:val="22"/>
          <w:szCs w:val="22"/>
        </w:rPr>
        <w:t>al-Muhadzdzab</w:t>
      </w:r>
      <w:proofErr w:type="spellEnd"/>
      <w:r w:rsidRPr="002844A2">
        <w:rPr>
          <w:rFonts w:ascii="Calibri" w:hAnsi="Calibri" w:cstheme="minorHAnsi"/>
          <w:sz w:val="22"/>
          <w:szCs w:val="22"/>
        </w:rPr>
        <w:t xml:space="preserve"> </w:t>
      </w:r>
      <w:r w:rsidR="00040854">
        <w:rPr>
          <w:rFonts w:ascii="Calibri" w:hAnsi="Calibri" w:cstheme="minorHAnsi"/>
          <w:sz w:val="22"/>
          <w:szCs w:val="22"/>
        </w:rPr>
        <w:t>(</w:t>
      </w:r>
      <w:r w:rsidRPr="002844A2">
        <w:rPr>
          <w:rFonts w:ascii="Calibri" w:hAnsi="Calibri" w:cstheme="minorHAnsi"/>
          <w:sz w:val="22"/>
          <w:szCs w:val="22"/>
        </w:rPr>
        <w:t>8/243-244</w:t>
      </w:r>
      <w:r w:rsidR="00040854">
        <w:rPr>
          <w:rFonts w:ascii="Calibri" w:hAnsi="Calibri" w:cstheme="minorHAnsi"/>
          <w:sz w:val="22"/>
          <w:szCs w:val="22"/>
        </w:rPr>
        <w:t>)</w:t>
      </w:r>
      <w:r w:rsidRPr="003C0D38">
        <w:rPr>
          <w:rFonts w:ascii="Calibri" w:hAnsi="Calibri" w:cstheme="minorHAnsi"/>
          <w:sz w:val="22"/>
          <w:szCs w:val="22"/>
        </w:rPr>
        <w:t>.</w:t>
      </w:r>
      <w:r w:rsidR="00903CDE" w:rsidRPr="00903CDE">
        <w:rPr>
          <w:rFonts w:asciiTheme="minorHAnsi" w:hAnsiTheme="minorHAnsi" w:cstheme="minorHAnsi"/>
          <w:i/>
          <w:iCs/>
          <w:sz w:val="22"/>
          <w:szCs w:val="22"/>
        </w:rPr>
        <w:t xml:space="preserve"> </w:t>
      </w:r>
    </w:p>
  </w:footnote>
  <w:footnote w:id="20">
    <w:p w14:paraId="2F0E0435" w14:textId="7DAC666E" w:rsidR="00F3662D" w:rsidRPr="00B724FA" w:rsidRDefault="00F3662D" w:rsidP="00F3662D">
      <w:pPr>
        <w:pStyle w:val="TeksCatatanKaki"/>
        <w:jc w:val="both"/>
        <w:rPr>
          <w:rFonts w:ascii="Calibri" w:hAnsi="Calibri" w:cstheme="minorHAnsi"/>
          <w:sz w:val="22"/>
          <w:szCs w:val="22"/>
        </w:rPr>
      </w:pPr>
      <w:r w:rsidRPr="00B724FA">
        <w:rPr>
          <w:rFonts w:ascii="Calibri" w:hAnsi="Calibri" w:cstheme="minorHAnsi"/>
          <w:sz w:val="22"/>
          <w:szCs w:val="22"/>
          <w:vertAlign w:val="superscript"/>
        </w:rPr>
        <w:t>(</w:t>
      </w:r>
      <w:r w:rsidRPr="00B724FA">
        <w:rPr>
          <w:rStyle w:val="ReferensiCatatanKaki"/>
          <w:rFonts w:ascii="Calibri" w:hAnsi="Calibri" w:cstheme="minorHAnsi"/>
          <w:sz w:val="22"/>
          <w:szCs w:val="22"/>
        </w:rPr>
        <w:footnoteRef/>
      </w:r>
      <w:r w:rsidRPr="00B724FA">
        <w:rPr>
          <w:rFonts w:ascii="Calibri" w:hAnsi="Calibri" w:cstheme="minorHAnsi"/>
          <w:sz w:val="22"/>
          <w:szCs w:val="22"/>
          <w:vertAlign w:val="superscript"/>
        </w:rPr>
        <w:t>)</w:t>
      </w:r>
      <w:r w:rsidRPr="00B724FA">
        <w:rPr>
          <w:rFonts w:ascii="Calibri" w:hAnsi="Calibri" w:cstheme="minorHAnsi"/>
          <w:sz w:val="22"/>
          <w:szCs w:val="22"/>
        </w:rPr>
        <w:t xml:space="preserve"> Lihat</w:t>
      </w:r>
      <w:r w:rsidR="00044CDA">
        <w:rPr>
          <w:rFonts w:ascii="Calibri" w:hAnsi="Calibri" w:cstheme="minorHAnsi"/>
          <w:sz w:val="22"/>
          <w:szCs w:val="22"/>
        </w:rPr>
        <w:t>:</w:t>
      </w:r>
      <w:r w:rsidRPr="00B724FA">
        <w:rPr>
          <w:rFonts w:ascii="Calibri" w:hAnsi="Calibri" w:cstheme="minorHAnsi"/>
          <w:sz w:val="22"/>
          <w:szCs w:val="22"/>
        </w:rPr>
        <w:t xml:space="preserve"> </w:t>
      </w:r>
      <w:r w:rsidRPr="008331BA">
        <w:rPr>
          <w:rFonts w:ascii="Calibri" w:hAnsi="Calibri" w:cstheme="minorHAnsi"/>
          <w:i/>
          <w:iCs/>
          <w:sz w:val="22"/>
          <w:szCs w:val="22"/>
        </w:rPr>
        <w:t>Al-</w:t>
      </w:r>
      <w:proofErr w:type="spellStart"/>
      <w:r w:rsidR="008331BA" w:rsidRPr="008331BA">
        <w:rPr>
          <w:rFonts w:ascii="Calibri" w:hAnsi="Calibri" w:cstheme="minorHAnsi"/>
          <w:i/>
          <w:iCs/>
          <w:sz w:val="22"/>
          <w:szCs w:val="22"/>
        </w:rPr>
        <w:t>Majmû</w:t>
      </w:r>
      <w:proofErr w:type="spellEnd"/>
      <w:r w:rsidR="008331BA" w:rsidRPr="008331BA">
        <w:rPr>
          <w:rFonts w:ascii="Calibri" w:hAnsi="Calibri" w:cstheme="minorHAnsi"/>
          <w:i/>
          <w:iCs/>
          <w:sz w:val="22"/>
          <w:szCs w:val="22"/>
        </w:rPr>
        <w:t>’</w:t>
      </w:r>
      <w:r w:rsidRPr="008331BA">
        <w:rPr>
          <w:rFonts w:ascii="Calibri" w:hAnsi="Calibri" w:cstheme="minorHAnsi"/>
          <w:i/>
          <w:iCs/>
          <w:sz w:val="22"/>
          <w:szCs w:val="22"/>
        </w:rPr>
        <w:t xml:space="preserve"> </w:t>
      </w:r>
      <w:proofErr w:type="spellStart"/>
      <w:r w:rsidRPr="008331BA">
        <w:rPr>
          <w:rFonts w:ascii="Calibri" w:hAnsi="Calibri" w:cstheme="minorHAnsi"/>
          <w:i/>
          <w:iCs/>
          <w:sz w:val="22"/>
          <w:szCs w:val="22"/>
        </w:rPr>
        <w:t>Syarh</w:t>
      </w:r>
      <w:proofErr w:type="spellEnd"/>
      <w:r w:rsidRPr="008331BA">
        <w:rPr>
          <w:rFonts w:ascii="Calibri" w:hAnsi="Calibri" w:cstheme="minorHAnsi"/>
          <w:i/>
          <w:iCs/>
          <w:sz w:val="22"/>
          <w:szCs w:val="22"/>
        </w:rPr>
        <w:t xml:space="preserve"> </w:t>
      </w:r>
      <w:proofErr w:type="spellStart"/>
      <w:r w:rsidRPr="008331BA">
        <w:rPr>
          <w:rFonts w:ascii="Calibri" w:hAnsi="Calibri" w:cstheme="minorHAnsi"/>
          <w:i/>
          <w:iCs/>
          <w:sz w:val="22"/>
          <w:szCs w:val="22"/>
        </w:rPr>
        <w:t>al-Muhadzdzab</w:t>
      </w:r>
      <w:proofErr w:type="spellEnd"/>
      <w:r w:rsidRPr="00B724FA">
        <w:rPr>
          <w:rFonts w:ascii="Calibri" w:hAnsi="Calibri" w:cstheme="minorHAnsi"/>
          <w:sz w:val="22"/>
          <w:szCs w:val="22"/>
        </w:rPr>
        <w:t xml:space="preserve">, An-Nawawi </w:t>
      </w:r>
      <w:r w:rsidR="006C51E0">
        <w:rPr>
          <w:rFonts w:ascii="Calibri" w:hAnsi="Calibri" w:cstheme="minorHAnsi"/>
          <w:sz w:val="22"/>
          <w:szCs w:val="22"/>
        </w:rPr>
        <w:t>(</w:t>
      </w:r>
      <w:r w:rsidRPr="00B724FA">
        <w:rPr>
          <w:rFonts w:ascii="Calibri" w:hAnsi="Calibri" w:cstheme="minorHAnsi"/>
          <w:sz w:val="22"/>
          <w:szCs w:val="22"/>
        </w:rPr>
        <w:t>8/243</w:t>
      </w:r>
      <w:r w:rsidR="006C51E0">
        <w:rPr>
          <w:rFonts w:ascii="Calibri" w:hAnsi="Calibri" w:cstheme="minorHAnsi"/>
          <w:sz w:val="22"/>
          <w:szCs w:val="22"/>
        </w:rPr>
        <w:t>)</w:t>
      </w:r>
      <w:r w:rsidRPr="00B724FA">
        <w:rPr>
          <w:rFonts w:ascii="Calibri" w:hAnsi="Calibri" w:cstheme="minorHAnsi"/>
          <w:sz w:val="22"/>
          <w:szCs w:val="22"/>
        </w:rPr>
        <w:t xml:space="preserve"> dan </w:t>
      </w:r>
      <w:proofErr w:type="spellStart"/>
      <w:r w:rsidRPr="006C51E0">
        <w:rPr>
          <w:rFonts w:ascii="Calibri" w:hAnsi="Calibri" w:cstheme="minorHAnsi"/>
          <w:i/>
          <w:iCs/>
          <w:sz w:val="22"/>
          <w:szCs w:val="22"/>
        </w:rPr>
        <w:t>al-H</w:t>
      </w:r>
      <w:r w:rsidR="006C51E0" w:rsidRPr="006C51E0">
        <w:rPr>
          <w:rFonts w:asciiTheme="minorHAnsi" w:hAnsiTheme="minorHAnsi" w:cstheme="minorHAnsi"/>
          <w:i/>
          <w:iCs/>
          <w:sz w:val="22"/>
          <w:szCs w:val="22"/>
        </w:rPr>
        <w:t>â</w:t>
      </w:r>
      <w:r w:rsidRPr="006C51E0">
        <w:rPr>
          <w:rFonts w:ascii="Calibri" w:hAnsi="Calibri" w:cstheme="minorHAnsi"/>
          <w:i/>
          <w:iCs/>
          <w:sz w:val="22"/>
          <w:szCs w:val="22"/>
        </w:rPr>
        <w:t>wi</w:t>
      </w:r>
      <w:proofErr w:type="spellEnd"/>
      <w:r w:rsidRPr="006C51E0">
        <w:rPr>
          <w:rFonts w:ascii="Calibri" w:hAnsi="Calibri" w:cstheme="minorHAnsi"/>
          <w:i/>
          <w:iCs/>
          <w:sz w:val="22"/>
          <w:szCs w:val="22"/>
        </w:rPr>
        <w:t xml:space="preserve"> </w:t>
      </w:r>
      <w:proofErr w:type="spellStart"/>
      <w:r w:rsidRPr="006C51E0">
        <w:rPr>
          <w:rFonts w:ascii="Calibri" w:hAnsi="Calibri" w:cstheme="minorHAnsi"/>
          <w:i/>
          <w:iCs/>
          <w:sz w:val="22"/>
          <w:szCs w:val="22"/>
        </w:rPr>
        <w:t>al-Kab</w:t>
      </w:r>
      <w:r w:rsidR="006C51E0" w:rsidRPr="006C51E0">
        <w:rPr>
          <w:rFonts w:asciiTheme="minorHAnsi" w:hAnsiTheme="minorHAnsi" w:cstheme="minorHAnsi"/>
          <w:i/>
          <w:iCs/>
          <w:color w:val="212529"/>
          <w:sz w:val="22"/>
          <w:szCs w:val="22"/>
          <w:shd w:val="clear" w:color="auto" w:fill="FFFFFF"/>
        </w:rPr>
        <w:t>î</w:t>
      </w:r>
      <w:r w:rsidRPr="006C51E0">
        <w:rPr>
          <w:rFonts w:ascii="Calibri" w:hAnsi="Calibri" w:cstheme="minorHAnsi"/>
          <w:i/>
          <w:iCs/>
          <w:sz w:val="22"/>
          <w:szCs w:val="22"/>
        </w:rPr>
        <w:t>r</w:t>
      </w:r>
      <w:proofErr w:type="spellEnd"/>
      <w:r w:rsidRPr="00B724FA">
        <w:rPr>
          <w:rFonts w:ascii="Calibri" w:hAnsi="Calibri" w:cstheme="minorHAnsi"/>
          <w:sz w:val="22"/>
          <w:szCs w:val="22"/>
        </w:rPr>
        <w:t xml:space="preserve">, </w:t>
      </w:r>
      <w:proofErr w:type="spellStart"/>
      <w:r w:rsidRPr="00B724FA">
        <w:rPr>
          <w:rFonts w:ascii="Calibri" w:hAnsi="Calibri" w:cstheme="minorHAnsi"/>
          <w:sz w:val="22"/>
          <w:szCs w:val="22"/>
        </w:rPr>
        <w:t>al</w:t>
      </w:r>
      <w:proofErr w:type="spellEnd"/>
      <w:r w:rsidRPr="00B724FA">
        <w:rPr>
          <w:rFonts w:ascii="Calibri" w:hAnsi="Calibri" w:cstheme="minorHAnsi"/>
          <w:sz w:val="22"/>
          <w:szCs w:val="22"/>
        </w:rPr>
        <w:t>-</w:t>
      </w:r>
      <w:r w:rsidRPr="003C0D38">
        <w:rPr>
          <w:rFonts w:ascii="Calibri" w:hAnsi="Calibri" w:cstheme="minorHAnsi"/>
          <w:sz w:val="22"/>
          <w:szCs w:val="22"/>
        </w:rPr>
        <w:t xml:space="preserve">Mawardi </w:t>
      </w:r>
      <w:r w:rsidR="0022538E">
        <w:rPr>
          <w:rFonts w:ascii="Calibri" w:hAnsi="Calibri" w:cstheme="minorHAnsi"/>
          <w:sz w:val="22"/>
          <w:szCs w:val="22"/>
        </w:rPr>
        <w:t>(</w:t>
      </w:r>
      <w:r w:rsidRPr="00B724FA">
        <w:rPr>
          <w:rFonts w:ascii="Calibri" w:hAnsi="Calibri" w:cstheme="minorHAnsi"/>
          <w:sz w:val="22"/>
          <w:szCs w:val="22"/>
        </w:rPr>
        <w:t>4/204</w:t>
      </w:r>
      <w:r w:rsidR="0022538E">
        <w:rPr>
          <w:rFonts w:ascii="Calibri" w:hAnsi="Calibri" w:cstheme="minorHAnsi"/>
          <w:sz w:val="22"/>
          <w:szCs w:val="22"/>
        </w:rPr>
        <w:t>)</w:t>
      </w:r>
      <w:r w:rsidRPr="003C0D38">
        <w:rPr>
          <w:rFonts w:ascii="Calibri" w:hAnsi="Calibri" w:cstheme="minorHAnsi"/>
          <w:sz w:val="22"/>
          <w:szCs w:val="22"/>
        </w:rPr>
        <w:t>.</w:t>
      </w:r>
    </w:p>
    <w:p w14:paraId="47C4373A" w14:textId="77777777" w:rsidR="00F3662D" w:rsidRPr="00B724FA" w:rsidRDefault="00F3662D" w:rsidP="00D3478A">
      <w:pPr>
        <w:pStyle w:val="TeksCatatanKaki"/>
        <w:ind w:firstLine="720"/>
        <w:jc w:val="both"/>
        <w:rPr>
          <w:rFonts w:ascii="Calibri" w:hAnsi="Calibri" w:cstheme="minorHAnsi"/>
          <w:sz w:val="22"/>
          <w:szCs w:val="22"/>
        </w:rPr>
      </w:pPr>
      <w:r w:rsidRPr="00B724FA">
        <w:rPr>
          <w:rFonts w:ascii="Calibri" w:hAnsi="Calibri" w:cstheme="minorHAnsi"/>
          <w:sz w:val="22"/>
          <w:szCs w:val="22"/>
        </w:rPr>
        <w:t>Telah datang hadis tentang mewakilkan pelemparan, dari Jabir bin Abdillah beliau berkata,</w:t>
      </w:r>
    </w:p>
    <w:p w14:paraId="4D877AF8" w14:textId="77777777" w:rsidR="00F3662D" w:rsidRPr="00B724FA" w:rsidRDefault="00F3662D" w:rsidP="00F3662D">
      <w:pPr>
        <w:pStyle w:val="TeksCatatanKaki"/>
        <w:bidi/>
        <w:jc w:val="both"/>
        <w:rPr>
          <w:rFonts w:ascii="Calibri" w:hAnsi="Calibri" w:cs="Traditional Arabic"/>
          <w:sz w:val="22"/>
          <w:szCs w:val="14"/>
        </w:rPr>
      </w:pPr>
      <w:r w:rsidRPr="00B724FA">
        <w:rPr>
          <w:rFonts w:ascii="Calibri" w:hAnsi="Calibri" w:cs="Traditional Arabic"/>
          <w:sz w:val="22"/>
          <w:szCs w:val="28"/>
          <w:rtl/>
        </w:rPr>
        <w:t>حَجَجْنَا مَعَ رَسُولِ اللهِ صَلَّى اللهُ عَلَيْهِ وَسَلَّمَ، وَمَعَنَا النِّسَاءُ وَالصِّبْيَانُ، فَلَبَّيْنَا عَنِ الصِّبْيَانِ، وَرَمَيْنَا عَنْهُمْ</w:t>
      </w:r>
    </w:p>
    <w:p w14:paraId="61856032" w14:textId="42F1F1D8" w:rsidR="00F3662D" w:rsidRPr="00B724FA" w:rsidRDefault="00F3662D" w:rsidP="00F3662D">
      <w:pPr>
        <w:pStyle w:val="TeksCatatanKaki"/>
        <w:jc w:val="both"/>
        <w:rPr>
          <w:rFonts w:ascii="Calibri" w:hAnsi="Calibri" w:cstheme="minorHAnsi"/>
          <w:sz w:val="22"/>
          <w:szCs w:val="22"/>
        </w:rPr>
      </w:pPr>
      <w:r w:rsidRPr="00B724FA">
        <w:rPr>
          <w:rFonts w:ascii="Calibri" w:hAnsi="Calibri" w:cstheme="minorHAnsi"/>
          <w:i/>
          <w:iCs/>
          <w:sz w:val="22"/>
          <w:szCs w:val="22"/>
        </w:rPr>
        <w:t xml:space="preserve">“Kami berhaji bersama Rasulullah </w:t>
      </w:r>
      <w:r w:rsidRPr="00B724FA">
        <w:rPr>
          <w:rFonts w:ascii="Calibri" w:hAnsi="Calibri" w:cstheme="minorHAnsi"/>
          <w:i/>
          <w:iCs/>
          <w:sz w:val="22"/>
          <w:szCs w:val="22"/>
          <w:rtl/>
        </w:rPr>
        <w:t>ﷺ</w:t>
      </w:r>
      <w:r w:rsidRPr="00B724FA">
        <w:rPr>
          <w:rFonts w:ascii="Calibri" w:hAnsi="Calibri" w:cstheme="minorHAnsi"/>
          <w:i/>
          <w:iCs/>
          <w:sz w:val="22"/>
          <w:szCs w:val="22"/>
        </w:rPr>
        <w:t xml:space="preserve">. Bersama kami ada para wanita dan anak-anak. Maka kami pun </w:t>
      </w:r>
      <w:proofErr w:type="spellStart"/>
      <w:r w:rsidRPr="00B724FA">
        <w:rPr>
          <w:rFonts w:ascii="Calibri" w:hAnsi="Calibri" w:cstheme="minorHAnsi"/>
          <w:i/>
          <w:iCs/>
          <w:sz w:val="22"/>
          <w:szCs w:val="22"/>
        </w:rPr>
        <w:t>bertalbiah</w:t>
      </w:r>
      <w:proofErr w:type="spellEnd"/>
      <w:r w:rsidRPr="00B724FA">
        <w:rPr>
          <w:rFonts w:ascii="Calibri" w:hAnsi="Calibri" w:cstheme="minorHAnsi"/>
          <w:i/>
          <w:iCs/>
          <w:sz w:val="22"/>
          <w:szCs w:val="22"/>
        </w:rPr>
        <w:t xml:space="preserve"> atas nama anak-anak, dan kami melemparkan (</w:t>
      </w:r>
      <w:proofErr w:type="spellStart"/>
      <w:del w:id="23" w:author="Za'im Atthory" w:date="2026-03-01T15:01:00Z">
        <w:r w:rsidR="00F7747A">
          <w:rPr>
            <w:rFonts w:ascii="Calibri" w:hAnsi="Calibri" w:cstheme="minorHAnsi"/>
            <w:i/>
            <w:iCs/>
            <w:sz w:val="22"/>
            <w:szCs w:val="22"/>
          </w:rPr>
          <w:delText>jamrah</w:delText>
        </w:r>
      </w:del>
      <w:ins w:id="24" w:author="Za'im Atthory" w:date="2026-03-01T15:01:00Z">
        <w:r w:rsidR="00F7747A">
          <w:rPr>
            <w:rFonts w:ascii="Calibri" w:hAnsi="Calibri" w:cstheme="minorHAnsi"/>
            <w:i/>
            <w:iCs/>
            <w:sz w:val="22"/>
            <w:szCs w:val="22"/>
          </w:rPr>
          <w:t>jamrah</w:t>
        </w:r>
        <w:r w:rsidRPr="003C0D38">
          <w:rPr>
            <w:rFonts w:ascii="Calibri" w:hAnsi="Calibri" w:cstheme="minorHAnsi"/>
            <w:i/>
            <w:iCs/>
            <w:sz w:val="22"/>
            <w:szCs w:val="22"/>
          </w:rPr>
          <w:t>jumrah</w:t>
        </w:r>
        <w:r w:rsidR="00D3478A">
          <w:rPr>
            <w:rFonts w:ascii="Calibri" w:hAnsi="Calibri" w:cstheme="minorHAnsi"/>
            <w:i/>
            <w:iCs/>
            <w:sz w:val="22"/>
            <w:szCs w:val="22"/>
          </w:rPr>
          <w:t>jamrah</w:t>
        </w:r>
      </w:ins>
      <w:proofErr w:type="spellEnd"/>
      <w:r w:rsidRPr="00B724FA">
        <w:rPr>
          <w:rFonts w:ascii="Calibri" w:hAnsi="Calibri" w:cstheme="minorHAnsi"/>
          <w:i/>
          <w:iCs/>
          <w:sz w:val="22"/>
          <w:szCs w:val="22"/>
        </w:rPr>
        <w:t>) untuk mereka.”</w:t>
      </w:r>
      <w:r w:rsidRPr="00B724FA">
        <w:rPr>
          <w:rFonts w:ascii="Calibri" w:hAnsi="Calibri" w:cstheme="minorHAnsi"/>
          <w:sz w:val="22"/>
          <w:szCs w:val="22"/>
        </w:rPr>
        <w:t xml:space="preserve"> (HR</w:t>
      </w:r>
      <w:r w:rsidR="00DB136C">
        <w:rPr>
          <w:rFonts w:ascii="Calibri" w:hAnsi="Calibri" w:cstheme="minorHAnsi"/>
          <w:sz w:val="22"/>
          <w:szCs w:val="22"/>
        </w:rPr>
        <w:t>.</w:t>
      </w:r>
      <w:r w:rsidRPr="00B724FA">
        <w:rPr>
          <w:rFonts w:ascii="Calibri" w:hAnsi="Calibri" w:cstheme="minorHAnsi"/>
          <w:sz w:val="22"/>
          <w:szCs w:val="22"/>
        </w:rPr>
        <w:t xml:space="preserve"> Ahmad</w:t>
      </w:r>
      <w:r w:rsidR="006A7A9F">
        <w:rPr>
          <w:rFonts w:ascii="Calibri" w:hAnsi="Calibri" w:cstheme="minorHAnsi"/>
          <w:sz w:val="22"/>
          <w:szCs w:val="22"/>
        </w:rPr>
        <w:t>,</w:t>
      </w:r>
      <w:r w:rsidRPr="003C0D38">
        <w:rPr>
          <w:rFonts w:ascii="Calibri" w:hAnsi="Calibri" w:cstheme="minorHAnsi"/>
          <w:sz w:val="22"/>
          <w:szCs w:val="22"/>
        </w:rPr>
        <w:t xml:space="preserve"> </w:t>
      </w:r>
      <w:r w:rsidR="006A7A9F">
        <w:rPr>
          <w:rFonts w:ascii="Calibri" w:hAnsi="Calibri" w:cstheme="minorHAnsi"/>
          <w:sz w:val="22"/>
          <w:szCs w:val="22"/>
        </w:rPr>
        <w:t>No.</w:t>
      </w:r>
      <w:r w:rsidRPr="00B724FA">
        <w:rPr>
          <w:rFonts w:ascii="Calibri" w:hAnsi="Calibri" w:cstheme="minorHAnsi"/>
          <w:sz w:val="22"/>
          <w:szCs w:val="22"/>
        </w:rPr>
        <w:t xml:space="preserve"> 14370, akan tetapi sanadnya lemah, karena pada sanadnya ada perawi </w:t>
      </w:r>
      <w:proofErr w:type="spellStart"/>
      <w:r w:rsidRPr="003C0D38">
        <w:rPr>
          <w:rFonts w:ascii="Calibri" w:hAnsi="Calibri" w:cstheme="minorHAnsi"/>
          <w:sz w:val="22"/>
          <w:szCs w:val="22"/>
        </w:rPr>
        <w:t>Asy</w:t>
      </w:r>
      <w:r w:rsidR="000838B2">
        <w:rPr>
          <w:rFonts w:ascii="Calibri" w:hAnsi="Calibri" w:cstheme="minorHAnsi"/>
          <w:sz w:val="22"/>
          <w:szCs w:val="22"/>
        </w:rPr>
        <w:t>’a</w:t>
      </w:r>
      <w:r w:rsidRPr="003C0D38">
        <w:rPr>
          <w:rFonts w:ascii="Calibri" w:hAnsi="Calibri" w:cstheme="minorHAnsi"/>
          <w:sz w:val="22"/>
          <w:szCs w:val="22"/>
        </w:rPr>
        <w:t>ts</w:t>
      </w:r>
      <w:proofErr w:type="spellEnd"/>
      <w:r w:rsidRPr="00B724FA">
        <w:rPr>
          <w:rFonts w:ascii="Calibri" w:hAnsi="Calibri" w:cstheme="minorHAnsi"/>
          <w:sz w:val="22"/>
          <w:szCs w:val="22"/>
        </w:rPr>
        <w:t xml:space="preserve"> bin </w:t>
      </w:r>
      <w:proofErr w:type="spellStart"/>
      <w:r w:rsidRPr="003C0D38">
        <w:rPr>
          <w:rFonts w:ascii="Calibri" w:hAnsi="Calibri" w:cstheme="minorHAnsi"/>
          <w:sz w:val="22"/>
          <w:szCs w:val="22"/>
        </w:rPr>
        <w:t>Sawwar</w:t>
      </w:r>
      <w:proofErr w:type="spellEnd"/>
      <w:r w:rsidRPr="00B724FA">
        <w:rPr>
          <w:rFonts w:ascii="Calibri" w:hAnsi="Calibri" w:cstheme="minorHAnsi"/>
          <w:sz w:val="22"/>
          <w:szCs w:val="22"/>
        </w:rPr>
        <w:t>, dan mayoritas ulama menilainya lemah</w:t>
      </w:r>
      <w:r w:rsidRPr="003C0D38">
        <w:rPr>
          <w:rFonts w:ascii="Calibri" w:hAnsi="Calibri" w:cstheme="minorHAnsi"/>
          <w:sz w:val="22"/>
          <w:szCs w:val="22"/>
        </w:rPr>
        <w:t>)</w:t>
      </w:r>
      <w:r w:rsidR="008E1539">
        <w:rPr>
          <w:rFonts w:ascii="Calibri" w:hAnsi="Calibri" w:cstheme="minorHAnsi"/>
          <w:sz w:val="22"/>
          <w:szCs w:val="22"/>
        </w:rPr>
        <w:t>.</w:t>
      </w:r>
      <w:r w:rsidR="00BF71C6" w:rsidRPr="00BF71C6">
        <w:rPr>
          <w:rFonts w:asciiTheme="minorHAnsi" w:hAnsiTheme="minorHAnsi" w:cstheme="minorHAnsi"/>
          <w:i/>
          <w:iCs/>
          <w:sz w:val="22"/>
          <w:szCs w:val="22"/>
        </w:rPr>
        <w:t xml:space="preserve"> </w:t>
      </w:r>
    </w:p>
  </w:footnote>
  <w:footnote w:id="21">
    <w:p w14:paraId="2AB09985" w14:textId="37F25DFE" w:rsidR="007F6FFD" w:rsidRPr="002844A2" w:rsidRDefault="007F6FFD" w:rsidP="00AB385D">
      <w:pPr>
        <w:pStyle w:val="TeksCatatanKaki"/>
        <w:jc w:val="both"/>
        <w:rPr>
          <w:rFonts w:ascii="Calibri" w:hAnsi="Calibri" w:cstheme="minorHAnsi"/>
          <w:sz w:val="22"/>
          <w:szCs w:val="22"/>
        </w:rPr>
      </w:pPr>
      <w:r w:rsidRPr="002844A2">
        <w:rPr>
          <w:rStyle w:val="ReferensiCatatanKaki"/>
          <w:rFonts w:ascii="Calibri" w:hAnsi="Calibri" w:cstheme="minorHAnsi"/>
          <w:sz w:val="22"/>
          <w:szCs w:val="22"/>
        </w:rPr>
        <w:footnoteRef/>
      </w:r>
      <w:r w:rsidRPr="002844A2">
        <w:rPr>
          <w:rFonts w:ascii="Calibri" w:hAnsi="Calibri" w:cstheme="minorHAnsi"/>
          <w:sz w:val="22"/>
          <w:szCs w:val="22"/>
        </w:rPr>
        <w:t xml:space="preserve"> </w:t>
      </w:r>
      <w:del w:id="25" w:author="Za'im Atthory" w:date="2026-03-01T14:58:00Z">
        <w:r w:rsidRPr="002844A2">
          <w:rPr>
            <w:rFonts w:ascii="Calibri" w:hAnsi="Calibri" w:cstheme="minorHAnsi"/>
            <w:sz w:val="22"/>
            <w:szCs w:val="22"/>
          </w:rPr>
          <w:delText>Untuk perkara</w:delText>
        </w:r>
      </w:del>
      <w:ins w:id="26" w:author="Za'im Atthory" w:date="2026-03-01T14:58:00Z">
        <w:r w:rsidR="00D3478A">
          <w:rPr>
            <w:rFonts w:ascii="Calibri" w:hAnsi="Calibri" w:cstheme="minorHAnsi"/>
            <w:sz w:val="22"/>
            <w:szCs w:val="22"/>
          </w:rPr>
          <w:t>Dalam</w:t>
        </w:r>
      </w:ins>
      <w:r w:rsidRPr="002844A2">
        <w:rPr>
          <w:rFonts w:ascii="Calibri" w:hAnsi="Calibri" w:cstheme="minorHAnsi"/>
          <w:sz w:val="22"/>
          <w:szCs w:val="22"/>
        </w:rPr>
        <w:t xml:space="preserve"> melempar </w:t>
      </w:r>
      <w:r w:rsidR="0010315E" w:rsidRPr="003C0D38">
        <w:rPr>
          <w:rFonts w:ascii="Calibri" w:hAnsi="Calibri" w:cstheme="minorHAnsi"/>
          <w:sz w:val="22"/>
          <w:szCs w:val="22"/>
        </w:rPr>
        <w:t>j</w:t>
      </w:r>
      <w:r w:rsidR="00BF71C6">
        <w:rPr>
          <w:rFonts w:ascii="Calibri" w:hAnsi="Calibri" w:cstheme="minorHAnsi"/>
          <w:sz w:val="22"/>
          <w:szCs w:val="22"/>
        </w:rPr>
        <w:t>a</w:t>
      </w:r>
      <w:r w:rsidR="0010315E" w:rsidRPr="003C0D38">
        <w:rPr>
          <w:rFonts w:ascii="Calibri" w:hAnsi="Calibri" w:cstheme="minorHAnsi"/>
          <w:sz w:val="22"/>
          <w:szCs w:val="22"/>
        </w:rPr>
        <w:t>mrah</w:t>
      </w:r>
      <w:ins w:id="27" w:author="Za'im Atthory" w:date="2026-03-01T14:58:00Z">
        <w:r w:rsidR="00D3478A">
          <w:rPr>
            <w:rFonts w:ascii="Calibri" w:hAnsi="Calibri" w:cstheme="minorHAnsi"/>
            <w:sz w:val="22"/>
            <w:szCs w:val="22"/>
          </w:rPr>
          <w:t>,</w:t>
        </w:r>
      </w:ins>
      <w:r w:rsidRPr="002844A2">
        <w:rPr>
          <w:rFonts w:ascii="Calibri" w:hAnsi="Calibri" w:cstheme="minorHAnsi"/>
          <w:sz w:val="22"/>
          <w:szCs w:val="22"/>
        </w:rPr>
        <w:t xml:space="preserve"> Nabi </w:t>
      </w:r>
      <w:r w:rsidR="002844A2">
        <w:rPr>
          <w:rFonts w:ascii="Traditional Arabic" w:hAnsi="Traditional Arabic" w:cs="Traditional Arabic"/>
          <w:sz w:val="22"/>
          <w:szCs w:val="22"/>
          <w:rtl/>
        </w:rPr>
        <w:t>ﷺ</w:t>
      </w:r>
      <w:r w:rsidRPr="002844A2">
        <w:rPr>
          <w:rFonts w:ascii="Calibri" w:hAnsi="Calibri" w:cstheme="minorHAnsi"/>
          <w:sz w:val="22"/>
          <w:szCs w:val="22"/>
        </w:rPr>
        <w:t xml:space="preserve"> tidak mudah memberi </w:t>
      </w:r>
      <w:r w:rsidR="00F62062">
        <w:rPr>
          <w:rFonts w:ascii="Calibri" w:hAnsi="Calibri" w:cstheme="minorHAnsi"/>
          <w:sz w:val="22"/>
          <w:szCs w:val="22"/>
        </w:rPr>
        <w:t>uzur</w:t>
      </w:r>
      <w:r w:rsidRPr="003C0D38">
        <w:rPr>
          <w:rFonts w:ascii="Calibri" w:hAnsi="Calibri" w:cstheme="minorHAnsi"/>
          <w:sz w:val="22"/>
          <w:szCs w:val="22"/>
        </w:rPr>
        <w:t xml:space="preserve">. </w:t>
      </w:r>
      <w:del w:id="28" w:author="Za'im Atthory" w:date="2026-03-01T14:58:00Z">
        <w:r w:rsidRPr="003C0D38">
          <w:rPr>
            <w:rFonts w:ascii="Calibri" w:hAnsi="Calibri" w:cstheme="minorHAnsi"/>
            <w:sz w:val="22"/>
            <w:szCs w:val="22"/>
          </w:rPr>
          <w:delText>Karenanya</w:delText>
        </w:r>
      </w:del>
      <w:proofErr w:type="spellStart"/>
      <w:ins w:id="29" w:author="Za'im Atthory" w:date="2026-03-01T14:58:00Z">
        <w:r w:rsidRPr="003C0D38">
          <w:rPr>
            <w:rFonts w:ascii="Calibri" w:hAnsi="Calibri" w:cstheme="minorHAnsi"/>
            <w:sz w:val="22"/>
            <w:szCs w:val="22"/>
          </w:rPr>
          <w:t>Karenanya</w:t>
        </w:r>
        <w:r w:rsidR="00D3478A">
          <w:rPr>
            <w:rFonts w:ascii="Calibri" w:hAnsi="Calibri" w:cstheme="minorHAnsi"/>
            <w:sz w:val="22"/>
            <w:szCs w:val="22"/>
          </w:rPr>
          <w:t>Oleh</w:t>
        </w:r>
        <w:proofErr w:type="spellEnd"/>
        <w:r w:rsidR="00D3478A">
          <w:rPr>
            <w:rFonts w:ascii="Calibri" w:hAnsi="Calibri" w:cstheme="minorHAnsi"/>
            <w:sz w:val="22"/>
            <w:szCs w:val="22"/>
          </w:rPr>
          <w:t xml:space="preserve"> karena itulah</w:t>
        </w:r>
      </w:ins>
      <w:r w:rsidRPr="002844A2">
        <w:rPr>
          <w:rFonts w:ascii="Calibri" w:hAnsi="Calibri" w:cstheme="minorHAnsi"/>
          <w:sz w:val="22"/>
          <w:szCs w:val="22"/>
        </w:rPr>
        <w:t xml:space="preserve"> Nabi mengizinkan para wanita dan orang-orang lemah untuk keluar dari </w:t>
      </w:r>
      <w:r w:rsidR="002731A6">
        <w:rPr>
          <w:rFonts w:ascii="Calibri" w:hAnsi="Calibri" w:cstheme="minorHAnsi"/>
          <w:sz w:val="22"/>
          <w:szCs w:val="22"/>
        </w:rPr>
        <w:t>M</w:t>
      </w:r>
      <w:r w:rsidRPr="003C0D38">
        <w:rPr>
          <w:rFonts w:ascii="Calibri" w:hAnsi="Calibri" w:cstheme="minorHAnsi"/>
          <w:sz w:val="22"/>
          <w:szCs w:val="22"/>
        </w:rPr>
        <w:t>uzdalifah</w:t>
      </w:r>
      <w:r w:rsidRPr="002844A2">
        <w:rPr>
          <w:rFonts w:ascii="Calibri" w:hAnsi="Calibri" w:cstheme="minorHAnsi"/>
          <w:sz w:val="22"/>
          <w:szCs w:val="22"/>
        </w:rPr>
        <w:t xml:space="preserve"> lebih cepat agar mereka bisa langsung melempar </w:t>
      </w:r>
      <w:proofErr w:type="spellStart"/>
      <w:r w:rsidR="00F7747A">
        <w:rPr>
          <w:rFonts w:ascii="Calibri" w:hAnsi="Calibri" w:cstheme="minorHAnsi"/>
          <w:sz w:val="22"/>
          <w:szCs w:val="22"/>
        </w:rPr>
        <w:t>jamrah</w:t>
      </w:r>
      <w:ins w:id="30" w:author="Za'im Atthory" w:date="2026-03-01T14:58:00Z">
        <w:r w:rsidR="0010315E" w:rsidRPr="003C0D38">
          <w:rPr>
            <w:rFonts w:ascii="Calibri" w:hAnsi="Calibri" w:cstheme="minorHAnsi"/>
            <w:sz w:val="22"/>
            <w:szCs w:val="22"/>
          </w:rPr>
          <w:t>jumrah</w:t>
        </w:r>
        <w:r w:rsidR="00D3478A">
          <w:rPr>
            <w:rFonts w:ascii="Calibri" w:hAnsi="Calibri" w:cstheme="minorHAnsi"/>
            <w:sz w:val="22"/>
            <w:szCs w:val="22"/>
          </w:rPr>
          <w:t>jamrah</w:t>
        </w:r>
      </w:ins>
      <w:proofErr w:type="spellEnd"/>
      <w:r w:rsidRPr="002844A2">
        <w:rPr>
          <w:rFonts w:ascii="Calibri" w:hAnsi="Calibri" w:cstheme="minorHAnsi"/>
          <w:sz w:val="22"/>
          <w:szCs w:val="22"/>
        </w:rPr>
        <w:t xml:space="preserve"> dan menghindari keramaian. </w:t>
      </w:r>
      <w:del w:id="31" w:author="Za'im Atthory" w:date="2026-03-01T14:58:00Z">
        <w:r w:rsidRPr="002844A2">
          <w:rPr>
            <w:rFonts w:ascii="Calibri" w:hAnsi="Calibri" w:cstheme="minorHAnsi"/>
            <w:sz w:val="22"/>
            <w:szCs w:val="22"/>
          </w:rPr>
          <w:delText>Yaitu</w:delText>
        </w:r>
      </w:del>
      <w:ins w:id="32" w:author="Za'im Atthory" w:date="2026-03-01T14:58:00Z">
        <w:r w:rsidR="00D3478A">
          <w:rPr>
            <w:rFonts w:ascii="Calibri" w:hAnsi="Calibri" w:cstheme="minorHAnsi"/>
            <w:sz w:val="22"/>
            <w:szCs w:val="22"/>
          </w:rPr>
          <w:t>Artinya,</w:t>
        </w:r>
      </w:ins>
      <w:r w:rsidRPr="002844A2">
        <w:rPr>
          <w:rFonts w:ascii="Calibri" w:hAnsi="Calibri" w:cstheme="minorHAnsi"/>
          <w:sz w:val="22"/>
          <w:szCs w:val="22"/>
        </w:rPr>
        <w:t xml:space="preserve"> Nabi </w:t>
      </w:r>
      <w:ins w:id="33" w:author="Za'im Atthory" w:date="2026-03-01T14:58:00Z">
        <w:r w:rsidR="00D3478A">
          <w:rPr>
            <w:rFonts w:ascii="Traditional Arabic" w:hAnsi="Traditional Arabic" w:cs="Traditional Arabic"/>
            <w:sz w:val="22"/>
            <w:szCs w:val="22"/>
            <w:rtl/>
          </w:rPr>
          <w:t>ﷺ</w:t>
        </w:r>
        <w:r w:rsidR="00D3478A">
          <w:rPr>
            <w:rFonts w:ascii="Calibri" w:hAnsi="Calibri" w:cstheme="minorHAnsi"/>
            <w:sz w:val="22"/>
            <w:szCs w:val="22"/>
          </w:rPr>
          <w:t xml:space="preserve"> </w:t>
        </w:r>
      </w:ins>
      <w:r w:rsidRPr="002844A2">
        <w:rPr>
          <w:rFonts w:ascii="Calibri" w:hAnsi="Calibri" w:cstheme="minorHAnsi"/>
          <w:sz w:val="22"/>
          <w:szCs w:val="22"/>
        </w:rPr>
        <w:t xml:space="preserve">tidak memberi keringanan bagi mereka untuk mewakilkan </w:t>
      </w:r>
      <w:del w:id="34" w:author="Za'im Atthory" w:date="2026-03-01T14:58:00Z">
        <w:r w:rsidRPr="002844A2">
          <w:rPr>
            <w:rFonts w:ascii="Calibri" w:hAnsi="Calibri" w:cstheme="minorHAnsi"/>
            <w:sz w:val="22"/>
            <w:szCs w:val="22"/>
          </w:rPr>
          <w:delText>pelemparan.</w:delText>
        </w:r>
      </w:del>
      <w:ins w:id="35" w:author="Za'im Atthory" w:date="2026-03-01T14:58:00Z">
        <w:r w:rsidRPr="00503446">
          <w:rPr>
            <w:rFonts w:ascii="Calibri" w:hAnsi="Calibri" w:cstheme="minorHAnsi"/>
            <w:sz w:val="22"/>
            <w:szCs w:val="22"/>
          </w:rPr>
          <w:t>lemparan</w:t>
        </w:r>
        <w:r w:rsidR="00D3478A">
          <w:rPr>
            <w:rFonts w:ascii="Calibri" w:hAnsi="Calibri" w:cstheme="minorHAnsi"/>
            <w:sz w:val="22"/>
            <w:szCs w:val="22"/>
          </w:rPr>
          <w:t xml:space="preserve"> kepada orang lain</w:t>
        </w:r>
        <w:r w:rsidRPr="00503446">
          <w:rPr>
            <w:rFonts w:ascii="Calibri" w:hAnsi="Calibri" w:cstheme="minorHAnsi"/>
            <w:sz w:val="22"/>
            <w:szCs w:val="22"/>
          </w:rPr>
          <w:t>.</w:t>
        </w:r>
      </w:ins>
      <w:r w:rsidRPr="002844A2">
        <w:rPr>
          <w:rFonts w:ascii="Calibri" w:hAnsi="Calibri" w:cstheme="minorHAnsi"/>
          <w:sz w:val="22"/>
          <w:szCs w:val="22"/>
        </w:rPr>
        <w:t xml:space="preserve"> Demikian juga</w:t>
      </w:r>
      <w:ins w:id="36" w:author="Za'im Atthory" w:date="2026-03-01T14:58:00Z">
        <w:r w:rsidR="00D3478A">
          <w:rPr>
            <w:rFonts w:ascii="Calibri" w:hAnsi="Calibri" w:cstheme="minorHAnsi"/>
            <w:sz w:val="22"/>
            <w:szCs w:val="22"/>
          </w:rPr>
          <w:t>,</w:t>
        </w:r>
      </w:ins>
      <w:r w:rsidRPr="002844A2">
        <w:rPr>
          <w:rFonts w:ascii="Calibri" w:hAnsi="Calibri" w:cstheme="minorHAnsi"/>
          <w:sz w:val="22"/>
          <w:szCs w:val="22"/>
        </w:rPr>
        <w:t xml:space="preserve"> Nabi </w:t>
      </w:r>
      <w:r w:rsidR="002844A2">
        <w:rPr>
          <w:rFonts w:ascii="Traditional Arabic" w:hAnsi="Traditional Arabic" w:cs="Traditional Arabic"/>
          <w:sz w:val="22"/>
          <w:szCs w:val="22"/>
          <w:rtl/>
        </w:rPr>
        <w:t>ﷺ</w:t>
      </w:r>
      <w:r w:rsidRPr="002844A2">
        <w:rPr>
          <w:rFonts w:ascii="Calibri" w:hAnsi="Calibri" w:cstheme="minorHAnsi"/>
          <w:sz w:val="22"/>
          <w:szCs w:val="22"/>
        </w:rPr>
        <w:t xml:space="preserve"> memberi keringanan kepada para penggembala untuk tidak </w:t>
      </w:r>
      <w:proofErr w:type="spellStart"/>
      <w:r w:rsidRPr="002844A2">
        <w:rPr>
          <w:rFonts w:ascii="Calibri" w:hAnsi="Calibri" w:cstheme="minorHAnsi"/>
          <w:sz w:val="22"/>
          <w:szCs w:val="22"/>
        </w:rPr>
        <w:t>mabit</w:t>
      </w:r>
      <w:proofErr w:type="spellEnd"/>
      <w:r w:rsidRPr="002844A2">
        <w:rPr>
          <w:rFonts w:ascii="Calibri" w:hAnsi="Calibri" w:cstheme="minorHAnsi"/>
          <w:sz w:val="22"/>
          <w:szCs w:val="22"/>
        </w:rPr>
        <w:t xml:space="preserve"> di Mina</w:t>
      </w:r>
      <w:ins w:id="37" w:author="Za'im Atthory" w:date="2026-03-01T14:58:00Z">
        <w:r w:rsidR="00C2196D">
          <w:rPr>
            <w:rFonts w:ascii="Calibri" w:hAnsi="Calibri" w:cstheme="minorHAnsi"/>
            <w:sz w:val="22"/>
            <w:szCs w:val="22"/>
          </w:rPr>
          <w:t>,</w:t>
        </w:r>
      </w:ins>
      <w:r w:rsidRPr="002844A2">
        <w:rPr>
          <w:rFonts w:ascii="Calibri" w:hAnsi="Calibri" w:cstheme="minorHAnsi"/>
          <w:sz w:val="22"/>
          <w:szCs w:val="22"/>
        </w:rPr>
        <w:t xml:space="preserve"> akan tetapi Nabi </w:t>
      </w:r>
      <w:ins w:id="38" w:author="Za'im Atthory" w:date="2026-03-01T14:58:00Z">
        <w:r w:rsidR="00C2196D">
          <w:rPr>
            <w:rFonts w:ascii="Traditional Arabic" w:hAnsi="Traditional Arabic" w:cs="Traditional Arabic"/>
            <w:sz w:val="22"/>
            <w:szCs w:val="22"/>
            <w:rtl/>
          </w:rPr>
          <w:t>ﷺ</w:t>
        </w:r>
        <w:r w:rsidR="00C2196D">
          <w:rPr>
            <w:rFonts w:ascii="Calibri" w:hAnsi="Calibri" w:cstheme="minorHAnsi"/>
            <w:sz w:val="22"/>
            <w:szCs w:val="22"/>
          </w:rPr>
          <w:t xml:space="preserve"> </w:t>
        </w:r>
      </w:ins>
      <w:r w:rsidRPr="002844A2">
        <w:rPr>
          <w:rFonts w:ascii="Calibri" w:hAnsi="Calibri" w:cstheme="minorHAnsi"/>
          <w:sz w:val="22"/>
          <w:szCs w:val="22"/>
        </w:rPr>
        <w:t xml:space="preserve">tetap memerintahkan mereka untuk melempar </w:t>
      </w:r>
      <w:proofErr w:type="spellStart"/>
      <w:r w:rsidR="00F7747A">
        <w:rPr>
          <w:rFonts w:ascii="Calibri" w:hAnsi="Calibri" w:cstheme="minorHAnsi"/>
          <w:sz w:val="22"/>
          <w:szCs w:val="22"/>
        </w:rPr>
        <w:t>jamrah</w:t>
      </w:r>
      <w:ins w:id="39" w:author="Za'im Atthory" w:date="2026-03-01T14:58:00Z">
        <w:r w:rsidR="0010315E" w:rsidRPr="003C0D38">
          <w:rPr>
            <w:rFonts w:ascii="Calibri" w:hAnsi="Calibri" w:cstheme="minorHAnsi"/>
            <w:sz w:val="22"/>
            <w:szCs w:val="22"/>
          </w:rPr>
          <w:t>jumrah</w:t>
        </w:r>
        <w:r w:rsidR="00D3478A">
          <w:rPr>
            <w:rFonts w:ascii="Calibri" w:hAnsi="Calibri" w:cstheme="minorHAnsi"/>
            <w:sz w:val="22"/>
            <w:szCs w:val="22"/>
          </w:rPr>
          <w:t>jamrah</w:t>
        </w:r>
      </w:ins>
      <w:proofErr w:type="spellEnd"/>
      <w:r w:rsidRPr="002844A2">
        <w:rPr>
          <w:rFonts w:ascii="Calibri" w:hAnsi="Calibri" w:cstheme="minorHAnsi"/>
          <w:sz w:val="22"/>
          <w:szCs w:val="22"/>
        </w:rPr>
        <w:t xml:space="preserve"> di malam hari, bahkan Nabi </w:t>
      </w:r>
      <w:ins w:id="40" w:author="Za'im Atthory" w:date="2026-03-01T14:58:00Z">
        <w:r w:rsidR="00C2196D">
          <w:rPr>
            <w:rFonts w:ascii="Traditional Arabic" w:hAnsi="Traditional Arabic" w:cs="Traditional Arabic"/>
            <w:sz w:val="22"/>
            <w:szCs w:val="22"/>
            <w:rtl/>
          </w:rPr>
          <w:t>ﷺ</w:t>
        </w:r>
        <w:r w:rsidR="00C2196D">
          <w:rPr>
            <w:rFonts w:ascii="Calibri" w:hAnsi="Calibri" w:cstheme="minorHAnsi"/>
            <w:sz w:val="22"/>
            <w:szCs w:val="22"/>
          </w:rPr>
          <w:t xml:space="preserve"> </w:t>
        </w:r>
      </w:ins>
      <w:r w:rsidRPr="002844A2">
        <w:rPr>
          <w:rFonts w:ascii="Calibri" w:hAnsi="Calibri" w:cstheme="minorHAnsi"/>
          <w:sz w:val="22"/>
          <w:szCs w:val="22"/>
        </w:rPr>
        <w:t xml:space="preserve">membolehkan mereka untuk melempar meskipun dengan cara di jamak. </w:t>
      </w:r>
      <w:r w:rsidRPr="003C0D38">
        <w:rPr>
          <w:rFonts w:ascii="Calibri" w:hAnsi="Calibri" w:cstheme="minorHAnsi"/>
          <w:sz w:val="22"/>
          <w:szCs w:val="22"/>
        </w:rPr>
        <w:t xml:space="preserve">Ini </w:t>
      </w:r>
      <w:proofErr w:type="spellStart"/>
      <w:r w:rsidRPr="003C0D38">
        <w:rPr>
          <w:rFonts w:ascii="Calibri" w:hAnsi="Calibri" w:cstheme="minorHAnsi"/>
          <w:sz w:val="22"/>
          <w:szCs w:val="22"/>
        </w:rPr>
        <w:t>menunjuk</w:t>
      </w:r>
      <w:r w:rsidR="00F7747A">
        <w:rPr>
          <w:rFonts w:ascii="Calibri" w:hAnsi="Calibri" w:cstheme="minorHAnsi"/>
          <w:sz w:val="22"/>
          <w:szCs w:val="22"/>
        </w:rPr>
        <w:t>k</w:t>
      </w:r>
      <w:r w:rsidRPr="003C0D38">
        <w:rPr>
          <w:rFonts w:ascii="Calibri" w:hAnsi="Calibri" w:cstheme="minorHAnsi"/>
          <w:sz w:val="22"/>
          <w:szCs w:val="22"/>
        </w:rPr>
        <w:t>an</w:t>
      </w:r>
      <w:del w:id="41" w:author="Za'im Atthory" w:date="2026-03-01T14:58:00Z">
        <w:r w:rsidRPr="003C0D38">
          <w:rPr>
            <w:rFonts w:ascii="Calibri" w:hAnsi="Calibri" w:cstheme="minorHAnsi"/>
            <w:sz w:val="22"/>
            <w:szCs w:val="22"/>
          </w:rPr>
          <w:delText xml:space="preserve"> bahwa</w:delText>
        </w:r>
      </w:del>
      <w:ins w:id="42" w:author="Za'im Atthory" w:date="2026-03-01T14:58:00Z">
        <w:r w:rsidRPr="00503446">
          <w:rPr>
            <w:rFonts w:ascii="Calibri" w:hAnsi="Calibri" w:cstheme="minorHAnsi"/>
            <w:sz w:val="22"/>
            <w:szCs w:val="22"/>
          </w:rPr>
          <w:t>Ini</w:t>
        </w:r>
        <w:proofErr w:type="spellEnd"/>
        <w:r w:rsidRPr="00503446">
          <w:rPr>
            <w:rFonts w:ascii="Calibri" w:hAnsi="Calibri" w:cstheme="minorHAnsi"/>
            <w:sz w:val="22"/>
            <w:szCs w:val="22"/>
          </w:rPr>
          <w:t xml:space="preserve"> </w:t>
        </w:r>
        <w:r w:rsidR="00C2196D" w:rsidRPr="00503446">
          <w:rPr>
            <w:rFonts w:ascii="Calibri" w:hAnsi="Calibri" w:cstheme="minorHAnsi"/>
            <w:sz w:val="22"/>
            <w:szCs w:val="22"/>
          </w:rPr>
          <w:t>menunjukkan</w:t>
        </w:r>
      </w:ins>
      <w:r w:rsidRPr="002844A2">
        <w:rPr>
          <w:rFonts w:ascii="Calibri" w:hAnsi="Calibri" w:cstheme="minorHAnsi"/>
          <w:sz w:val="22"/>
          <w:szCs w:val="22"/>
        </w:rPr>
        <w:t xml:space="preserve"> tidak boleh bermudah-mudahan dalam mewakilkan </w:t>
      </w:r>
      <w:del w:id="43" w:author="Za'im Atthory" w:date="2026-03-01T14:58:00Z">
        <w:r w:rsidRPr="002844A2">
          <w:rPr>
            <w:rFonts w:ascii="Calibri" w:hAnsi="Calibri" w:cstheme="minorHAnsi"/>
            <w:sz w:val="22"/>
            <w:szCs w:val="22"/>
          </w:rPr>
          <w:delText>pelemparan</w:delText>
        </w:r>
      </w:del>
      <w:ins w:id="44" w:author="Za'im Atthory" w:date="2026-03-01T14:58:00Z">
        <w:r w:rsidRPr="00503446">
          <w:rPr>
            <w:rFonts w:ascii="Calibri" w:hAnsi="Calibri" w:cstheme="minorHAnsi"/>
            <w:sz w:val="22"/>
            <w:szCs w:val="22"/>
          </w:rPr>
          <w:t>lemparan</w:t>
        </w:r>
      </w:ins>
      <w:r w:rsidRPr="002844A2">
        <w:rPr>
          <w:rFonts w:ascii="Calibri" w:hAnsi="Calibri" w:cstheme="minorHAnsi"/>
          <w:sz w:val="22"/>
          <w:szCs w:val="22"/>
        </w:rPr>
        <w:t xml:space="preserve"> kepada orang lain kecuali jika benar-benar </w:t>
      </w:r>
      <w:r w:rsidRPr="003C0D38">
        <w:rPr>
          <w:rFonts w:ascii="Calibri" w:hAnsi="Calibri" w:cstheme="minorHAnsi"/>
          <w:sz w:val="22"/>
          <w:szCs w:val="22"/>
        </w:rPr>
        <w:t>ber</w:t>
      </w:r>
      <w:r w:rsidR="00F62062">
        <w:rPr>
          <w:rFonts w:ascii="Calibri" w:hAnsi="Calibri" w:cstheme="minorHAnsi"/>
          <w:sz w:val="22"/>
          <w:szCs w:val="22"/>
        </w:rPr>
        <w:t>uzur</w:t>
      </w:r>
      <w:r w:rsidRPr="003C0D38">
        <w:rPr>
          <w:rFonts w:ascii="Calibri" w:hAnsi="Calibri" w:cstheme="minorHAnsi"/>
          <w:sz w:val="22"/>
          <w:szCs w:val="22"/>
        </w:rPr>
        <w:t>.</w:t>
      </w:r>
      <w:r w:rsidRPr="002844A2">
        <w:rPr>
          <w:rFonts w:ascii="Calibri" w:hAnsi="Calibri" w:cstheme="minorHAnsi"/>
          <w:sz w:val="22"/>
          <w:szCs w:val="22"/>
        </w:rPr>
        <w:t xml:space="preserve"> </w:t>
      </w:r>
      <w:del w:id="45" w:author="Za'im Atthory" w:date="2026-03-01T14:58:00Z">
        <w:r w:rsidRPr="002844A2">
          <w:rPr>
            <w:rFonts w:ascii="Calibri" w:hAnsi="Calibri" w:cstheme="minorHAnsi"/>
            <w:sz w:val="22"/>
            <w:szCs w:val="22"/>
          </w:rPr>
          <w:delText>Adapun hanya sekedar karena keramaian</w:delText>
        </w:r>
      </w:del>
      <w:ins w:id="46" w:author="Za'im Atthory" w:date="2026-03-01T14:58:00Z">
        <w:r w:rsidR="00C2196D">
          <w:rPr>
            <w:rFonts w:ascii="Calibri" w:hAnsi="Calibri" w:cstheme="minorHAnsi"/>
            <w:sz w:val="22"/>
            <w:szCs w:val="22"/>
          </w:rPr>
          <w:t>K</w:t>
        </w:r>
        <w:r w:rsidRPr="00503446">
          <w:rPr>
            <w:rFonts w:ascii="Calibri" w:hAnsi="Calibri" w:cstheme="minorHAnsi"/>
            <w:sz w:val="22"/>
            <w:szCs w:val="22"/>
          </w:rPr>
          <w:t>eramaian</w:t>
        </w:r>
      </w:ins>
      <w:r w:rsidRPr="002844A2">
        <w:rPr>
          <w:rFonts w:ascii="Calibri" w:hAnsi="Calibri" w:cstheme="minorHAnsi"/>
          <w:sz w:val="22"/>
          <w:szCs w:val="22"/>
        </w:rPr>
        <w:t xml:space="preserve"> dan kepadatan </w:t>
      </w:r>
      <w:proofErr w:type="spellStart"/>
      <w:r w:rsidR="00F7747A">
        <w:rPr>
          <w:rFonts w:ascii="Calibri" w:hAnsi="Calibri" w:cstheme="minorHAnsi"/>
          <w:sz w:val="22"/>
          <w:szCs w:val="22"/>
        </w:rPr>
        <w:t>jemaah</w:t>
      </w:r>
      <w:ins w:id="47" w:author="Za'im Atthory" w:date="2026-03-01T14:58:00Z">
        <w:r w:rsidRPr="003C0D38">
          <w:rPr>
            <w:rFonts w:ascii="Calibri" w:hAnsi="Calibri" w:cstheme="minorHAnsi"/>
            <w:sz w:val="22"/>
            <w:szCs w:val="22"/>
          </w:rPr>
          <w:t>jamaáh</w:t>
        </w:r>
        <w:r w:rsidR="00C2196D" w:rsidRPr="00503446">
          <w:rPr>
            <w:rFonts w:ascii="Calibri" w:hAnsi="Calibri" w:cstheme="minorHAnsi"/>
            <w:sz w:val="22"/>
            <w:szCs w:val="22"/>
          </w:rPr>
          <w:t>jamaah</w:t>
        </w:r>
      </w:ins>
      <w:proofErr w:type="spellEnd"/>
      <w:r w:rsidRPr="002844A2">
        <w:rPr>
          <w:rFonts w:ascii="Calibri" w:hAnsi="Calibri" w:cstheme="minorHAnsi"/>
          <w:sz w:val="22"/>
          <w:szCs w:val="22"/>
        </w:rPr>
        <w:t xml:space="preserve"> haji </w:t>
      </w:r>
      <w:del w:id="48" w:author="Za'im Atthory" w:date="2026-03-01T14:58:00Z">
        <w:r w:rsidRPr="002844A2">
          <w:rPr>
            <w:rFonts w:ascii="Calibri" w:hAnsi="Calibri" w:cstheme="minorHAnsi"/>
            <w:sz w:val="22"/>
            <w:szCs w:val="22"/>
          </w:rPr>
          <w:delText xml:space="preserve">maka ini </w:delText>
        </w:r>
      </w:del>
      <w:r w:rsidRPr="002844A2">
        <w:rPr>
          <w:rFonts w:ascii="Calibri" w:hAnsi="Calibri" w:cstheme="minorHAnsi"/>
          <w:sz w:val="22"/>
          <w:szCs w:val="22"/>
        </w:rPr>
        <w:t xml:space="preserve">bukanlah </w:t>
      </w:r>
      <w:r w:rsidR="00F62062">
        <w:rPr>
          <w:rFonts w:ascii="Calibri" w:hAnsi="Calibri" w:cstheme="minorHAnsi"/>
          <w:sz w:val="22"/>
          <w:szCs w:val="22"/>
        </w:rPr>
        <w:t>uzur</w:t>
      </w:r>
      <w:r w:rsidRPr="002844A2">
        <w:rPr>
          <w:rFonts w:ascii="Calibri" w:hAnsi="Calibri" w:cstheme="minorHAnsi"/>
          <w:sz w:val="22"/>
          <w:szCs w:val="22"/>
        </w:rPr>
        <w:t xml:space="preserve"> untuk mewakilkan </w:t>
      </w:r>
      <w:del w:id="49" w:author="Za'im Atthory" w:date="2026-03-01T14:58:00Z">
        <w:r w:rsidRPr="002844A2">
          <w:rPr>
            <w:rFonts w:ascii="Calibri" w:hAnsi="Calibri" w:cstheme="minorHAnsi"/>
            <w:sz w:val="22"/>
            <w:szCs w:val="22"/>
          </w:rPr>
          <w:delText>pelemparan.</w:delText>
        </w:r>
      </w:del>
      <w:ins w:id="50" w:author="Za'im Atthory" w:date="2026-03-01T14:58:00Z">
        <w:r w:rsidRPr="00503446">
          <w:rPr>
            <w:rFonts w:ascii="Calibri" w:hAnsi="Calibri" w:cstheme="minorHAnsi"/>
            <w:sz w:val="22"/>
            <w:szCs w:val="22"/>
          </w:rPr>
          <w:t>lemparan.</w:t>
        </w:r>
      </w:ins>
      <w:r w:rsidRPr="003C0D38">
        <w:rPr>
          <w:rFonts w:ascii="Calibri" w:hAnsi="Calibri" w:cstheme="minorHAnsi"/>
          <w:sz w:val="22"/>
          <w:szCs w:val="22"/>
        </w:rPr>
        <w:t xml:space="preserve"> </w:t>
      </w:r>
      <w:r w:rsidR="00F7747A">
        <w:rPr>
          <w:rFonts w:ascii="Calibri" w:hAnsi="Calibri" w:cstheme="minorHAnsi"/>
          <w:sz w:val="22"/>
          <w:szCs w:val="22"/>
        </w:rPr>
        <w:t>[L</w:t>
      </w:r>
      <w:r w:rsidRPr="003C0D38">
        <w:rPr>
          <w:rFonts w:ascii="Calibri" w:hAnsi="Calibri" w:cstheme="minorHAnsi"/>
          <w:sz w:val="22"/>
          <w:szCs w:val="22"/>
        </w:rPr>
        <w:t>ihat</w:t>
      </w:r>
      <w:r w:rsidR="00F7747A">
        <w:rPr>
          <w:rFonts w:ascii="Calibri" w:hAnsi="Calibri" w:cstheme="minorHAnsi"/>
          <w:sz w:val="22"/>
          <w:szCs w:val="22"/>
        </w:rPr>
        <w:t>:</w:t>
      </w:r>
      <w:r w:rsidRPr="003C0D38">
        <w:rPr>
          <w:rFonts w:ascii="Calibri" w:hAnsi="Calibri" w:cstheme="minorHAnsi"/>
          <w:sz w:val="22"/>
          <w:szCs w:val="22"/>
        </w:rPr>
        <w:t xml:space="preserve"> </w:t>
      </w:r>
      <w:proofErr w:type="spellStart"/>
      <w:r w:rsidR="00E871FE" w:rsidRPr="002C5136">
        <w:rPr>
          <w:rFonts w:ascii="Calibri" w:eastAsiaTheme="minorHAnsi" w:hAnsi="Calibri" w:cs="Traditional Arabic"/>
          <w:i/>
          <w:iCs/>
          <w:sz w:val="22"/>
          <w:szCs w:val="32"/>
        </w:rPr>
        <w:t>Majm</w:t>
      </w:r>
      <w:r w:rsidR="00E871FE" w:rsidRPr="002C5136">
        <w:rPr>
          <w:rFonts w:ascii="Calibri" w:hAnsi="Calibri" w:cstheme="minorHAnsi"/>
          <w:i/>
          <w:iCs/>
          <w:sz w:val="22"/>
          <w:szCs w:val="22"/>
        </w:rPr>
        <w:t>û</w:t>
      </w:r>
      <w:proofErr w:type="spellEnd"/>
      <w:r w:rsidR="00E871FE" w:rsidRPr="002C5136">
        <w:rPr>
          <w:rFonts w:ascii="Calibri" w:eastAsiaTheme="minorHAnsi" w:hAnsi="Calibri" w:cs="Traditional Arabic"/>
          <w:i/>
          <w:iCs/>
          <w:sz w:val="22"/>
          <w:szCs w:val="32"/>
        </w:rPr>
        <w:t xml:space="preserve">’ </w:t>
      </w:r>
      <w:proofErr w:type="spellStart"/>
      <w:r w:rsidR="00E871FE">
        <w:rPr>
          <w:rFonts w:ascii="Calibri" w:eastAsiaTheme="minorHAnsi" w:hAnsi="Calibri" w:cs="Traditional Arabic"/>
          <w:i/>
          <w:iCs/>
          <w:sz w:val="22"/>
          <w:szCs w:val="32"/>
        </w:rPr>
        <w:t>F</w:t>
      </w:r>
      <w:r w:rsidR="00E871FE" w:rsidRPr="002C5136">
        <w:rPr>
          <w:rFonts w:ascii="Calibri" w:hAnsi="Calibri" w:cstheme="minorHAnsi"/>
          <w:i/>
          <w:iCs/>
          <w:sz w:val="22"/>
          <w:szCs w:val="22"/>
        </w:rPr>
        <w:t>atâwâ</w:t>
      </w:r>
      <w:proofErr w:type="spellEnd"/>
      <w:r w:rsidRPr="00E871FE">
        <w:rPr>
          <w:rFonts w:ascii="Calibri" w:hAnsi="Calibri" w:cstheme="minorHAnsi"/>
          <w:i/>
          <w:iCs/>
          <w:sz w:val="22"/>
          <w:szCs w:val="22"/>
        </w:rPr>
        <w:t xml:space="preserve"> </w:t>
      </w:r>
      <w:proofErr w:type="spellStart"/>
      <w:r w:rsidRPr="00E871FE">
        <w:rPr>
          <w:rFonts w:ascii="Calibri" w:hAnsi="Calibri" w:cstheme="minorHAnsi"/>
          <w:i/>
          <w:iCs/>
          <w:sz w:val="22"/>
          <w:szCs w:val="22"/>
        </w:rPr>
        <w:t>wa</w:t>
      </w:r>
      <w:r w:rsidR="00E871FE" w:rsidRPr="00E871FE">
        <w:rPr>
          <w:rFonts w:ascii="Calibri" w:hAnsi="Calibri" w:cstheme="minorHAnsi"/>
          <w:i/>
          <w:iCs/>
          <w:sz w:val="22"/>
          <w:szCs w:val="22"/>
        </w:rPr>
        <w:t>-</w:t>
      </w:r>
      <w:r w:rsidRPr="00E871FE">
        <w:rPr>
          <w:rFonts w:ascii="Calibri" w:hAnsi="Calibri" w:cstheme="minorHAnsi"/>
          <w:i/>
          <w:iCs/>
          <w:sz w:val="22"/>
          <w:szCs w:val="22"/>
        </w:rPr>
        <w:t>R</w:t>
      </w:r>
      <w:r w:rsidR="00E871FE" w:rsidRPr="00E871FE">
        <w:rPr>
          <w:rFonts w:ascii="Calibri" w:hAnsi="Calibri" w:cstheme="minorHAnsi"/>
          <w:i/>
          <w:iCs/>
          <w:sz w:val="22"/>
          <w:szCs w:val="22"/>
        </w:rPr>
        <w:t>a</w:t>
      </w:r>
      <w:r w:rsidRPr="00E871FE">
        <w:rPr>
          <w:rFonts w:ascii="Calibri" w:hAnsi="Calibri" w:cstheme="minorHAnsi"/>
          <w:i/>
          <w:iCs/>
          <w:sz w:val="22"/>
          <w:szCs w:val="22"/>
        </w:rPr>
        <w:t>s</w:t>
      </w:r>
      <w:r w:rsidR="00E871FE" w:rsidRPr="00E871FE">
        <w:rPr>
          <w:rFonts w:ascii="Calibri" w:hAnsi="Calibri" w:cstheme="minorHAnsi"/>
          <w:i/>
          <w:iCs/>
          <w:sz w:val="22"/>
          <w:szCs w:val="22"/>
        </w:rPr>
        <w:t>â`</w:t>
      </w:r>
      <w:r w:rsidRPr="00E871FE">
        <w:rPr>
          <w:rFonts w:ascii="Calibri" w:hAnsi="Calibri" w:cstheme="minorHAnsi"/>
          <w:i/>
          <w:iCs/>
          <w:sz w:val="22"/>
          <w:szCs w:val="22"/>
        </w:rPr>
        <w:t>il</w:t>
      </w:r>
      <w:proofErr w:type="spellEnd"/>
      <w:r w:rsidRPr="00E871FE">
        <w:rPr>
          <w:rFonts w:ascii="Calibri" w:hAnsi="Calibri" w:cstheme="minorHAnsi"/>
          <w:i/>
          <w:iCs/>
          <w:sz w:val="22"/>
          <w:szCs w:val="22"/>
        </w:rPr>
        <w:t xml:space="preserve"> </w:t>
      </w:r>
      <w:proofErr w:type="spellStart"/>
      <w:r w:rsidRPr="00E871FE">
        <w:rPr>
          <w:rFonts w:ascii="Calibri" w:hAnsi="Calibri" w:cstheme="minorHAnsi"/>
          <w:i/>
          <w:iCs/>
          <w:sz w:val="22"/>
          <w:szCs w:val="22"/>
        </w:rPr>
        <w:t>al</w:t>
      </w:r>
      <w:proofErr w:type="spellEnd"/>
      <w:r w:rsidRPr="00E871FE">
        <w:rPr>
          <w:rFonts w:ascii="Calibri" w:hAnsi="Calibri" w:cstheme="minorHAnsi"/>
          <w:i/>
          <w:iCs/>
          <w:sz w:val="22"/>
          <w:szCs w:val="22"/>
        </w:rPr>
        <w:t>-</w:t>
      </w:r>
      <w:r w:rsidR="00E871FE" w:rsidRPr="00E871FE">
        <w:rPr>
          <w:rFonts w:ascii="Calibri" w:hAnsi="Calibri" w:cstheme="minorHAnsi"/>
          <w:i/>
          <w:iCs/>
          <w:sz w:val="22"/>
          <w:szCs w:val="22"/>
        </w:rPr>
        <w:t>‘</w:t>
      </w:r>
      <w:proofErr w:type="spellStart"/>
      <w:r w:rsidRPr="00E871FE">
        <w:rPr>
          <w:rFonts w:ascii="Calibri" w:hAnsi="Calibri" w:cstheme="minorHAnsi"/>
          <w:i/>
          <w:iCs/>
          <w:sz w:val="22"/>
          <w:szCs w:val="22"/>
        </w:rPr>
        <w:t>Utsaimin</w:t>
      </w:r>
      <w:proofErr w:type="spellEnd"/>
      <w:r w:rsidRPr="002844A2">
        <w:rPr>
          <w:rFonts w:ascii="Calibri" w:hAnsi="Calibri" w:cstheme="minorHAnsi"/>
          <w:sz w:val="22"/>
          <w:szCs w:val="22"/>
        </w:rPr>
        <w:t xml:space="preserve"> </w:t>
      </w:r>
      <w:r w:rsidR="00E871FE">
        <w:rPr>
          <w:rFonts w:ascii="Calibri" w:hAnsi="Calibri" w:cstheme="minorHAnsi"/>
          <w:sz w:val="22"/>
          <w:szCs w:val="22"/>
        </w:rPr>
        <w:t>(</w:t>
      </w:r>
      <w:r w:rsidRPr="002844A2">
        <w:rPr>
          <w:rFonts w:ascii="Calibri" w:hAnsi="Calibri" w:cstheme="minorHAnsi"/>
          <w:sz w:val="22"/>
          <w:szCs w:val="22"/>
        </w:rPr>
        <w:t>23/107-108</w:t>
      </w:r>
      <w:r w:rsidRPr="003C0D38">
        <w:rPr>
          <w:rFonts w:ascii="Calibri" w:hAnsi="Calibri" w:cstheme="minorHAnsi"/>
          <w:sz w:val="22"/>
          <w:szCs w:val="22"/>
        </w:rPr>
        <w:t>)</w:t>
      </w:r>
      <w:r w:rsidR="00E871FE">
        <w:rPr>
          <w:rFonts w:ascii="Calibri" w:hAnsi="Calibri" w:cstheme="minorHAnsi"/>
          <w:sz w:val="22"/>
          <w:szCs w:val="22"/>
        </w:rPr>
        <w:t>].</w:t>
      </w:r>
    </w:p>
  </w:footnote>
  <w:footnote w:id="22">
    <w:p w14:paraId="53FE4CAC" w14:textId="4F350ED7" w:rsidR="007F6FFD" w:rsidRPr="002844A2" w:rsidRDefault="007F6FFD" w:rsidP="00AB385D">
      <w:pPr>
        <w:pStyle w:val="TeksCatatanKaki"/>
        <w:jc w:val="both"/>
        <w:rPr>
          <w:rFonts w:ascii="Calibri" w:hAnsi="Calibri" w:cstheme="minorHAnsi"/>
          <w:sz w:val="22"/>
          <w:szCs w:val="22"/>
        </w:rPr>
      </w:pPr>
      <w:r w:rsidRPr="002844A2">
        <w:rPr>
          <w:rStyle w:val="ReferensiCatatanKaki"/>
          <w:rFonts w:ascii="Calibri" w:hAnsi="Calibri" w:cstheme="minorHAnsi"/>
          <w:sz w:val="22"/>
          <w:szCs w:val="22"/>
        </w:rPr>
        <w:footnoteRef/>
      </w:r>
      <w:r w:rsidRPr="00503446">
        <w:rPr>
          <w:rFonts w:ascii="Calibri" w:hAnsi="Calibri" w:cstheme="minorHAnsi"/>
          <w:sz w:val="22"/>
          <w:szCs w:val="22"/>
        </w:rPr>
        <w:t xml:space="preserve"> </w:t>
      </w:r>
      <w:r w:rsidRPr="00503446">
        <w:rPr>
          <w:rFonts w:ascii="Calibri" w:hAnsi="Calibri" w:cstheme="minorHAnsi"/>
          <w:sz w:val="22"/>
          <w:szCs w:val="22"/>
        </w:rPr>
        <w:t xml:space="preserve">Hal ini </w:t>
      </w:r>
      <w:r w:rsidR="00C2196D">
        <w:rPr>
          <w:rFonts w:ascii="Calibri" w:hAnsi="Calibri" w:cstheme="minorHAnsi"/>
          <w:sz w:val="22"/>
          <w:szCs w:val="22"/>
        </w:rPr>
        <w:t>disebabkan oleh beberapa hal:</w:t>
      </w:r>
    </w:p>
    <w:p w14:paraId="5DD035A7" w14:textId="7A3C5343" w:rsidR="007F6FFD" w:rsidRPr="002844A2" w:rsidRDefault="007F6FFD" w:rsidP="00C2196D">
      <w:pPr>
        <w:pStyle w:val="TeksCatatanKaki"/>
        <w:ind w:firstLine="720"/>
        <w:jc w:val="both"/>
        <w:rPr>
          <w:rFonts w:ascii="Calibri" w:hAnsi="Calibri" w:cstheme="minorHAnsi"/>
          <w:sz w:val="22"/>
          <w:szCs w:val="22"/>
        </w:rPr>
      </w:pPr>
      <w:r w:rsidRPr="00C2196D">
        <w:rPr>
          <w:rFonts w:ascii="Calibri" w:hAnsi="Calibri" w:cstheme="minorHAnsi"/>
          <w:b/>
          <w:bCs/>
          <w:sz w:val="22"/>
          <w:szCs w:val="22"/>
        </w:rPr>
        <w:t>Pertama:</w:t>
      </w:r>
      <w:r w:rsidRPr="002844A2">
        <w:rPr>
          <w:rFonts w:ascii="Calibri" w:hAnsi="Calibri" w:cstheme="minorHAnsi"/>
          <w:sz w:val="22"/>
          <w:szCs w:val="22"/>
        </w:rPr>
        <w:t xml:space="preserve"> Tidak boleh baginya untuk menggantikan melaksanakan ibadah orang lain sementara </w:t>
      </w:r>
      <w:r w:rsidR="00C2196D">
        <w:rPr>
          <w:rFonts w:ascii="Calibri" w:hAnsi="Calibri" w:cstheme="minorHAnsi"/>
          <w:sz w:val="22"/>
          <w:szCs w:val="22"/>
        </w:rPr>
        <w:t>d</w:t>
      </w:r>
      <w:r w:rsidRPr="00503446">
        <w:rPr>
          <w:rFonts w:ascii="Calibri" w:hAnsi="Calibri" w:cstheme="minorHAnsi"/>
          <w:sz w:val="22"/>
          <w:szCs w:val="22"/>
        </w:rPr>
        <w:t>ia</w:t>
      </w:r>
      <w:r w:rsidRPr="002844A2">
        <w:rPr>
          <w:rFonts w:ascii="Calibri" w:hAnsi="Calibri" w:cstheme="minorHAnsi"/>
          <w:sz w:val="22"/>
          <w:szCs w:val="22"/>
        </w:rPr>
        <w:t xml:space="preserve"> sendiri belum melaksanakan ibadah tersebut.</w:t>
      </w:r>
    </w:p>
    <w:p w14:paraId="17A73956" w14:textId="78AE8211" w:rsidR="007F6FFD" w:rsidRPr="002844A2" w:rsidRDefault="007F6FFD" w:rsidP="00C2196D">
      <w:pPr>
        <w:pStyle w:val="TeksCatatanKaki"/>
        <w:ind w:firstLine="720"/>
        <w:jc w:val="both"/>
        <w:rPr>
          <w:rFonts w:ascii="Calibri" w:hAnsi="Calibri" w:cstheme="minorHAnsi"/>
          <w:sz w:val="22"/>
          <w:szCs w:val="22"/>
        </w:rPr>
      </w:pPr>
      <w:r w:rsidRPr="00C2196D">
        <w:rPr>
          <w:rFonts w:ascii="Calibri" w:hAnsi="Calibri" w:cstheme="minorHAnsi"/>
          <w:b/>
          <w:bCs/>
          <w:sz w:val="22"/>
          <w:szCs w:val="22"/>
        </w:rPr>
        <w:t>Kedua:</w:t>
      </w:r>
      <w:r w:rsidRPr="002844A2">
        <w:rPr>
          <w:rFonts w:ascii="Calibri" w:hAnsi="Calibri" w:cstheme="minorHAnsi"/>
          <w:sz w:val="22"/>
          <w:szCs w:val="22"/>
        </w:rPr>
        <w:t xml:space="preserve"> Jika </w:t>
      </w:r>
      <w:r w:rsidR="00C2196D">
        <w:rPr>
          <w:rFonts w:ascii="Calibri" w:hAnsi="Calibri" w:cstheme="minorHAnsi"/>
          <w:sz w:val="22"/>
          <w:szCs w:val="22"/>
        </w:rPr>
        <w:t>d</w:t>
      </w:r>
      <w:r w:rsidRPr="00503446">
        <w:rPr>
          <w:rFonts w:ascii="Calibri" w:hAnsi="Calibri" w:cstheme="minorHAnsi"/>
          <w:sz w:val="22"/>
          <w:szCs w:val="22"/>
        </w:rPr>
        <w:t>ia</w:t>
      </w:r>
      <w:r w:rsidRPr="002844A2">
        <w:rPr>
          <w:rFonts w:ascii="Calibri" w:hAnsi="Calibri" w:cstheme="minorHAnsi"/>
          <w:sz w:val="22"/>
          <w:szCs w:val="22"/>
        </w:rPr>
        <w:t xml:space="preserve"> melemparkan orang lain terlebih dahulu</w:t>
      </w:r>
      <w:r w:rsidR="00C2196D">
        <w:rPr>
          <w:rFonts w:ascii="Calibri" w:hAnsi="Calibri" w:cstheme="minorHAnsi"/>
          <w:sz w:val="22"/>
          <w:szCs w:val="22"/>
        </w:rPr>
        <w:t>,</w:t>
      </w:r>
      <w:r w:rsidRPr="002844A2">
        <w:rPr>
          <w:rFonts w:ascii="Calibri" w:hAnsi="Calibri" w:cstheme="minorHAnsi"/>
          <w:sz w:val="22"/>
          <w:szCs w:val="22"/>
        </w:rPr>
        <w:t xml:space="preserve"> maka </w:t>
      </w:r>
      <w:r w:rsidR="001A17AC">
        <w:rPr>
          <w:rFonts w:ascii="Calibri" w:hAnsi="Calibri" w:cstheme="minorHAnsi"/>
          <w:sz w:val="22"/>
          <w:szCs w:val="22"/>
        </w:rPr>
        <w:t>lemparan tersebut</w:t>
      </w:r>
      <w:r w:rsidRPr="002844A2">
        <w:rPr>
          <w:rFonts w:ascii="Calibri" w:hAnsi="Calibri" w:cstheme="minorHAnsi"/>
          <w:sz w:val="22"/>
          <w:szCs w:val="22"/>
        </w:rPr>
        <w:t xml:space="preserve"> adalah untuk dirinya sendiri, sebagaimana jika seorang belum berhaji </w:t>
      </w:r>
      <w:r w:rsidR="001A17AC">
        <w:rPr>
          <w:rFonts w:ascii="Calibri" w:hAnsi="Calibri" w:cstheme="minorHAnsi"/>
          <w:sz w:val="22"/>
          <w:szCs w:val="22"/>
        </w:rPr>
        <w:t>kemudian</w:t>
      </w:r>
      <w:r w:rsidRPr="00503446">
        <w:rPr>
          <w:rFonts w:ascii="Calibri" w:hAnsi="Calibri" w:cstheme="minorHAnsi"/>
          <w:sz w:val="22"/>
          <w:szCs w:val="22"/>
        </w:rPr>
        <w:t xml:space="preserve"> </w:t>
      </w:r>
      <w:r w:rsidR="001A17AC">
        <w:rPr>
          <w:rFonts w:ascii="Calibri" w:hAnsi="Calibri" w:cstheme="minorHAnsi"/>
          <w:sz w:val="22"/>
          <w:szCs w:val="22"/>
        </w:rPr>
        <w:t>d</w:t>
      </w:r>
      <w:r w:rsidRPr="00503446">
        <w:rPr>
          <w:rFonts w:ascii="Calibri" w:hAnsi="Calibri" w:cstheme="minorHAnsi"/>
          <w:sz w:val="22"/>
          <w:szCs w:val="22"/>
        </w:rPr>
        <w:t>ia</w:t>
      </w:r>
      <w:r w:rsidRPr="002844A2">
        <w:rPr>
          <w:rFonts w:ascii="Calibri" w:hAnsi="Calibri" w:cstheme="minorHAnsi"/>
          <w:sz w:val="22"/>
          <w:szCs w:val="22"/>
        </w:rPr>
        <w:t xml:space="preserve"> menghajikan orang lain</w:t>
      </w:r>
      <w:r w:rsidR="001A17AC">
        <w:rPr>
          <w:rFonts w:ascii="Calibri" w:hAnsi="Calibri" w:cstheme="minorHAnsi"/>
          <w:sz w:val="22"/>
          <w:szCs w:val="22"/>
        </w:rPr>
        <w:t>,</w:t>
      </w:r>
      <w:r w:rsidRPr="002844A2">
        <w:rPr>
          <w:rFonts w:ascii="Calibri" w:hAnsi="Calibri" w:cstheme="minorHAnsi"/>
          <w:sz w:val="22"/>
          <w:szCs w:val="22"/>
        </w:rPr>
        <w:t xml:space="preserve"> maka </w:t>
      </w:r>
      <w:r w:rsidR="001A17AC">
        <w:rPr>
          <w:rFonts w:ascii="Calibri" w:hAnsi="Calibri" w:cstheme="minorHAnsi"/>
          <w:sz w:val="22"/>
          <w:szCs w:val="22"/>
        </w:rPr>
        <w:t>haji tersebut</w:t>
      </w:r>
      <w:r w:rsidRPr="002844A2">
        <w:rPr>
          <w:rFonts w:ascii="Calibri" w:hAnsi="Calibri" w:cstheme="minorHAnsi"/>
          <w:sz w:val="22"/>
          <w:szCs w:val="22"/>
        </w:rPr>
        <w:t xml:space="preserve"> adalah untuk diri sendiri</w:t>
      </w:r>
      <w:r w:rsidRPr="002844A2">
        <w:rPr>
          <w:rFonts w:ascii="Calibri" w:hAnsi="Calibri" w:cstheme="minorHAnsi"/>
          <w:sz w:val="22"/>
          <w:szCs w:val="22"/>
          <w:rtl/>
        </w:rPr>
        <w:t xml:space="preserve"> </w:t>
      </w:r>
      <w:r w:rsidR="001A17AC">
        <w:rPr>
          <w:rFonts w:ascii="Calibri" w:hAnsi="Calibri" w:cstheme="minorHAnsi"/>
          <w:sz w:val="22"/>
          <w:szCs w:val="22"/>
        </w:rPr>
        <w:t>.</w:t>
      </w:r>
    </w:p>
  </w:footnote>
  <w:footnote w:id="23">
    <w:p w14:paraId="19A664BA" w14:textId="5064B7F4" w:rsidR="001F2918" w:rsidRPr="00B724FA" w:rsidRDefault="001F2918" w:rsidP="001F2918">
      <w:pPr>
        <w:pStyle w:val="TeksCatatanKaki"/>
        <w:jc w:val="both"/>
        <w:rPr>
          <w:rFonts w:ascii="Calibri" w:hAnsi="Calibri" w:cstheme="minorHAnsi"/>
          <w:sz w:val="22"/>
          <w:szCs w:val="22"/>
        </w:rPr>
      </w:pPr>
      <w:r w:rsidRPr="00B724FA">
        <w:rPr>
          <w:rStyle w:val="ReferensiCatatanKaki"/>
          <w:rFonts w:ascii="Calibri" w:hAnsi="Calibri" w:cstheme="minorHAnsi"/>
          <w:sz w:val="22"/>
          <w:szCs w:val="22"/>
        </w:rPr>
        <w:footnoteRef/>
      </w:r>
      <w:r w:rsidRPr="00B724FA">
        <w:rPr>
          <w:rFonts w:ascii="Calibri" w:hAnsi="Calibri" w:cstheme="minorHAnsi"/>
          <w:sz w:val="22"/>
          <w:szCs w:val="22"/>
        </w:rPr>
        <w:t xml:space="preserve"> </w:t>
      </w:r>
      <w:del w:id="51" w:author="Za'im Atthory" w:date="2026-03-01T15:01:00Z">
        <w:r w:rsidRPr="00B724FA">
          <w:rPr>
            <w:rFonts w:ascii="Calibri" w:hAnsi="Calibri" w:cstheme="minorHAnsi"/>
            <w:sz w:val="22"/>
            <w:szCs w:val="22"/>
          </w:rPr>
          <w:delText>Dan tidak</w:delText>
        </w:r>
      </w:del>
      <w:ins w:id="52" w:author="Za'im Atthory" w:date="2026-03-01T15:01:00Z">
        <w:r w:rsidR="001A17AC">
          <w:rPr>
            <w:rFonts w:ascii="Calibri" w:hAnsi="Calibri" w:cstheme="minorHAnsi"/>
            <w:sz w:val="22"/>
            <w:szCs w:val="22"/>
          </w:rPr>
          <w:t>T</w:t>
        </w:r>
        <w:r w:rsidRPr="00503446">
          <w:rPr>
            <w:rFonts w:ascii="Calibri" w:hAnsi="Calibri" w:cstheme="minorHAnsi"/>
            <w:sz w:val="22"/>
            <w:szCs w:val="22"/>
          </w:rPr>
          <w:t>idak</w:t>
        </w:r>
      </w:ins>
      <w:r w:rsidRPr="00B724FA">
        <w:rPr>
          <w:rFonts w:ascii="Calibri" w:hAnsi="Calibri" w:cstheme="minorHAnsi"/>
          <w:sz w:val="22"/>
          <w:szCs w:val="22"/>
        </w:rPr>
        <w:t xml:space="preserve"> disyaratkan </w:t>
      </w:r>
      <w:del w:id="53" w:author="Za'im Atthory" w:date="2026-03-01T15:01:00Z">
        <w:r w:rsidRPr="00B724FA">
          <w:rPr>
            <w:rFonts w:ascii="Calibri" w:hAnsi="Calibri" w:cstheme="minorHAnsi"/>
            <w:sz w:val="22"/>
            <w:szCs w:val="22"/>
          </w:rPr>
          <w:delText xml:space="preserve">ia </w:delText>
        </w:r>
      </w:del>
      <w:r w:rsidRPr="00B724FA">
        <w:rPr>
          <w:rFonts w:ascii="Calibri" w:hAnsi="Calibri" w:cstheme="minorHAnsi"/>
          <w:sz w:val="22"/>
          <w:szCs w:val="22"/>
        </w:rPr>
        <w:t xml:space="preserve">melempar ketiga </w:t>
      </w:r>
      <w:del w:id="54" w:author="Za'im Atthory" w:date="2026-03-01T15:01:00Z">
        <w:r w:rsidR="00452A46">
          <w:rPr>
            <w:rFonts w:ascii="Calibri" w:hAnsi="Calibri" w:cstheme="minorHAnsi"/>
            <w:sz w:val="22"/>
            <w:szCs w:val="22"/>
          </w:rPr>
          <w:delText>jamarat</w:delText>
        </w:r>
      </w:del>
      <w:proofErr w:type="spellStart"/>
      <w:ins w:id="55" w:author="Za'im Atthory" w:date="2026-03-01T15:01:00Z">
        <w:r w:rsidR="00452A46">
          <w:rPr>
            <w:rFonts w:ascii="Calibri" w:hAnsi="Calibri" w:cstheme="minorHAnsi"/>
            <w:sz w:val="22"/>
            <w:szCs w:val="22"/>
          </w:rPr>
          <w:t>jamarat</w:t>
        </w:r>
        <w:r w:rsidR="001A17AC">
          <w:rPr>
            <w:rFonts w:ascii="Calibri" w:hAnsi="Calibri" w:cstheme="minorHAnsi"/>
            <w:sz w:val="22"/>
            <w:szCs w:val="22"/>
          </w:rPr>
          <w:t>jamrah</w:t>
        </w:r>
      </w:ins>
      <w:proofErr w:type="spellEnd"/>
      <w:r w:rsidRPr="00B724FA">
        <w:rPr>
          <w:rFonts w:ascii="Calibri" w:hAnsi="Calibri" w:cstheme="minorHAnsi"/>
          <w:sz w:val="22"/>
          <w:szCs w:val="22"/>
        </w:rPr>
        <w:t xml:space="preserve"> terlebih dahulu untuk dirinya lalu </w:t>
      </w:r>
      <w:del w:id="56" w:author="Za'im Atthory" w:date="2026-03-01T15:01:00Z">
        <w:r w:rsidRPr="00B724FA">
          <w:rPr>
            <w:rFonts w:ascii="Calibri" w:hAnsi="Calibri" w:cstheme="minorHAnsi"/>
            <w:sz w:val="22"/>
            <w:szCs w:val="22"/>
          </w:rPr>
          <w:delText>balik</w:delText>
        </w:r>
      </w:del>
      <w:ins w:id="57" w:author="Za'im Atthory" w:date="2026-03-01T15:01:00Z">
        <w:r w:rsidR="001A17AC">
          <w:rPr>
            <w:rFonts w:ascii="Calibri" w:hAnsi="Calibri" w:cstheme="minorHAnsi"/>
            <w:sz w:val="22"/>
            <w:szCs w:val="22"/>
          </w:rPr>
          <w:t>kembali</w:t>
        </w:r>
      </w:ins>
      <w:r w:rsidRPr="00B724FA">
        <w:rPr>
          <w:rFonts w:ascii="Calibri" w:hAnsi="Calibri" w:cstheme="minorHAnsi"/>
          <w:sz w:val="22"/>
          <w:szCs w:val="22"/>
        </w:rPr>
        <w:t xml:space="preserve"> lagi dari awal (</w:t>
      </w:r>
      <w:proofErr w:type="spellStart"/>
      <w:r w:rsidRPr="001A17AC">
        <w:rPr>
          <w:rFonts w:asciiTheme="minorHAnsi" w:hAnsiTheme="minorHAnsi" w:cstheme="minorHAnsi"/>
          <w:i/>
          <w:iCs/>
          <w:sz w:val="22"/>
          <w:szCs w:val="22"/>
        </w:rPr>
        <w:t>al-</w:t>
      </w:r>
      <w:del w:id="58" w:author="Za'im Atthory" w:date="2026-03-01T15:01:00Z">
        <w:r w:rsidRPr="003C0D38">
          <w:rPr>
            <w:rFonts w:ascii="Calibri" w:hAnsi="Calibri" w:cstheme="minorHAnsi"/>
            <w:sz w:val="22"/>
            <w:szCs w:val="22"/>
          </w:rPr>
          <w:delText>Jamr</w:delText>
        </w:r>
        <w:r w:rsidR="00B679C7">
          <w:rPr>
            <w:rFonts w:ascii="Calibri" w:hAnsi="Calibri" w:cstheme="minorHAnsi"/>
            <w:sz w:val="22"/>
            <w:szCs w:val="22"/>
          </w:rPr>
          <w:delText>a</w:delText>
        </w:r>
        <w:r w:rsidRPr="003C0D38">
          <w:rPr>
            <w:rFonts w:ascii="Calibri" w:hAnsi="Calibri" w:cstheme="minorHAnsi"/>
            <w:sz w:val="22"/>
            <w:szCs w:val="22"/>
          </w:rPr>
          <w:delText>h</w:delText>
        </w:r>
      </w:del>
      <w:ins w:id="59" w:author="Za'im Atthory" w:date="2026-03-01T15:01:00Z">
        <w:r w:rsidRPr="003C0D38">
          <w:rPr>
            <w:rFonts w:ascii="Calibri" w:hAnsi="Calibri" w:cstheme="minorHAnsi"/>
            <w:sz w:val="22"/>
            <w:szCs w:val="22"/>
          </w:rPr>
          <w:t>Jamr</w:t>
        </w:r>
        <w:r w:rsidR="00B679C7">
          <w:rPr>
            <w:rFonts w:ascii="Calibri" w:hAnsi="Calibri" w:cstheme="minorHAnsi"/>
            <w:sz w:val="22"/>
            <w:szCs w:val="22"/>
          </w:rPr>
          <w:t>a</w:t>
        </w:r>
        <w:r w:rsidRPr="003C0D38">
          <w:rPr>
            <w:rFonts w:ascii="Calibri" w:hAnsi="Calibri" w:cstheme="minorHAnsi"/>
            <w:sz w:val="22"/>
            <w:szCs w:val="22"/>
          </w:rPr>
          <w:t>hJamroh</w:t>
        </w:r>
        <w:r w:rsidRPr="001A17AC">
          <w:rPr>
            <w:rFonts w:asciiTheme="minorHAnsi" w:hAnsiTheme="minorHAnsi" w:cstheme="minorHAnsi"/>
            <w:i/>
            <w:iCs/>
            <w:sz w:val="22"/>
            <w:szCs w:val="22"/>
          </w:rPr>
          <w:t>Jamr</w:t>
        </w:r>
        <w:r w:rsidR="001A17AC" w:rsidRPr="001A17AC">
          <w:rPr>
            <w:rFonts w:asciiTheme="minorHAnsi" w:hAnsiTheme="minorHAnsi" w:cstheme="minorHAnsi"/>
            <w:i/>
            <w:iCs/>
            <w:sz w:val="22"/>
            <w:szCs w:val="22"/>
          </w:rPr>
          <w:t>a</w:t>
        </w:r>
        <w:r w:rsidRPr="001A17AC">
          <w:rPr>
            <w:rFonts w:asciiTheme="minorHAnsi" w:hAnsiTheme="minorHAnsi" w:cstheme="minorHAnsi"/>
            <w:i/>
            <w:iCs/>
            <w:sz w:val="22"/>
            <w:szCs w:val="22"/>
          </w:rPr>
          <w:t>h</w:t>
        </w:r>
      </w:ins>
      <w:proofErr w:type="spellEnd"/>
      <w:r w:rsidRPr="001A17AC">
        <w:rPr>
          <w:rFonts w:asciiTheme="minorHAnsi" w:hAnsiTheme="minorHAnsi" w:cstheme="minorHAnsi"/>
          <w:i/>
          <w:iCs/>
          <w:sz w:val="22"/>
          <w:szCs w:val="22"/>
        </w:rPr>
        <w:t xml:space="preserve"> as-</w:t>
      </w:r>
      <w:proofErr w:type="spellStart"/>
      <w:del w:id="60" w:author="Za'im Atthory" w:date="2026-03-01T15:01:00Z">
        <w:r w:rsidRPr="003C0D38">
          <w:rPr>
            <w:rFonts w:ascii="Calibri" w:hAnsi="Calibri" w:cstheme="minorHAnsi"/>
            <w:sz w:val="22"/>
            <w:szCs w:val="22"/>
          </w:rPr>
          <w:delText>Shughr</w:delText>
        </w:r>
        <w:r w:rsidR="00B679C7">
          <w:rPr>
            <w:rFonts w:ascii="Calibri" w:hAnsi="Calibri" w:cstheme="minorHAnsi"/>
            <w:sz w:val="22"/>
            <w:szCs w:val="22"/>
          </w:rPr>
          <w:delText>a</w:delText>
        </w:r>
      </w:del>
      <w:ins w:id="61" w:author="Za'im Atthory" w:date="2026-03-01T15:01:00Z">
        <w:r w:rsidRPr="003C0D38">
          <w:rPr>
            <w:rFonts w:ascii="Calibri" w:hAnsi="Calibri" w:cstheme="minorHAnsi"/>
            <w:sz w:val="22"/>
            <w:szCs w:val="22"/>
          </w:rPr>
          <w:t>Shughr</w:t>
        </w:r>
        <w:r w:rsidR="00B679C7">
          <w:rPr>
            <w:rFonts w:ascii="Calibri" w:hAnsi="Calibri" w:cstheme="minorHAnsi"/>
            <w:sz w:val="22"/>
            <w:szCs w:val="22"/>
          </w:rPr>
          <w:t>a</w:t>
        </w:r>
        <w:r w:rsidRPr="003C0D38">
          <w:rPr>
            <w:rFonts w:ascii="Calibri" w:hAnsi="Calibri" w:cstheme="minorHAnsi"/>
            <w:sz w:val="22"/>
            <w:szCs w:val="22"/>
          </w:rPr>
          <w:t>Shughro</w:t>
        </w:r>
        <w:r w:rsidRPr="001A17AC">
          <w:rPr>
            <w:rFonts w:asciiTheme="minorHAnsi" w:hAnsiTheme="minorHAnsi" w:cstheme="minorHAnsi"/>
            <w:i/>
            <w:iCs/>
            <w:sz w:val="22"/>
            <w:szCs w:val="22"/>
          </w:rPr>
          <w:t>Shughr</w:t>
        </w:r>
        <w:r w:rsidR="001A17AC" w:rsidRPr="001A17AC">
          <w:rPr>
            <w:rFonts w:asciiTheme="minorHAnsi" w:hAnsiTheme="minorHAnsi" w:cstheme="minorHAnsi"/>
            <w:i/>
            <w:iCs/>
            <w:sz w:val="22"/>
            <w:szCs w:val="22"/>
          </w:rPr>
          <w:t>â</w:t>
        </w:r>
      </w:ins>
      <w:proofErr w:type="spellEnd"/>
      <w:r w:rsidRPr="00B724FA">
        <w:rPr>
          <w:rFonts w:ascii="Calibri" w:hAnsi="Calibri" w:cstheme="minorHAnsi"/>
          <w:sz w:val="22"/>
          <w:szCs w:val="22"/>
        </w:rPr>
        <w:t>) untuk melemparkan yang mewakilkan</w:t>
      </w:r>
      <w:del w:id="62" w:author="Za'im Atthory" w:date="2026-03-01T15:01:00Z">
        <w:r w:rsidRPr="00B724FA">
          <w:rPr>
            <w:rFonts w:ascii="Calibri" w:hAnsi="Calibri" w:cstheme="minorHAnsi"/>
            <w:sz w:val="22"/>
            <w:szCs w:val="22"/>
          </w:rPr>
          <w:delText>. Karena</w:delText>
        </w:r>
      </w:del>
      <w:ins w:id="63" w:author="Za'im Atthory" w:date="2026-03-01T15:01:00Z">
        <w:r w:rsidR="00812BB8">
          <w:rPr>
            <w:rFonts w:ascii="Calibri" w:hAnsi="Calibri" w:cstheme="minorHAnsi"/>
            <w:sz w:val="22"/>
            <w:szCs w:val="22"/>
          </w:rPr>
          <w:t>;</w:t>
        </w:r>
        <w:r w:rsidRPr="00503446">
          <w:rPr>
            <w:rFonts w:ascii="Calibri" w:hAnsi="Calibri" w:cstheme="minorHAnsi"/>
            <w:sz w:val="22"/>
            <w:szCs w:val="22"/>
          </w:rPr>
          <w:t xml:space="preserve"> </w:t>
        </w:r>
        <w:r w:rsidR="00812BB8">
          <w:rPr>
            <w:rFonts w:ascii="Calibri" w:hAnsi="Calibri" w:cstheme="minorHAnsi"/>
            <w:sz w:val="22"/>
            <w:szCs w:val="22"/>
          </w:rPr>
          <w:t>k</w:t>
        </w:r>
        <w:r w:rsidRPr="00503446">
          <w:rPr>
            <w:rFonts w:ascii="Calibri" w:hAnsi="Calibri" w:cstheme="minorHAnsi"/>
            <w:sz w:val="22"/>
            <w:szCs w:val="22"/>
          </w:rPr>
          <w:t>arena</w:t>
        </w:r>
      </w:ins>
      <w:r w:rsidRPr="00B724FA">
        <w:rPr>
          <w:rFonts w:ascii="Calibri" w:hAnsi="Calibri" w:cstheme="minorHAnsi"/>
          <w:sz w:val="22"/>
          <w:szCs w:val="22"/>
        </w:rPr>
        <w:t xml:space="preserve"> tidak ada dalil yang mengharuskan demikian</w:t>
      </w:r>
      <w:del w:id="64" w:author="Za'im Atthory" w:date="2026-03-01T15:01:00Z">
        <w:r w:rsidRPr="00B724FA">
          <w:rPr>
            <w:rFonts w:ascii="Calibri" w:hAnsi="Calibri" w:cstheme="minorHAnsi"/>
            <w:sz w:val="22"/>
            <w:szCs w:val="22"/>
          </w:rPr>
          <w:delText xml:space="preserve"> dan</w:delText>
        </w:r>
      </w:del>
      <w:ins w:id="65" w:author="Za'im Atthory" w:date="2026-03-01T15:01:00Z">
        <w:r w:rsidR="00812BB8">
          <w:rPr>
            <w:rFonts w:ascii="Calibri" w:hAnsi="Calibri" w:cstheme="minorHAnsi"/>
            <w:sz w:val="22"/>
            <w:szCs w:val="22"/>
          </w:rPr>
          <w:t>.</w:t>
        </w:r>
        <w:r w:rsidRPr="00503446">
          <w:rPr>
            <w:rFonts w:ascii="Calibri" w:hAnsi="Calibri" w:cstheme="minorHAnsi"/>
            <w:sz w:val="22"/>
            <w:szCs w:val="22"/>
          </w:rPr>
          <w:t xml:space="preserve"> </w:t>
        </w:r>
        <w:r w:rsidR="00812BB8">
          <w:rPr>
            <w:rFonts w:ascii="Calibri" w:hAnsi="Calibri" w:cstheme="minorHAnsi"/>
            <w:sz w:val="22"/>
            <w:szCs w:val="22"/>
          </w:rPr>
          <w:t>D</w:t>
        </w:r>
        <w:r w:rsidRPr="00503446">
          <w:rPr>
            <w:rFonts w:ascii="Calibri" w:hAnsi="Calibri" w:cstheme="minorHAnsi"/>
            <w:sz w:val="22"/>
            <w:szCs w:val="22"/>
          </w:rPr>
          <w:t>an</w:t>
        </w:r>
      </w:ins>
      <w:r w:rsidRPr="00B724FA">
        <w:rPr>
          <w:rFonts w:ascii="Calibri" w:hAnsi="Calibri" w:cstheme="minorHAnsi"/>
          <w:sz w:val="22"/>
          <w:szCs w:val="22"/>
        </w:rPr>
        <w:t xml:space="preserve"> hal ini tentu mendatangkan kesulitan yang luar biasa, terlebih </w:t>
      </w:r>
      <w:ins w:id="66" w:author="Za'im Atthory" w:date="2026-03-01T15:01:00Z">
        <w:r w:rsidR="00812BB8">
          <w:rPr>
            <w:rFonts w:ascii="Calibri" w:hAnsi="Calibri" w:cstheme="minorHAnsi"/>
            <w:sz w:val="22"/>
            <w:szCs w:val="22"/>
          </w:rPr>
          <w:t>lagi di jumlah jamaah haji</w:t>
        </w:r>
        <w:r w:rsidRPr="00503446">
          <w:rPr>
            <w:rFonts w:ascii="Calibri" w:hAnsi="Calibri" w:cstheme="minorHAnsi"/>
            <w:sz w:val="22"/>
            <w:szCs w:val="22"/>
          </w:rPr>
          <w:t xml:space="preserve"> </w:t>
        </w:r>
      </w:ins>
      <w:r w:rsidRPr="00B724FA">
        <w:rPr>
          <w:rFonts w:ascii="Calibri" w:hAnsi="Calibri" w:cstheme="minorHAnsi"/>
          <w:sz w:val="22"/>
          <w:szCs w:val="22"/>
        </w:rPr>
        <w:t xml:space="preserve">zaman sekarang </w:t>
      </w:r>
      <w:del w:id="67" w:author="Za'im Atthory" w:date="2026-03-01T15:01:00Z">
        <w:r w:rsidRPr="00B724FA">
          <w:rPr>
            <w:rFonts w:ascii="Calibri" w:hAnsi="Calibri" w:cstheme="minorHAnsi"/>
            <w:sz w:val="22"/>
            <w:szCs w:val="22"/>
          </w:rPr>
          <w:delText>yang</w:delText>
        </w:r>
      </w:del>
      <w:ins w:id="68" w:author="Za'im Atthory" w:date="2026-03-01T15:01:00Z">
        <w:r w:rsidR="00812BB8">
          <w:rPr>
            <w:rFonts w:ascii="Calibri" w:hAnsi="Calibri" w:cstheme="minorHAnsi"/>
            <w:sz w:val="22"/>
            <w:szCs w:val="22"/>
          </w:rPr>
          <w:t>sangat</w:t>
        </w:r>
      </w:ins>
      <w:r w:rsidRPr="00B724FA">
        <w:rPr>
          <w:rFonts w:ascii="Calibri" w:hAnsi="Calibri" w:cstheme="minorHAnsi"/>
          <w:sz w:val="22"/>
          <w:szCs w:val="22"/>
        </w:rPr>
        <w:t xml:space="preserve"> padat</w:t>
      </w:r>
      <w:del w:id="69" w:author="Za'im Atthory" w:date="2026-03-01T15:01:00Z">
        <w:r w:rsidRPr="00B724FA">
          <w:rPr>
            <w:rFonts w:ascii="Calibri" w:hAnsi="Calibri" w:cstheme="minorHAnsi"/>
            <w:sz w:val="22"/>
            <w:szCs w:val="22"/>
          </w:rPr>
          <w:delText xml:space="preserve"> dan</w:delText>
        </w:r>
      </w:del>
      <w:ins w:id="70" w:author="Za'im Atthory" w:date="2026-03-01T15:01:00Z">
        <w:r w:rsidR="00812BB8">
          <w:rPr>
            <w:rFonts w:ascii="Calibri" w:hAnsi="Calibri" w:cstheme="minorHAnsi"/>
            <w:sz w:val="22"/>
            <w:szCs w:val="22"/>
          </w:rPr>
          <w:t>,</w:t>
        </w:r>
        <w:r w:rsidRPr="00503446">
          <w:rPr>
            <w:rFonts w:ascii="Calibri" w:hAnsi="Calibri" w:cstheme="minorHAnsi"/>
            <w:sz w:val="22"/>
            <w:szCs w:val="22"/>
          </w:rPr>
          <w:t xml:space="preserve"> </w:t>
        </w:r>
        <w:r w:rsidR="00812BB8">
          <w:rPr>
            <w:rFonts w:ascii="Calibri" w:hAnsi="Calibri" w:cstheme="minorHAnsi"/>
            <w:sz w:val="22"/>
            <w:szCs w:val="22"/>
          </w:rPr>
          <w:t>serta</w:t>
        </w:r>
      </w:ins>
      <w:r w:rsidRPr="00B724FA">
        <w:rPr>
          <w:rFonts w:ascii="Calibri" w:hAnsi="Calibri" w:cstheme="minorHAnsi"/>
          <w:sz w:val="22"/>
          <w:szCs w:val="22"/>
        </w:rPr>
        <w:t xml:space="preserve"> jalur untuk melempar </w:t>
      </w:r>
      <w:ins w:id="71" w:author="Za'im Atthory" w:date="2026-03-01T15:01:00Z">
        <w:r w:rsidR="00812BB8">
          <w:rPr>
            <w:rFonts w:ascii="Calibri" w:hAnsi="Calibri" w:cstheme="minorHAnsi"/>
            <w:sz w:val="22"/>
            <w:szCs w:val="22"/>
          </w:rPr>
          <w:t xml:space="preserve">sangat </w:t>
        </w:r>
      </w:ins>
      <w:r w:rsidRPr="00B724FA">
        <w:rPr>
          <w:rFonts w:ascii="Calibri" w:hAnsi="Calibri" w:cstheme="minorHAnsi"/>
          <w:sz w:val="22"/>
          <w:szCs w:val="22"/>
        </w:rPr>
        <w:t xml:space="preserve">jauh dan </w:t>
      </w:r>
      <w:del w:id="72" w:author="Za'im Atthory" w:date="2026-03-01T15:01:00Z">
        <w:r w:rsidRPr="00B724FA">
          <w:rPr>
            <w:rFonts w:ascii="Calibri" w:hAnsi="Calibri" w:cstheme="minorHAnsi"/>
            <w:sz w:val="22"/>
            <w:szCs w:val="22"/>
          </w:rPr>
          <w:delText>diputar</w:delText>
        </w:r>
      </w:del>
      <w:ins w:id="73" w:author="Za'im Atthory" w:date="2026-03-01T15:01:00Z">
        <w:r w:rsidR="00027F12">
          <w:rPr>
            <w:rFonts w:ascii="Calibri" w:hAnsi="Calibri" w:cstheme="minorHAnsi"/>
            <w:sz w:val="22"/>
            <w:szCs w:val="22"/>
          </w:rPr>
          <w:t>ber</w:t>
        </w:r>
        <w:r w:rsidRPr="00503446">
          <w:rPr>
            <w:rFonts w:ascii="Calibri" w:hAnsi="Calibri" w:cstheme="minorHAnsi"/>
            <w:sz w:val="22"/>
            <w:szCs w:val="22"/>
          </w:rPr>
          <w:t>putar</w:t>
        </w:r>
      </w:ins>
      <w:r w:rsidRPr="00B724FA">
        <w:rPr>
          <w:rFonts w:ascii="Calibri" w:hAnsi="Calibri" w:cstheme="minorHAnsi"/>
          <w:sz w:val="22"/>
          <w:szCs w:val="22"/>
        </w:rPr>
        <w:t xml:space="preserve">-putar untuk menghindari kemacetan. </w:t>
      </w:r>
      <w:r w:rsidR="0009714A">
        <w:rPr>
          <w:rFonts w:ascii="Calibri" w:hAnsi="Calibri" w:cstheme="minorHAnsi"/>
          <w:sz w:val="22"/>
          <w:szCs w:val="22"/>
        </w:rPr>
        <w:t>[L</w:t>
      </w:r>
      <w:r w:rsidRPr="003C0D38">
        <w:rPr>
          <w:rFonts w:ascii="Calibri" w:hAnsi="Calibri" w:cstheme="minorHAnsi"/>
          <w:sz w:val="22"/>
          <w:szCs w:val="22"/>
        </w:rPr>
        <w:t>ihat</w:t>
      </w:r>
      <w:r w:rsidR="00C16FA6">
        <w:rPr>
          <w:rFonts w:ascii="Calibri" w:hAnsi="Calibri" w:cstheme="minorHAnsi"/>
          <w:sz w:val="22"/>
          <w:szCs w:val="22"/>
        </w:rPr>
        <w:t>:</w:t>
      </w:r>
      <w:r w:rsidRPr="003C0D38">
        <w:rPr>
          <w:rFonts w:ascii="Calibri" w:hAnsi="Calibri" w:cstheme="minorHAnsi"/>
          <w:sz w:val="22"/>
          <w:szCs w:val="22"/>
        </w:rPr>
        <w:t xml:space="preserve"> </w:t>
      </w:r>
      <w:proofErr w:type="spellStart"/>
      <w:r w:rsidR="00B90FE6" w:rsidRPr="00B90FE6">
        <w:rPr>
          <w:rFonts w:ascii="Calibri" w:hAnsi="Calibri" w:cstheme="minorHAnsi"/>
          <w:i/>
          <w:iCs/>
          <w:sz w:val="22"/>
          <w:szCs w:val="22"/>
        </w:rPr>
        <w:t>Majmû</w:t>
      </w:r>
      <w:proofErr w:type="spellEnd"/>
      <w:r w:rsidR="00B90FE6" w:rsidRPr="00B90FE6">
        <w:rPr>
          <w:rFonts w:ascii="Calibri" w:hAnsi="Calibri" w:cstheme="minorHAnsi"/>
          <w:i/>
          <w:iCs/>
          <w:sz w:val="22"/>
          <w:szCs w:val="22"/>
        </w:rPr>
        <w:t xml:space="preserve">’ </w:t>
      </w:r>
      <w:proofErr w:type="spellStart"/>
      <w:r w:rsidR="00B90FE6" w:rsidRPr="00B90FE6">
        <w:rPr>
          <w:rFonts w:ascii="Calibri" w:hAnsi="Calibri" w:cstheme="minorHAnsi"/>
          <w:i/>
          <w:iCs/>
          <w:sz w:val="22"/>
          <w:szCs w:val="22"/>
        </w:rPr>
        <w:t>Fatâwâ</w:t>
      </w:r>
      <w:proofErr w:type="spellEnd"/>
      <w:r w:rsidR="00B90FE6" w:rsidRPr="00B90FE6">
        <w:rPr>
          <w:rFonts w:ascii="Calibri" w:hAnsi="Calibri" w:cstheme="minorHAnsi"/>
          <w:i/>
          <w:iCs/>
          <w:sz w:val="22"/>
          <w:szCs w:val="22"/>
        </w:rPr>
        <w:t xml:space="preserve"> </w:t>
      </w:r>
      <w:proofErr w:type="spellStart"/>
      <w:r w:rsidR="00B90FE6" w:rsidRPr="00B90FE6">
        <w:rPr>
          <w:rFonts w:ascii="Calibri" w:hAnsi="Calibri" w:cstheme="minorHAnsi"/>
          <w:i/>
          <w:iCs/>
          <w:sz w:val="22"/>
          <w:szCs w:val="22"/>
        </w:rPr>
        <w:t>Ibn</w:t>
      </w:r>
      <w:proofErr w:type="spellEnd"/>
      <w:r w:rsidR="00B90FE6" w:rsidRPr="00B90FE6">
        <w:rPr>
          <w:rFonts w:ascii="Calibri" w:hAnsi="Calibri" w:cstheme="minorHAnsi"/>
          <w:i/>
          <w:iCs/>
          <w:sz w:val="22"/>
          <w:szCs w:val="22"/>
        </w:rPr>
        <w:t xml:space="preserve"> </w:t>
      </w:r>
      <w:proofErr w:type="spellStart"/>
      <w:r w:rsidR="00B90FE6" w:rsidRPr="00B90FE6">
        <w:rPr>
          <w:rFonts w:ascii="Calibri" w:hAnsi="Calibri" w:cstheme="minorHAnsi"/>
          <w:i/>
          <w:iCs/>
          <w:sz w:val="22"/>
          <w:szCs w:val="22"/>
        </w:rPr>
        <w:t>Bâz</w:t>
      </w:r>
      <w:proofErr w:type="spellEnd"/>
      <w:r w:rsidRPr="003C0D38">
        <w:rPr>
          <w:rFonts w:ascii="Calibri" w:hAnsi="Calibri" w:cstheme="minorHAnsi"/>
          <w:sz w:val="22"/>
          <w:szCs w:val="22"/>
        </w:rPr>
        <w:t xml:space="preserve"> 16/86 dan </w:t>
      </w:r>
      <w:proofErr w:type="spellStart"/>
      <w:r w:rsidR="00B90FE6" w:rsidRPr="00B90FE6">
        <w:rPr>
          <w:rFonts w:ascii="Calibri" w:hAnsi="Calibri" w:cstheme="minorHAnsi"/>
          <w:i/>
          <w:iCs/>
          <w:sz w:val="22"/>
          <w:szCs w:val="22"/>
        </w:rPr>
        <w:t>Majmû</w:t>
      </w:r>
      <w:proofErr w:type="spellEnd"/>
      <w:r w:rsidR="00B90FE6" w:rsidRPr="00B90FE6">
        <w:rPr>
          <w:rFonts w:ascii="Calibri" w:hAnsi="Calibri" w:cstheme="minorHAnsi"/>
          <w:i/>
          <w:iCs/>
          <w:sz w:val="22"/>
          <w:szCs w:val="22"/>
        </w:rPr>
        <w:t xml:space="preserve">’ </w:t>
      </w:r>
      <w:proofErr w:type="spellStart"/>
      <w:r w:rsidR="00B90FE6" w:rsidRPr="00B90FE6">
        <w:rPr>
          <w:rFonts w:ascii="Calibri" w:hAnsi="Calibri" w:cstheme="minorHAnsi"/>
          <w:i/>
          <w:iCs/>
          <w:sz w:val="22"/>
          <w:szCs w:val="22"/>
        </w:rPr>
        <w:t>Fatâwâ</w:t>
      </w:r>
      <w:proofErr w:type="spellEnd"/>
      <w:r w:rsidR="00B90FE6" w:rsidRPr="00B90FE6">
        <w:rPr>
          <w:rFonts w:ascii="Calibri" w:hAnsi="Calibri" w:cstheme="minorHAnsi"/>
          <w:i/>
          <w:iCs/>
          <w:sz w:val="22"/>
          <w:szCs w:val="22"/>
        </w:rPr>
        <w:t xml:space="preserve"> </w:t>
      </w:r>
      <w:proofErr w:type="spellStart"/>
      <w:r w:rsidR="00B90FE6" w:rsidRPr="00B90FE6">
        <w:rPr>
          <w:rFonts w:ascii="Calibri" w:hAnsi="Calibri" w:cstheme="minorHAnsi"/>
          <w:i/>
          <w:iCs/>
          <w:sz w:val="22"/>
          <w:szCs w:val="22"/>
        </w:rPr>
        <w:t>wa-Rasâ`il</w:t>
      </w:r>
      <w:proofErr w:type="spellEnd"/>
      <w:r w:rsidR="00B90FE6" w:rsidRPr="00B90FE6">
        <w:rPr>
          <w:rFonts w:ascii="Calibri" w:hAnsi="Calibri" w:cstheme="minorHAnsi"/>
          <w:i/>
          <w:iCs/>
          <w:sz w:val="22"/>
          <w:szCs w:val="22"/>
        </w:rPr>
        <w:t xml:space="preserve"> </w:t>
      </w:r>
      <w:proofErr w:type="spellStart"/>
      <w:r w:rsidR="00B90FE6" w:rsidRPr="00B90FE6">
        <w:rPr>
          <w:rFonts w:ascii="Calibri" w:hAnsi="Calibri" w:cstheme="minorHAnsi"/>
          <w:i/>
          <w:iCs/>
          <w:sz w:val="22"/>
          <w:szCs w:val="22"/>
        </w:rPr>
        <w:t>al</w:t>
      </w:r>
      <w:proofErr w:type="spellEnd"/>
      <w:r w:rsidR="00B90FE6" w:rsidRPr="00B90FE6">
        <w:rPr>
          <w:rFonts w:ascii="Calibri" w:hAnsi="Calibri" w:cstheme="minorHAnsi"/>
          <w:i/>
          <w:iCs/>
          <w:sz w:val="22"/>
          <w:szCs w:val="22"/>
        </w:rPr>
        <w:t>-‘</w:t>
      </w:r>
      <w:proofErr w:type="spellStart"/>
      <w:r w:rsidR="00B90FE6" w:rsidRPr="00B90FE6">
        <w:rPr>
          <w:rFonts w:ascii="Calibri" w:hAnsi="Calibri" w:cstheme="minorHAnsi"/>
          <w:i/>
          <w:iCs/>
          <w:sz w:val="22"/>
          <w:szCs w:val="22"/>
        </w:rPr>
        <w:t>Utsaimin</w:t>
      </w:r>
      <w:proofErr w:type="spellEnd"/>
      <w:r w:rsidRPr="003C0D38">
        <w:rPr>
          <w:rFonts w:ascii="Calibri" w:hAnsi="Calibri" w:cstheme="minorHAnsi"/>
          <w:sz w:val="22"/>
          <w:szCs w:val="22"/>
        </w:rPr>
        <w:t xml:space="preserve"> </w:t>
      </w:r>
      <w:r w:rsidR="00B90FE6">
        <w:rPr>
          <w:rFonts w:ascii="Calibri" w:hAnsi="Calibri" w:cstheme="minorHAnsi"/>
          <w:sz w:val="22"/>
          <w:szCs w:val="22"/>
        </w:rPr>
        <w:t>(</w:t>
      </w:r>
      <w:r w:rsidRPr="003C0D38">
        <w:rPr>
          <w:rFonts w:ascii="Calibri" w:hAnsi="Calibri" w:cstheme="minorHAnsi"/>
          <w:sz w:val="22"/>
          <w:szCs w:val="22"/>
        </w:rPr>
        <w:t>24/309)</w:t>
      </w:r>
      <w:r w:rsidR="0009714A">
        <w:rPr>
          <w:rFonts w:ascii="Calibri" w:hAnsi="Calibri" w:cstheme="minorHAnsi"/>
          <w:sz w:val="22"/>
          <w:szCs w:val="22"/>
        </w:rPr>
        <w:t>].</w:t>
      </w:r>
    </w:p>
  </w:footnote>
  <w:footnote w:id="24">
    <w:p w14:paraId="38534DFC" w14:textId="06B6FE6C" w:rsidR="00D654F3" w:rsidRPr="003C0D38" w:rsidRDefault="00D654F3"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3C0D38">
        <w:rPr>
          <w:rFonts w:ascii="Calibri" w:eastAsiaTheme="minorHAnsi" w:hAnsi="Calibri" w:cs="Traditional Arabic"/>
          <w:sz w:val="22"/>
          <w:szCs w:val="32"/>
        </w:rPr>
        <w:t xml:space="preserve"> </w:t>
      </w:r>
      <w:r>
        <w:rPr>
          <w:rFonts w:ascii="Calibri" w:eastAsiaTheme="minorHAnsi" w:hAnsi="Calibri" w:cs="Traditional Arabic"/>
          <w:sz w:val="22"/>
          <w:szCs w:val="32"/>
        </w:rPr>
        <w:t>HR</w:t>
      </w:r>
      <w:r w:rsidR="00DB136C">
        <w:rPr>
          <w:rFonts w:ascii="Calibri" w:eastAsiaTheme="minorHAnsi" w:hAnsi="Calibri" w:cs="Traditional Arabic"/>
          <w:sz w:val="22"/>
          <w:szCs w:val="32"/>
        </w:rPr>
        <w:t>.</w:t>
      </w:r>
      <w:r>
        <w:rPr>
          <w:rFonts w:ascii="Calibri" w:eastAsiaTheme="minorHAnsi" w:hAnsi="Calibri" w:cs="Traditional Arabic"/>
          <w:sz w:val="22"/>
          <w:szCs w:val="32"/>
        </w:rPr>
        <w:t xml:space="preserve"> </w:t>
      </w:r>
      <w:r w:rsidRPr="003C0D38">
        <w:rPr>
          <w:rFonts w:ascii="Calibri" w:eastAsiaTheme="minorHAnsi" w:hAnsi="Calibri" w:cs="Traditional Arabic"/>
          <w:sz w:val="22"/>
          <w:szCs w:val="32"/>
        </w:rPr>
        <w:t>Abu Daud</w:t>
      </w:r>
      <w:r w:rsidR="00021A1D">
        <w:rPr>
          <w:rFonts w:ascii="Calibri" w:eastAsiaTheme="minorHAnsi" w:hAnsi="Calibri" w:cs="Traditional Arabic"/>
          <w:sz w:val="22"/>
          <w:szCs w:val="32"/>
        </w:rPr>
        <w:t>,</w:t>
      </w:r>
      <w:r w:rsidRPr="003C0D38">
        <w:rPr>
          <w:rFonts w:ascii="Calibri" w:eastAsiaTheme="minorHAnsi" w:hAnsi="Calibri" w:cs="Traditional Arabic"/>
          <w:sz w:val="22"/>
          <w:szCs w:val="32"/>
        </w:rPr>
        <w:t xml:space="preserve"> </w:t>
      </w:r>
      <w:r w:rsidR="00021A1D">
        <w:rPr>
          <w:rFonts w:ascii="Calibri" w:eastAsiaTheme="minorHAnsi" w:hAnsi="Calibri" w:cs="Traditional Arabic"/>
          <w:sz w:val="22"/>
          <w:szCs w:val="32"/>
        </w:rPr>
        <w:t>No.</w:t>
      </w:r>
      <w:r w:rsidRPr="003C0D38">
        <w:rPr>
          <w:rFonts w:ascii="Calibri" w:eastAsiaTheme="minorHAnsi" w:hAnsi="Calibri" w:cs="Traditional Arabic"/>
          <w:sz w:val="22"/>
          <w:szCs w:val="32"/>
        </w:rPr>
        <w:t xml:space="preserve"> 1941 dan disahihkan oleh </w:t>
      </w:r>
      <w:proofErr w:type="spellStart"/>
      <w:r w:rsidR="00F45D45">
        <w:rPr>
          <w:rFonts w:ascii="Calibri" w:eastAsiaTheme="minorHAnsi" w:hAnsi="Calibri" w:cs="Traditional Arabic"/>
          <w:sz w:val="22"/>
          <w:szCs w:val="32"/>
        </w:rPr>
        <w:t>a</w:t>
      </w:r>
      <w:r w:rsidRPr="003C0D38">
        <w:rPr>
          <w:rFonts w:ascii="Calibri" w:eastAsiaTheme="minorHAnsi" w:hAnsi="Calibri" w:cs="Traditional Arabic"/>
          <w:sz w:val="22"/>
          <w:szCs w:val="32"/>
        </w:rPr>
        <w:t>l</w:t>
      </w:r>
      <w:proofErr w:type="spellEnd"/>
      <w:r w:rsidRPr="003C0D38">
        <w:rPr>
          <w:rFonts w:ascii="Calibri" w:eastAsiaTheme="minorHAnsi" w:hAnsi="Calibri" w:cs="Traditional Arabic"/>
          <w:sz w:val="22"/>
          <w:szCs w:val="32"/>
        </w:rPr>
        <w:t>-Albani</w:t>
      </w:r>
      <w:r w:rsidR="000E4ADB">
        <w:rPr>
          <w:rFonts w:ascii="Calibri" w:eastAsiaTheme="minorHAnsi" w:hAnsi="Calibri" w:cs="Traditional Arabic"/>
          <w:sz w:val="22"/>
          <w:szCs w:val="32"/>
        </w:rPr>
        <w:t>.</w:t>
      </w:r>
      <w:r w:rsidR="00B90FE6" w:rsidRPr="00B90FE6">
        <w:rPr>
          <w:rFonts w:asciiTheme="minorHAnsi" w:hAnsiTheme="minorHAnsi" w:cstheme="minorHAnsi"/>
          <w:i/>
          <w:iCs/>
          <w:sz w:val="22"/>
          <w:szCs w:val="22"/>
        </w:rPr>
        <w:t xml:space="preserve"> </w:t>
      </w:r>
    </w:p>
  </w:footnote>
  <w:footnote w:id="25">
    <w:p w14:paraId="15A147C5" w14:textId="4A6C0130" w:rsidR="00321FE8" w:rsidRPr="003C0D38" w:rsidRDefault="00321FE8"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3C0D38">
        <w:rPr>
          <w:rFonts w:ascii="Calibri" w:eastAsiaTheme="minorHAnsi" w:hAnsi="Calibri" w:cs="Traditional Arabic"/>
          <w:sz w:val="22"/>
          <w:szCs w:val="32"/>
        </w:rPr>
        <w:t xml:space="preserve"> </w:t>
      </w:r>
      <w:r>
        <w:rPr>
          <w:rFonts w:ascii="Calibri" w:eastAsiaTheme="minorHAnsi" w:hAnsi="Calibri" w:cs="Traditional Arabic"/>
          <w:sz w:val="22"/>
          <w:szCs w:val="32"/>
        </w:rPr>
        <w:t>HR</w:t>
      </w:r>
      <w:r w:rsidR="00DB136C">
        <w:rPr>
          <w:rFonts w:ascii="Calibri" w:eastAsiaTheme="minorHAnsi" w:hAnsi="Calibri" w:cs="Traditional Arabic"/>
          <w:sz w:val="22"/>
          <w:szCs w:val="32"/>
        </w:rPr>
        <w:t>.</w:t>
      </w:r>
      <w:r>
        <w:rPr>
          <w:rFonts w:ascii="Calibri" w:eastAsiaTheme="minorHAnsi" w:hAnsi="Calibri" w:cs="Traditional Arabic"/>
          <w:sz w:val="22"/>
          <w:szCs w:val="32"/>
        </w:rPr>
        <w:t xml:space="preserve"> </w:t>
      </w:r>
      <w:r w:rsidRPr="003C0D38">
        <w:rPr>
          <w:rFonts w:ascii="Calibri" w:eastAsiaTheme="minorHAnsi" w:hAnsi="Calibri" w:cs="Traditional Arabic"/>
          <w:sz w:val="22"/>
          <w:szCs w:val="32"/>
        </w:rPr>
        <w:t>Al-Bukhari</w:t>
      </w:r>
      <w:r w:rsidR="00B446E1">
        <w:rPr>
          <w:rFonts w:ascii="Calibri" w:eastAsiaTheme="minorHAnsi" w:hAnsi="Calibri" w:cs="Traditional Arabic"/>
          <w:sz w:val="22"/>
          <w:szCs w:val="32"/>
        </w:rPr>
        <w:t>, No.</w:t>
      </w:r>
      <w:r w:rsidRPr="003C0D38">
        <w:rPr>
          <w:rFonts w:ascii="Calibri" w:eastAsiaTheme="minorHAnsi" w:hAnsi="Calibri" w:cs="Traditional Arabic"/>
          <w:sz w:val="22"/>
          <w:szCs w:val="32"/>
        </w:rPr>
        <w:t xml:space="preserve"> 1676 dan Muslim</w:t>
      </w:r>
      <w:r w:rsidR="00B446E1">
        <w:rPr>
          <w:rFonts w:ascii="Calibri" w:eastAsiaTheme="minorHAnsi" w:hAnsi="Calibri" w:cs="Traditional Arabic"/>
          <w:sz w:val="22"/>
          <w:szCs w:val="32"/>
        </w:rPr>
        <w:t>,</w:t>
      </w:r>
      <w:r w:rsidRPr="003C0D38">
        <w:rPr>
          <w:rFonts w:ascii="Calibri" w:eastAsiaTheme="minorHAnsi" w:hAnsi="Calibri" w:cs="Traditional Arabic"/>
          <w:sz w:val="22"/>
          <w:szCs w:val="32"/>
        </w:rPr>
        <w:t xml:space="preserve"> </w:t>
      </w:r>
      <w:r w:rsidR="00B446E1">
        <w:rPr>
          <w:rFonts w:ascii="Calibri" w:eastAsiaTheme="minorHAnsi" w:hAnsi="Calibri" w:cs="Traditional Arabic"/>
          <w:sz w:val="22"/>
          <w:szCs w:val="32"/>
        </w:rPr>
        <w:t>No.</w:t>
      </w:r>
      <w:r w:rsidRPr="003C0D38">
        <w:rPr>
          <w:rFonts w:ascii="Calibri" w:eastAsiaTheme="minorHAnsi" w:hAnsi="Calibri" w:cs="Traditional Arabic"/>
          <w:sz w:val="22"/>
          <w:szCs w:val="32"/>
        </w:rPr>
        <w:t xml:space="preserve"> 1295</w:t>
      </w:r>
      <w:r w:rsidR="002370B6">
        <w:rPr>
          <w:rFonts w:ascii="Calibri" w:eastAsiaTheme="minorHAnsi" w:hAnsi="Calibri" w:cs="Traditional Arabic"/>
          <w:sz w:val="22"/>
          <w:szCs w:val="32"/>
        </w:rPr>
        <w:t>.</w:t>
      </w:r>
    </w:p>
  </w:footnote>
  <w:footnote w:id="26">
    <w:p w14:paraId="51405F2D" w14:textId="79B33017" w:rsidR="007F6FFD" w:rsidRPr="00B724FA" w:rsidRDefault="007F6FFD" w:rsidP="00AB385D">
      <w:pPr>
        <w:pStyle w:val="TeksCatatanKaki"/>
        <w:jc w:val="both"/>
        <w:rPr>
          <w:rFonts w:ascii="Calibri" w:hAnsi="Calibri" w:cstheme="minorHAnsi"/>
          <w:sz w:val="22"/>
          <w:szCs w:val="22"/>
        </w:rPr>
      </w:pPr>
      <w:r w:rsidRPr="003C0D38">
        <w:rPr>
          <w:rStyle w:val="ReferensiCatatanKaki"/>
          <w:rFonts w:ascii="Calibri" w:hAnsi="Calibri" w:cstheme="minorHAnsi"/>
          <w:sz w:val="22"/>
          <w:szCs w:val="22"/>
        </w:rPr>
        <w:footnoteRef/>
      </w:r>
      <w:r w:rsidRPr="00B724FA">
        <w:rPr>
          <w:rFonts w:ascii="Calibri" w:hAnsi="Calibri" w:cstheme="minorHAnsi"/>
          <w:sz w:val="22"/>
          <w:szCs w:val="22"/>
        </w:rPr>
        <w:t xml:space="preserve"> </w:t>
      </w:r>
      <w:r w:rsidRPr="00B724FA">
        <w:rPr>
          <w:rFonts w:ascii="Calibri" w:hAnsi="Calibri" w:cstheme="minorHAnsi"/>
          <w:sz w:val="22"/>
          <w:szCs w:val="22"/>
        </w:rPr>
        <w:t xml:space="preserve">Para ulama berselisih tentang awal </w:t>
      </w:r>
      <w:r w:rsidR="00027F12">
        <w:rPr>
          <w:rFonts w:ascii="Calibri" w:hAnsi="Calibri" w:cstheme="minorHAnsi"/>
          <w:sz w:val="22"/>
          <w:szCs w:val="22"/>
        </w:rPr>
        <w:t>waktu kebolehan</w:t>
      </w:r>
      <w:r w:rsidRPr="00B724FA">
        <w:rPr>
          <w:rFonts w:ascii="Calibri" w:hAnsi="Calibri" w:cstheme="minorHAnsi"/>
          <w:sz w:val="22"/>
          <w:szCs w:val="22"/>
        </w:rPr>
        <w:t xml:space="preserve"> melempar </w:t>
      </w:r>
      <w:r w:rsidR="00027F12">
        <w:rPr>
          <w:rFonts w:ascii="Calibri" w:hAnsi="Calibri" w:cstheme="minorHAnsi"/>
          <w:sz w:val="22"/>
          <w:szCs w:val="22"/>
        </w:rPr>
        <w:t>J</w:t>
      </w:r>
      <w:r w:rsidR="00D3478A">
        <w:rPr>
          <w:rFonts w:ascii="Calibri" w:hAnsi="Calibri" w:cstheme="minorHAnsi"/>
          <w:sz w:val="22"/>
          <w:szCs w:val="22"/>
        </w:rPr>
        <w:t>amrah</w:t>
      </w:r>
      <w:r w:rsidR="002A3BD5">
        <w:rPr>
          <w:rFonts w:ascii="Calibri" w:hAnsi="Calibri" w:cstheme="minorHAnsi"/>
          <w:sz w:val="22"/>
          <w:szCs w:val="22"/>
        </w:rPr>
        <w:t xml:space="preserve"> Aqabah</w:t>
      </w:r>
      <w:r w:rsidRPr="00B724FA">
        <w:rPr>
          <w:rFonts w:ascii="Calibri" w:hAnsi="Calibri" w:cstheme="minorHAnsi"/>
          <w:sz w:val="22"/>
          <w:szCs w:val="22"/>
        </w:rPr>
        <w:t>:</w:t>
      </w:r>
    </w:p>
    <w:p w14:paraId="2D90139F" w14:textId="3AAE6432" w:rsidR="007F6FFD" w:rsidRPr="00B724FA" w:rsidRDefault="007F6FFD" w:rsidP="00027F12">
      <w:pPr>
        <w:pStyle w:val="TeksCatatanKaki"/>
        <w:ind w:firstLine="720"/>
        <w:jc w:val="both"/>
        <w:rPr>
          <w:rFonts w:ascii="Calibri" w:hAnsi="Calibri" w:cstheme="minorHAnsi"/>
          <w:sz w:val="22"/>
          <w:szCs w:val="22"/>
        </w:rPr>
      </w:pPr>
      <w:r w:rsidRPr="00027F12">
        <w:rPr>
          <w:rFonts w:ascii="Calibri" w:hAnsi="Calibri" w:cstheme="minorHAnsi"/>
          <w:b/>
          <w:bCs/>
          <w:sz w:val="22"/>
          <w:szCs w:val="22"/>
        </w:rPr>
        <w:t>Pertama:</w:t>
      </w:r>
      <w:r w:rsidRPr="00B724FA">
        <w:rPr>
          <w:rFonts w:ascii="Calibri" w:hAnsi="Calibri" w:cstheme="minorHAnsi"/>
          <w:sz w:val="22"/>
          <w:szCs w:val="22"/>
        </w:rPr>
        <w:t xml:space="preserve"> Awal waktu melempar adalah terbitnya matahari. Ini adalah pendapat Mujahid, </w:t>
      </w:r>
      <w:proofErr w:type="spellStart"/>
      <w:r w:rsidR="000A06A6">
        <w:rPr>
          <w:rFonts w:ascii="Calibri" w:hAnsi="Calibri" w:cstheme="minorHAnsi"/>
          <w:sz w:val="22"/>
          <w:szCs w:val="22"/>
        </w:rPr>
        <w:t>a</w:t>
      </w:r>
      <w:r w:rsidRPr="003C0D38">
        <w:rPr>
          <w:rFonts w:ascii="Calibri" w:hAnsi="Calibri" w:cstheme="minorHAnsi"/>
          <w:sz w:val="22"/>
          <w:szCs w:val="22"/>
        </w:rPr>
        <w:t>n-Nakh</w:t>
      </w:r>
      <w:r w:rsidR="000A06A6">
        <w:rPr>
          <w:rFonts w:ascii="Calibri" w:hAnsi="Calibri" w:cstheme="minorHAnsi"/>
          <w:sz w:val="22"/>
          <w:szCs w:val="22"/>
        </w:rPr>
        <w:t>a`i</w:t>
      </w:r>
      <w:proofErr w:type="spellEnd"/>
      <w:r w:rsidRPr="003C0D38">
        <w:rPr>
          <w:rFonts w:ascii="Calibri" w:hAnsi="Calibri" w:cstheme="minorHAnsi"/>
          <w:sz w:val="22"/>
          <w:szCs w:val="22"/>
        </w:rPr>
        <w:t xml:space="preserve">, </w:t>
      </w:r>
      <w:proofErr w:type="spellStart"/>
      <w:r w:rsidR="000A06A6">
        <w:rPr>
          <w:rFonts w:ascii="Calibri" w:hAnsi="Calibri" w:cstheme="minorHAnsi"/>
          <w:sz w:val="22"/>
          <w:szCs w:val="22"/>
        </w:rPr>
        <w:t>a</w:t>
      </w:r>
      <w:r w:rsidRPr="003C0D38">
        <w:rPr>
          <w:rFonts w:ascii="Calibri" w:hAnsi="Calibri" w:cstheme="minorHAnsi"/>
          <w:sz w:val="22"/>
          <w:szCs w:val="22"/>
        </w:rPr>
        <w:t>t</w:t>
      </w:r>
      <w:proofErr w:type="spellEnd"/>
      <w:r w:rsidRPr="00B724FA">
        <w:rPr>
          <w:rFonts w:ascii="Calibri" w:hAnsi="Calibri" w:cstheme="minorHAnsi"/>
          <w:sz w:val="22"/>
          <w:szCs w:val="22"/>
        </w:rPr>
        <w:t xml:space="preserve">-Tsauri, Abu </w:t>
      </w:r>
      <w:proofErr w:type="spellStart"/>
      <w:r w:rsidRPr="00B724FA">
        <w:rPr>
          <w:rFonts w:ascii="Calibri" w:hAnsi="Calibri" w:cstheme="minorHAnsi"/>
          <w:sz w:val="22"/>
          <w:szCs w:val="22"/>
        </w:rPr>
        <w:t>Tsaur</w:t>
      </w:r>
      <w:proofErr w:type="spellEnd"/>
      <w:r w:rsidRPr="00B724FA">
        <w:rPr>
          <w:rFonts w:ascii="Calibri" w:hAnsi="Calibri" w:cstheme="minorHAnsi"/>
          <w:sz w:val="22"/>
          <w:szCs w:val="22"/>
        </w:rPr>
        <w:t xml:space="preserve">, dan </w:t>
      </w:r>
      <w:r w:rsidRPr="003C0D38">
        <w:rPr>
          <w:rFonts w:ascii="Calibri" w:hAnsi="Calibri" w:cstheme="minorHAnsi"/>
          <w:sz w:val="22"/>
          <w:szCs w:val="22"/>
        </w:rPr>
        <w:t>Ishaq</w:t>
      </w:r>
      <w:r w:rsidR="000A06A6">
        <w:rPr>
          <w:rFonts w:ascii="Calibri" w:hAnsi="Calibri" w:cstheme="minorHAnsi"/>
          <w:sz w:val="22"/>
          <w:szCs w:val="22"/>
        </w:rPr>
        <w:t>.</w:t>
      </w:r>
    </w:p>
    <w:p w14:paraId="0B4D7F2D" w14:textId="22E9DCDA" w:rsidR="007F6FFD" w:rsidRPr="00B724FA" w:rsidRDefault="007F6FFD" w:rsidP="00027F12">
      <w:pPr>
        <w:pStyle w:val="TeksCatatanKaki"/>
        <w:ind w:firstLine="720"/>
        <w:jc w:val="both"/>
        <w:rPr>
          <w:rFonts w:ascii="Calibri" w:hAnsi="Calibri" w:cstheme="minorHAnsi"/>
          <w:sz w:val="22"/>
          <w:szCs w:val="22"/>
        </w:rPr>
      </w:pPr>
      <w:r w:rsidRPr="00027F12">
        <w:rPr>
          <w:rFonts w:ascii="Calibri" w:hAnsi="Calibri" w:cstheme="minorHAnsi"/>
          <w:b/>
          <w:bCs/>
          <w:sz w:val="22"/>
          <w:szCs w:val="22"/>
        </w:rPr>
        <w:t xml:space="preserve">Kedua: </w:t>
      </w:r>
      <w:r w:rsidRPr="00B724FA">
        <w:rPr>
          <w:rFonts w:ascii="Calibri" w:hAnsi="Calibri" w:cstheme="minorHAnsi"/>
          <w:sz w:val="22"/>
          <w:szCs w:val="22"/>
        </w:rPr>
        <w:t xml:space="preserve">Awal waktu melempar adalah terbitnya fajar. Ini adalah pendapat Abu Hanifah, Malik dan Ahmad. Menurut mereka barang siapa yang melempar </w:t>
      </w:r>
      <w:r w:rsidR="00F7747A">
        <w:rPr>
          <w:rFonts w:ascii="Calibri" w:hAnsi="Calibri" w:cstheme="minorHAnsi"/>
          <w:sz w:val="22"/>
          <w:szCs w:val="22"/>
        </w:rPr>
        <w:t>jamrah</w:t>
      </w:r>
      <w:r w:rsidR="002A3BD5">
        <w:rPr>
          <w:rFonts w:ascii="Calibri" w:hAnsi="Calibri" w:cstheme="minorHAnsi"/>
          <w:sz w:val="22"/>
          <w:szCs w:val="22"/>
        </w:rPr>
        <w:t xml:space="preserve"> Aqabah</w:t>
      </w:r>
      <w:r w:rsidRPr="00B724FA">
        <w:rPr>
          <w:rFonts w:ascii="Calibri" w:hAnsi="Calibri" w:cstheme="minorHAnsi"/>
          <w:sz w:val="22"/>
          <w:szCs w:val="22"/>
        </w:rPr>
        <w:t xml:space="preserve"> sebelum terbit fajar</w:t>
      </w:r>
      <w:r w:rsidR="00027F12">
        <w:rPr>
          <w:rFonts w:ascii="Calibri" w:hAnsi="Calibri" w:cstheme="minorHAnsi"/>
          <w:sz w:val="22"/>
          <w:szCs w:val="22"/>
        </w:rPr>
        <w:t>,</w:t>
      </w:r>
      <w:r w:rsidRPr="00B724FA">
        <w:rPr>
          <w:rFonts w:ascii="Calibri" w:hAnsi="Calibri" w:cstheme="minorHAnsi"/>
          <w:sz w:val="22"/>
          <w:szCs w:val="22"/>
        </w:rPr>
        <w:t xml:space="preserve"> maka </w:t>
      </w:r>
      <w:r w:rsidR="00027F12">
        <w:rPr>
          <w:rFonts w:ascii="Calibri" w:hAnsi="Calibri" w:cstheme="minorHAnsi"/>
          <w:sz w:val="22"/>
          <w:szCs w:val="22"/>
        </w:rPr>
        <w:t>dia</w:t>
      </w:r>
      <w:r w:rsidRPr="00503446">
        <w:rPr>
          <w:rFonts w:ascii="Calibri" w:hAnsi="Calibri" w:cstheme="minorHAnsi"/>
          <w:sz w:val="22"/>
          <w:szCs w:val="22"/>
        </w:rPr>
        <w:t xml:space="preserve"> </w:t>
      </w:r>
      <w:r w:rsidRPr="00B724FA">
        <w:rPr>
          <w:rFonts w:ascii="Calibri" w:hAnsi="Calibri" w:cstheme="minorHAnsi"/>
          <w:sz w:val="22"/>
          <w:szCs w:val="22"/>
        </w:rPr>
        <w:t>harus mengulang lemparan.</w:t>
      </w:r>
    </w:p>
    <w:p w14:paraId="2AAF9F0F" w14:textId="4441665F" w:rsidR="007F6FFD" w:rsidRPr="00B724FA" w:rsidRDefault="007F6FFD" w:rsidP="00AB385D">
      <w:pPr>
        <w:pStyle w:val="TeksCatatanKaki"/>
        <w:jc w:val="both"/>
        <w:rPr>
          <w:ins w:id="74" w:author="ufa office" w:date="2026-03-01T15:02:00Z"/>
          <w:rFonts w:ascii="Calibri" w:hAnsi="Calibri" w:cstheme="minorHAnsi"/>
          <w:sz w:val="22"/>
          <w:szCs w:val="22"/>
        </w:rPr>
      </w:pPr>
      <w:ins w:id="75" w:author="ufa office" w:date="2026-03-01T15:02:00Z">
        <w:r w:rsidRPr="00B724FA">
          <w:rPr>
            <w:rFonts w:ascii="Calibri" w:hAnsi="Calibri" w:cstheme="minorHAnsi"/>
            <w:i/>
            <w:iCs/>
            <w:sz w:val="22"/>
            <w:szCs w:val="22"/>
          </w:rPr>
          <w:t>Ketiga</w:t>
        </w:r>
        <w:r w:rsidRPr="00B724FA">
          <w:rPr>
            <w:rFonts w:ascii="Calibri" w:hAnsi="Calibri" w:cstheme="minorHAnsi"/>
            <w:sz w:val="22"/>
            <w:szCs w:val="22"/>
          </w:rPr>
          <w:t xml:space="preserve"> : Awal waktu melempar adalah jika telah lewat tengah malam. Dan ini adalah pendapat </w:t>
        </w:r>
        <w:r w:rsidR="00CC0784">
          <w:rPr>
            <w:rFonts w:ascii="Calibri" w:hAnsi="Calibri" w:cstheme="minorHAnsi"/>
            <w:sz w:val="22"/>
            <w:szCs w:val="22"/>
          </w:rPr>
          <w:t>A</w:t>
        </w:r>
        <w:r w:rsidRPr="003C0D38">
          <w:rPr>
            <w:rFonts w:ascii="Calibri" w:hAnsi="Calibri" w:cstheme="minorHAnsi"/>
            <w:sz w:val="22"/>
            <w:szCs w:val="22"/>
          </w:rPr>
          <w:t>th</w:t>
        </w:r>
        <w:r w:rsidR="00CC0784">
          <w:rPr>
            <w:rFonts w:ascii="Calibri" w:hAnsi="Calibri" w:cstheme="minorHAnsi"/>
            <w:sz w:val="22"/>
            <w:szCs w:val="22"/>
          </w:rPr>
          <w:t>a`</w:t>
        </w:r>
        <w:r w:rsidRPr="003C0D38">
          <w:rPr>
            <w:rFonts w:ascii="Calibri" w:hAnsi="Calibri" w:cstheme="minorHAnsi"/>
            <w:sz w:val="22"/>
            <w:szCs w:val="22"/>
          </w:rPr>
          <w:t xml:space="preserve">, </w:t>
        </w:r>
        <w:proofErr w:type="spellStart"/>
        <w:r w:rsidRPr="003C0D38">
          <w:rPr>
            <w:rFonts w:ascii="Calibri" w:hAnsi="Calibri" w:cstheme="minorHAnsi"/>
            <w:sz w:val="22"/>
            <w:szCs w:val="22"/>
          </w:rPr>
          <w:t>Th</w:t>
        </w:r>
        <w:r w:rsidR="00CC0784">
          <w:rPr>
            <w:rFonts w:ascii="Calibri" w:hAnsi="Calibri" w:cstheme="minorHAnsi"/>
            <w:sz w:val="22"/>
            <w:szCs w:val="22"/>
          </w:rPr>
          <w:t>aw</w:t>
        </w:r>
        <w:r w:rsidRPr="003C0D38">
          <w:rPr>
            <w:rFonts w:ascii="Calibri" w:hAnsi="Calibri" w:cstheme="minorHAnsi"/>
            <w:sz w:val="22"/>
            <w:szCs w:val="22"/>
          </w:rPr>
          <w:t>us</w:t>
        </w:r>
        <w:proofErr w:type="spellEnd"/>
        <w:r w:rsidRPr="00B724FA">
          <w:rPr>
            <w:rFonts w:ascii="Calibri" w:hAnsi="Calibri" w:cstheme="minorHAnsi"/>
            <w:sz w:val="22"/>
            <w:szCs w:val="22"/>
          </w:rPr>
          <w:t xml:space="preserve">, dan </w:t>
        </w:r>
        <w:proofErr w:type="spellStart"/>
        <w:r w:rsidR="00CC0784">
          <w:rPr>
            <w:rFonts w:ascii="Calibri" w:hAnsi="Calibri" w:cstheme="minorHAnsi"/>
            <w:sz w:val="22"/>
            <w:szCs w:val="22"/>
          </w:rPr>
          <w:t>a</w:t>
        </w:r>
        <w:r w:rsidRPr="003C0D38">
          <w:rPr>
            <w:rFonts w:ascii="Calibri" w:hAnsi="Calibri" w:cstheme="minorHAnsi"/>
            <w:sz w:val="22"/>
            <w:szCs w:val="22"/>
          </w:rPr>
          <w:t>sy</w:t>
        </w:r>
        <w:r w:rsidRPr="00B724FA">
          <w:rPr>
            <w:rFonts w:ascii="Calibri" w:hAnsi="Calibri" w:cstheme="minorHAnsi"/>
            <w:sz w:val="22"/>
            <w:szCs w:val="22"/>
          </w:rPr>
          <w:t>-Sya</w:t>
        </w:r>
        <w:r w:rsidR="00A257FA" w:rsidRPr="00B724FA">
          <w:rPr>
            <w:rFonts w:ascii="Calibri" w:hAnsi="Calibri" w:cstheme="minorHAnsi"/>
            <w:sz w:val="22"/>
            <w:szCs w:val="22"/>
          </w:rPr>
          <w:t>’</w:t>
        </w:r>
        <w:r w:rsidRPr="00B724FA">
          <w:rPr>
            <w:rFonts w:ascii="Calibri" w:hAnsi="Calibri" w:cstheme="minorHAnsi"/>
            <w:sz w:val="22"/>
            <w:szCs w:val="22"/>
          </w:rPr>
          <w:t>bi</w:t>
        </w:r>
        <w:proofErr w:type="spellEnd"/>
        <w:r w:rsidRPr="00B724FA">
          <w:rPr>
            <w:rFonts w:ascii="Calibri" w:hAnsi="Calibri" w:cstheme="minorHAnsi"/>
            <w:sz w:val="22"/>
            <w:szCs w:val="22"/>
          </w:rPr>
          <w:t xml:space="preserve">. Dan inilah pendapat yang dipilih </w:t>
        </w:r>
        <w:proofErr w:type="spellStart"/>
        <w:r w:rsidRPr="00B724FA">
          <w:rPr>
            <w:rFonts w:ascii="Calibri" w:hAnsi="Calibri" w:cstheme="minorHAnsi"/>
            <w:sz w:val="22"/>
            <w:szCs w:val="22"/>
          </w:rPr>
          <w:t>al</w:t>
        </w:r>
        <w:proofErr w:type="spellEnd"/>
        <w:r w:rsidRPr="00B724FA">
          <w:rPr>
            <w:rFonts w:ascii="Calibri" w:hAnsi="Calibri" w:cstheme="minorHAnsi"/>
            <w:sz w:val="22"/>
            <w:szCs w:val="22"/>
          </w:rPr>
          <w:t xml:space="preserve">-Imam </w:t>
        </w:r>
      </w:ins>
      <w:proofErr w:type="spellStart"/>
      <w:r w:rsidR="00323611">
        <w:rPr>
          <w:rFonts w:ascii="Calibri" w:hAnsi="Calibri" w:cstheme="minorHAnsi"/>
          <w:sz w:val="22"/>
          <w:szCs w:val="22"/>
        </w:rPr>
        <w:t>a</w:t>
      </w:r>
      <w:ins w:id="76" w:author="ufa office" w:date="2026-03-01T15:02:00Z">
        <w:r w:rsidRPr="003C0D38">
          <w:rPr>
            <w:rFonts w:ascii="Calibri" w:hAnsi="Calibri" w:cstheme="minorHAnsi"/>
            <w:sz w:val="22"/>
            <w:szCs w:val="22"/>
          </w:rPr>
          <w:t>sy-Syafi</w:t>
        </w:r>
        <w:r w:rsidR="007978DC">
          <w:rPr>
            <w:rFonts w:ascii="Calibri" w:hAnsi="Calibri" w:cstheme="minorHAnsi"/>
            <w:sz w:val="22"/>
            <w:szCs w:val="22"/>
          </w:rPr>
          <w:t>’i</w:t>
        </w:r>
        <w:proofErr w:type="spellEnd"/>
        <w:r w:rsidR="00D02549">
          <w:rPr>
            <w:rFonts w:ascii="Calibri" w:hAnsi="Calibri" w:cstheme="minorHAnsi"/>
            <w:sz w:val="22"/>
            <w:szCs w:val="22"/>
          </w:rPr>
          <w:t xml:space="preserve"> </w:t>
        </w:r>
        <w:proofErr w:type="spellStart"/>
        <w:r w:rsidR="00D02549" w:rsidRPr="00D02549">
          <w:rPr>
            <w:rFonts w:ascii="Calibri" w:hAnsi="Calibri" w:cstheme="minorHAnsi"/>
            <w:i/>
            <w:iCs/>
            <w:sz w:val="22"/>
            <w:szCs w:val="22"/>
          </w:rPr>
          <w:t>rahimahullâh</w:t>
        </w:r>
        <w:proofErr w:type="spellEnd"/>
        <w:r w:rsidR="00D02549">
          <w:rPr>
            <w:rFonts w:ascii="Calibri" w:hAnsi="Calibri" w:cstheme="minorHAnsi"/>
            <w:sz w:val="22"/>
            <w:szCs w:val="22"/>
          </w:rPr>
          <w:t xml:space="preserve">. </w:t>
        </w:r>
        <w:r w:rsidR="00F31FB7">
          <w:rPr>
            <w:rFonts w:ascii="Calibri" w:hAnsi="Calibri" w:cstheme="minorHAnsi"/>
            <w:sz w:val="22"/>
            <w:szCs w:val="22"/>
          </w:rPr>
          <w:t>[L</w:t>
        </w:r>
        <w:r w:rsidRPr="003C0D38">
          <w:rPr>
            <w:rFonts w:ascii="Calibri" w:hAnsi="Calibri" w:cstheme="minorHAnsi"/>
            <w:sz w:val="22"/>
            <w:szCs w:val="22"/>
          </w:rPr>
          <w:t>ihat</w:t>
        </w:r>
        <w:r w:rsidR="00F31FB7">
          <w:rPr>
            <w:rFonts w:ascii="Calibri" w:hAnsi="Calibri" w:cstheme="minorHAnsi"/>
            <w:sz w:val="22"/>
            <w:szCs w:val="22"/>
          </w:rPr>
          <w:t>:</w:t>
        </w:r>
        <w:r w:rsidRPr="003C0D38">
          <w:rPr>
            <w:rFonts w:ascii="Calibri" w:hAnsi="Calibri" w:cstheme="minorHAnsi"/>
            <w:sz w:val="22"/>
            <w:szCs w:val="22"/>
          </w:rPr>
          <w:t xml:space="preserve"> </w:t>
        </w:r>
        <w:proofErr w:type="spellStart"/>
        <w:r w:rsidRPr="00F31FB7">
          <w:rPr>
            <w:rFonts w:ascii="Calibri" w:hAnsi="Calibri" w:cstheme="minorHAnsi"/>
            <w:i/>
            <w:iCs/>
            <w:sz w:val="22"/>
            <w:szCs w:val="22"/>
          </w:rPr>
          <w:t>Syarh</w:t>
        </w:r>
        <w:proofErr w:type="spellEnd"/>
        <w:r w:rsidRPr="00F31FB7">
          <w:rPr>
            <w:rFonts w:ascii="Calibri" w:hAnsi="Calibri" w:cstheme="minorHAnsi"/>
            <w:i/>
            <w:iCs/>
            <w:sz w:val="22"/>
            <w:szCs w:val="22"/>
          </w:rPr>
          <w:t xml:space="preserve"> </w:t>
        </w:r>
        <w:proofErr w:type="spellStart"/>
        <w:r w:rsidRPr="00F31FB7">
          <w:rPr>
            <w:rFonts w:ascii="Calibri" w:hAnsi="Calibri" w:cstheme="minorHAnsi"/>
            <w:i/>
            <w:iCs/>
            <w:sz w:val="22"/>
            <w:szCs w:val="22"/>
          </w:rPr>
          <w:t>Shah</w:t>
        </w:r>
        <w:r w:rsidR="00E37F1C" w:rsidRPr="002A3824">
          <w:rPr>
            <w:rFonts w:asciiTheme="minorHAnsi" w:hAnsiTheme="minorHAnsi" w:cstheme="minorHAnsi"/>
            <w:i/>
            <w:iCs/>
            <w:color w:val="212529"/>
            <w:sz w:val="22"/>
            <w:szCs w:val="22"/>
            <w:shd w:val="clear" w:color="auto" w:fill="FFFFFF"/>
          </w:rPr>
          <w:t>î</w:t>
        </w:r>
        <w:r w:rsidRPr="00F31FB7">
          <w:rPr>
            <w:rFonts w:ascii="Calibri" w:hAnsi="Calibri" w:cstheme="minorHAnsi"/>
            <w:i/>
            <w:iCs/>
            <w:sz w:val="22"/>
            <w:szCs w:val="22"/>
          </w:rPr>
          <w:t>h</w:t>
        </w:r>
        <w:proofErr w:type="spellEnd"/>
        <w:r w:rsidRPr="00F31FB7">
          <w:rPr>
            <w:rFonts w:ascii="Calibri" w:hAnsi="Calibri" w:cstheme="minorHAnsi"/>
            <w:i/>
            <w:iCs/>
            <w:sz w:val="22"/>
            <w:szCs w:val="22"/>
          </w:rPr>
          <w:t xml:space="preserve"> </w:t>
        </w:r>
        <w:proofErr w:type="spellStart"/>
        <w:r w:rsidRPr="00F31FB7">
          <w:rPr>
            <w:rFonts w:ascii="Calibri" w:hAnsi="Calibri" w:cstheme="minorHAnsi"/>
            <w:i/>
            <w:iCs/>
            <w:sz w:val="22"/>
            <w:szCs w:val="22"/>
          </w:rPr>
          <w:t>al-Bukh</w:t>
        </w:r>
        <w:r w:rsidR="00E37F1C" w:rsidRPr="002A3824">
          <w:rPr>
            <w:rFonts w:asciiTheme="minorHAnsi" w:hAnsiTheme="minorHAnsi" w:cstheme="minorHAnsi"/>
            <w:i/>
            <w:iCs/>
            <w:sz w:val="22"/>
            <w:szCs w:val="22"/>
          </w:rPr>
          <w:t>â</w:t>
        </w:r>
        <w:r w:rsidRPr="00F31FB7">
          <w:rPr>
            <w:rFonts w:ascii="Calibri" w:hAnsi="Calibri" w:cstheme="minorHAnsi"/>
            <w:i/>
            <w:iCs/>
            <w:sz w:val="22"/>
            <w:szCs w:val="22"/>
          </w:rPr>
          <w:t>r</w:t>
        </w:r>
        <w:r w:rsidR="00E37F1C" w:rsidRPr="002A3824">
          <w:rPr>
            <w:rFonts w:asciiTheme="minorHAnsi" w:hAnsiTheme="minorHAnsi" w:cstheme="minorHAnsi"/>
            <w:i/>
            <w:iCs/>
            <w:color w:val="212529"/>
            <w:sz w:val="22"/>
            <w:szCs w:val="22"/>
            <w:shd w:val="clear" w:color="auto" w:fill="FFFFFF"/>
          </w:rPr>
          <w:t>î</w:t>
        </w:r>
        <w:proofErr w:type="spellEnd"/>
        <w:r w:rsidRPr="003C0D38">
          <w:rPr>
            <w:rFonts w:ascii="Calibri" w:hAnsi="Calibri" w:cstheme="minorHAnsi"/>
            <w:sz w:val="22"/>
            <w:szCs w:val="22"/>
          </w:rPr>
          <w:t xml:space="preserve">, Ibnu </w:t>
        </w:r>
        <w:proofErr w:type="spellStart"/>
        <w:r w:rsidRPr="003C0D38">
          <w:rPr>
            <w:rFonts w:ascii="Calibri" w:hAnsi="Calibri" w:cstheme="minorHAnsi"/>
            <w:sz w:val="22"/>
            <w:szCs w:val="22"/>
          </w:rPr>
          <w:t>Batth</w:t>
        </w:r>
        <w:r w:rsidR="00DC3250">
          <w:rPr>
            <w:rFonts w:ascii="Calibri" w:hAnsi="Calibri" w:cstheme="minorHAnsi"/>
            <w:sz w:val="22"/>
            <w:szCs w:val="22"/>
          </w:rPr>
          <w:t>a</w:t>
        </w:r>
        <w:r w:rsidRPr="003C0D38">
          <w:rPr>
            <w:rFonts w:ascii="Calibri" w:hAnsi="Calibri" w:cstheme="minorHAnsi"/>
            <w:sz w:val="22"/>
            <w:szCs w:val="22"/>
          </w:rPr>
          <w:t>l</w:t>
        </w:r>
        <w:proofErr w:type="spellEnd"/>
        <w:r w:rsidRPr="003C0D38">
          <w:rPr>
            <w:rFonts w:ascii="Calibri" w:hAnsi="Calibri" w:cstheme="minorHAnsi"/>
            <w:sz w:val="22"/>
            <w:szCs w:val="22"/>
          </w:rPr>
          <w:t xml:space="preserve"> </w:t>
        </w:r>
        <w:r w:rsidR="00DC3250">
          <w:rPr>
            <w:rFonts w:ascii="Calibri" w:hAnsi="Calibri" w:cstheme="minorHAnsi"/>
            <w:sz w:val="22"/>
            <w:szCs w:val="22"/>
          </w:rPr>
          <w:t>(</w:t>
        </w:r>
        <w:r w:rsidRPr="003C0D38">
          <w:rPr>
            <w:rFonts w:ascii="Calibri" w:hAnsi="Calibri" w:cstheme="minorHAnsi"/>
            <w:sz w:val="22"/>
            <w:szCs w:val="22"/>
          </w:rPr>
          <w:t>4/358-359)</w:t>
        </w:r>
        <w:r w:rsidR="00DC3250">
          <w:rPr>
            <w:rFonts w:ascii="Calibri" w:hAnsi="Calibri" w:cstheme="minorHAnsi"/>
            <w:sz w:val="22"/>
            <w:szCs w:val="22"/>
          </w:rPr>
          <w:t>].</w:t>
        </w:r>
      </w:ins>
    </w:p>
    <w:p w14:paraId="2E75D89E" w14:textId="09A2DACA" w:rsidR="007F6FFD" w:rsidRPr="00B724FA" w:rsidRDefault="007F6FFD" w:rsidP="007706A9">
      <w:pPr>
        <w:pStyle w:val="TeksCatatanKaki"/>
        <w:ind w:firstLine="720"/>
        <w:jc w:val="both"/>
        <w:rPr>
          <w:rFonts w:ascii="Calibri" w:hAnsi="Calibri" w:cstheme="minorHAnsi"/>
          <w:sz w:val="22"/>
          <w:szCs w:val="22"/>
        </w:rPr>
      </w:pPr>
      <w:r w:rsidRPr="00027F12">
        <w:rPr>
          <w:rFonts w:ascii="Calibri" w:hAnsi="Calibri" w:cstheme="minorHAnsi"/>
          <w:b/>
          <w:bCs/>
          <w:sz w:val="22"/>
          <w:szCs w:val="22"/>
        </w:rPr>
        <w:t>Ketiga:</w:t>
      </w:r>
      <w:r w:rsidR="00B759E9">
        <w:rPr>
          <w:rFonts w:ascii="Calibri" w:hAnsi="Calibri" w:cstheme="minorHAnsi"/>
          <w:b/>
          <w:bCs/>
          <w:sz w:val="22"/>
          <w:szCs w:val="22"/>
        </w:rPr>
        <w:t xml:space="preserve"> </w:t>
      </w:r>
      <w:r w:rsidRPr="00B724FA">
        <w:rPr>
          <w:rFonts w:ascii="Calibri" w:hAnsi="Calibri" w:cstheme="minorHAnsi"/>
          <w:sz w:val="22"/>
          <w:szCs w:val="22"/>
        </w:rPr>
        <w:t xml:space="preserve">Dan pendapat yang ketiga </w:t>
      </w:r>
      <w:r w:rsidR="006969AB">
        <w:rPr>
          <w:rFonts w:ascii="Calibri" w:hAnsi="Calibri" w:cstheme="minorHAnsi"/>
          <w:sz w:val="22"/>
          <w:szCs w:val="22"/>
        </w:rPr>
        <w:t>inilah</w:t>
      </w:r>
      <w:r w:rsidRPr="00B724FA">
        <w:rPr>
          <w:rFonts w:ascii="Calibri" w:hAnsi="Calibri" w:cstheme="minorHAnsi"/>
          <w:sz w:val="22"/>
          <w:szCs w:val="22"/>
        </w:rPr>
        <w:t xml:space="preserve"> yang lebih kuat berdasarkan dalil-dalil yang ada.</w:t>
      </w:r>
    </w:p>
  </w:footnote>
  <w:footnote w:id="27">
    <w:p w14:paraId="7EC3101D" w14:textId="4E9FBDF4" w:rsidR="00C6051A" w:rsidRPr="003C0D38" w:rsidRDefault="00C6051A"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3C0D38">
        <w:rPr>
          <w:rFonts w:ascii="Calibri" w:eastAsiaTheme="minorHAnsi" w:hAnsi="Calibri" w:cs="Traditional Arabic"/>
          <w:sz w:val="22"/>
          <w:szCs w:val="32"/>
        </w:rPr>
        <w:t xml:space="preserve"> </w:t>
      </w:r>
      <w:r>
        <w:rPr>
          <w:rFonts w:ascii="Calibri" w:eastAsiaTheme="minorHAnsi" w:hAnsi="Calibri" w:cs="Traditional Arabic"/>
          <w:sz w:val="22"/>
          <w:szCs w:val="32"/>
        </w:rPr>
        <w:t>HR</w:t>
      </w:r>
      <w:r w:rsidR="00DB136C">
        <w:rPr>
          <w:rFonts w:ascii="Calibri" w:eastAsiaTheme="minorHAnsi" w:hAnsi="Calibri" w:cs="Traditional Arabic"/>
          <w:sz w:val="22"/>
          <w:szCs w:val="32"/>
        </w:rPr>
        <w:t>.</w:t>
      </w:r>
      <w:r>
        <w:rPr>
          <w:rFonts w:ascii="Calibri" w:eastAsiaTheme="minorHAnsi" w:hAnsi="Calibri" w:cs="Traditional Arabic"/>
          <w:sz w:val="22"/>
          <w:szCs w:val="32"/>
        </w:rPr>
        <w:t xml:space="preserve"> </w:t>
      </w:r>
      <w:r w:rsidRPr="003C0D38">
        <w:rPr>
          <w:rFonts w:ascii="Calibri" w:eastAsiaTheme="minorHAnsi" w:hAnsi="Calibri" w:cs="Traditional Arabic"/>
          <w:sz w:val="22"/>
          <w:szCs w:val="32"/>
        </w:rPr>
        <w:t>Abu Daud</w:t>
      </w:r>
      <w:r w:rsidR="00A614B3">
        <w:rPr>
          <w:rFonts w:ascii="Calibri" w:eastAsiaTheme="minorHAnsi" w:hAnsi="Calibri" w:cs="Traditional Arabic"/>
          <w:sz w:val="22"/>
          <w:szCs w:val="32"/>
        </w:rPr>
        <w:t>,</w:t>
      </w:r>
      <w:r w:rsidRPr="003C0D38">
        <w:rPr>
          <w:rFonts w:ascii="Calibri" w:eastAsiaTheme="minorHAnsi" w:hAnsi="Calibri" w:cs="Traditional Arabic"/>
          <w:sz w:val="22"/>
          <w:szCs w:val="32"/>
        </w:rPr>
        <w:t xml:space="preserve"> </w:t>
      </w:r>
      <w:r w:rsidR="00D003A2">
        <w:rPr>
          <w:rFonts w:ascii="Calibri" w:eastAsiaTheme="minorHAnsi" w:hAnsi="Calibri" w:cs="Traditional Arabic"/>
          <w:sz w:val="22"/>
          <w:szCs w:val="32"/>
        </w:rPr>
        <w:t>No.</w:t>
      </w:r>
      <w:r w:rsidRPr="003C0D38">
        <w:rPr>
          <w:rFonts w:ascii="Calibri" w:eastAsiaTheme="minorHAnsi" w:hAnsi="Calibri" w:cs="Traditional Arabic"/>
          <w:sz w:val="22"/>
          <w:szCs w:val="32"/>
        </w:rPr>
        <w:t xml:space="preserve"> 1943 dan di</w:t>
      </w:r>
      <w:r w:rsidR="00D003A2">
        <w:rPr>
          <w:rFonts w:ascii="Calibri" w:eastAsiaTheme="minorHAnsi" w:hAnsi="Calibri" w:cs="Traditional Arabic"/>
          <w:sz w:val="22"/>
          <w:szCs w:val="32"/>
        </w:rPr>
        <w:t xml:space="preserve">nyatakan </w:t>
      </w:r>
      <w:r w:rsidRPr="003C0D38">
        <w:rPr>
          <w:rFonts w:ascii="Calibri" w:eastAsiaTheme="minorHAnsi" w:hAnsi="Calibri" w:cs="Traditional Arabic"/>
          <w:sz w:val="22"/>
          <w:szCs w:val="32"/>
        </w:rPr>
        <w:t xml:space="preserve">sahih oleh </w:t>
      </w:r>
      <w:proofErr w:type="spellStart"/>
      <w:r w:rsidR="00D003A2">
        <w:rPr>
          <w:rFonts w:ascii="Calibri" w:eastAsiaTheme="minorHAnsi" w:hAnsi="Calibri" w:cs="Traditional Arabic"/>
          <w:sz w:val="22"/>
          <w:szCs w:val="32"/>
        </w:rPr>
        <w:t>a</w:t>
      </w:r>
      <w:r w:rsidRPr="003C0D38">
        <w:rPr>
          <w:rFonts w:ascii="Calibri" w:eastAsiaTheme="minorHAnsi" w:hAnsi="Calibri" w:cs="Traditional Arabic"/>
          <w:sz w:val="22"/>
          <w:szCs w:val="32"/>
        </w:rPr>
        <w:t>l</w:t>
      </w:r>
      <w:proofErr w:type="spellEnd"/>
      <w:r w:rsidRPr="003C0D38">
        <w:rPr>
          <w:rFonts w:ascii="Calibri" w:eastAsiaTheme="minorHAnsi" w:hAnsi="Calibri" w:cs="Traditional Arabic"/>
          <w:sz w:val="22"/>
          <w:szCs w:val="32"/>
        </w:rPr>
        <w:t>-Albani</w:t>
      </w:r>
      <w:r w:rsidR="00D003A2">
        <w:rPr>
          <w:rFonts w:ascii="Calibri" w:eastAsiaTheme="minorHAnsi" w:hAnsi="Calibri" w:cs="Traditional Arabic"/>
          <w:sz w:val="22"/>
          <w:szCs w:val="32"/>
        </w:rPr>
        <w:t>.</w:t>
      </w:r>
    </w:p>
  </w:footnote>
  <w:footnote w:id="28">
    <w:p w14:paraId="523380C3" w14:textId="3CC7449A" w:rsidR="00FB4A79" w:rsidRPr="003C0D38" w:rsidRDefault="00FB4A79"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3C0D38">
        <w:rPr>
          <w:rFonts w:ascii="Calibri" w:hAnsi="Calibri" w:cs="Traditional Arabic"/>
          <w:sz w:val="22"/>
          <w:szCs w:val="32"/>
        </w:rPr>
        <w:t xml:space="preserve"> </w:t>
      </w:r>
      <w:r w:rsidR="006864DE" w:rsidRPr="006864DE">
        <w:rPr>
          <w:rFonts w:ascii="Calibri" w:hAnsi="Calibri" w:cs="Traditional Arabic"/>
          <w:i/>
          <w:iCs/>
          <w:sz w:val="22"/>
          <w:szCs w:val="32"/>
        </w:rPr>
        <w:t>A</w:t>
      </w:r>
      <w:r w:rsidRPr="006864DE">
        <w:rPr>
          <w:rFonts w:ascii="Calibri" w:hAnsi="Calibri" w:cs="Traditional Arabic"/>
          <w:i/>
          <w:iCs/>
          <w:sz w:val="22"/>
          <w:szCs w:val="32"/>
        </w:rPr>
        <w:t>l-</w:t>
      </w:r>
      <w:proofErr w:type="spellStart"/>
      <w:r w:rsidRPr="006864DE">
        <w:rPr>
          <w:rFonts w:ascii="Calibri" w:hAnsi="Calibri" w:cs="Traditional Arabic"/>
          <w:i/>
          <w:iCs/>
          <w:sz w:val="22"/>
          <w:szCs w:val="32"/>
        </w:rPr>
        <w:t>Mabs</w:t>
      </w:r>
      <w:r w:rsidR="006864DE" w:rsidRPr="006864DE">
        <w:rPr>
          <w:rFonts w:asciiTheme="minorHAnsi" w:hAnsiTheme="minorHAnsi" w:cstheme="minorHAnsi"/>
          <w:i/>
          <w:iCs/>
          <w:color w:val="212529"/>
          <w:sz w:val="22"/>
          <w:szCs w:val="22"/>
          <w:shd w:val="clear" w:color="auto" w:fill="FFFFFF"/>
        </w:rPr>
        <w:t>û</w:t>
      </w:r>
      <w:r w:rsidRPr="006864DE">
        <w:rPr>
          <w:rFonts w:ascii="Calibri" w:hAnsi="Calibri" w:cs="Traditional Arabic"/>
          <w:i/>
          <w:iCs/>
          <w:sz w:val="22"/>
          <w:szCs w:val="32"/>
        </w:rPr>
        <w:t>th</w:t>
      </w:r>
      <w:proofErr w:type="spellEnd"/>
      <w:r w:rsidRPr="003C0D38">
        <w:rPr>
          <w:rFonts w:ascii="Calibri" w:hAnsi="Calibri" w:cs="Traditional Arabic"/>
          <w:sz w:val="22"/>
          <w:szCs w:val="32"/>
        </w:rPr>
        <w:t xml:space="preserve"> </w:t>
      </w:r>
      <w:r w:rsidR="006864DE">
        <w:rPr>
          <w:rFonts w:ascii="Calibri" w:hAnsi="Calibri" w:cs="Traditional Arabic"/>
          <w:sz w:val="22"/>
          <w:szCs w:val="32"/>
        </w:rPr>
        <w:t>(</w:t>
      </w:r>
      <w:r w:rsidRPr="003C0D38">
        <w:rPr>
          <w:rFonts w:ascii="Calibri" w:hAnsi="Calibri" w:cs="Traditional Arabic"/>
          <w:sz w:val="22"/>
          <w:szCs w:val="32"/>
        </w:rPr>
        <w:t>12/18</w:t>
      </w:r>
      <w:r w:rsidR="006864DE">
        <w:rPr>
          <w:rFonts w:ascii="Calibri" w:hAnsi="Calibri" w:cs="Traditional Arabic"/>
          <w:sz w:val="22"/>
          <w:szCs w:val="32"/>
        </w:rPr>
        <w:t>)</w:t>
      </w:r>
      <w:r w:rsidRPr="003C0D38">
        <w:rPr>
          <w:rFonts w:ascii="Calibri" w:hAnsi="Calibri" w:cs="Traditional Arabic"/>
          <w:sz w:val="22"/>
          <w:szCs w:val="32"/>
        </w:rPr>
        <w:t xml:space="preserve">, lihat juga </w:t>
      </w:r>
      <w:proofErr w:type="spellStart"/>
      <w:r w:rsidRPr="0084111A">
        <w:rPr>
          <w:rFonts w:ascii="Calibri" w:hAnsi="Calibri" w:cs="Traditional Arabic"/>
          <w:i/>
          <w:iCs/>
          <w:sz w:val="22"/>
          <w:szCs w:val="32"/>
        </w:rPr>
        <w:t>Bad</w:t>
      </w:r>
      <w:r w:rsidR="0084111A" w:rsidRPr="0084111A">
        <w:rPr>
          <w:rFonts w:asciiTheme="minorHAnsi" w:hAnsiTheme="minorHAnsi" w:cstheme="minorHAnsi"/>
          <w:i/>
          <w:iCs/>
          <w:sz w:val="22"/>
          <w:szCs w:val="22"/>
        </w:rPr>
        <w:t>â</w:t>
      </w:r>
      <w:r w:rsidR="0084111A" w:rsidRPr="0084111A">
        <w:rPr>
          <w:rFonts w:ascii="Calibri" w:hAnsi="Calibri" w:cs="Traditional Arabic"/>
          <w:i/>
          <w:iCs/>
          <w:sz w:val="22"/>
          <w:szCs w:val="32"/>
        </w:rPr>
        <w:t>`</w:t>
      </w:r>
      <w:r w:rsidRPr="0084111A">
        <w:rPr>
          <w:rFonts w:ascii="Calibri" w:hAnsi="Calibri" w:cs="Traditional Arabic"/>
          <w:i/>
          <w:iCs/>
          <w:sz w:val="22"/>
          <w:szCs w:val="32"/>
        </w:rPr>
        <w:t>i</w:t>
      </w:r>
      <w:proofErr w:type="spellEnd"/>
      <w:r w:rsidRPr="0084111A">
        <w:rPr>
          <w:rFonts w:ascii="Calibri" w:hAnsi="Calibri" w:cs="Traditional Arabic"/>
          <w:i/>
          <w:iCs/>
          <w:sz w:val="22"/>
          <w:szCs w:val="32"/>
        </w:rPr>
        <w:t xml:space="preserve">’ </w:t>
      </w:r>
      <w:proofErr w:type="spellStart"/>
      <w:r w:rsidRPr="0084111A">
        <w:rPr>
          <w:rFonts w:ascii="Calibri" w:hAnsi="Calibri" w:cs="Traditional Arabic"/>
          <w:i/>
          <w:iCs/>
          <w:sz w:val="22"/>
          <w:szCs w:val="32"/>
        </w:rPr>
        <w:t>as</w:t>
      </w:r>
      <w:r w:rsidR="0084111A" w:rsidRPr="0084111A">
        <w:rPr>
          <w:rFonts w:ascii="Calibri" w:hAnsi="Calibri" w:cs="Traditional Arabic"/>
          <w:i/>
          <w:iCs/>
          <w:sz w:val="22"/>
          <w:szCs w:val="32"/>
        </w:rPr>
        <w:t>h</w:t>
      </w:r>
      <w:r w:rsidRPr="0084111A">
        <w:rPr>
          <w:rFonts w:ascii="Calibri" w:hAnsi="Calibri" w:cs="Traditional Arabic"/>
          <w:i/>
          <w:iCs/>
          <w:sz w:val="22"/>
          <w:szCs w:val="32"/>
        </w:rPr>
        <w:t>-Sh</w:t>
      </w:r>
      <w:r w:rsidR="0084111A" w:rsidRPr="0084111A">
        <w:rPr>
          <w:rFonts w:ascii="Calibri" w:hAnsi="Calibri" w:cs="Traditional Arabic"/>
          <w:i/>
          <w:iCs/>
          <w:sz w:val="22"/>
          <w:szCs w:val="32"/>
        </w:rPr>
        <w:t>a</w:t>
      </w:r>
      <w:r w:rsidRPr="0084111A">
        <w:rPr>
          <w:rFonts w:ascii="Calibri" w:hAnsi="Calibri" w:cs="Traditional Arabic"/>
          <w:i/>
          <w:iCs/>
          <w:sz w:val="22"/>
          <w:szCs w:val="32"/>
        </w:rPr>
        <w:t>n</w:t>
      </w:r>
      <w:r w:rsidR="0084111A" w:rsidRPr="0084111A">
        <w:rPr>
          <w:rFonts w:asciiTheme="minorHAnsi" w:hAnsiTheme="minorHAnsi" w:cstheme="minorHAnsi"/>
          <w:i/>
          <w:iCs/>
          <w:sz w:val="22"/>
          <w:szCs w:val="22"/>
        </w:rPr>
        <w:t>â`</w:t>
      </w:r>
      <w:r w:rsidRPr="0084111A">
        <w:rPr>
          <w:rFonts w:ascii="Calibri" w:hAnsi="Calibri" w:cs="Traditional Arabic"/>
          <w:i/>
          <w:iCs/>
          <w:sz w:val="22"/>
          <w:szCs w:val="32"/>
        </w:rPr>
        <w:t>i</w:t>
      </w:r>
      <w:proofErr w:type="spellEnd"/>
      <w:r w:rsidRPr="0084111A">
        <w:rPr>
          <w:rFonts w:ascii="Calibri" w:hAnsi="Calibri" w:cs="Traditional Arabic"/>
          <w:i/>
          <w:iCs/>
          <w:sz w:val="22"/>
          <w:szCs w:val="32"/>
        </w:rPr>
        <w:t>’</w:t>
      </w:r>
      <w:r w:rsidRPr="003C0D38">
        <w:rPr>
          <w:rFonts w:ascii="Calibri" w:hAnsi="Calibri" w:cs="Traditional Arabic"/>
          <w:sz w:val="22"/>
          <w:szCs w:val="32"/>
        </w:rPr>
        <w:t xml:space="preserve">, </w:t>
      </w:r>
      <w:proofErr w:type="spellStart"/>
      <w:r w:rsidRPr="003C0D38">
        <w:rPr>
          <w:rFonts w:ascii="Calibri" w:hAnsi="Calibri" w:cs="Traditional Arabic"/>
          <w:sz w:val="22"/>
          <w:szCs w:val="32"/>
        </w:rPr>
        <w:t>al-Kasyani</w:t>
      </w:r>
      <w:proofErr w:type="spellEnd"/>
      <w:r w:rsidRPr="003C0D38">
        <w:rPr>
          <w:rFonts w:ascii="Calibri" w:hAnsi="Calibri" w:cs="Traditional Arabic"/>
          <w:sz w:val="22"/>
          <w:szCs w:val="32"/>
        </w:rPr>
        <w:t xml:space="preserve"> </w:t>
      </w:r>
      <w:r w:rsidR="00527C09">
        <w:rPr>
          <w:rFonts w:ascii="Calibri" w:hAnsi="Calibri" w:cs="Traditional Arabic"/>
          <w:sz w:val="22"/>
          <w:szCs w:val="32"/>
        </w:rPr>
        <w:t>(</w:t>
      </w:r>
      <w:r w:rsidR="000732C2">
        <w:rPr>
          <w:rFonts w:ascii="Calibri" w:hAnsi="Calibri" w:cs="Traditional Arabic"/>
          <w:sz w:val="22"/>
          <w:szCs w:val="32"/>
        </w:rPr>
        <w:t>5</w:t>
      </w:r>
      <w:r w:rsidRPr="003C0D38">
        <w:rPr>
          <w:rFonts w:ascii="Calibri" w:hAnsi="Calibri" w:cs="Traditional Arabic"/>
          <w:sz w:val="22"/>
          <w:szCs w:val="32"/>
        </w:rPr>
        <w:t>/63</w:t>
      </w:r>
      <w:r w:rsidR="00527C09">
        <w:rPr>
          <w:rFonts w:ascii="Calibri" w:hAnsi="Calibri" w:cs="Traditional Arabic"/>
          <w:sz w:val="22"/>
          <w:szCs w:val="32"/>
        </w:rPr>
        <w:t>)</w:t>
      </w:r>
      <w:r w:rsidRPr="003C0D38">
        <w:rPr>
          <w:rFonts w:ascii="Calibri" w:hAnsi="Calibri" w:cs="Traditional Arabic"/>
          <w:sz w:val="22"/>
          <w:szCs w:val="32"/>
        </w:rPr>
        <w:t xml:space="preserve">, </w:t>
      </w:r>
      <w:proofErr w:type="spellStart"/>
      <w:r w:rsidRPr="00B50CF8">
        <w:rPr>
          <w:rFonts w:ascii="Calibri" w:hAnsi="Calibri" w:cs="Traditional Arabic"/>
          <w:i/>
          <w:iCs/>
          <w:sz w:val="22"/>
          <w:szCs w:val="32"/>
        </w:rPr>
        <w:t>R</w:t>
      </w:r>
      <w:r w:rsidR="002D40C2" w:rsidRPr="00B50CF8">
        <w:rPr>
          <w:rFonts w:asciiTheme="minorHAnsi" w:hAnsiTheme="minorHAnsi" w:cstheme="minorHAnsi"/>
          <w:i/>
          <w:iCs/>
          <w:sz w:val="22"/>
          <w:szCs w:val="22"/>
        </w:rPr>
        <w:t>â</w:t>
      </w:r>
      <w:r w:rsidRPr="00B50CF8">
        <w:rPr>
          <w:rFonts w:ascii="Calibri" w:hAnsi="Calibri" w:cs="Traditional Arabic"/>
          <w:i/>
          <w:iCs/>
          <w:sz w:val="22"/>
          <w:szCs w:val="32"/>
        </w:rPr>
        <w:t>d</w:t>
      </w:r>
      <w:r w:rsidR="002D40C2" w:rsidRPr="00B50CF8">
        <w:rPr>
          <w:rFonts w:ascii="Calibri" w:hAnsi="Calibri" w:cs="Traditional Arabic"/>
          <w:i/>
          <w:iCs/>
          <w:sz w:val="22"/>
          <w:szCs w:val="32"/>
        </w:rPr>
        <w:t>d</w:t>
      </w:r>
      <w:proofErr w:type="spellEnd"/>
      <w:r w:rsidR="002D40C2" w:rsidRPr="00B50CF8">
        <w:rPr>
          <w:rFonts w:ascii="Calibri" w:hAnsi="Calibri" w:cs="Traditional Arabic"/>
          <w:i/>
          <w:iCs/>
          <w:sz w:val="22"/>
          <w:szCs w:val="32"/>
        </w:rPr>
        <w:t xml:space="preserve"> </w:t>
      </w:r>
      <w:proofErr w:type="spellStart"/>
      <w:r w:rsidR="002D40C2" w:rsidRPr="00B50CF8">
        <w:rPr>
          <w:rFonts w:ascii="Calibri" w:hAnsi="Calibri" w:cs="Traditional Arabic"/>
          <w:i/>
          <w:iCs/>
          <w:sz w:val="22"/>
          <w:szCs w:val="32"/>
        </w:rPr>
        <w:t>a</w:t>
      </w:r>
      <w:r w:rsidRPr="00B50CF8">
        <w:rPr>
          <w:rFonts w:ascii="Calibri" w:hAnsi="Calibri" w:cs="Traditional Arabic"/>
          <w:i/>
          <w:iCs/>
          <w:sz w:val="22"/>
          <w:szCs w:val="32"/>
        </w:rPr>
        <w:t>l</w:t>
      </w:r>
      <w:r w:rsidR="002D40C2" w:rsidRPr="00B50CF8">
        <w:rPr>
          <w:rFonts w:ascii="Calibri" w:hAnsi="Calibri" w:cs="Traditional Arabic"/>
          <w:i/>
          <w:iCs/>
          <w:sz w:val="22"/>
          <w:szCs w:val="32"/>
        </w:rPr>
        <w:t>-</w:t>
      </w:r>
      <w:r w:rsidRPr="00B50CF8">
        <w:rPr>
          <w:rFonts w:ascii="Calibri" w:hAnsi="Calibri" w:cs="Traditional Arabic"/>
          <w:i/>
          <w:iCs/>
          <w:sz w:val="22"/>
          <w:szCs w:val="32"/>
        </w:rPr>
        <w:t>Muht</w:t>
      </w:r>
      <w:r w:rsidR="002D40C2" w:rsidRPr="00B50CF8">
        <w:rPr>
          <w:rFonts w:asciiTheme="minorHAnsi" w:hAnsiTheme="minorHAnsi" w:cstheme="minorHAnsi"/>
          <w:i/>
          <w:iCs/>
          <w:sz w:val="22"/>
          <w:szCs w:val="22"/>
        </w:rPr>
        <w:t>â</w:t>
      </w:r>
      <w:r w:rsidRPr="00B50CF8">
        <w:rPr>
          <w:rFonts w:ascii="Calibri" w:hAnsi="Calibri" w:cs="Traditional Arabic"/>
          <w:i/>
          <w:iCs/>
          <w:sz w:val="22"/>
          <w:szCs w:val="32"/>
        </w:rPr>
        <w:t>r</w:t>
      </w:r>
      <w:proofErr w:type="spellEnd"/>
      <w:r w:rsidRPr="00B50CF8">
        <w:rPr>
          <w:rFonts w:ascii="Calibri" w:hAnsi="Calibri" w:cs="Traditional Arabic"/>
          <w:i/>
          <w:iCs/>
          <w:sz w:val="22"/>
          <w:szCs w:val="32"/>
        </w:rPr>
        <w:t xml:space="preserve"> ‘</w:t>
      </w:r>
      <w:proofErr w:type="spellStart"/>
      <w:r w:rsidRPr="00B50CF8">
        <w:rPr>
          <w:rFonts w:ascii="Calibri" w:hAnsi="Calibri" w:cs="Traditional Arabic"/>
          <w:i/>
          <w:iCs/>
          <w:sz w:val="22"/>
          <w:szCs w:val="32"/>
        </w:rPr>
        <w:t>al</w:t>
      </w:r>
      <w:r w:rsidR="002D40C2" w:rsidRPr="00B50CF8">
        <w:rPr>
          <w:rFonts w:asciiTheme="minorHAnsi" w:hAnsiTheme="minorHAnsi" w:cstheme="minorHAnsi"/>
          <w:i/>
          <w:iCs/>
          <w:sz w:val="22"/>
          <w:szCs w:val="22"/>
        </w:rPr>
        <w:t>â</w:t>
      </w:r>
      <w:proofErr w:type="spellEnd"/>
      <w:r w:rsidRPr="00B50CF8">
        <w:rPr>
          <w:rFonts w:ascii="Calibri" w:hAnsi="Calibri" w:cs="Traditional Arabic"/>
          <w:i/>
          <w:iCs/>
          <w:sz w:val="22"/>
          <w:szCs w:val="32"/>
        </w:rPr>
        <w:t xml:space="preserve"> </w:t>
      </w:r>
      <w:proofErr w:type="spellStart"/>
      <w:r w:rsidRPr="00B50CF8">
        <w:rPr>
          <w:rFonts w:ascii="Calibri" w:hAnsi="Calibri" w:cs="Traditional Arabic"/>
          <w:i/>
          <w:iCs/>
          <w:sz w:val="22"/>
          <w:szCs w:val="32"/>
        </w:rPr>
        <w:t>ad-Dur</w:t>
      </w:r>
      <w:r w:rsidR="00B50CF8" w:rsidRPr="00B50CF8">
        <w:rPr>
          <w:rFonts w:ascii="Calibri" w:hAnsi="Calibri" w:cs="Traditional Arabic"/>
          <w:i/>
          <w:iCs/>
          <w:sz w:val="22"/>
          <w:szCs w:val="32"/>
        </w:rPr>
        <w:t>r</w:t>
      </w:r>
      <w:proofErr w:type="spellEnd"/>
      <w:r w:rsidRPr="00B50CF8">
        <w:rPr>
          <w:rFonts w:ascii="Calibri" w:hAnsi="Calibri" w:cs="Traditional Arabic"/>
          <w:i/>
          <w:iCs/>
          <w:sz w:val="22"/>
          <w:szCs w:val="32"/>
        </w:rPr>
        <w:t xml:space="preserve"> </w:t>
      </w:r>
      <w:proofErr w:type="spellStart"/>
      <w:r w:rsidRPr="00B50CF8">
        <w:rPr>
          <w:rFonts w:ascii="Calibri" w:hAnsi="Calibri" w:cs="Traditional Arabic"/>
          <w:i/>
          <w:iCs/>
          <w:sz w:val="22"/>
          <w:szCs w:val="32"/>
        </w:rPr>
        <w:t>al-Mu</w:t>
      </w:r>
      <w:r w:rsidR="00B50CF8" w:rsidRPr="00B50CF8">
        <w:rPr>
          <w:rFonts w:ascii="Calibri" w:hAnsi="Calibri" w:cs="Traditional Arabic"/>
          <w:i/>
          <w:iCs/>
          <w:sz w:val="22"/>
          <w:szCs w:val="32"/>
        </w:rPr>
        <w:t>k</w:t>
      </w:r>
      <w:r w:rsidRPr="00B50CF8">
        <w:rPr>
          <w:rFonts w:ascii="Calibri" w:hAnsi="Calibri" w:cs="Traditional Arabic"/>
          <w:i/>
          <w:iCs/>
          <w:sz w:val="22"/>
          <w:szCs w:val="32"/>
        </w:rPr>
        <w:t>ht</w:t>
      </w:r>
      <w:r w:rsidR="00B50CF8" w:rsidRPr="00B50CF8">
        <w:rPr>
          <w:rFonts w:asciiTheme="minorHAnsi" w:hAnsiTheme="minorHAnsi" w:cstheme="minorHAnsi"/>
          <w:i/>
          <w:iCs/>
          <w:sz w:val="22"/>
          <w:szCs w:val="22"/>
        </w:rPr>
        <w:t>â</w:t>
      </w:r>
      <w:r w:rsidRPr="00B50CF8">
        <w:rPr>
          <w:rFonts w:ascii="Calibri" w:hAnsi="Calibri" w:cs="Traditional Arabic"/>
          <w:i/>
          <w:iCs/>
          <w:sz w:val="22"/>
          <w:szCs w:val="32"/>
        </w:rPr>
        <w:t>r</w:t>
      </w:r>
      <w:proofErr w:type="spellEnd"/>
      <w:r w:rsidRPr="003C0D38">
        <w:rPr>
          <w:rFonts w:ascii="Calibri" w:hAnsi="Calibri" w:cs="Traditional Arabic"/>
          <w:sz w:val="22"/>
          <w:szCs w:val="32"/>
        </w:rPr>
        <w:t xml:space="preserve">, Ibnu ‘Abidin </w:t>
      </w:r>
      <w:r w:rsidR="00DA595A">
        <w:rPr>
          <w:rFonts w:ascii="Calibri" w:hAnsi="Calibri" w:cs="Traditional Arabic"/>
          <w:sz w:val="22"/>
          <w:szCs w:val="32"/>
        </w:rPr>
        <w:t>(</w:t>
      </w:r>
      <w:r w:rsidRPr="003C0D38">
        <w:rPr>
          <w:rFonts w:ascii="Calibri" w:hAnsi="Calibri" w:cs="Traditional Arabic"/>
          <w:sz w:val="22"/>
          <w:szCs w:val="32"/>
        </w:rPr>
        <w:t>6/315)</w:t>
      </w:r>
      <w:r w:rsidR="00DA595A">
        <w:rPr>
          <w:rFonts w:ascii="Calibri" w:hAnsi="Calibri" w:cs="Traditional Arabic"/>
          <w:sz w:val="22"/>
          <w:szCs w:val="32"/>
        </w:rPr>
        <w:t>.</w:t>
      </w:r>
    </w:p>
  </w:footnote>
  <w:footnote w:id="29">
    <w:p w14:paraId="01D02C19" w14:textId="111B3990" w:rsidR="00D11E19" w:rsidRPr="003C0D38" w:rsidRDefault="00D11E19"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3C0D38">
        <w:rPr>
          <w:rFonts w:ascii="Calibri" w:hAnsi="Calibri" w:cs="Traditional Arabic"/>
          <w:sz w:val="22"/>
          <w:szCs w:val="32"/>
        </w:rPr>
        <w:t xml:space="preserve"> </w:t>
      </w:r>
      <w:r w:rsidR="00EE073C" w:rsidRPr="00EE073C">
        <w:rPr>
          <w:rFonts w:ascii="Calibri" w:hAnsi="Calibri" w:cs="Traditional Arabic"/>
          <w:i/>
          <w:iCs/>
          <w:sz w:val="22"/>
          <w:szCs w:val="32"/>
        </w:rPr>
        <w:t>A</w:t>
      </w:r>
      <w:r w:rsidRPr="00EE073C">
        <w:rPr>
          <w:rFonts w:ascii="Calibri" w:hAnsi="Calibri" w:cs="Traditional Arabic"/>
          <w:i/>
          <w:iCs/>
          <w:sz w:val="22"/>
          <w:szCs w:val="32"/>
        </w:rPr>
        <w:t>l-</w:t>
      </w:r>
      <w:proofErr w:type="spellStart"/>
      <w:r w:rsidRPr="00EE073C">
        <w:rPr>
          <w:rFonts w:ascii="Calibri" w:hAnsi="Calibri" w:cs="Traditional Arabic"/>
          <w:i/>
          <w:iCs/>
          <w:sz w:val="22"/>
          <w:szCs w:val="32"/>
        </w:rPr>
        <w:t>Mudawwanah</w:t>
      </w:r>
      <w:proofErr w:type="spellEnd"/>
      <w:r w:rsidRPr="003C0D38">
        <w:rPr>
          <w:rFonts w:ascii="Calibri" w:hAnsi="Calibri" w:cs="Traditional Arabic"/>
          <w:sz w:val="22"/>
          <w:szCs w:val="32"/>
        </w:rPr>
        <w:t xml:space="preserve"> </w:t>
      </w:r>
      <w:r w:rsidR="00EE073C">
        <w:rPr>
          <w:rFonts w:ascii="Calibri" w:hAnsi="Calibri" w:cs="Traditional Arabic"/>
          <w:sz w:val="22"/>
          <w:szCs w:val="32"/>
        </w:rPr>
        <w:t>(</w:t>
      </w:r>
      <w:r w:rsidRPr="003C0D38">
        <w:rPr>
          <w:rFonts w:ascii="Calibri" w:hAnsi="Calibri" w:cs="Traditional Arabic"/>
          <w:sz w:val="22"/>
          <w:szCs w:val="32"/>
        </w:rPr>
        <w:t>1/550)</w:t>
      </w:r>
      <w:r w:rsidR="004F1AA0">
        <w:rPr>
          <w:rFonts w:ascii="Calibri" w:hAnsi="Calibri" w:cs="Traditional Arabic"/>
          <w:sz w:val="22"/>
          <w:szCs w:val="32"/>
        </w:rPr>
        <w:t>.</w:t>
      </w:r>
    </w:p>
  </w:footnote>
  <w:footnote w:id="30">
    <w:p w14:paraId="5DB76D26" w14:textId="3AF5EAD6" w:rsidR="00DD102E" w:rsidRPr="003C0D38" w:rsidRDefault="00DD102E"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00133940">
        <w:rPr>
          <w:rFonts w:ascii="Calibri" w:hAnsi="Calibri" w:cs="Traditional Arabic"/>
          <w:sz w:val="22"/>
          <w:szCs w:val="32"/>
        </w:rPr>
        <w:t>L</w:t>
      </w:r>
      <w:r w:rsidR="00FF4C05" w:rsidRPr="003C0D38">
        <w:rPr>
          <w:rFonts w:ascii="Calibri" w:hAnsi="Calibri" w:cs="Traditional Arabic"/>
          <w:sz w:val="22"/>
          <w:szCs w:val="32"/>
        </w:rPr>
        <w:t>ihat</w:t>
      </w:r>
      <w:r w:rsidR="00133940">
        <w:rPr>
          <w:rFonts w:ascii="Calibri" w:hAnsi="Calibri" w:cs="Traditional Arabic"/>
          <w:sz w:val="22"/>
          <w:szCs w:val="32"/>
        </w:rPr>
        <w:t>:</w:t>
      </w:r>
      <w:r w:rsidR="00FF4C05" w:rsidRPr="00133940">
        <w:rPr>
          <w:rFonts w:ascii="Calibri" w:hAnsi="Calibri" w:cs="Traditional Arabic"/>
          <w:i/>
          <w:iCs/>
          <w:sz w:val="22"/>
          <w:szCs w:val="32"/>
        </w:rPr>
        <w:t xml:space="preserve"> </w:t>
      </w:r>
      <w:r w:rsidR="00133940" w:rsidRPr="00133940">
        <w:rPr>
          <w:rFonts w:ascii="Calibri" w:hAnsi="Calibri" w:cs="Traditional Arabic"/>
          <w:i/>
          <w:iCs/>
          <w:sz w:val="22"/>
          <w:szCs w:val="32"/>
        </w:rPr>
        <w:t>A</w:t>
      </w:r>
      <w:r w:rsidR="00FF4C05" w:rsidRPr="00133940">
        <w:rPr>
          <w:rFonts w:ascii="Calibri" w:hAnsi="Calibri" w:cs="Traditional Arabic"/>
          <w:i/>
          <w:iCs/>
          <w:sz w:val="22"/>
          <w:szCs w:val="32"/>
        </w:rPr>
        <w:t>l-</w:t>
      </w:r>
      <w:proofErr w:type="spellStart"/>
      <w:r w:rsidR="00FF4C05" w:rsidRPr="00133940">
        <w:rPr>
          <w:rFonts w:ascii="Calibri" w:hAnsi="Calibri" w:cs="Traditional Arabic"/>
          <w:i/>
          <w:iCs/>
          <w:sz w:val="22"/>
          <w:szCs w:val="32"/>
        </w:rPr>
        <w:t>K</w:t>
      </w:r>
      <w:r w:rsidR="00133940" w:rsidRPr="00133940">
        <w:rPr>
          <w:rFonts w:asciiTheme="minorHAnsi" w:hAnsiTheme="minorHAnsi" w:cstheme="minorHAnsi"/>
          <w:i/>
          <w:iCs/>
          <w:sz w:val="22"/>
          <w:szCs w:val="22"/>
        </w:rPr>
        <w:t>â</w:t>
      </w:r>
      <w:r w:rsidR="00FF4C05" w:rsidRPr="00133940">
        <w:rPr>
          <w:rFonts w:ascii="Calibri" w:hAnsi="Calibri" w:cs="Traditional Arabic"/>
          <w:i/>
          <w:iCs/>
          <w:sz w:val="22"/>
          <w:szCs w:val="32"/>
        </w:rPr>
        <w:t>f</w:t>
      </w:r>
      <w:r w:rsidR="00133940" w:rsidRPr="00133940">
        <w:rPr>
          <w:rFonts w:asciiTheme="minorHAnsi" w:hAnsiTheme="minorHAnsi" w:cstheme="minorHAnsi"/>
          <w:i/>
          <w:iCs/>
          <w:color w:val="212529"/>
          <w:sz w:val="22"/>
          <w:szCs w:val="22"/>
          <w:shd w:val="clear" w:color="auto" w:fill="FFFFFF"/>
        </w:rPr>
        <w:t>î</w:t>
      </w:r>
      <w:proofErr w:type="spellEnd"/>
      <w:r w:rsidR="00FF4C05" w:rsidRPr="00133940">
        <w:rPr>
          <w:rFonts w:ascii="Calibri" w:hAnsi="Calibri" w:cs="Traditional Arabic"/>
          <w:i/>
          <w:iCs/>
          <w:sz w:val="22"/>
          <w:szCs w:val="32"/>
        </w:rPr>
        <w:t xml:space="preserve"> </w:t>
      </w:r>
      <w:proofErr w:type="spellStart"/>
      <w:r w:rsidR="00FF4C05" w:rsidRPr="00133940">
        <w:rPr>
          <w:rFonts w:ascii="Calibri" w:hAnsi="Calibri" w:cs="Traditional Arabic"/>
          <w:i/>
          <w:iCs/>
          <w:sz w:val="22"/>
          <w:szCs w:val="32"/>
        </w:rPr>
        <w:t>f</w:t>
      </w:r>
      <w:r w:rsidR="00133940" w:rsidRPr="00133940">
        <w:rPr>
          <w:rFonts w:asciiTheme="minorHAnsi" w:hAnsiTheme="minorHAnsi" w:cstheme="minorHAnsi"/>
          <w:i/>
          <w:iCs/>
          <w:color w:val="212529"/>
          <w:sz w:val="22"/>
          <w:szCs w:val="22"/>
          <w:shd w:val="clear" w:color="auto" w:fill="FFFFFF"/>
        </w:rPr>
        <w:t>î</w:t>
      </w:r>
      <w:proofErr w:type="spellEnd"/>
      <w:r w:rsidR="00FF4C05" w:rsidRPr="00133940">
        <w:rPr>
          <w:rFonts w:ascii="Calibri" w:hAnsi="Calibri" w:cs="Traditional Arabic"/>
          <w:i/>
          <w:iCs/>
          <w:sz w:val="22"/>
          <w:szCs w:val="32"/>
        </w:rPr>
        <w:t xml:space="preserve"> </w:t>
      </w:r>
      <w:r w:rsidR="00133940" w:rsidRPr="00133940">
        <w:rPr>
          <w:rFonts w:ascii="Calibri" w:hAnsi="Calibri" w:cs="Traditional Arabic"/>
          <w:i/>
          <w:iCs/>
          <w:sz w:val="22"/>
          <w:szCs w:val="32"/>
        </w:rPr>
        <w:t>F</w:t>
      </w:r>
      <w:r w:rsidR="00FF4C05" w:rsidRPr="00133940">
        <w:rPr>
          <w:rFonts w:ascii="Calibri" w:hAnsi="Calibri" w:cs="Traditional Arabic"/>
          <w:i/>
          <w:iCs/>
          <w:sz w:val="22"/>
          <w:szCs w:val="32"/>
        </w:rPr>
        <w:t>iqhi Ahli</w:t>
      </w:r>
      <w:r w:rsidR="00133940" w:rsidRPr="00133940">
        <w:rPr>
          <w:rFonts w:ascii="Calibri" w:hAnsi="Calibri" w:cs="Traditional Arabic"/>
          <w:i/>
          <w:iCs/>
          <w:sz w:val="22"/>
          <w:szCs w:val="32"/>
        </w:rPr>
        <w:t xml:space="preserve"> </w:t>
      </w:r>
      <w:proofErr w:type="spellStart"/>
      <w:r w:rsidR="00133940" w:rsidRPr="00133940">
        <w:rPr>
          <w:rFonts w:ascii="Calibri" w:hAnsi="Calibri" w:cs="Traditional Arabic"/>
          <w:i/>
          <w:iCs/>
          <w:sz w:val="22"/>
          <w:szCs w:val="32"/>
        </w:rPr>
        <w:t>a</w:t>
      </w:r>
      <w:r w:rsidR="00FF4C05" w:rsidRPr="00133940">
        <w:rPr>
          <w:rFonts w:ascii="Calibri" w:hAnsi="Calibri" w:cs="Traditional Arabic"/>
          <w:i/>
          <w:iCs/>
          <w:sz w:val="22"/>
          <w:szCs w:val="32"/>
        </w:rPr>
        <w:t>l</w:t>
      </w:r>
      <w:r w:rsidR="00133940" w:rsidRPr="00133940">
        <w:rPr>
          <w:rFonts w:ascii="Calibri" w:hAnsi="Calibri" w:cs="Traditional Arabic"/>
          <w:i/>
          <w:iCs/>
          <w:sz w:val="22"/>
          <w:szCs w:val="32"/>
        </w:rPr>
        <w:t>-</w:t>
      </w:r>
      <w:r w:rsidR="00FF4C05" w:rsidRPr="00133940">
        <w:rPr>
          <w:rFonts w:ascii="Calibri" w:hAnsi="Calibri" w:cs="Traditional Arabic"/>
          <w:i/>
          <w:iCs/>
          <w:sz w:val="22"/>
          <w:szCs w:val="32"/>
        </w:rPr>
        <w:t>Mad</w:t>
      </w:r>
      <w:r w:rsidR="00133940" w:rsidRPr="00133940">
        <w:rPr>
          <w:rFonts w:asciiTheme="minorHAnsi" w:hAnsiTheme="minorHAnsi" w:cstheme="minorHAnsi"/>
          <w:i/>
          <w:iCs/>
          <w:color w:val="212529"/>
          <w:sz w:val="22"/>
          <w:szCs w:val="22"/>
          <w:shd w:val="clear" w:color="auto" w:fill="FFFFFF"/>
        </w:rPr>
        <w:t>î</w:t>
      </w:r>
      <w:r w:rsidR="00FF4C05" w:rsidRPr="00133940">
        <w:rPr>
          <w:rFonts w:ascii="Calibri" w:hAnsi="Calibri" w:cs="Traditional Arabic"/>
          <w:i/>
          <w:iCs/>
          <w:sz w:val="22"/>
          <w:szCs w:val="32"/>
        </w:rPr>
        <w:t>nah</w:t>
      </w:r>
      <w:proofErr w:type="spellEnd"/>
      <w:r w:rsidR="00FF4C05" w:rsidRPr="003C0D38">
        <w:rPr>
          <w:rFonts w:ascii="Calibri" w:hAnsi="Calibri" w:cs="Traditional Arabic"/>
          <w:sz w:val="22"/>
          <w:szCs w:val="32"/>
        </w:rPr>
        <w:t>, Ibnu Abdil</w:t>
      </w:r>
      <w:r w:rsidR="00C55D7E">
        <w:rPr>
          <w:rFonts w:ascii="Calibri" w:hAnsi="Calibri" w:cs="Traditional Arabic"/>
          <w:sz w:val="22"/>
          <w:szCs w:val="32"/>
        </w:rPr>
        <w:t xml:space="preserve"> </w:t>
      </w:r>
      <w:proofErr w:type="spellStart"/>
      <w:r w:rsidR="00C55D7E">
        <w:rPr>
          <w:rFonts w:ascii="Calibri" w:hAnsi="Calibri" w:cs="Traditional Arabic"/>
          <w:sz w:val="22"/>
          <w:szCs w:val="32"/>
        </w:rPr>
        <w:t>B</w:t>
      </w:r>
      <w:r w:rsidR="00FF4C05" w:rsidRPr="003C0D38">
        <w:rPr>
          <w:rFonts w:ascii="Calibri" w:hAnsi="Calibri" w:cs="Traditional Arabic"/>
          <w:sz w:val="22"/>
          <w:szCs w:val="32"/>
        </w:rPr>
        <w:t>arr</w:t>
      </w:r>
      <w:proofErr w:type="spellEnd"/>
      <w:r w:rsidR="00FF4C05" w:rsidRPr="003C0D38">
        <w:rPr>
          <w:rFonts w:ascii="Calibri" w:hAnsi="Calibri" w:cs="Traditional Arabic"/>
          <w:sz w:val="22"/>
          <w:szCs w:val="32"/>
        </w:rPr>
        <w:t xml:space="preserve"> </w:t>
      </w:r>
      <w:r w:rsidR="00C55D7E">
        <w:rPr>
          <w:rFonts w:ascii="Calibri" w:hAnsi="Calibri" w:cs="Traditional Arabic"/>
          <w:sz w:val="22"/>
          <w:szCs w:val="32"/>
        </w:rPr>
        <w:t>(</w:t>
      </w:r>
      <w:r w:rsidR="00FF4C05" w:rsidRPr="003C0D38">
        <w:rPr>
          <w:rFonts w:ascii="Calibri" w:hAnsi="Calibri" w:cs="Traditional Arabic"/>
          <w:sz w:val="22"/>
          <w:szCs w:val="32"/>
        </w:rPr>
        <w:t>1/418).</w:t>
      </w:r>
    </w:p>
  </w:footnote>
  <w:footnote w:id="31">
    <w:p w14:paraId="3C0D8864" w14:textId="03555A80" w:rsidR="009A54CE" w:rsidRPr="003C0D38" w:rsidRDefault="009A54CE"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006D276F">
        <w:rPr>
          <w:rFonts w:ascii="Calibri" w:hAnsi="Calibri" w:cs="Traditional Arabic"/>
          <w:sz w:val="22"/>
          <w:szCs w:val="32"/>
        </w:rPr>
        <w:t>L</w:t>
      </w:r>
      <w:r w:rsidRPr="003C0D38">
        <w:rPr>
          <w:rFonts w:ascii="Calibri" w:hAnsi="Calibri" w:cs="Traditional Arabic"/>
          <w:sz w:val="22"/>
          <w:szCs w:val="32"/>
        </w:rPr>
        <w:t>ihat</w:t>
      </w:r>
      <w:r w:rsidR="006D276F">
        <w:rPr>
          <w:rFonts w:ascii="Calibri" w:hAnsi="Calibri" w:cs="Traditional Arabic"/>
          <w:sz w:val="22"/>
          <w:szCs w:val="32"/>
        </w:rPr>
        <w:t>:</w:t>
      </w:r>
      <w:r w:rsidRPr="003C0D38">
        <w:rPr>
          <w:rFonts w:ascii="Calibri" w:hAnsi="Calibri" w:cs="Traditional Arabic"/>
          <w:sz w:val="22"/>
          <w:szCs w:val="32"/>
        </w:rPr>
        <w:t xml:space="preserve"> </w:t>
      </w:r>
      <w:proofErr w:type="spellStart"/>
      <w:r w:rsidRPr="006D276F">
        <w:rPr>
          <w:rFonts w:ascii="Calibri" w:hAnsi="Calibri" w:cs="Traditional Arabic"/>
          <w:i/>
          <w:iCs/>
          <w:sz w:val="22"/>
          <w:szCs w:val="32"/>
        </w:rPr>
        <w:t>Maw</w:t>
      </w:r>
      <w:r w:rsidR="006D276F" w:rsidRPr="006D276F">
        <w:rPr>
          <w:rFonts w:asciiTheme="minorHAnsi" w:hAnsiTheme="minorHAnsi" w:cstheme="minorHAnsi"/>
          <w:i/>
          <w:iCs/>
          <w:sz w:val="22"/>
          <w:szCs w:val="22"/>
        </w:rPr>
        <w:t>â</w:t>
      </w:r>
      <w:r w:rsidRPr="006D276F">
        <w:rPr>
          <w:rFonts w:ascii="Calibri" w:hAnsi="Calibri" w:cs="Traditional Arabic"/>
          <w:i/>
          <w:iCs/>
          <w:sz w:val="22"/>
          <w:szCs w:val="32"/>
        </w:rPr>
        <w:t>hib</w:t>
      </w:r>
      <w:proofErr w:type="spellEnd"/>
      <w:r w:rsidR="006D276F" w:rsidRPr="006D276F">
        <w:rPr>
          <w:rFonts w:ascii="Calibri" w:hAnsi="Calibri" w:cs="Traditional Arabic"/>
          <w:i/>
          <w:iCs/>
          <w:sz w:val="22"/>
          <w:szCs w:val="32"/>
        </w:rPr>
        <w:t xml:space="preserve"> </w:t>
      </w:r>
      <w:proofErr w:type="spellStart"/>
      <w:r w:rsidR="006D276F" w:rsidRPr="006D276F">
        <w:rPr>
          <w:rFonts w:ascii="Calibri" w:hAnsi="Calibri" w:cs="Traditional Arabic"/>
          <w:i/>
          <w:iCs/>
          <w:sz w:val="22"/>
          <w:szCs w:val="32"/>
        </w:rPr>
        <w:t>a</w:t>
      </w:r>
      <w:r w:rsidRPr="006D276F">
        <w:rPr>
          <w:rFonts w:ascii="Calibri" w:hAnsi="Calibri" w:cs="Traditional Arabic"/>
          <w:i/>
          <w:iCs/>
          <w:sz w:val="22"/>
          <w:szCs w:val="32"/>
        </w:rPr>
        <w:t>l</w:t>
      </w:r>
      <w:r w:rsidR="006D276F" w:rsidRPr="006D276F">
        <w:rPr>
          <w:rFonts w:ascii="Calibri" w:hAnsi="Calibri" w:cs="Traditional Arabic"/>
          <w:i/>
          <w:iCs/>
          <w:sz w:val="22"/>
          <w:szCs w:val="32"/>
        </w:rPr>
        <w:t>-</w:t>
      </w:r>
      <w:r w:rsidRPr="006D276F">
        <w:rPr>
          <w:rFonts w:ascii="Calibri" w:hAnsi="Calibri" w:cs="Traditional Arabic"/>
          <w:i/>
          <w:iCs/>
          <w:sz w:val="22"/>
          <w:szCs w:val="32"/>
        </w:rPr>
        <w:t>Jal</w:t>
      </w:r>
      <w:r w:rsidR="006D276F" w:rsidRPr="006D276F">
        <w:rPr>
          <w:rFonts w:asciiTheme="minorHAnsi" w:hAnsiTheme="minorHAnsi" w:cstheme="minorHAnsi"/>
          <w:i/>
          <w:iCs/>
          <w:color w:val="212529"/>
          <w:sz w:val="22"/>
          <w:szCs w:val="22"/>
          <w:shd w:val="clear" w:color="auto" w:fill="FFFFFF"/>
        </w:rPr>
        <w:t>î</w:t>
      </w:r>
      <w:r w:rsidRPr="006D276F">
        <w:rPr>
          <w:rFonts w:ascii="Calibri" w:hAnsi="Calibri" w:cs="Traditional Arabic"/>
          <w:i/>
          <w:iCs/>
          <w:sz w:val="22"/>
          <w:szCs w:val="32"/>
        </w:rPr>
        <w:t>l</w:t>
      </w:r>
      <w:proofErr w:type="spellEnd"/>
      <w:r w:rsidRPr="003C0D38">
        <w:rPr>
          <w:rFonts w:ascii="Calibri" w:hAnsi="Calibri" w:cs="Traditional Arabic"/>
          <w:sz w:val="22"/>
          <w:szCs w:val="32"/>
        </w:rPr>
        <w:t xml:space="preserve"> </w:t>
      </w:r>
      <w:proofErr w:type="spellStart"/>
      <w:r w:rsidR="007F4C33" w:rsidRPr="007F4C33">
        <w:rPr>
          <w:rFonts w:ascii="Calibri" w:hAnsi="Calibri" w:cs="Traditional Arabic"/>
          <w:i/>
          <w:iCs/>
          <w:sz w:val="22"/>
          <w:szCs w:val="32"/>
        </w:rPr>
        <w:t>S</w:t>
      </w:r>
      <w:r w:rsidRPr="007F4C33">
        <w:rPr>
          <w:rFonts w:ascii="Calibri" w:hAnsi="Calibri" w:cs="Traditional Arabic"/>
          <w:i/>
          <w:iCs/>
          <w:sz w:val="22"/>
          <w:szCs w:val="32"/>
        </w:rPr>
        <w:t>yarh</w:t>
      </w:r>
      <w:proofErr w:type="spellEnd"/>
      <w:r w:rsidRPr="007F4C33">
        <w:rPr>
          <w:rFonts w:ascii="Calibri" w:hAnsi="Calibri" w:cs="Traditional Arabic"/>
          <w:i/>
          <w:iCs/>
          <w:sz w:val="22"/>
          <w:szCs w:val="32"/>
        </w:rPr>
        <w:t xml:space="preserve"> </w:t>
      </w:r>
      <w:proofErr w:type="spellStart"/>
      <w:r w:rsidRPr="007F4C33">
        <w:rPr>
          <w:rFonts w:ascii="Calibri" w:hAnsi="Calibri" w:cs="Traditional Arabic"/>
          <w:i/>
          <w:iCs/>
          <w:sz w:val="22"/>
          <w:szCs w:val="32"/>
        </w:rPr>
        <w:t>Mukhtash</w:t>
      </w:r>
      <w:r w:rsidR="007F4C33" w:rsidRPr="007F4C33">
        <w:rPr>
          <w:rFonts w:ascii="Calibri" w:hAnsi="Calibri" w:cs="Traditional Arabic"/>
          <w:i/>
          <w:iCs/>
          <w:sz w:val="22"/>
          <w:szCs w:val="32"/>
        </w:rPr>
        <w:t>a</w:t>
      </w:r>
      <w:r w:rsidRPr="007F4C33">
        <w:rPr>
          <w:rFonts w:ascii="Calibri" w:hAnsi="Calibri" w:cs="Traditional Arabic"/>
          <w:i/>
          <w:iCs/>
          <w:sz w:val="22"/>
          <w:szCs w:val="32"/>
        </w:rPr>
        <w:t>r</w:t>
      </w:r>
      <w:proofErr w:type="spellEnd"/>
      <w:r w:rsidRPr="007F4C33">
        <w:rPr>
          <w:rFonts w:ascii="Calibri" w:hAnsi="Calibri" w:cs="Traditional Arabic"/>
          <w:i/>
          <w:iCs/>
          <w:sz w:val="22"/>
          <w:szCs w:val="32"/>
        </w:rPr>
        <w:t xml:space="preserve"> </w:t>
      </w:r>
      <w:proofErr w:type="spellStart"/>
      <w:r w:rsidRPr="007F4C33">
        <w:rPr>
          <w:rFonts w:ascii="Calibri" w:hAnsi="Calibri" w:cs="Traditional Arabic"/>
          <w:i/>
          <w:iCs/>
          <w:sz w:val="22"/>
          <w:szCs w:val="32"/>
        </w:rPr>
        <w:t>al-Kh</w:t>
      </w:r>
      <w:r w:rsidR="007F4C33" w:rsidRPr="007F4C33">
        <w:rPr>
          <w:rFonts w:ascii="Calibri" w:hAnsi="Calibri" w:cs="Traditional Arabic"/>
          <w:i/>
          <w:iCs/>
          <w:sz w:val="22"/>
          <w:szCs w:val="32"/>
        </w:rPr>
        <w:t>a</w:t>
      </w:r>
      <w:r w:rsidRPr="007F4C33">
        <w:rPr>
          <w:rFonts w:ascii="Calibri" w:hAnsi="Calibri" w:cs="Traditional Arabic"/>
          <w:i/>
          <w:iCs/>
          <w:sz w:val="22"/>
          <w:szCs w:val="32"/>
        </w:rPr>
        <w:t>l</w:t>
      </w:r>
      <w:r w:rsidR="007F4C33" w:rsidRPr="007F4C33">
        <w:rPr>
          <w:rFonts w:asciiTheme="minorHAnsi" w:hAnsiTheme="minorHAnsi" w:cstheme="minorHAnsi"/>
          <w:i/>
          <w:iCs/>
          <w:color w:val="212529"/>
          <w:sz w:val="22"/>
          <w:szCs w:val="22"/>
          <w:shd w:val="clear" w:color="auto" w:fill="FFFFFF"/>
        </w:rPr>
        <w:t>î</w:t>
      </w:r>
      <w:r w:rsidRPr="007F4C33">
        <w:rPr>
          <w:rFonts w:ascii="Calibri" w:hAnsi="Calibri" w:cs="Traditional Arabic"/>
          <w:i/>
          <w:iCs/>
          <w:sz w:val="22"/>
          <w:szCs w:val="32"/>
        </w:rPr>
        <w:t>l</w:t>
      </w:r>
      <w:proofErr w:type="spellEnd"/>
      <w:r w:rsidRPr="003C0D38">
        <w:rPr>
          <w:rFonts w:ascii="Calibri" w:hAnsi="Calibri" w:cs="Traditional Arabic"/>
          <w:sz w:val="22"/>
          <w:szCs w:val="32"/>
        </w:rPr>
        <w:t xml:space="preserve"> </w:t>
      </w:r>
      <w:r w:rsidR="00336252">
        <w:rPr>
          <w:rFonts w:ascii="Calibri" w:hAnsi="Calibri" w:cs="Traditional Arabic"/>
          <w:sz w:val="22"/>
          <w:szCs w:val="32"/>
        </w:rPr>
        <w:t>(</w:t>
      </w:r>
      <w:r w:rsidRPr="003C0D38">
        <w:rPr>
          <w:rFonts w:ascii="Calibri" w:hAnsi="Calibri" w:cs="Traditional Arabic"/>
          <w:sz w:val="22"/>
          <w:szCs w:val="32"/>
        </w:rPr>
        <w:t>2/190</w:t>
      </w:r>
      <w:r w:rsidR="00336252">
        <w:rPr>
          <w:rFonts w:ascii="Calibri" w:hAnsi="Calibri" w:cs="Traditional Arabic"/>
          <w:sz w:val="22"/>
          <w:szCs w:val="32"/>
        </w:rPr>
        <w:t>)</w:t>
      </w:r>
      <w:r w:rsidRPr="003C0D38">
        <w:rPr>
          <w:rFonts w:ascii="Calibri" w:hAnsi="Calibri" w:cs="Traditional Arabic"/>
          <w:sz w:val="22"/>
          <w:szCs w:val="32"/>
        </w:rPr>
        <w:t xml:space="preserve"> dan </w:t>
      </w:r>
      <w:proofErr w:type="spellStart"/>
      <w:r w:rsidR="00546374" w:rsidRPr="007F4C33">
        <w:rPr>
          <w:rFonts w:ascii="Calibri" w:hAnsi="Calibri" w:cs="Traditional Arabic"/>
          <w:i/>
          <w:iCs/>
          <w:sz w:val="22"/>
          <w:szCs w:val="32"/>
        </w:rPr>
        <w:t>Syarh</w:t>
      </w:r>
      <w:proofErr w:type="spellEnd"/>
      <w:r w:rsidR="00546374" w:rsidRPr="007F4C33">
        <w:rPr>
          <w:rFonts w:ascii="Calibri" w:hAnsi="Calibri" w:cs="Traditional Arabic"/>
          <w:i/>
          <w:iCs/>
          <w:sz w:val="22"/>
          <w:szCs w:val="32"/>
        </w:rPr>
        <w:t xml:space="preserve"> </w:t>
      </w:r>
      <w:proofErr w:type="spellStart"/>
      <w:r w:rsidR="00546374" w:rsidRPr="007F4C33">
        <w:rPr>
          <w:rFonts w:ascii="Calibri" w:hAnsi="Calibri" w:cs="Traditional Arabic"/>
          <w:i/>
          <w:iCs/>
          <w:sz w:val="22"/>
          <w:szCs w:val="32"/>
        </w:rPr>
        <w:t>Mukhtashar</w:t>
      </w:r>
      <w:proofErr w:type="spellEnd"/>
      <w:r w:rsidR="00546374" w:rsidRPr="007F4C33">
        <w:rPr>
          <w:rFonts w:ascii="Calibri" w:hAnsi="Calibri" w:cs="Traditional Arabic"/>
          <w:i/>
          <w:iCs/>
          <w:sz w:val="22"/>
          <w:szCs w:val="32"/>
        </w:rPr>
        <w:t xml:space="preserve"> </w:t>
      </w:r>
      <w:proofErr w:type="spellStart"/>
      <w:r w:rsidR="00546374" w:rsidRPr="007F4C33">
        <w:rPr>
          <w:rFonts w:ascii="Calibri" w:hAnsi="Calibri" w:cs="Traditional Arabic"/>
          <w:i/>
          <w:iCs/>
          <w:sz w:val="22"/>
          <w:szCs w:val="32"/>
        </w:rPr>
        <w:t>al-Khal</w:t>
      </w:r>
      <w:r w:rsidR="00546374" w:rsidRPr="007F4C33">
        <w:rPr>
          <w:rFonts w:asciiTheme="minorHAnsi" w:hAnsiTheme="minorHAnsi" w:cstheme="minorHAnsi"/>
          <w:i/>
          <w:iCs/>
          <w:color w:val="212529"/>
          <w:sz w:val="22"/>
          <w:szCs w:val="22"/>
          <w:shd w:val="clear" w:color="auto" w:fill="FFFFFF"/>
        </w:rPr>
        <w:t>î</w:t>
      </w:r>
      <w:r w:rsidR="00546374" w:rsidRPr="007F4C33">
        <w:rPr>
          <w:rFonts w:ascii="Calibri" w:hAnsi="Calibri" w:cs="Traditional Arabic"/>
          <w:i/>
          <w:iCs/>
          <w:sz w:val="22"/>
          <w:szCs w:val="32"/>
        </w:rPr>
        <w:t>l</w:t>
      </w:r>
      <w:proofErr w:type="spellEnd"/>
      <w:r w:rsidRPr="003C0D38">
        <w:rPr>
          <w:rFonts w:ascii="Calibri" w:hAnsi="Calibri" w:cs="Traditional Arabic"/>
          <w:sz w:val="22"/>
          <w:szCs w:val="32"/>
        </w:rPr>
        <w:t xml:space="preserve">, </w:t>
      </w:r>
      <w:proofErr w:type="spellStart"/>
      <w:r w:rsidRPr="003C0D38">
        <w:rPr>
          <w:rFonts w:ascii="Calibri" w:hAnsi="Calibri" w:cs="Traditional Arabic"/>
          <w:sz w:val="22"/>
          <w:szCs w:val="32"/>
        </w:rPr>
        <w:t>al-Kh</w:t>
      </w:r>
      <w:r w:rsidR="00546374">
        <w:rPr>
          <w:rFonts w:ascii="Calibri" w:hAnsi="Calibri" w:cs="Traditional Arabic"/>
          <w:sz w:val="22"/>
          <w:szCs w:val="32"/>
        </w:rPr>
        <w:t>u</w:t>
      </w:r>
      <w:r w:rsidRPr="003C0D38">
        <w:rPr>
          <w:rFonts w:ascii="Calibri" w:hAnsi="Calibri" w:cs="Traditional Arabic"/>
          <w:sz w:val="22"/>
          <w:szCs w:val="32"/>
        </w:rPr>
        <w:t>r</w:t>
      </w:r>
      <w:r w:rsidR="00546374">
        <w:rPr>
          <w:rFonts w:ascii="Calibri" w:hAnsi="Calibri" w:cs="Traditional Arabic"/>
          <w:sz w:val="22"/>
          <w:szCs w:val="32"/>
        </w:rPr>
        <w:t>a</w:t>
      </w:r>
      <w:r w:rsidRPr="003C0D38">
        <w:rPr>
          <w:rFonts w:ascii="Calibri" w:hAnsi="Calibri" w:cs="Traditional Arabic"/>
          <w:sz w:val="22"/>
          <w:szCs w:val="32"/>
        </w:rPr>
        <w:t>syi</w:t>
      </w:r>
      <w:proofErr w:type="spellEnd"/>
      <w:r w:rsidRPr="003C0D38">
        <w:rPr>
          <w:rFonts w:ascii="Calibri" w:hAnsi="Calibri" w:cs="Traditional Arabic"/>
          <w:sz w:val="22"/>
          <w:szCs w:val="32"/>
        </w:rPr>
        <w:t xml:space="preserve"> </w:t>
      </w:r>
      <w:r w:rsidR="00546374">
        <w:rPr>
          <w:rFonts w:ascii="Calibri" w:hAnsi="Calibri" w:cs="Traditional Arabic"/>
          <w:sz w:val="22"/>
          <w:szCs w:val="32"/>
        </w:rPr>
        <w:t>(</w:t>
      </w:r>
      <w:r w:rsidRPr="003C0D38">
        <w:rPr>
          <w:rFonts w:ascii="Calibri" w:hAnsi="Calibri" w:cs="Traditional Arabic"/>
          <w:sz w:val="22"/>
          <w:szCs w:val="32"/>
        </w:rPr>
        <w:t>2/98</w:t>
      </w:r>
      <w:r w:rsidR="000A56F7">
        <w:rPr>
          <w:rFonts w:ascii="Calibri" w:hAnsi="Calibri" w:cs="Traditional Arabic"/>
          <w:sz w:val="22"/>
          <w:szCs w:val="32"/>
        </w:rPr>
        <w:t>)</w:t>
      </w:r>
      <w:r w:rsidRPr="003C0D38">
        <w:rPr>
          <w:rFonts w:ascii="Calibri" w:hAnsi="Calibri" w:cs="Traditional Arabic"/>
          <w:sz w:val="22"/>
          <w:szCs w:val="32"/>
        </w:rPr>
        <w:t>,</w:t>
      </w:r>
      <w:r w:rsidR="000A56F7">
        <w:rPr>
          <w:rFonts w:ascii="Calibri" w:hAnsi="Calibri" w:cs="Traditional Arabic"/>
          <w:sz w:val="22"/>
          <w:szCs w:val="32"/>
        </w:rPr>
        <w:t xml:space="preserve"> (</w:t>
      </w:r>
      <w:r w:rsidRPr="003C0D38">
        <w:rPr>
          <w:rFonts w:ascii="Calibri" w:hAnsi="Calibri" w:cs="Traditional Arabic"/>
          <w:sz w:val="22"/>
          <w:szCs w:val="32"/>
        </w:rPr>
        <w:t>3</w:t>
      </w:r>
      <w:r w:rsidR="000A56F7">
        <w:rPr>
          <w:rFonts w:ascii="Calibri" w:hAnsi="Calibri" w:cs="Traditional Arabic"/>
          <w:sz w:val="22"/>
          <w:szCs w:val="32"/>
        </w:rPr>
        <w:t>/</w:t>
      </w:r>
      <w:r w:rsidRPr="003C0D38">
        <w:rPr>
          <w:rFonts w:ascii="Calibri" w:hAnsi="Calibri" w:cs="Traditional Arabic"/>
          <w:sz w:val="22"/>
          <w:szCs w:val="32"/>
        </w:rPr>
        <w:t>34</w:t>
      </w:r>
      <w:r w:rsidR="007274E0">
        <w:rPr>
          <w:rFonts w:ascii="Calibri" w:hAnsi="Calibri" w:cs="Traditional Arabic"/>
          <w:sz w:val="22"/>
          <w:szCs w:val="32"/>
        </w:rPr>
        <w:t>)</w:t>
      </w:r>
      <w:r w:rsidRPr="003C0D38">
        <w:rPr>
          <w:rFonts w:ascii="Calibri" w:hAnsi="Calibri" w:cs="Traditional Arabic"/>
          <w:sz w:val="22"/>
          <w:szCs w:val="32"/>
        </w:rPr>
        <w:t xml:space="preserve"> dan </w:t>
      </w:r>
      <w:r w:rsidR="007274E0">
        <w:rPr>
          <w:rFonts w:ascii="Calibri" w:hAnsi="Calibri" w:cs="Traditional Arabic"/>
          <w:sz w:val="22"/>
          <w:szCs w:val="32"/>
        </w:rPr>
        <w:t>(</w:t>
      </w:r>
      <w:r w:rsidRPr="003C0D38">
        <w:rPr>
          <w:rFonts w:ascii="Calibri" w:hAnsi="Calibri" w:cs="Traditional Arabic"/>
          <w:sz w:val="22"/>
          <w:szCs w:val="32"/>
        </w:rPr>
        <w:t>3/33)</w:t>
      </w:r>
      <w:r w:rsidR="00A14695">
        <w:rPr>
          <w:rFonts w:ascii="Calibri" w:hAnsi="Calibri" w:cs="Traditional Arabic"/>
          <w:sz w:val="22"/>
          <w:szCs w:val="32"/>
        </w:rPr>
        <w:t>.</w:t>
      </w:r>
      <w:r w:rsidR="00546374" w:rsidRPr="00546374">
        <w:rPr>
          <w:rFonts w:asciiTheme="minorHAnsi" w:hAnsiTheme="minorHAnsi" w:cstheme="minorHAnsi"/>
          <w:i/>
          <w:iCs/>
          <w:sz w:val="22"/>
          <w:szCs w:val="22"/>
        </w:rPr>
        <w:t xml:space="preserve"> </w:t>
      </w:r>
    </w:p>
  </w:footnote>
  <w:footnote w:id="32">
    <w:p w14:paraId="5171D369" w14:textId="30E51197" w:rsidR="005B650E" w:rsidRPr="003C0D38" w:rsidRDefault="005B650E"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3C0D38">
        <w:rPr>
          <w:rFonts w:ascii="Calibri" w:hAnsi="Calibri" w:cs="Traditional Arabic"/>
          <w:sz w:val="22"/>
          <w:szCs w:val="32"/>
        </w:rPr>
        <w:t xml:space="preserve"> </w:t>
      </w:r>
      <w:r w:rsidR="008331BA" w:rsidRPr="008331BA">
        <w:rPr>
          <w:rFonts w:ascii="Calibri" w:hAnsi="Calibri" w:cs="Traditional Arabic"/>
          <w:i/>
          <w:iCs/>
          <w:sz w:val="22"/>
          <w:szCs w:val="32"/>
        </w:rPr>
        <w:t>Al-</w:t>
      </w:r>
      <w:proofErr w:type="spellStart"/>
      <w:r w:rsidR="008331BA" w:rsidRPr="008331BA">
        <w:rPr>
          <w:rFonts w:ascii="Calibri" w:hAnsi="Calibri" w:cs="Traditional Arabic"/>
          <w:i/>
          <w:iCs/>
          <w:sz w:val="22"/>
          <w:szCs w:val="32"/>
        </w:rPr>
        <w:t>Majmû</w:t>
      </w:r>
      <w:proofErr w:type="spellEnd"/>
      <w:r w:rsidR="008331BA" w:rsidRPr="008331BA">
        <w:rPr>
          <w:rFonts w:ascii="Calibri" w:hAnsi="Calibri" w:cs="Traditional Arabic"/>
          <w:i/>
          <w:iCs/>
          <w:sz w:val="22"/>
          <w:szCs w:val="32"/>
        </w:rPr>
        <w:t xml:space="preserve">’ </w:t>
      </w:r>
      <w:proofErr w:type="spellStart"/>
      <w:r w:rsidR="008331BA" w:rsidRPr="008331BA">
        <w:rPr>
          <w:rFonts w:ascii="Calibri" w:hAnsi="Calibri" w:cs="Traditional Arabic"/>
          <w:i/>
          <w:iCs/>
          <w:sz w:val="22"/>
          <w:szCs w:val="32"/>
        </w:rPr>
        <w:t>Syarh</w:t>
      </w:r>
      <w:proofErr w:type="spellEnd"/>
      <w:r w:rsidRPr="008331BA">
        <w:rPr>
          <w:rFonts w:ascii="Calibri" w:hAnsi="Calibri" w:cs="Traditional Arabic"/>
          <w:i/>
          <w:iCs/>
          <w:sz w:val="22"/>
          <w:szCs w:val="32"/>
        </w:rPr>
        <w:t xml:space="preserve"> </w:t>
      </w:r>
      <w:proofErr w:type="spellStart"/>
      <w:r w:rsidRPr="008331BA">
        <w:rPr>
          <w:rFonts w:ascii="Calibri" w:hAnsi="Calibri" w:cs="Traditional Arabic"/>
          <w:i/>
          <w:iCs/>
          <w:sz w:val="22"/>
          <w:szCs w:val="32"/>
        </w:rPr>
        <w:t>al-Muhadzdzab</w:t>
      </w:r>
      <w:proofErr w:type="spellEnd"/>
      <w:r w:rsidRPr="003C0D38">
        <w:rPr>
          <w:rFonts w:ascii="Calibri" w:hAnsi="Calibri" w:cs="Traditional Arabic"/>
          <w:sz w:val="22"/>
          <w:szCs w:val="32"/>
        </w:rPr>
        <w:t xml:space="preserve">, </w:t>
      </w:r>
      <w:proofErr w:type="spellStart"/>
      <w:r w:rsidRPr="003C0D38">
        <w:rPr>
          <w:rFonts w:ascii="Calibri" w:hAnsi="Calibri" w:cs="Traditional Arabic"/>
          <w:sz w:val="22"/>
          <w:szCs w:val="32"/>
        </w:rPr>
        <w:t>an</w:t>
      </w:r>
      <w:proofErr w:type="spellEnd"/>
      <w:r w:rsidRPr="003C0D38">
        <w:rPr>
          <w:rFonts w:ascii="Calibri" w:hAnsi="Calibri" w:cs="Traditional Arabic"/>
          <w:sz w:val="22"/>
          <w:szCs w:val="32"/>
        </w:rPr>
        <w:t xml:space="preserve">-Nawawi </w:t>
      </w:r>
      <w:r w:rsidR="00265BCE">
        <w:rPr>
          <w:rFonts w:ascii="Calibri" w:hAnsi="Calibri" w:cs="Traditional Arabic"/>
          <w:sz w:val="22"/>
          <w:szCs w:val="32"/>
        </w:rPr>
        <w:t>(</w:t>
      </w:r>
      <w:r w:rsidRPr="003C0D38">
        <w:rPr>
          <w:rFonts w:ascii="Calibri" w:hAnsi="Calibri" w:cs="Traditional Arabic"/>
          <w:sz w:val="22"/>
          <w:szCs w:val="32"/>
        </w:rPr>
        <w:t>8/383).</w:t>
      </w:r>
    </w:p>
  </w:footnote>
  <w:footnote w:id="33">
    <w:p w14:paraId="08ACD958" w14:textId="337CD7E6" w:rsidR="00456ED3" w:rsidRPr="003C0D38" w:rsidRDefault="00456ED3"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Pr>
          <w:rFonts w:ascii="Calibri" w:hAnsi="Calibri" w:cs="Traditional Arabic"/>
          <w:sz w:val="22"/>
          <w:szCs w:val="32"/>
        </w:rPr>
        <w:t>HR</w:t>
      </w:r>
      <w:r w:rsidR="00DB136C">
        <w:rPr>
          <w:rFonts w:ascii="Calibri" w:hAnsi="Calibri" w:cs="Traditional Arabic"/>
          <w:sz w:val="22"/>
          <w:szCs w:val="32"/>
        </w:rPr>
        <w:t>.</w:t>
      </w:r>
      <w:r>
        <w:rPr>
          <w:rFonts w:ascii="Calibri" w:hAnsi="Calibri" w:cs="Traditional Arabic"/>
          <w:sz w:val="22"/>
          <w:szCs w:val="32"/>
        </w:rPr>
        <w:t xml:space="preserve"> </w:t>
      </w:r>
      <w:r w:rsidRPr="003C0D38">
        <w:rPr>
          <w:rFonts w:ascii="Calibri" w:hAnsi="Calibri" w:cs="Traditional Arabic"/>
          <w:sz w:val="22"/>
          <w:szCs w:val="32"/>
        </w:rPr>
        <w:t>Al-Bukhari</w:t>
      </w:r>
      <w:r w:rsidR="004E0452">
        <w:rPr>
          <w:rFonts w:ascii="Calibri" w:hAnsi="Calibri" w:cs="Traditional Arabic"/>
          <w:sz w:val="22"/>
          <w:szCs w:val="32"/>
        </w:rPr>
        <w:t>,</w:t>
      </w:r>
      <w:r w:rsidRPr="003C0D38">
        <w:rPr>
          <w:rFonts w:ascii="Calibri" w:hAnsi="Calibri" w:cs="Traditional Arabic"/>
          <w:sz w:val="22"/>
          <w:szCs w:val="32"/>
        </w:rPr>
        <w:t xml:space="preserve"> </w:t>
      </w:r>
      <w:r w:rsidR="004E0452">
        <w:rPr>
          <w:rFonts w:ascii="Calibri" w:hAnsi="Calibri" w:cs="Traditional Arabic"/>
          <w:sz w:val="22"/>
          <w:szCs w:val="32"/>
        </w:rPr>
        <w:t>No.</w:t>
      </w:r>
      <w:r w:rsidRPr="003C0D38">
        <w:rPr>
          <w:rFonts w:ascii="Calibri" w:hAnsi="Calibri" w:cs="Traditional Arabic"/>
          <w:sz w:val="22"/>
          <w:szCs w:val="32"/>
        </w:rPr>
        <w:t xml:space="preserve"> 5548.</w:t>
      </w:r>
      <w:r w:rsidR="00265BCE" w:rsidRPr="00265BCE">
        <w:rPr>
          <w:rFonts w:asciiTheme="minorHAnsi" w:hAnsiTheme="minorHAnsi" w:cstheme="minorHAnsi"/>
          <w:i/>
          <w:iCs/>
          <w:sz w:val="22"/>
          <w:szCs w:val="22"/>
        </w:rPr>
        <w:t xml:space="preserve"> </w:t>
      </w:r>
    </w:p>
  </w:footnote>
  <w:footnote w:id="34">
    <w:p w14:paraId="13C72A11" w14:textId="0D312C55" w:rsidR="003A0F2C" w:rsidRPr="003C0D38" w:rsidRDefault="003A0F2C"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3C0D38">
        <w:rPr>
          <w:rFonts w:ascii="Calibri" w:hAnsi="Calibri" w:cs="Traditional Arabic"/>
          <w:sz w:val="22"/>
          <w:szCs w:val="32"/>
        </w:rPr>
        <w:t xml:space="preserve"> </w:t>
      </w:r>
      <w:r w:rsidRPr="00290A7F">
        <w:rPr>
          <w:rFonts w:ascii="Calibri" w:hAnsi="Calibri" w:cs="Traditional Arabic"/>
          <w:i/>
          <w:iCs/>
          <w:sz w:val="22"/>
          <w:szCs w:val="32"/>
        </w:rPr>
        <w:t>Al-</w:t>
      </w:r>
      <w:proofErr w:type="spellStart"/>
      <w:r w:rsidRPr="00290A7F">
        <w:rPr>
          <w:rFonts w:ascii="Calibri" w:hAnsi="Calibri" w:cs="Traditional Arabic"/>
          <w:i/>
          <w:iCs/>
          <w:sz w:val="22"/>
          <w:szCs w:val="32"/>
        </w:rPr>
        <w:t>Mughn</w:t>
      </w:r>
      <w:r w:rsidR="00290A7F" w:rsidRPr="00290A7F">
        <w:rPr>
          <w:rFonts w:asciiTheme="minorHAnsi" w:hAnsiTheme="minorHAnsi" w:cstheme="minorHAnsi"/>
          <w:i/>
          <w:iCs/>
          <w:color w:val="212529"/>
          <w:sz w:val="22"/>
          <w:szCs w:val="22"/>
          <w:shd w:val="clear" w:color="auto" w:fill="FFFFFF"/>
        </w:rPr>
        <w:t>î</w:t>
      </w:r>
      <w:proofErr w:type="spellEnd"/>
      <w:r w:rsidR="00290A7F">
        <w:rPr>
          <w:rFonts w:asciiTheme="minorHAnsi" w:hAnsiTheme="minorHAnsi" w:cstheme="minorHAnsi"/>
          <w:i/>
          <w:iCs/>
          <w:color w:val="212529"/>
          <w:sz w:val="22"/>
          <w:szCs w:val="22"/>
          <w:shd w:val="clear" w:color="auto" w:fill="FFFFFF"/>
        </w:rPr>
        <w:t>,</w:t>
      </w:r>
      <w:r w:rsidRPr="003C0D38">
        <w:rPr>
          <w:rFonts w:ascii="Calibri" w:hAnsi="Calibri" w:cs="Traditional Arabic"/>
          <w:sz w:val="22"/>
          <w:szCs w:val="32"/>
        </w:rPr>
        <w:t xml:space="preserve"> </w:t>
      </w:r>
      <w:r w:rsidR="00290A7F">
        <w:rPr>
          <w:rFonts w:ascii="Calibri" w:hAnsi="Calibri" w:cs="Traditional Arabic"/>
          <w:sz w:val="22"/>
          <w:szCs w:val="32"/>
        </w:rPr>
        <w:t>(</w:t>
      </w:r>
      <w:r w:rsidRPr="003C0D38">
        <w:rPr>
          <w:rFonts w:ascii="Calibri" w:hAnsi="Calibri" w:cs="Traditional Arabic"/>
          <w:sz w:val="22"/>
          <w:szCs w:val="32"/>
        </w:rPr>
        <w:t>3/383)</w:t>
      </w:r>
      <w:r w:rsidR="003A6F10">
        <w:rPr>
          <w:rFonts w:ascii="Calibri" w:hAnsi="Calibri" w:cs="Traditional Arabic"/>
          <w:sz w:val="22"/>
          <w:szCs w:val="32"/>
        </w:rPr>
        <w:t>.</w:t>
      </w:r>
    </w:p>
  </w:footnote>
  <w:footnote w:id="35">
    <w:p w14:paraId="1E82908B" w14:textId="3F1C4417" w:rsidR="00901D44" w:rsidRPr="003C0D38" w:rsidRDefault="00901D44"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00594639">
        <w:rPr>
          <w:rFonts w:ascii="Calibri" w:hAnsi="Calibri" w:cs="Traditional Arabic"/>
          <w:sz w:val="22"/>
          <w:szCs w:val="32"/>
        </w:rPr>
        <w:t>L</w:t>
      </w:r>
      <w:r w:rsidRPr="003C0D38">
        <w:rPr>
          <w:rFonts w:ascii="Calibri" w:hAnsi="Calibri" w:cs="Traditional Arabic"/>
          <w:sz w:val="22"/>
          <w:szCs w:val="32"/>
        </w:rPr>
        <w:t xml:space="preserve">ihat pernyataan Ibnul </w:t>
      </w:r>
      <w:proofErr w:type="spellStart"/>
      <w:r w:rsidRPr="003C0D38">
        <w:rPr>
          <w:rFonts w:ascii="Calibri" w:hAnsi="Calibri" w:cs="Traditional Arabic"/>
          <w:sz w:val="22"/>
          <w:szCs w:val="32"/>
        </w:rPr>
        <w:t>Qayyim</w:t>
      </w:r>
      <w:proofErr w:type="spellEnd"/>
      <w:r w:rsidRPr="003C0D38">
        <w:rPr>
          <w:rFonts w:ascii="Calibri" w:hAnsi="Calibri" w:cs="Traditional Arabic"/>
          <w:sz w:val="22"/>
          <w:szCs w:val="32"/>
        </w:rPr>
        <w:t xml:space="preserve"> dalam </w:t>
      </w:r>
      <w:proofErr w:type="spellStart"/>
      <w:r w:rsidRPr="00594639">
        <w:rPr>
          <w:rFonts w:ascii="Calibri" w:hAnsi="Calibri" w:cs="Traditional Arabic"/>
          <w:i/>
          <w:iCs/>
          <w:sz w:val="22"/>
          <w:szCs w:val="32"/>
        </w:rPr>
        <w:t>Zâd</w:t>
      </w:r>
      <w:proofErr w:type="spellEnd"/>
      <w:r w:rsidRPr="00594639">
        <w:rPr>
          <w:rFonts w:ascii="Calibri" w:hAnsi="Calibri" w:cs="Traditional Arabic"/>
          <w:i/>
          <w:iCs/>
          <w:sz w:val="22"/>
          <w:szCs w:val="32"/>
        </w:rPr>
        <w:t xml:space="preserve"> </w:t>
      </w:r>
      <w:proofErr w:type="spellStart"/>
      <w:r w:rsidRPr="00594639">
        <w:rPr>
          <w:rFonts w:ascii="Calibri" w:hAnsi="Calibri" w:cs="Traditional Arabic"/>
          <w:i/>
          <w:iCs/>
          <w:sz w:val="22"/>
          <w:szCs w:val="32"/>
        </w:rPr>
        <w:t>al-Ma</w:t>
      </w:r>
      <w:r w:rsidR="008542AF">
        <w:rPr>
          <w:rFonts w:ascii="Calibri" w:hAnsi="Calibri" w:cs="Traditional Arabic"/>
          <w:i/>
          <w:iCs/>
          <w:sz w:val="22"/>
          <w:szCs w:val="32"/>
        </w:rPr>
        <w:t>’</w:t>
      </w:r>
      <w:r w:rsidRPr="00594639">
        <w:rPr>
          <w:rFonts w:ascii="Calibri" w:hAnsi="Calibri" w:cs="Traditional Arabic"/>
          <w:i/>
          <w:iCs/>
          <w:sz w:val="22"/>
          <w:szCs w:val="32"/>
        </w:rPr>
        <w:t>âd</w:t>
      </w:r>
      <w:proofErr w:type="spellEnd"/>
      <w:r w:rsidRPr="003C0D38">
        <w:rPr>
          <w:rFonts w:ascii="Calibri" w:hAnsi="Calibri" w:cs="Traditional Arabic"/>
          <w:sz w:val="22"/>
          <w:szCs w:val="32"/>
        </w:rPr>
        <w:t xml:space="preserve"> </w:t>
      </w:r>
      <w:r w:rsidR="00594639">
        <w:rPr>
          <w:rFonts w:ascii="Calibri" w:hAnsi="Calibri" w:cs="Traditional Arabic"/>
          <w:sz w:val="22"/>
          <w:szCs w:val="32"/>
        </w:rPr>
        <w:t>(</w:t>
      </w:r>
      <w:r w:rsidRPr="003C0D38">
        <w:rPr>
          <w:rFonts w:ascii="Calibri" w:hAnsi="Calibri" w:cs="Traditional Arabic"/>
          <w:sz w:val="22"/>
          <w:szCs w:val="32"/>
        </w:rPr>
        <w:t>2/243)</w:t>
      </w:r>
      <w:r w:rsidR="00594639">
        <w:rPr>
          <w:rFonts w:ascii="Calibri" w:hAnsi="Calibri" w:cs="Traditional Arabic"/>
          <w:sz w:val="22"/>
          <w:szCs w:val="32"/>
        </w:rPr>
        <w:t>.</w:t>
      </w:r>
    </w:p>
  </w:footnote>
  <w:footnote w:id="36">
    <w:p w14:paraId="06308615" w14:textId="3091FDA3" w:rsidR="009705AB" w:rsidRPr="003C0D38" w:rsidRDefault="009705AB"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Pr>
          <w:rFonts w:ascii="Calibri" w:hAnsi="Calibri" w:cs="Traditional Arabic"/>
          <w:sz w:val="22"/>
          <w:szCs w:val="32"/>
        </w:rPr>
        <w:t>HR</w:t>
      </w:r>
      <w:r w:rsidR="00DB136C">
        <w:rPr>
          <w:rFonts w:ascii="Calibri" w:hAnsi="Calibri" w:cs="Traditional Arabic"/>
          <w:sz w:val="22"/>
          <w:szCs w:val="32"/>
        </w:rPr>
        <w:t>.</w:t>
      </w:r>
      <w:r>
        <w:rPr>
          <w:rFonts w:ascii="Calibri" w:hAnsi="Calibri" w:cs="Traditional Arabic"/>
          <w:sz w:val="22"/>
          <w:szCs w:val="32"/>
        </w:rPr>
        <w:t xml:space="preserve"> </w:t>
      </w:r>
      <w:r w:rsidRPr="003C0D38">
        <w:rPr>
          <w:rFonts w:ascii="Calibri" w:hAnsi="Calibri" w:cs="Traditional Arabic"/>
          <w:sz w:val="22"/>
          <w:szCs w:val="32"/>
        </w:rPr>
        <w:t>Al-Bukhari</w:t>
      </w:r>
      <w:r w:rsidR="00594639">
        <w:rPr>
          <w:rFonts w:ascii="Calibri" w:hAnsi="Calibri" w:cs="Traditional Arabic"/>
          <w:sz w:val="22"/>
          <w:szCs w:val="32"/>
        </w:rPr>
        <w:t>,</w:t>
      </w:r>
      <w:r w:rsidRPr="003C0D38">
        <w:rPr>
          <w:rFonts w:ascii="Calibri" w:hAnsi="Calibri" w:cs="Traditional Arabic"/>
          <w:sz w:val="22"/>
          <w:szCs w:val="32"/>
        </w:rPr>
        <w:t xml:space="preserve"> </w:t>
      </w:r>
      <w:r w:rsidR="00594639">
        <w:rPr>
          <w:rFonts w:ascii="Calibri" w:hAnsi="Calibri" w:cs="Traditional Arabic"/>
          <w:sz w:val="22"/>
          <w:szCs w:val="32"/>
        </w:rPr>
        <w:t>No.</w:t>
      </w:r>
      <w:r w:rsidRPr="003C0D38">
        <w:rPr>
          <w:rFonts w:ascii="Calibri" w:hAnsi="Calibri" w:cs="Traditional Arabic"/>
          <w:sz w:val="22"/>
          <w:szCs w:val="32"/>
        </w:rPr>
        <w:t xml:space="preserve"> 5548</w:t>
      </w:r>
      <w:r w:rsidR="00594639">
        <w:rPr>
          <w:rFonts w:ascii="Calibri" w:hAnsi="Calibri" w:cs="Traditional Arabic"/>
          <w:sz w:val="22"/>
          <w:szCs w:val="32"/>
        </w:rPr>
        <w:t>.</w:t>
      </w:r>
    </w:p>
  </w:footnote>
  <w:footnote w:id="37">
    <w:p w14:paraId="799DE68C" w14:textId="18C39F8E" w:rsidR="00C5041D" w:rsidRPr="003C0D38" w:rsidRDefault="00C5041D" w:rsidP="00CD4900">
      <w:pPr>
        <w:pStyle w:val="NormalWeb"/>
        <w:shd w:val="clear" w:color="auto" w:fill="FFFFFF"/>
        <w:spacing w:before="0" w:beforeAutospacing="0" w:after="0" w:afterAutospacing="0" w:line="276" w:lineRule="auto"/>
        <w:jc w:val="both"/>
        <w:rPr>
          <w:rFonts w:ascii="Calibri" w:hAnsi="Calibri" w:cs="Traditional Arabic"/>
          <w:sz w:val="22"/>
          <w:szCs w:val="32"/>
        </w:rPr>
      </w:pPr>
      <w:r w:rsidRPr="003C0D38">
        <w:rPr>
          <w:rStyle w:val="ReferensiCatatanKaki"/>
          <w:rFonts w:ascii="Calibri" w:hAnsi="Calibri"/>
          <w:sz w:val="22"/>
        </w:rPr>
        <w:footnoteRef/>
      </w:r>
      <w:r w:rsidRPr="003C0D38">
        <w:rPr>
          <w:rFonts w:ascii="Calibri" w:hAnsi="Calibri"/>
          <w:sz w:val="22"/>
        </w:rPr>
        <w:t xml:space="preserve"> </w:t>
      </w:r>
      <w:r>
        <w:rPr>
          <w:rFonts w:ascii="Calibri" w:hAnsi="Calibri" w:cs="Traditional Arabic"/>
          <w:sz w:val="22"/>
          <w:szCs w:val="32"/>
        </w:rPr>
        <w:t>HR</w:t>
      </w:r>
      <w:r w:rsidR="00DB136C">
        <w:rPr>
          <w:rFonts w:ascii="Calibri" w:hAnsi="Calibri" w:cs="Traditional Arabic"/>
          <w:sz w:val="22"/>
          <w:szCs w:val="32"/>
        </w:rPr>
        <w:t>.</w:t>
      </w:r>
      <w:r>
        <w:rPr>
          <w:rFonts w:ascii="Calibri" w:hAnsi="Calibri" w:cs="Traditional Arabic"/>
          <w:sz w:val="22"/>
          <w:szCs w:val="32"/>
        </w:rPr>
        <w:t xml:space="preserve"> </w:t>
      </w:r>
      <w:r w:rsidRPr="003C0D38">
        <w:rPr>
          <w:rFonts w:ascii="Calibri" w:hAnsi="Calibri" w:cs="Traditional Arabic"/>
          <w:sz w:val="22"/>
          <w:szCs w:val="32"/>
        </w:rPr>
        <w:t>Al-Hakim</w:t>
      </w:r>
      <w:r w:rsidR="00860764">
        <w:rPr>
          <w:rFonts w:ascii="Calibri" w:hAnsi="Calibri" w:cs="Traditional Arabic"/>
          <w:sz w:val="22"/>
          <w:szCs w:val="32"/>
        </w:rPr>
        <w:t>,</w:t>
      </w:r>
      <w:r w:rsidRPr="003C0D38">
        <w:rPr>
          <w:rFonts w:ascii="Calibri" w:hAnsi="Calibri" w:cs="Traditional Arabic"/>
          <w:sz w:val="22"/>
          <w:szCs w:val="32"/>
        </w:rPr>
        <w:t xml:space="preserve"> 1717 dan Abu Daud dalam </w:t>
      </w:r>
      <w:r w:rsidR="00860764">
        <w:rPr>
          <w:rFonts w:ascii="Calibri" w:hAnsi="Calibri" w:cs="Traditional Arabic"/>
          <w:sz w:val="22"/>
          <w:szCs w:val="32"/>
        </w:rPr>
        <w:t>S</w:t>
      </w:r>
      <w:r w:rsidRPr="003C0D38">
        <w:rPr>
          <w:rFonts w:ascii="Calibri" w:hAnsi="Calibri" w:cs="Traditional Arabic"/>
          <w:sz w:val="22"/>
          <w:szCs w:val="32"/>
        </w:rPr>
        <w:t xml:space="preserve">unannya </w:t>
      </w:r>
      <w:r w:rsidR="00860764">
        <w:rPr>
          <w:rFonts w:ascii="Calibri" w:hAnsi="Calibri" w:cs="Traditional Arabic"/>
          <w:sz w:val="22"/>
          <w:szCs w:val="32"/>
        </w:rPr>
        <w:t>No.</w:t>
      </w:r>
      <w:r w:rsidRPr="003C0D38">
        <w:rPr>
          <w:rFonts w:ascii="Calibri" w:hAnsi="Calibri" w:cs="Traditional Arabic"/>
          <w:sz w:val="22"/>
          <w:szCs w:val="32"/>
        </w:rPr>
        <w:t xml:space="preserve"> 1751 dan disahihkan </w:t>
      </w:r>
      <w:proofErr w:type="spellStart"/>
      <w:r w:rsidR="00860764">
        <w:rPr>
          <w:rFonts w:ascii="Calibri" w:hAnsi="Calibri" w:cs="Traditional Arabic"/>
          <w:sz w:val="22"/>
          <w:szCs w:val="32"/>
        </w:rPr>
        <w:t>a</w:t>
      </w:r>
      <w:r w:rsidRPr="003C0D38">
        <w:rPr>
          <w:rFonts w:ascii="Calibri" w:hAnsi="Calibri" w:cs="Traditional Arabic"/>
          <w:sz w:val="22"/>
          <w:szCs w:val="32"/>
        </w:rPr>
        <w:t>l</w:t>
      </w:r>
      <w:proofErr w:type="spellEnd"/>
      <w:r w:rsidRPr="003C0D38">
        <w:rPr>
          <w:rFonts w:ascii="Calibri" w:hAnsi="Calibri" w:cs="Traditional Arabic"/>
          <w:sz w:val="22"/>
          <w:szCs w:val="32"/>
        </w:rPr>
        <w:t xml:space="preserve">-Hakim dan disepakati oleh </w:t>
      </w:r>
      <w:proofErr w:type="spellStart"/>
      <w:r w:rsidR="00860764">
        <w:rPr>
          <w:rFonts w:ascii="Calibri" w:hAnsi="Calibri" w:cs="Traditional Arabic"/>
          <w:sz w:val="22"/>
          <w:szCs w:val="32"/>
        </w:rPr>
        <w:t>a</w:t>
      </w:r>
      <w:r w:rsidRPr="003C0D38">
        <w:rPr>
          <w:rFonts w:ascii="Calibri" w:hAnsi="Calibri" w:cs="Traditional Arabic"/>
          <w:sz w:val="22"/>
          <w:szCs w:val="32"/>
        </w:rPr>
        <w:t>dz-Dzhabi</w:t>
      </w:r>
      <w:proofErr w:type="spellEnd"/>
      <w:r w:rsidRPr="003C0D38">
        <w:rPr>
          <w:rFonts w:ascii="Calibri" w:hAnsi="Calibri" w:cs="Traditional Arabic"/>
          <w:sz w:val="22"/>
          <w:szCs w:val="32"/>
        </w:rPr>
        <w:t xml:space="preserve"> dan juga disahihkan oleh </w:t>
      </w:r>
      <w:proofErr w:type="spellStart"/>
      <w:r w:rsidR="001C73EE">
        <w:rPr>
          <w:rFonts w:ascii="Calibri" w:hAnsi="Calibri" w:cs="Traditional Arabic"/>
          <w:sz w:val="22"/>
          <w:szCs w:val="32"/>
        </w:rPr>
        <w:t>a</w:t>
      </w:r>
      <w:r w:rsidRPr="003C0D38">
        <w:rPr>
          <w:rFonts w:ascii="Calibri" w:hAnsi="Calibri" w:cs="Traditional Arabic"/>
          <w:sz w:val="22"/>
          <w:szCs w:val="32"/>
        </w:rPr>
        <w:t>l</w:t>
      </w:r>
      <w:proofErr w:type="spellEnd"/>
      <w:r w:rsidRPr="003C0D38">
        <w:rPr>
          <w:rFonts w:ascii="Calibri" w:hAnsi="Calibri" w:cs="Traditional Arabic"/>
          <w:sz w:val="22"/>
          <w:szCs w:val="32"/>
        </w:rPr>
        <w:t xml:space="preserve">-Albani dan </w:t>
      </w:r>
      <w:proofErr w:type="spellStart"/>
      <w:r w:rsidR="001C73EE">
        <w:rPr>
          <w:rFonts w:ascii="Calibri" w:hAnsi="Calibri" w:cs="Traditional Arabic"/>
          <w:sz w:val="22"/>
          <w:szCs w:val="32"/>
        </w:rPr>
        <w:t>a</w:t>
      </w:r>
      <w:r w:rsidRPr="003C0D38">
        <w:rPr>
          <w:rFonts w:ascii="Calibri" w:hAnsi="Calibri" w:cs="Traditional Arabic"/>
          <w:sz w:val="22"/>
          <w:szCs w:val="32"/>
        </w:rPr>
        <w:t>l-Arnauth</w:t>
      </w:r>
      <w:proofErr w:type="spellEnd"/>
      <w:r w:rsidR="001C73EE">
        <w:rPr>
          <w:rFonts w:ascii="Calibri" w:hAnsi="Calibri" w:cs="Traditional Arabic"/>
          <w:sz w:val="22"/>
          <w:szCs w:val="32"/>
        </w:rPr>
        <w:t>.</w:t>
      </w:r>
      <w:r w:rsidR="005424F6" w:rsidRPr="003C0D38">
        <w:rPr>
          <w:rFonts w:ascii="Calibri" w:hAnsi="Calibri" w:cs="Traditional Arabic"/>
          <w:sz w:val="22"/>
          <w:szCs w:val="32"/>
        </w:rPr>
        <w:t xml:space="preserve"> </w:t>
      </w:r>
      <w:r w:rsidR="001C73EE">
        <w:rPr>
          <w:rFonts w:ascii="Calibri" w:hAnsi="Calibri" w:cs="Traditional Arabic"/>
          <w:sz w:val="22"/>
          <w:szCs w:val="32"/>
        </w:rPr>
        <w:t>[</w:t>
      </w:r>
      <w:r w:rsidR="005424F6" w:rsidRPr="003C0D38">
        <w:rPr>
          <w:rFonts w:ascii="Calibri" w:hAnsi="Calibri" w:cs="Traditional Arabic"/>
          <w:sz w:val="22"/>
          <w:szCs w:val="32"/>
        </w:rPr>
        <w:t>Lihat penjelasan Ibnu Hajar di</w:t>
      </w:r>
      <w:r w:rsidR="005424F6" w:rsidRPr="001C73EE">
        <w:rPr>
          <w:rFonts w:ascii="Calibri" w:hAnsi="Calibri" w:cs="Traditional Arabic"/>
          <w:i/>
          <w:iCs/>
          <w:sz w:val="22"/>
          <w:szCs w:val="32"/>
        </w:rPr>
        <w:t xml:space="preserve"> Fath</w:t>
      </w:r>
      <w:r w:rsidR="001C73EE" w:rsidRPr="001C73EE">
        <w:rPr>
          <w:rFonts w:ascii="Calibri" w:hAnsi="Calibri" w:cs="Traditional Arabic"/>
          <w:i/>
          <w:iCs/>
          <w:sz w:val="22"/>
          <w:szCs w:val="32"/>
        </w:rPr>
        <w:t xml:space="preserve"> </w:t>
      </w:r>
      <w:proofErr w:type="spellStart"/>
      <w:r w:rsidR="001C73EE" w:rsidRPr="001C73EE">
        <w:rPr>
          <w:rFonts w:ascii="Calibri" w:hAnsi="Calibri" w:cs="Traditional Arabic"/>
          <w:i/>
          <w:iCs/>
          <w:sz w:val="22"/>
          <w:szCs w:val="32"/>
        </w:rPr>
        <w:t>al-</w:t>
      </w:r>
      <w:r w:rsidR="005424F6" w:rsidRPr="001C73EE">
        <w:rPr>
          <w:rFonts w:ascii="Calibri" w:hAnsi="Calibri" w:cs="Traditional Arabic"/>
          <w:i/>
          <w:iCs/>
          <w:sz w:val="22"/>
          <w:szCs w:val="32"/>
        </w:rPr>
        <w:t>B</w:t>
      </w:r>
      <w:r w:rsidR="001C73EE" w:rsidRPr="001C73EE">
        <w:rPr>
          <w:rFonts w:asciiTheme="minorHAnsi" w:hAnsiTheme="minorHAnsi" w:cstheme="minorHAnsi"/>
          <w:i/>
          <w:iCs/>
          <w:sz w:val="22"/>
          <w:szCs w:val="22"/>
        </w:rPr>
        <w:t>â</w:t>
      </w:r>
      <w:r w:rsidR="005424F6" w:rsidRPr="001C73EE">
        <w:rPr>
          <w:rFonts w:ascii="Calibri" w:hAnsi="Calibri" w:cs="Traditional Arabic"/>
          <w:i/>
          <w:iCs/>
          <w:sz w:val="22"/>
          <w:szCs w:val="32"/>
        </w:rPr>
        <w:t>r</w:t>
      </w:r>
      <w:r w:rsidR="001C73EE" w:rsidRPr="001C73EE">
        <w:rPr>
          <w:rFonts w:asciiTheme="minorHAnsi" w:hAnsiTheme="minorHAnsi" w:cstheme="minorHAnsi"/>
          <w:i/>
          <w:iCs/>
          <w:color w:val="212529"/>
          <w:sz w:val="22"/>
          <w:szCs w:val="22"/>
          <w:shd w:val="clear" w:color="auto" w:fill="FFFFFF"/>
        </w:rPr>
        <w:t>î</w:t>
      </w:r>
      <w:proofErr w:type="spellEnd"/>
      <w:r w:rsidR="005424F6" w:rsidRPr="003C0D38">
        <w:rPr>
          <w:rFonts w:ascii="Calibri" w:hAnsi="Calibri" w:cs="Traditional Arabic"/>
          <w:sz w:val="22"/>
          <w:szCs w:val="32"/>
        </w:rPr>
        <w:t xml:space="preserve"> (3/551)</w:t>
      </w:r>
      <w:r w:rsidR="001C73EE">
        <w:rPr>
          <w:rFonts w:ascii="Calibri" w:hAnsi="Calibri" w:cs="Traditional Arabic"/>
          <w:sz w:val="22"/>
          <w:szCs w:val="32"/>
        </w:rPr>
        <w:t>]</w:t>
      </w:r>
      <w:r w:rsidR="00711DED">
        <w:rPr>
          <w:rFonts w:ascii="Calibri" w:hAnsi="Calibri" w:cs="Traditional Arabic"/>
          <w:sz w:val="22"/>
          <w:szCs w:val="32"/>
        </w:rPr>
        <w:t>.</w:t>
      </w:r>
    </w:p>
  </w:footnote>
  <w:footnote w:id="38">
    <w:p w14:paraId="6D68D5A3" w14:textId="6C77104D" w:rsidR="00CD4900" w:rsidRPr="003C0D38" w:rsidRDefault="00CD4900"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00F20E56">
        <w:rPr>
          <w:rFonts w:ascii="Calibri" w:hAnsi="Calibri" w:cs="Traditional Arabic"/>
          <w:sz w:val="22"/>
          <w:szCs w:val="32"/>
        </w:rPr>
        <w:t>L</w:t>
      </w:r>
      <w:r w:rsidRPr="003C0D38">
        <w:rPr>
          <w:rFonts w:ascii="Calibri" w:hAnsi="Calibri" w:cs="Traditional Arabic"/>
          <w:sz w:val="22"/>
          <w:szCs w:val="32"/>
        </w:rPr>
        <w:t xml:space="preserve">ihat penjelasan </w:t>
      </w:r>
      <w:proofErr w:type="spellStart"/>
      <w:r w:rsidRPr="003C0D38">
        <w:rPr>
          <w:rFonts w:ascii="Calibri" w:hAnsi="Calibri" w:cs="Traditional Arabic"/>
          <w:sz w:val="22"/>
          <w:szCs w:val="32"/>
        </w:rPr>
        <w:t>al-Qurthubi</w:t>
      </w:r>
      <w:proofErr w:type="spellEnd"/>
      <w:r w:rsidRPr="003C0D38">
        <w:rPr>
          <w:rFonts w:ascii="Calibri" w:hAnsi="Calibri" w:cs="Traditional Arabic"/>
          <w:sz w:val="22"/>
          <w:szCs w:val="32"/>
        </w:rPr>
        <w:t xml:space="preserve"> yang dinukil dan didukung oleh Ibnu Hajar dalam </w:t>
      </w:r>
      <w:r w:rsidR="00F20E56" w:rsidRPr="001C73EE">
        <w:rPr>
          <w:rFonts w:ascii="Calibri" w:hAnsi="Calibri" w:cs="Traditional Arabic"/>
          <w:i/>
          <w:iCs/>
          <w:sz w:val="22"/>
          <w:szCs w:val="32"/>
        </w:rPr>
        <w:t xml:space="preserve">Fath </w:t>
      </w:r>
      <w:proofErr w:type="spellStart"/>
      <w:r w:rsidR="00F20E56" w:rsidRPr="001C73EE">
        <w:rPr>
          <w:rFonts w:ascii="Calibri" w:hAnsi="Calibri" w:cs="Traditional Arabic"/>
          <w:i/>
          <w:iCs/>
          <w:sz w:val="22"/>
          <w:szCs w:val="32"/>
        </w:rPr>
        <w:t>al-B</w:t>
      </w:r>
      <w:r w:rsidR="00F20E56" w:rsidRPr="001C73EE">
        <w:rPr>
          <w:rFonts w:asciiTheme="minorHAnsi" w:hAnsiTheme="minorHAnsi" w:cstheme="minorHAnsi"/>
          <w:i/>
          <w:iCs/>
          <w:sz w:val="22"/>
          <w:szCs w:val="22"/>
        </w:rPr>
        <w:t>â</w:t>
      </w:r>
      <w:r w:rsidR="00F20E56" w:rsidRPr="001C73EE">
        <w:rPr>
          <w:rFonts w:ascii="Calibri" w:hAnsi="Calibri" w:cs="Traditional Arabic"/>
          <w:i/>
          <w:iCs/>
          <w:sz w:val="22"/>
          <w:szCs w:val="32"/>
        </w:rPr>
        <w:t>r</w:t>
      </w:r>
      <w:r w:rsidR="00F20E56" w:rsidRPr="001C73EE">
        <w:rPr>
          <w:rFonts w:asciiTheme="minorHAnsi" w:hAnsiTheme="minorHAnsi" w:cstheme="minorHAnsi"/>
          <w:i/>
          <w:iCs/>
          <w:color w:val="212529"/>
          <w:sz w:val="22"/>
          <w:szCs w:val="22"/>
          <w:shd w:val="clear" w:color="auto" w:fill="FFFFFF"/>
        </w:rPr>
        <w:t>î</w:t>
      </w:r>
      <w:proofErr w:type="spellEnd"/>
      <w:r w:rsidR="00F20E56" w:rsidRPr="003C0D38">
        <w:rPr>
          <w:rFonts w:ascii="Calibri" w:hAnsi="Calibri" w:cs="Traditional Arabic"/>
          <w:sz w:val="22"/>
          <w:szCs w:val="32"/>
        </w:rPr>
        <w:t xml:space="preserve"> (</w:t>
      </w:r>
      <w:r w:rsidRPr="003C0D38">
        <w:rPr>
          <w:rFonts w:ascii="Calibri" w:hAnsi="Calibri" w:cs="Traditional Arabic"/>
          <w:sz w:val="22"/>
          <w:szCs w:val="32"/>
        </w:rPr>
        <w:t>10/6)</w:t>
      </w:r>
      <w:r w:rsidR="005A57C4">
        <w:rPr>
          <w:rFonts w:ascii="Calibri" w:hAnsi="Calibri" w:cs="Traditional Arabic"/>
          <w:sz w:val="22"/>
          <w:szCs w:val="32"/>
        </w:rPr>
        <w:t>.</w:t>
      </w:r>
      <w:r w:rsidRPr="003C0D38">
        <w:rPr>
          <w:rFonts w:ascii="Calibri" w:hAnsi="Calibri" w:cs="Traditional Arabic"/>
          <w:sz w:val="22"/>
          <w:szCs w:val="32"/>
        </w:rPr>
        <w:t xml:space="preserve"> Hal ini menguatkan bahwa yang dimaksud dalam hadis tersebut bukanlah kurban, melainkan penyembelihan hewan hadyu.</w:t>
      </w:r>
      <w:r w:rsidR="00F20E56" w:rsidRPr="00F20E56">
        <w:rPr>
          <w:rFonts w:asciiTheme="minorHAnsi" w:hAnsiTheme="minorHAnsi" w:cstheme="minorHAnsi"/>
          <w:i/>
          <w:iCs/>
          <w:sz w:val="22"/>
          <w:szCs w:val="22"/>
        </w:rPr>
        <w:t xml:space="preserve"> </w:t>
      </w:r>
    </w:p>
  </w:footnote>
  <w:footnote w:id="39">
    <w:p w14:paraId="0B7E2EBE" w14:textId="758E82EE" w:rsidR="000C30F3" w:rsidRPr="003C0D38" w:rsidRDefault="000C30F3"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3C0D38">
        <w:rPr>
          <w:rFonts w:ascii="Calibri" w:hAnsi="Calibri" w:cs="Traditional Arabic"/>
          <w:sz w:val="22"/>
          <w:szCs w:val="32"/>
        </w:rPr>
        <w:t> </w:t>
      </w:r>
      <w:r>
        <w:rPr>
          <w:rFonts w:ascii="Calibri" w:hAnsi="Calibri" w:cs="Traditional Arabic"/>
          <w:sz w:val="22"/>
          <w:szCs w:val="32"/>
        </w:rPr>
        <w:t>HR</w:t>
      </w:r>
      <w:r w:rsidR="00DB136C">
        <w:rPr>
          <w:rFonts w:ascii="Calibri" w:hAnsi="Calibri" w:cs="Traditional Arabic"/>
          <w:sz w:val="22"/>
          <w:szCs w:val="32"/>
        </w:rPr>
        <w:t>.</w:t>
      </w:r>
      <w:r>
        <w:rPr>
          <w:rFonts w:ascii="Calibri" w:hAnsi="Calibri" w:cs="Traditional Arabic"/>
          <w:sz w:val="22"/>
          <w:szCs w:val="32"/>
        </w:rPr>
        <w:t xml:space="preserve"> </w:t>
      </w:r>
      <w:r w:rsidRPr="003C0D38">
        <w:rPr>
          <w:rFonts w:ascii="Calibri" w:hAnsi="Calibri" w:cs="Traditional Arabic"/>
          <w:sz w:val="22"/>
          <w:szCs w:val="32"/>
        </w:rPr>
        <w:t>Muslim</w:t>
      </w:r>
      <w:r w:rsidR="00E93307">
        <w:rPr>
          <w:rFonts w:ascii="Calibri" w:hAnsi="Calibri" w:cs="Traditional Arabic"/>
          <w:sz w:val="22"/>
          <w:szCs w:val="32"/>
        </w:rPr>
        <w:t>,</w:t>
      </w:r>
      <w:r w:rsidRPr="003C0D38">
        <w:rPr>
          <w:rFonts w:ascii="Calibri" w:hAnsi="Calibri" w:cs="Traditional Arabic"/>
          <w:sz w:val="22"/>
          <w:szCs w:val="32"/>
        </w:rPr>
        <w:t xml:space="preserve"> </w:t>
      </w:r>
      <w:r w:rsidR="00E93307">
        <w:rPr>
          <w:rFonts w:ascii="Calibri" w:hAnsi="Calibri" w:cs="Traditional Arabic"/>
          <w:sz w:val="22"/>
          <w:szCs w:val="32"/>
        </w:rPr>
        <w:t>No.</w:t>
      </w:r>
      <w:r w:rsidRPr="003C0D38">
        <w:rPr>
          <w:rFonts w:ascii="Calibri" w:hAnsi="Calibri" w:cs="Traditional Arabic"/>
          <w:sz w:val="22"/>
          <w:szCs w:val="32"/>
        </w:rPr>
        <w:t xml:space="preserve"> 1977</w:t>
      </w:r>
      <w:r w:rsidR="00E57646">
        <w:rPr>
          <w:rFonts w:ascii="Calibri" w:hAnsi="Calibri" w:cs="Traditional Arabic"/>
          <w:sz w:val="22"/>
          <w:szCs w:val="32"/>
        </w:rPr>
        <w:t>.</w:t>
      </w:r>
    </w:p>
  </w:footnote>
  <w:footnote w:id="40">
    <w:p w14:paraId="7D399F52" w14:textId="6FA22921" w:rsidR="006766F6" w:rsidRPr="003C0D38" w:rsidRDefault="006766F6"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Pr>
          <w:rFonts w:ascii="Calibri" w:hAnsi="Calibri" w:cs="Traditional Arabic"/>
          <w:sz w:val="22"/>
          <w:szCs w:val="32"/>
        </w:rPr>
        <w:t>HR</w:t>
      </w:r>
      <w:r w:rsidR="00DB136C">
        <w:rPr>
          <w:rFonts w:ascii="Calibri" w:hAnsi="Calibri" w:cs="Traditional Arabic"/>
          <w:sz w:val="22"/>
          <w:szCs w:val="32"/>
        </w:rPr>
        <w:t>.</w:t>
      </w:r>
      <w:r>
        <w:rPr>
          <w:rFonts w:ascii="Calibri" w:hAnsi="Calibri" w:cs="Traditional Arabic"/>
          <w:sz w:val="22"/>
          <w:szCs w:val="32"/>
        </w:rPr>
        <w:t xml:space="preserve"> </w:t>
      </w:r>
      <w:r w:rsidRPr="003C0D38">
        <w:rPr>
          <w:rFonts w:ascii="Calibri" w:hAnsi="Calibri" w:cs="Traditional Arabic"/>
          <w:sz w:val="22"/>
          <w:szCs w:val="32"/>
        </w:rPr>
        <w:t>Muslim</w:t>
      </w:r>
      <w:r w:rsidR="00E93307">
        <w:rPr>
          <w:rFonts w:ascii="Calibri" w:hAnsi="Calibri" w:cs="Traditional Arabic"/>
          <w:sz w:val="22"/>
          <w:szCs w:val="32"/>
        </w:rPr>
        <w:t>,</w:t>
      </w:r>
      <w:r w:rsidRPr="003C0D38">
        <w:rPr>
          <w:rFonts w:ascii="Calibri" w:hAnsi="Calibri" w:cs="Traditional Arabic"/>
          <w:sz w:val="22"/>
          <w:szCs w:val="32"/>
        </w:rPr>
        <w:t xml:space="preserve"> </w:t>
      </w:r>
      <w:r w:rsidR="00E93307">
        <w:rPr>
          <w:rFonts w:ascii="Calibri" w:hAnsi="Calibri" w:cs="Traditional Arabic"/>
          <w:sz w:val="22"/>
          <w:szCs w:val="32"/>
        </w:rPr>
        <w:t>No.</w:t>
      </w:r>
      <w:r w:rsidRPr="003C0D38">
        <w:rPr>
          <w:rFonts w:ascii="Calibri" w:hAnsi="Calibri" w:cs="Traditional Arabic"/>
          <w:sz w:val="22"/>
          <w:szCs w:val="32"/>
        </w:rPr>
        <w:t xml:space="preserve"> 1977</w:t>
      </w:r>
      <w:r w:rsidR="0053575A">
        <w:rPr>
          <w:rFonts w:ascii="Calibri" w:hAnsi="Calibri" w:cs="Traditional Arabic"/>
          <w:sz w:val="22"/>
          <w:szCs w:val="32"/>
        </w:rPr>
        <w:t>.</w:t>
      </w:r>
      <w:r w:rsidRPr="003C0D38">
        <w:rPr>
          <w:rFonts w:ascii="Calibri" w:hAnsi="Calibri" w:cs="Traditional Arabic"/>
          <w:sz w:val="22"/>
          <w:szCs w:val="32"/>
        </w:rPr>
        <w:t xml:space="preserve"> </w:t>
      </w:r>
      <w:r w:rsidR="0053575A">
        <w:rPr>
          <w:rFonts w:ascii="Calibri" w:hAnsi="Calibri" w:cs="Traditional Arabic"/>
          <w:sz w:val="22"/>
          <w:szCs w:val="32"/>
        </w:rPr>
        <w:t>L</w:t>
      </w:r>
      <w:r w:rsidRPr="003C0D38">
        <w:rPr>
          <w:rFonts w:ascii="Calibri" w:hAnsi="Calibri" w:cs="Traditional Arabic"/>
          <w:sz w:val="22"/>
          <w:szCs w:val="32"/>
        </w:rPr>
        <w:t xml:space="preserve">ihat penjelasan perbedaan antara </w:t>
      </w:r>
      <w:proofErr w:type="spellStart"/>
      <w:r w:rsidR="0053575A">
        <w:rPr>
          <w:rFonts w:ascii="Calibri" w:hAnsi="Calibri" w:cs="Traditional Arabic"/>
          <w:i/>
          <w:iCs/>
          <w:sz w:val="22"/>
          <w:szCs w:val="32"/>
        </w:rPr>
        <w:t>S</w:t>
      </w:r>
      <w:r w:rsidRPr="00D12B86">
        <w:rPr>
          <w:rFonts w:ascii="Calibri" w:hAnsi="Calibri" w:cs="Traditional Arabic"/>
          <w:i/>
          <w:iCs/>
          <w:sz w:val="22"/>
          <w:szCs w:val="32"/>
        </w:rPr>
        <w:t>ya’r</w:t>
      </w:r>
      <w:proofErr w:type="spellEnd"/>
      <w:r w:rsidRPr="003C0D38">
        <w:rPr>
          <w:rFonts w:ascii="Calibri" w:hAnsi="Calibri" w:cs="Traditional Arabic"/>
          <w:sz w:val="22"/>
          <w:szCs w:val="32"/>
        </w:rPr>
        <w:t xml:space="preserve"> dan </w:t>
      </w:r>
      <w:proofErr w:type="spellStart"/>
      <w:r w:rsidR="0053575A">
        <w:rPr>
          <w:rFonts w:ascii="Calibri" w:hAnsi="Calibri" w:cs="Traditional Arabic"/>
          <w:i/>
          <w:iCs/>
          <w:sz w:val="22"/>
          <w:szCs w:val="32"/>
        </w:rPr>
        <w:t>B</w:t>
      </w:r>
      <w:r w:rsidRPr="00D12B86">
        <w:rPr>
          <w:rFonts w:ascii="Calibri" w:hAnsi="Calibri" w:cs="Traditional Arabic"/>
          <w:i/>
          <w:iCs/>
          <w:sz w:val="22"/>
          <w:szCs w:val="32"/>
        </w:rPr>
        <w:t>asy</w:t>
      </w:r>
      <w:r w:rsidR="00D12B86" w:rsidRPr="00D12B86">
        <w:rPr>
          <w:rFonts w:ascii="Calibri" w:hAnsi="Calibri" w:cs="Traditional Arabic"/>
          <w:i/>
          <w:iCs/>
          <w:sz w:val="22"/>
          <w:szCs w:val="32"/>
        </w:rPr>
        <w:t>a</w:t>
      </w:r>
      <w:r w:rsidRPr="00D12B86">
        <w:rPr>
          <w:rFonts w:ascii="Calibri" w:hAnsi="Calibri" w:cs="Traditional Arabic"/>
          <w:i/>
          <w:iCs/>
          <w:sz w:val="22"/>
          <w:szCs w:val="32"/>
        </w:rPr>
        <w:t>r</w:t>
      </w:r>
      <w:proofErr w:type="spellEnd"/>
      <w:r w:rsidRPr="003C0D38">
        <w:rPr>
          <w:rFonts w:ascii="Calibri" w:hAnsi="Calibri" w:cs="Traditional Arabic"/>
          <w:sz w:val="22"/>
          <w:szCs w:val="32"/>
        </w:rPr>
        <w:t xml:space="preserve"> dalam </w:t>
      </w:r>
      <w:r w:rsidR="00AC533D">
        <w:rPr>
          <w:rFonts w:ascii="Calibri" w:hAnsi="Calibri" w:cs="Traditional Arabic"/>
          <w:sz w:val="22"/>
          <w:szCs w:val="32"/>
        </w:rPr>
        <w:t>‘</w:t>
      </w:r>
      <w:proofErr w:type="spellStart"/>
      <w:r w:rsidRPr="0053575A">
        <w:rPr>
          <w:rFonts w:ascii="Calibri" w:hAnsi="Calibri" w:cs="Traditional Arabic"/>
          <w:i/>
          <w:iCs/>
          <w:sz w:val="22"/>
          <w:szCs w:val="32"/>
        </w:rPr>
        <w:t>Aun</w:t>
      </w:r>
      <w:proofErr w:type="spellEnd"/>
      <w:r w:rsidR="0053575A" w:rsidRPr="0053575A">
        <w:rPr>
          <w:rFonts w:ascii="Calibri" w:hAnsi="Calibri" w:cs="Traditional Arabic"/>
          <w:i/>
          <w:iCs/>
          <w:sz w:val="22"/>
          <w:szCs w:val="32"/>
        </w:rPr>
        <w:t xml:space="preserve"> </w:t>
      </w:r>
      <w:proofErr w:type="spellStart"/>
      <w:r w:rsidR="0053575A" w:rsidRPr="0053575A">
        <w:rPr>
          <w:rFonts w:ascii="Calibri" w:hAnsi="Calibri" w:cs="Traditional Arabic"/>
          <w:i/>
          <w:iCs/>
          <w:sz w:val="22"/>
          <w:szCs w:val="32"/>
        </w:rPr>
        <w:t>a</w:t>
      </w:r>
      <w:r w:rsidRPr="0053575A">
        <w:rPr>
          <w:rFonts w:ascii="Calibri" w:hAnsi="Calibri" w:cs="Traditional Arabic"/>
          <w:i/>
          <w:iCs/>
          <w:sz w:val="22"/>
          <w:szCs w:val="32"/>
        </w:rPr>
        <w:t>l</w:t>
      </w:r>
      <w:r w:rsidR="0053575A" w:rsidRPr="0053575A">
        <w:rPr>
          <w:rFonts w:ascii="Calibri" w:hAnsi="Calibri" w:cs="Traditional Arabic"/>
          <w:i/>
          <w:iCs/>
          <w:sz w:val="22"/>
          <w:szCs w:val="32"/>
        </w:rPr>
        <w:t>-</w:t>
      </w:r>
      <w:r w:rsidRPr="0053575A">
        <w:rPr>
          <w:rFonts w:ascii="Calibri" w:hAnsi="Calibri" w:cs="Traditional Arabic"/>
          <w:i/>
          <w:iCs/>
          <w:sz w:val="22"/>
          <w:szCs w:val="32"/>
        </w:rPr>
        <w:t>Ma’b</w:t>
      </w:r>
      <w:r w:rsidR="0053575A" w:rsidRPr="0053575A">
        <w:rPr>
          <w:rFonts w:asciiTheme="minorHAnsi" w:hAnsiTheme="minorHAnsi" w:cstheme="minorHAnsi"/>
          <w:i/>
          <w:iCs/>
          <w:color w:val="212529"/>
          <w:sz w:val="22"/>
          <w:szCs w:val="22"/>
          <w:shd w:val="clear" w:color="auto" w:fill="FFFFFF"/>
        </w:rPr>
        <w:t>û</w:t>
      </w:r>
      <w:r w:rsidRPr="0053575A">
        <w:rPr>
          <w:rFonts w:ascii="Calibri" w:hAnsi="Calibri" w:cs="Traditional Arabic"/>
          <w:i/>
          <w:iCs/>
          <w:sz w:val="22"/>
          <w:szCs w:val="32"/>
        </w:rPr>
        <w:t>d</w:t>
      </w:r>
      <w:proofErr w:type="spellEnd"/>
      <w:r w:rsidRPr="0053575A">
        <w:rPr>
          <w:rFonts w:ascii="Calibri" w:hAnsi="Calibri" w:cs="Traditional Arabic"/>
          <w:i/>
          <w:iCs/>
          <w:sz w:val="22"/>
          <w:szCs w:val="32"/>
        </w:rPr>
        <w:t xml:space="preserve"> </w:t>
      </w:r>
      <w:r w:rsidR="0053575A" w:rsidRPr="0053575A">
        <w:rPr>
          <w:rFonts w:ascii="Calibri" w:hAnsi="Calibri" w:cs="Traditional Arabic"/>
          <w:sz w:val="22"/>
          <w:szCs w:val="32"/>
        </w:rPr>
        <w:t>(</w:t>
      </w:r>
      <w:r w:rsidRPr="003C0D38">
        <w:rPr>
          <w:rFonts w:ascii="Calibri" w:hAnsi="Calibri" w:cs="Traditional Arabic"/>
          <w:sz w:val="22"/>
          <w:szCs w:val="32"/>
        </w:rPr>
        <w:t>7/349)</w:t>
      </w:r>
      <w:r w:rsidR="008A6870">
        <w:rPr>
          <w:rFonts w:ascii="Calibri" w:hAnsi="Calibri" w:cs="Traditional Arabic"/>
          <w:sz w:val="22"/>
          <w:szCs w:val="32"/>
        </w:rPr>
        <w:t>.</w:t>
      </w:r>
    </w:p>
  </w:footnote>
  <w:footnote w:id="41">
    <w:p w14:paraId="10D135E1" w14:textId="609AE86D" w:rsidR="0071077C" w:rsidRPr="003C0D38" w:rsidRDefault="0071077C"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3C0D38">
        <w:rPr>
          <w:rFonts w:ascii="Calibri" w:hAnsi="Calibri" w:cs="Traditional Arabic"/>
          <w:sz w:val="22"/>
          <w:szCs w:val="32"/>
        </w:rPr>
        <w:t> </w:t>
      </w:r>
      <w:r>
        <w:rPr>
          <w:rFonts w:ascii="Calibri" w:hAnsi="Calibri" w:cs="Traditional Arabic"/>
          <w:sz w:val="22"/>
          <w:szCs w:val="32"/>
        </w:rPr>
        <w:t>HR</w:t>
      </w:r>
      <w:r w:rsidR="00DB136C">
        <w:rPr>
          <w:rFonts w:ascii="Calibri" w:hAnsi="Calibri" w:cs="Traditional Arabic"/>
          <w:sz w:val="22"/>
          <w:szCs w:val="32"/>
        </w:rPr>
        <w:t>.</w:t>
      </w:r>
      <w:r>
        <w:rPr>
          <w:rFonts w:ascii="Calibri" w:hAnsi="Calibri" w:cs="Traditional Arabic"/>
          <w:sz w:val="22"/>
          <w:szCs w:val="32"/>
        </w:rPr>
        <w:t xml:space="preserve"> </w:t>
      </w:r>
      <w:r w:rsidRPr="003C0D38">
        <w:rPr>
          <w:rFonts w:ascii="Calibri" w:hAnsi="Calibri" w:cs="Traditional Arabic"/>
          <w:sz w:val="22"/>
          <w:szCs w:val="32"/>
        </w:rPr>
        <w:t>Muslim</w:t>
      </w:r>
      <w:r w:rsidR="00391F88">
        <w:rPr>
          <w:rFonts w:ascii="Calibri" w:hAnsi="Calibri" w:cs="Traditional Arabic"/>
          <w:sz w:val="22"/>
          <w:szCs w:val="32"/>
        </w:rPr>
        <w:t>,</w:t>
      </w:r>
      <w:r w:rsidRPr="003C0D38">
        <w:rPr>
          <w:rFonts w:ascii="Calibri" w:hAnsi="Calibri" w:cs="Traditional Arabic"/>
          <w:sz w:val="22"/>
          <w:szCs w:val="32"/>
        </w:rPr>
        <w:t xml:space="preserve"> </w:t>
      </w:r>
      <w:r w:rsidR="00391F88">
        <w:rPr>
          <w:rFonts w:ascii="Calibri" w:hAnsi="Calibri" w:cs="Traditional Arabic"/>
          <w:sz w:val="22"/>
          <w:szCs w:val="32"/>
        </w:rPr>
        <w:t>No.</w:t>
      </w:r>
      <w:r w:rsidRPr="003C0D38">
        <w:rPr>
          <w:rFonts w:ascii="Calibri" w:hAnsi="Calibri" w:cs="Traditional Arabic"/>
          <w:sz w:val="22"/>
          <w:szCs w:val="32"/>
        </w:rPr>
        <w:t xml:space="preserve"> 1977</w:t>
      </w:r>
      <w:r w:rsidR="00391F88">
        <w:rPr>
          <w:rFonts w:ascii="Calibri" w:hAnsi="Calibri" w:cs="Traditional Arabic"/>
          <w:sz w:val="22"/>
          <w:szCs w:val="32"/>
        </w:rPr>
        <w:t>.</w:t>
      </w:r>
    </w:p>
  </w:footnote>
  <w:footnote w:id="42">
    <w:p w14:paraId="64D438D8" w14:textId="47D1E40D" w:rsidR="00B07144" w:rsidRPr="003C0D38" w:rsidRDefault="00B07144"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proofErr w:type="spellStart"/>
      <w:r w:rsidRPr="008E64C1">
        <w:rPr>
          <w:rStyle w:val="Penekanan"/>
          <w:rFonts w:ascii="Calibri" w:hAnsi="Calibri" w:cs="Traditional Arabic"/>
          <w:i w:val="0"/>
          <w:iCs w:val="0"/>
          <w:sz w:val="22"/>
          <w:szCs w:val="32"/>
        </w:rPr>
        <w:t>Faedah-Faedah</w:t>
      </w:r>
      <w:proofErr w:type="spellEnd"/>
      <w:r w:rsidRPr="008E64C1">
        <w:rPr>
          <w:rStyle w:val="Penekanan"/>
          <w:rFonts w:ascii="Calibri" w:hAnsi="Calibri" w:cs="Traditional Arabic"/>
          <w:i w:val="0"/>
          <w:iCs w:val="0"/>
          <w:sz w:val="22"/>
          <w:szCs w:val="32"/>
        </w:rPr>
        <w:t xml:space="preserve"> di atas diringkas dari kitab</w:t>
      </w:r>
      <w:r w:rsidRPr="003C0D38">
        <w:rPr>
          <w:rStyle w:val="Penekanan"/>
          <w:rFonts w:ascii="Calibri" w:hAnsi="Calibri" w:cs="Traditional Arabic"/>
          <w:sz w:val="22"/>
          <w:szCs w:val="32"/>
        </w:rPr>
        <w:t xml:space="preserve"> </w:t>
      </w:r>
      <w:proofErr w:type="spellStart"/>
      <w:r w:rsidRPr="003C0D38">
        <w:rPr>
          <w:rStyle w:val="Penekanan"/>
          <w:rFonts w:ascii="Calibri" w:hAnsi="Calibri" w:cs="Traditional Arabic"/>
          <w:sz w:val="22"/>
          <w:szCs w:val="32"/>
        </w:rPr>
        <w:t>Ah</w:t>
      </w:r>
      <w:r w:rsidR="008E64C1" w:rsidRPr="002A3824">
        <w:rPr>
          <w:rFonts w:asciiTheme="minorHAnsi" w:hAnsiTheme="minorHAnsi" w:cstheme="minorHAnsi"/>
          <w:i/>
          <w:iCs/>
          <w:sz w:val="22"/>
          <w:szCs w:val="22"/>
        </w:rPr>
        <w:t>â</w:t>
      </w:r>
      <w:r w:rsidRPr="003C0D38">
        <w:rPr>
          <w:rStyle w:val="Penekanan"/>
          <w:rFonts w:ascii="Calibri" w:hAnsi="Calibri" w:cs="Traditional Arabic"/>
          <w:sz w:val="22"/>
          <w:szCs w:val="32"/>
        </w:rPr>
        <w:t>d</w:t>
      </w:r>
      <w:r w:rsidR="008E64C1" w:rsidRPr="002A3824">
        <w:rPr>
          <w:rFonts w:asciiTheme="minorHAnsi" w:hAnsiTheme="minorHAnsi" w:cstheme="minorHAnsi"/>
          <w:i/>
          <w:iCs/>
          <w:color w:val="212529"/>
          <w:sz w:val="22"/>
          <w:szCs w:val="22"/>
          <w:shd w:val="clear" w:color="auto" w:fill="FFFFFF"/>
        </w:rPr>
        <w:t>î</w:t>
      </w:r>
      <w:r w:rsidRPr="003C0D38">
        <w:rPr>
          <w:rStyle w:val="Penekanan"/>
          <w:rFonts w:ascii="Calibri" w:hAnsi="Calibri" w:cs="Traditional Arabic"/>
          <w:sz w:val="22"/>
          <w:szCs w:val="32"/>
        </w:rPr>
        <w:t>ts</w:t>
      </w:r>
      <w:proofErr w:type="spellEnd"/>
      <w:r w:rsidRPr="003C0D38">
        <w:rPr>
          <w:rStyle w:val="Penekanan"/>
          <w:rFonts w:ascii="Calibri" w:hAnsi="Calibri" w:cs="Traditional Arabic"/>
          <w:sz w:val="22"/>
          <w:szCs w:val="32"/>
        </w:rPr>
        <w:t xml:space="preserve"> ‘</w:t>
      </w:r>
      <w:proofErr w:type="spellStart"/>
      <w:r w:rsidRPr="003C0D38">
        <w:rPr>
          <w:rStyle w:val="Penekanan"/>
          <w:rFonts w:ascii="Calibri" w:hAnsi="Calibri" w:cs="Traditional Arabic"/>
          <w:sz w:val="22"/>
          <w:szCs w:val="32"/>
        </w:rPr>
        <w:t>Asyr</w:t>
      </w:r>
      <w:proofErr w:type="spellEnd"/>
      <w:r w:rsidRPr="003C0D38">
        <w:rPr>
          <w:rStyle w:val="Penekanan"/>
          <w:rFonts w:ascii="Calibri" w:hAnsi="Calibri" w:cs="Traditional Arabic"/>
          <w:sz w:val="22"/>
          <w:szCs w:val="32"/>
        </w:rPr>
        <w:t xml:space="preserve"> </w:t>
      </w:r>
      <w:proofErr w:type="spellStart"/>
      <w:r w:rsidRPr="003C0D38">
        <w:rPr>
          <w:rStyle w:val="Penekanan"/>
          <w:rFonts w:ascii="Calibri" w:hAnsi="Calibri" w:cs="Traditional Arabic"/>
          <w:sz w:val="22"/>
          <w:szCs w:val="32"/>
        </w:rPr>
        <w:t>Dzilhijjah</w:t>
      </w:r>
      <w:proofErr w:type="spellEnd"/>
      <w:r w:rsidR="008E64C1">
        <w:rPr>
          <w:rStyle w:val="Penekanan"/>
          <w:rFonts w:ascii="Calibri" w:hAnsi="Calibri" w:cs="Traditional Arabic"/>
          <w:sz w:val="22"/>
          <w:szCs w:val="32"/>
        </w:rPr>
        <w:t>,</w:t>
      </w:r>
      <w:r w:rsidRPr="003C0D38">
        <w:rPr>
          <w:rStyle w:val="Penekanan"/>
          <w:rFonts w:ascii="Calibri" w:hAnsi="Calibri" w:cs="Traditional Arabic"/>
          <w:sz w:val="22"/>
          <w:szCs w:val="32"/>
        </w:rPr>
        <w:t xml:space="preserve"> </w:t>
      </w:r>
      <w:r w:rsidRPr="008E64C1">
        <w:rPr>
          <w:rStyle w:val="Penekanan"/>
          <w:rFonts w:ascii="Calibri" w:hAnsi="Calibri" w:cs="Traditional Arabic"/>
          <w:i w:val="0"/>
          <w:iCs w:val="0"/>
          <w:sz w:val="22"/>
          <w:szCs w:val="32"/>
        </w:rPr>
        <w:t>Abdullah Fauzan</w:t>
      </w:r>
      <w:r w:rsidRPr="003C0D38">
        <w:rPr>
          <w:rStyle w:val="Penekanan"/>
          <w:rFonts w:ascii="Calibri" w:hAnsi="Calibri" w:cs="Traditional Arabic"/>
          <w:sz w:val="22"/>
          <w:szCs w:val="32"/>
        </w:rPr>
        <w:t xml:space="preserve">, </w:t>
      </w:r>
      <w:r w:rsidRPr="008E64C1">
        <w:rPr>
          <w:rStyle w:val="Penekanan"/>
          <w:rFonts w:ascii="Calibri" w:hAnsi="Calibri" w:cs="Traditional Arabic"/>
          <w:i w:val="0"/>
          <w:iCs w:val="0"/>
          <w:sz w:val="22"/>
          <w:szCs w:val="32"/>
        </w:rPr>
        <w:t>hl</w:t>
      </w:r>
      <w:r w:rsidR="008E64C1" w:rsidRPr="008E64C1">
        <w:rPr>
          <w:rStyle w:val="Penekanan"/>
          <w:rFonts w:ascii="Calibri" w:hAnsi="Calibri" w:cs="Traditional Arabic"/>
          <w:i w:val="0"/>
          <w:iCs w:val="0"/>
          <w:sz w:val="22"/>
          <w:szCs w:val="32"/>
        </w:rPr>
        <w:t>m.</w:t>
      </w:r>
      <w:r w:rsidRPr="008E64C1">
        <w:rPr>
          <w:rStyle w:val="Penekanan"/>
          <w:rFonts w:ascii="Calibri" w:hAnsi="Calibri" w:cs="Traditional Arabic"/>
          <w:i w:val="0"/>
          <w:iCs w:val="0"/>
          <w:sz w:val="22"/>
          <w:szCs w:val="32"/>
        </w:rPr>
        <w:t xml:space="preserve"> 8</w:t>
      </w:r>
      <w:r>
        <w:rPr>
          <w:rStyle w:val="Penekanan"/>
          <w:rFonts w:ascii="Calibri" w:hAnsi="Calibri" w:cs="Traditional Arabic"/>
          <w:i w:val="0"/>
          <w:iCs w:val="0"/>
          <w:sz w:val="22"/>
          <w:szCs w:val="32"/>
        </w:rPr>
        <w:t>-</w:t>
      </w:r>
      <w:r w:rsidRPr="008E64C1">
        <w:rPr>
          <w:rStyle w:val="Penekanan"/>
          <w:rFonts w:ascii="Calibri" w:hAnsi="Calibri" w:cs="Traditional Arabic"/>
          <w:i w:val="0"/>
          <w:iCs w:val="0"/>
          <w:sz w:val="22"/>
          <w:szCs w:val="32"/>
        </w:rPr>
        <w:t>10</w:t>
      </w:r>
      <w:r w:rsidR="008E64C1">
        <w:rPr>
          <w:rStyle w:val="Penekanan"/>
          <w:rFonts w:ascii="Calibri" w:hAnsi="Calibri" w:cs="Traditional Arabic"/>
          <w:i w:val="0"/>
          <w:iCs w:val="0"/>
          <w:sz w:val="22"/>
          <w:szCs w:val="32"/>
        </w:rPr>
        <w:t>.</w:t>
      </w:r>
    </w:p>
  </w:footnote>
  <w:footnote w:id="43">
    <w:p w14:paraId="2BFDD8ED" w14:textId="76DAB3A5" w:rsidR="004A4ACA" w:rsidRPr="003C0D38" w:rsidRDefault="004A4ACA"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00667B7E">
        <w:rPr>
          <w:rFonts w:ascii="Calibri" w:hAnsi="Calibri" w:cs="Traditional Arabic"/>
          <w:sz w:val="22"/>
          <w:szCs w:val="32"/>
        </w:rPr>
        <w:t>L</w:t>
      </w:r>
      <w:r w:rsidR="007A29BA" w:rsidRPr="003C0D38">
        <w:rPr>
          <w:rFonts w:ascii="Calibri" w:hAnsi="Calibri" w:cs="Traditional Arabic"/>
          <w:sz w:val="22"/>
          <w:szCs w:val="32"/>
        </w:rPr>
        <w:t>ihat</w:t>
      </w:r>
      <w:r w:rsidR="00667B7E">
        <w:rPr>
          <w:rFonts w:ascii="Calibri" w:hAnsi="Calibri" w:cs="Traditional Arabic"/>
          <w:sz w:val="22"/>
          <w:szCs w:val="32"/>
        </w:rPr>
        <w:t>:</w:t>
      </w:r>
      <w:r w:rsidR="007A29BA" w:rsidRPr="003C0D38">
        <w:rPr>
          <w:rFonts w:ascii="Calibri" w:hAnsi="Calibri" w:cs="Traditional Arabic"/>
          <w:sz w:val="22"/>
          <w:szCs w:val="32"/>
        </w:rPr>
        <w:t xml:space="preserve"> </w:t>
      </w:r>
      <w:r w:rsidR="007A29BA" w:rsidRPr="00F52C50">
        <w:rPr>
          <w:rFonts w:ascii="Calibri" w:hAnsi="Calibri" w:cs="Traditional Arabic"/>
          <w:i/>
          <w:iCs/>
          <w:sz w:val="22"/>
          <w:szCs w:val="32"/>
        </w:rPr>
        <w:t>Nihaya</w:t>
      </w:r>
      <w:r w:rsidR="00F52C50" w:rsidRPr="00F52C50">
        <w:rPr>
          <w:rFonts w:ascii="Calibri" w:hAnsi="Calibri" w:cs="Traditional Arabic"/>
          <w:i/>
          <w:iCs/>
          <w:sz w:val="22"/>
          <w:szCs w:val="32"/>
        </w:rPr>
        <w:t xml:space="preserve">h </w:t>
      </w:r>
      <w:proofErr w:type="spellStart"/>
      <w:r w:rsidR="00F52C50" w:rsidRPr="00F52C50">
        <w:rPr>
          <w:rFonts w:ascii="Calibri" w:hAnsi="Calibri" w:cs="Traditional Arabic"/>
          <w:i/>
          <w:iCs/>
          <w:sz w:val="22"/>
          <w:szCs w:val="32"/>
        </w:rPr>
        <w:t>a</w:t>
      </w:r>
      <w:r w:rsidR="007A29BA" w:rsidRPr="00F52C50">
        <w:rPr>
          <w:rFonts w:ascii="Calibri" w:hAnsi="Calibri" w:cs="Traditional Arabic"/>
          <w:i/>
          <w:iCs/>
          <w:sz w:val="22"/>
          <w:szCs w:val="32"/>
        </w:rPr>
        <w:t>l</w:t>
      </w:r>
      <w:r w:rsidR="00F52C50" w:rsidRPr="00F52C50">
        <w:rPr>
          <w:rFonts w:ascii="Calibri" w:hAnsi="Calibri" w:cs="Traditional Arabic"/>
          <w:i/>
          <w:iCs/>
          <w:sz w:val="22"/>
          <w:szCs w:val="32"/>
        </w:rPr>
        <w:t>-</w:t>
      </w:r>
      <w:r w:rsidR="007A29BA" w:rsidRPr="00F52C50">
        <w:rPr>
          <w:rFonts w:ascii="Calibri" w:hAnsi="Calibri" w:cs="Traditional Arabic"/>
          <w:i/>
          <w:iCs/>
          <w:sz w:val="22"/>
          <w:szCs w:val="32"/>
        </w:rPr>
        <w:t>Muht</w:t>
      </w:r>
      <w:r w:rsidR="00F52C50" w:rsidRPr="00F52C50">
        <w:rPr>
          <w:rFonts w:asciiTheme="minorHAnsi" w:hAnsiTheme="minorHAnsi" w:cstheme="minorHAnsi"/>
          <w:i/>
          <w:iCs/>
          <w:sz w:val="22"/>
          <w:szCs w:val="22"/>
        </w:rPr>
        <w:t>â</w:t>
      </w:r>
      <w:r w:rsidR="007A29BA" w:rsidRPr="00F52C50">
        <w:rPr>
          <w:rFonts w:ascii="Calibri" w:hAnsi="Calibri" w:cs="Traditional Arabic"/>
          <w:i/>
          <w:iCs/>
          <w:sz w:val="22"/>
          <w:szCs w:val="32"/>
        </w:rPr>
        <w:t>j</w:t>
      </w:r>
      <w:proofErr w:type="spellEnd"/>
      <w:r w:rsidR="00F52C50" w:rsidRPr="00F52C50">
        <w:rPr>
          <w:rFonts w:ascii="Calibri" w:hAnsi="Calibri" w:cs="Traditional Arabic"/>
          <w:i/>
          <w:iCs/>
          <w:sz w:val="22"/>
          <w:szCs w:val="32"/>
        </w:rPr>
        <w:t>,</w:t>
      </w:r>
      <w:r w:rsidR="007A29BA" w:rsidRPr="003C0D38">
        <w:rPr>
          <w:rFonts w:ascii="Calibri" w:hAnsi="Calibri" w:cs="Traditional Arabic"/>
          <w:sz w:val="22"/>
          <w:szCs w:val="32"/>
        </w:rPr>
        <w:t xml:space="preserve"> </w:t>
      </w:r>
      <w:proofErr w:type="spellStart"/>
      <w:r w:rsidR="00EF7BCC">
        <w:rPr>
          <w:rFonts w:ascii="Calibri" w:hAnsi="Calibri" w:cs="Traditional Arabic"/>
          <w:sz w:val="22"/>
          <w:szCs w:val="32"/>
        </w:rPr>
        <w:t>a</w:t>
      </w:r>
      <w:r w:rsidR="007A29BA" w:rsidRPr="003C0D38">
        <w:rPr>
          <w:rFonts w:ascii="Calibri" w:hAnsi="Calibri" w:cs="Traditional Arabic"/>
          <w:sz w:val="22"/>
          <w:szCs w:val="32"/>
        </w:rPr>
        <w:t>r</w:t>
      </w:r>
      <w:proofErr w:type="spellEnd"/>
      <w:r w:rsidR="007A29BA" w:rsidRPr="003C0D38">
        <w:rPr>
          <w:rFonts w:ascii="Calibri" w:hAnsi="Calibri" w:cs="Traditional Arabic"/>
          <w:sz w:val="22"/>
          <w:szCs w:val="32"/>
        </w:rPr>
        <w:t>-Roml</w:t>
      </w:r>
      <w:r w:rsidR="00EF7BCC">
        <w:rPr>
          <w:rFonts w:ascii="Calibri" w:hAnsi="Calibri" w:cs="Traditional Arabic"/>
          <w:sz w:val="22"/>
          <w:szCs w:val="32"/>
        </w:rPr>
        <w:t>i</w:t>
      </w:r>
      <w:r w:rsidR="007A29BA" w:rsidRPr="003C0D38">
        <w:rPr>
          <w:rFonts w:ascii="Calibri" w:hAnsi="Calibri" w:cs="Traditional Arabic"/>
          <w:sz w:val="22"/>
          <w:szCs w:val="32"/>
        </w:rPr>
        <w:t xml:space="preserve"> </w:t>
      </w:r>
      <w:r w:rsidR="00EF7BCC">
        <w:rPr>
          <w:rFonts w:ascii="Calibri" w:hAnsi="Calibri" w:cs="Traditional Arabic"/>
          <w:sz w:val="22"/>
          <w:szCs w:val="32"/>
        </w:rPr>
        <w:t>(</w:t>
      </w:r>
      <w:r w:rsidR="007A29BA" w:rsidRPr="003C0D38">
        <w:rPr>
          <w:rFonts w:ascii="Calibri" w:hAnsi="Calibri" w:cs="Traditional Arabic"/>
          <w:sz w:val="22"/>
          <w:szCs w:val="32"/>
        </w:rPr>
        <w:t>3/360</w:t>
      </w:r>
      <w:r w:rsidR="00EF7BCC">
        <w:rPr>
          <w:rFonts w:ascii="Calibri" w:hAnsi="Calibri" w:cs="Traditional Arabic"/>
          <w:sz w:val="22"/>
          <w:szCs w:val="32"/>
        </w:rPr>
        <w:t>)</w:t>
      </w:r>
      <w:r w:rsidR="007A29BA" w:rsidRPr="003C0D38">
        <w:rPr>
          <w:rFonts w:ascii="Calibri" w:hAnsi="Calibri" w:cs="Traditional Arabic"/>
          <w:sz w:val="22"/>
          <w:szCs w:val="32"/>
        </w:rPr>
        <w:t xml:space="preserve"> dan </w:t>
      </w:r>
      <w:r w:rsidR="007A29BA" w:rsidRPr="00A67BF2">
        <w:rPr>
          <w:rFonts w:ascii="Calibri" w:hAnsi="Calibri" w:cs="Traditional Arabic"/>
          <w:i/>
          <w:iCs/>
          <w:sz w:val="22"/>
          <w:szCs w:val="32"/>
        </w:rPr>
        <w:t>Tuhfa</w:t>
      </w:r>
      <w:r w:rsidR="006038B0" w:rsidRPr="00A67BF2">
        <w:rPr>
          <w:rFonts w:ascii="Calibri" w:hAnsi="Calibri" w:cs="Traditional Arabic"/>
          <w:i/>
          <w:iCs/>
          <w:sz w:val="22"/>
          <w:szCs w:val="32"/>
        </w:rPr>
        <w:t xml:space="preserve">h </w:t>
      </w:r>
      <w:proofErr w:type="spellStart"/>
      <w:r w:rsidR="006038B0" w:rsidRPr="00A67BF2">
        <w:rPr>
          <w:rFonts w:ascii="Calibri" w:hAnsi="Calibri" w:cs="Traditional Arabic"/>
          <w:i/>
          <w:iCs/>
          <w:sz w:val="22"/>
          <w:szCs w:val="32"/>
        </w:rPr>
        <w:t>al-</w:t>
      </w:r>
      <w:r w:rsidR="007A29BA" w:rsidRPr="00A67BF2">
        <w:rPr>
          <w:rFonts w:ascii="Calibri" w:hAnsi="Calibri" w:cs="Traditional Arabic"/>
          <w:i/>
          <w:iCs/>
          <w:sz w:val="22"/>
          <w:szCs w:val="32"/>
        </w:rPr>
        <w:t>Muht</w:t>
      </w:r>
      <w:r w:rsidR="00A67BF2" w:rsidRPr="00A67BF2">
        <w:rPr>
          <w:rFonts w:asciiTheme="minorHAnsi" w:hAnsiTheme="minorHAnsi" w:cstheme="minorHAnsi"/>
          <w:i/>
          <w:iCs/>
          <w:sz w:val="22"/>
          <w:szCs w:val="22"/>
        </w:rPr>
        <w:t>â</w:t>
      </w:r>
      <w:r w:rsidR="007A29BA" w:rsidRPr="00A67BF2">
        <w:rPr>
          <w:rFonts w:ascii="Calibri" w:hAnsi="Calibri" w:cs="Traditional Arabic"/>
          <w:i/>
          <w:iCs/>
          <w:sz w:val="22"/>
          <w:szCs w:val="32"/>
        </w:rPr>
        <w:t>j</w:t>
      </w:r>
      <w:proofErr w:type="spellEnd"/>
      <w:r w:rsidR="00A67BF2">
        <w:rPr>
          <w:rFonts w:ascii="Calibri" w:hAnsi="Calibri" w:cs="Traditional Arabic"/>
          <w:i/>
          <w:iCs/>
          <w:sz w:val="22"/>
          <w:szCs w:val="32"/>
        </w:rPr>
        <w:t>,</w:t>
      </w:r>
      <w:r w:rsidR="007A29BA" w:rsidRPr="003C0D38">
        <w:rPr>
          <w:rFonts w:ascii="Calibri" w:hAnsi="Calibri" w:cs="Traditional Arabic"/>
          <w:sz w:val="22"/>
          <w:szCs w:val="32"/>
        </w:rPr>
        <w:t xml:space="preserve"> </w:t>
      </w:r>
      <w:proofErr w:type="spellStart"/>
      <w:r w:rsidR="007A29BA" w:rsidRPr="003C0D38">
        <w:rPr>
          <w:rFonts w:ascii="Calibri" w:hAnsi="Calibri" w:cs="Traditional Arabic"/>
          <w:sz w:val="22"/>
          <w:szCs w:val="32"/>
        </w:rPr>
        <w:t>Ibn</w:t>
      </w:r>
      <w:r w:rsidR="00A67BF2">
        <w:rPr>
          <w:rFonts w:ascii="Calibri" w:hAnsi="Calibri" w:cs="Traditional Arabic"/>
          <w:sz w:val="22"/>
          <w:szCs w:val="32"/>
        </w:rPr>
        <w:t>a</w:t>
      </w:r>
      <w:proofErr w:type="spellEnd"/>
      <w:r w:rsidR="007A29BA" w:rsidRPr="003C0D38">
        <w:rPr>
          <w:rFonts w:ascii="Calibri" w:hAnsi="Calibri" w:cs="Traditional Arabic"/>
          <w:sz w:val="22"/>
          <w:szCs w:val="32"/>
        </w:rPr>
        <w:t xml:space="preserve"> </w:t>
      </w:r>
      <w:proofErr w:type="spellStart"/>
      <w:r w:rsidR="007A29BA" w:rsidRPr="003C0D38">
        <w:rPr>
          <w:rFonts w:ascii="Calibri" w:hAnsi="Calibri" w:cs="Traditional Arabic"/>
          <w:sz w:val="22"/>
          <w:szCs w:val="32"/>
        </w:rPr>
        <w:t>Hajr</w:t>
      </w:r>
      <w:proofErr w:type="spellEnd"/>
      <w:r w:rsidR="007A29BA" w:rsidRPr="003C0D38">
        <w:rPr>
          <w:rFonts w:ascii="Calibri" w:hAnsi="Calibri" w:cs="Traditional Arabic"/>
          <w:sz w:val="22"/>
          <w:szCs w:val="32"/>
        </w:rPr>
        <w:t xml:space="preserve"> </w:t>
      </w:r>
      <w:proofErr w:type="spellStart"/>
      <w:r w:rsidR="00A67BF2">
        <w:rPr>
          <w:rFonts w:ascii="Calibri" w:hAnsi="Calibri" w:cs="Traditional Arabic"/>
          <w:sz w:val="22"/>
          <w:szCs w:val="32"/>
        </w:rPr>
        <w:t>a</w:t>
      </w:r>
      <w:r w:rsidR="007A29BA" w:rsidRPr="003C0D38">
        <w:rPr>
          <w:rFonts w:ascii="Calibri" w:hAnsi="Calibri" w:cs="Traditional Arabic"/>
          <w:sz w:val="22"/>
          <w:szCs w:val="32"/>
        </w:rPr>
        <w:t>l</w:t>
      </w:r>
      <w:proofErr w:type="spellEnd"/>
      <w:r w:rsidR="007A29BA" w:rsidRPr="003C0D38">
        <w:rPr>
          <w:rFonts w:ascii="Calibri" w:hAnsi="Calibri" w:cs="Traditional Arabic"/>
          <w:sz w:val="22"/>
          <w:szCs w:val="32"/>
        </w:rPr>
        <w:t xml:space="preserve">-Haitami </w:t>
      </w:r>
      <w:r w:rsidR="00BA29F5">
        <w:rPr>
          <w:rFonts w:ascii="Calibri" w:hAnsi="Calibri" w:cs="Traditional Arabic"/>
          <w:sz w:val="22"/>
          <w:szCs w:val="32"/>
        </w:rPr>
        <w:t>(</w:t>
      </w:r>
      <w:r w:rsidR="007A29BA" w:rsidRPr="003C0D38">
        <w:rPr>
          <w:rFonts w:ascii="Calibri" w:hAnsi="Calibri" w:cs="Traditional Arabic"/>
          <w:sz w:val="22"/>
          <w:szCs w:val="32"/>
        </w:rPr>
        <w:t>4/199)</w:t>
      </w:r>
      <w:r w:rsidR="00BA29F5">
        <w:rPr>
          <w:rFonts w:ascii="Calibri" w:hAnsi="Calibri" w:cs="Traditional Arabic"/>
          <w:sz w:val="22"/>
          <w:szCs w:val="32"/>
        </w:rPr>
        <w:t>.</w:t>
      </w:r>
    </w:p>
  </w:footnote>
  <w:footnote w:id="44">
    <w:p w14:paraId="7A03FAE3" w14:textId="140C4A42" w:rsidR="007F6FFD" w:rsidRPr="002844A2" w:rsidRDefault="007F6FFD" w:rsidP="00AB385D">
      <w:pPr>
        <w:pStyle w:val="NormalWeb"/>
        <w:shd w:val="clear" w:color="auto" w:fill="FFFFFF"/>
        <w:spacing w:before="0" w:beforeAutospacing="0" w:after="0" w:afterAutospacing="0" w:line="276" w:lineRule="auto"/>
        <w:jc w:val="both"/>
        <w:rPr>
          <w:rFonts w:ascii="Calibri" w:hAnsi="Calibri" w:cstheme="minorHAnsi"/>
          <w:sz w:val="22"/>
          <w:szCs w:val="22"/>
        </w:rPr>
      </w:pPr>
      <w:r w:rsidRPr="002844A2">
        <w:rPr>
          <w:rStyle w:val="ReferensiCatatanKaki"/>
          <w:rFonts w:ascii="Calibri" w:hAnsi="Calibri" w:cstheme="minorHAnsi"/>
          <w:sz w:val="22"/>
          <w:szCs w:val="22"/>
        </w:rPr>
        <w:footnoteRef/>
      </w:r>
      <w:r w:rsidRPr="002844A2">
        <w:rPr>
          <w:rFonts w:ascii="Calibri" w:hAnsi="Calibri" w:cstheme="minorHAnsi"/>
          <w:sz w:val="22"/>
          <w:szCs w:val="22"/>
        </w:rPr>
        <w:t xml:space="preserve"> </w:t>
      </w:r>
      <w:r w:rsidRPr="002844A2">
        <w:rPr>
          <w:rFonts w:ascii="Calibri" w:hAnsi="Calibri" w:cstheme="minorHAnsi"/>
          <w:sz w:val="22"/>
          <w:szCs w:val="22"/>
        </w:rPr>
        <w:t xml:space="preserve">Abu </w:t>
      </w:r>
      <w:r w:rsidRPr="003C0D38">
        <w:rPr>
          <w:rFonts w:ascii="Calibri" w:hAnsi="Calibri" w:cstheme="minorHAnsi"/>
          <w:sz w:val="22"/>
          <w:szCs w:val="22"/>
        </w:rPr>
        <w:t>Bak</w:t>
      </w:r>
      <w:r w:rsidR="002A6388">
        <w:rPr>
          <w:rFonts w:ascii="Calibri" w:hAnsi="Calibri" w:cstheme="minorHAnsi"/>
          <w:sz w:val="22"/>
          <w:szCs w:val="22"/>
        </w:rPr>
        <w:t>a</w:t>
      </w:r>
      <w:r w:rsidRPr="003C0D38">
        <w:rPr>
          <w:rFonts w:ascii="Calibri" w:hAnsi="Calibri" w:cstheme="minorHAnsi"/>
          <w:sz w:val="22"/>
          <w:szCs w:val="22"/>
        </w:rPr>
        <w:t>r</w:t>
      </w:r>
      <w:r w:rsidRPr="002844A2">
        <w:rPr>
          <w:rFonts w:ascii="Calibri" w:hAnsi="Calibri" w:cstheme="minorHAnsi"/>
          <w:sz w:val="22"/>
          <w:szCs w:val="22"/>
        </w:rPr>
        <w:t xml:space="preserve"> </w:t>
      </w:r>
      <w:proofErr w:type="spellStart"/>
      <w:r w:rsidR="00676B93">
        <w:rPr>
          <w:rFonts w:ascii="Calibri" w:hAnsi="Calibri" w:cstheme="minorHAnsi"/>
          <w:sz w:val="22"/>
          <w:szCs w:val="22"/>
        </w:rPr>
        <w:t>a</w:t>
      </w:r>
      <w:r w:rsidRPr="002844A2">
        <w:rPr>
          <w:rFonts w:ascii="Calibri" w:hAnsi="Calibri" w:cstheme="minorHAnsi"/>
          <w:sz w:val="22"/>
          <w:szCs w:val="22"/>
        </w:rPr>
        <w:t>l</w:t>
      </w:r>
      <w:proofErr w:type="spellEnd"/>
      <w:r w:rsidRPr="002844A2">
        <w:rPr>
          <w:rFonts w:ascii="Calibri" w:hAnsi="Calibri" w:cstheme="minorHAnsi"/>
          <w:sz w:val="22"/>
          <w:szCs w:val="22"/>
        </w:rPr>
        <w:t xml:space="preserve">-Haddad </w:t>
      </w:r>
      <w:proofErr w:type="spellStart"/>
      <w:r w:rsidR="00676B93">
        <w:rPr>
          <w:rFonts w:ascii="Calibri" w:hAnsi="Calibri" w:cstheme="minorHAnsi"/>
          <w:sz w:val="22"/>
          <w:szCs w:val="22"/>
        </w:rPr>
        <w:t>a</w:t>
      </w:r>
      <w:r w:rsidRPr="002844A2">
        <w:rPr>
          <w:rFonts w:ascii="Calibri" w:hAnsi="Calibri" w:cstheme="minorHAnsi"/>
          <w:sz w:val="22"/>
          <w:szCs w:val="22"/>
        </w:rPr>
        <w:t>l</w:t>
      </w:r>
      <w:proofErr w:type="spellEnd"/>
      <w:r w:rsidRPr="002844A2">
        <w:rPr>
          <w:rFonts w:ascii="Calibri" w:hAnsi="Calibri" w:cstheme="minorHAnsi"/>
          <w:sz w:val="22"/>
          <w:szCs w:val="22"/>
        </w:rPr>
        <w:t xml:space="preserve">-Yamani (wafat 800 H) dari </w:t>
      </w:r>
      <w:r w:rsidR="00BA2408">
        <w:rPr>
          <w:rFonts w:ascii="Calibri" w:hAnsi="Calibri" w:cstheme="minorHAnsi"/>
          <w:sz w:val="22"/>
          <w:szCs w:val="22"/>
        </w:rPr>
        <w:t>mazhab</w:t>
      </w:r>
      <w:r w:rsidRPr="002844A2">
        <w:rPr>
          <w:rFonts w:ascii="Calibri" w:hAnsi="Calibri" w:cstheme="minorHAnsi"/>
          <w:sz w:val="22"/>
          <w:szCs w:val="22"/>
        </w:rPr>
        <w:t xml:space="preserve"> </w:t>
      </w:r>
      <w:r w:rsidRPr="00503446">
        <w:rPr>
          <w:rFonts w:ascii="Calibri" w:hAnsi="Calibri" w:cstheme="minorHAnsi"/>
          <w:sz w:val="22"/>
          <w:szCs w:val="22"/>
        </w:rPr>
        <w:t>Hanafi</w:t>
      </w:r>
      <w:r w:rsidR="00D12B86">
        <w:rPr>
          <w:rFonts w:ascii="Calibri" w:hAnsi="Calibri" w:cstheme="minorHAnsi"/>
          <w:sz w:val="22"/>
          <w:szCs w:val="22"/>
        </w:rPr>
        <w:t>ah</w:t>
      </w:r>
      <w:r w:rsidRPr="002844A2">
        <w:rPr>
          <w:rFonts w:ascii="Calibri" w:hAnsi="Calibri" w:cstheme="minorHAnsi"/>
          <w:sz w:val="22"/>
          <w:szCs w:val="22"/>
        </w:rPr>
        <w:t xml:space="preserve"> berkata</w:t>
      </w:r>
      <w:r w:rsidR="00D12B86">
        <w:rPr>
          <w:rFonts w:ascii="Calibri" w:hAnsi="Calibri" w:cstheme="minorHAnsi"/>
          <w:sz w:val="22"/>
          <w:szCs w:val="22"/>
        </w:rPr>
        <w:t>,</w:t>
      </w:r>
    </w:p>
    <w:p w14:paraId="05BCE056" w14:textId="77777777" w:rsidR="007F6FFD" w:rsidRPr="002844A2" w:rsidRDefault="007F6FFD" w:rsidP="00465AC3">
      <w:pPr>
        <w:pStyle w:val="NormalWeb"/>
        <w:shd w:val="clear" w:color="auto" w:fill="FFFFFF"/>
        <w:bidi/>
        <w:spacing w:before="0" w:beforeAutospacing="0" w:after="0" w:afterAutospacing="0" w:line="276" w:lineRule="auto"/>
        <w:jc w:val="both"/>
        <w:rPr>
          <w:rFonts w:ascii="Calibri" w:hAnsi="Calibri" w:cs="Traditional Arabic"/>
          <w:sz w:val="22"/>
          <w:szCs w:val="22"/>
        </w:rPr>
      </w:pPr>
      <w:r w:rsidRPr="002844A2">
        <w:rPr>
          <w:rStyle w:val="special"/>
          <w:rFonts w:ascii="Calibri" w:hAnsi="Calibri" w:cs="Traditional Arabic"/>
          <w:sz w:val="22"/>
          <w:szCs w:val="28"/>
          <w:rtl/>
        </w:rPr>
        <w:t xml:space="preserve">لَا يَجُوزُ ذَبْحُهُ قَبْلَ يَوْمِ النَّحْرِ إجْمَاعًا وَهُوَ دَمُ التَّمَتُّعِ وَالْقِرَانِ وَالْأُضْحِيَّةِ </w:t>
      </w:r>
    </w:p>
    <w:p w14:paraId="6EA4F281" w14:textId="6A378BBE" w:rsidR="00D12B86" w:rsidRDefault="006200CC" w:rsidP="00AB385D">
      <w:pPr>
        <w:pStyle w:val="NormalWeb"/>
        <w:shd w:val="clear" w:color="auto" w:fill="FFFFFF"/>
        <w:spacing w:before="0" w:beforeAutospacing="0" w:after="0" w:afterAutospacing="0" w:line="276" w:lineRule="auto"/>
        <w:jc w:val="both"/>
        <w:rPr>
          <w:rFonts w:ascii="Calibri" w:hAnsi="Calibri" w:cstheme="minorHAnsi"/>
          <w:sz w:val="22"/>
          <w:szCs w:val="22"/>
        </w:rPr>
      </w:pPr>
      <w:r w:rsidRPr="008F4D5C">
        <w:rPr>
          <w:rFonts w:ascii="Calibri" w:hAnsi="Calibri" w:cstheme="minorHAnsi"/>
          <w:i/>
          <w:iCs/>
          <w:sz w:val="22"/>
          <w:szCs w:val="22"/>
        </w:rPr>
        <w:t>“</w:t>
      </w:r>
      <w:r w:rsidR="007F6FFD" w:rsidRPr="008F4D5C">
        <w:rPr>
          <w:rFonts w:ascii="Calibri" w:hAnsi="Calibri" w:cstheme="minorHAnsi"/>
          <w:i/>
          <w:iCs/>
          <w:sz w:val="22"/>
          <w:szCs w:val="22"/>
        </w:rPr>
        <w:t xml:space="preserve">Tidak boleh disembelih sebelum hari </w:t>
      </w:r>
      <w:proofErr w:type="spellStart"/>
      <w:r w:rsidR="00E974E3">
        <w:rPr>
          <w:rFonts w:ascii="Calibri" w:hAnsi="Calibri" w:cstheme="minorHAnsi"/>
          <w:i/>
          <w:iCs/>
          <w:sz w:val="22"/>
          <w:szCs w:val="22"/>
        </w:rPr>
        <w:t>an-</w:t>
      </w:r>
      <w:r w:rsidR="007F6FFD" w:rsidRPr="008F4D5C">
        <w:rPr>
          <w:rFonts w:ascii="Calibri" w:hAnsi="Calibri" w:cstheme="minorHAnsi"/>
          <w:i/>
          <w:iCs/>
          <w:sz w:val="22"/>
          <w:szCs w:val="22"/>
        </w:rPr>
        <w:t>Nahr</w:t>
      </w:r>
      <w:proofErr w:type="spellEnd"/>
      <w:r w:rsidR="00E974E3">
        <w:rPr>
          <w:rFonts w:ascii="Calibri" w:hAnsi="Calibri" w:cstheme="minorHAnsi"/>
          <w:i/>
          <w:iCs/>
          <w:sz w:val="22"/>
          <w:szCs w:val="22"/>
        </w:rPr>
        <w:t>.</w:t>
      </w:r>
      <w:r w:rsidR="007F6FFD" w:rsidRPr="008F4D5C">
        <w:rPr>
          <w:rFonts w:ascii="Calibri" w:hAnsi="Calibri" w:cstheme="minorHAnsi"/>
          <w:i/>
          <w:iCs/>
          <w:sz w:val="22"/>
          <w:szCs w:val="22"/>
        </w:rPr>
        <w:t xml:space="preserve"> berdasarkan ijmak, yaitu dam </w:t>
      </w:r>
      <w:proofErr w:type="spellStart"/>
      <w:r w:rsidR="00643D07">
        <w:rPr>
          <w:rFonts w:ascii="Calibri" w:hAnsi="Calibri" w:cstheme="minorHAnsi"/>
          <w:i/>
          <w:iCs/>
          <w:sz w:val="22"/>
          <w:szCs w:val="22"/>
        </w:rPr>
        <w:t>Tamattu</w:t>
      </w:r>
      <w:proofErr w:type="spellEnd"/>
      <w:r w:rsidR="00643D07">
        <w:rPr>
          <w:rFonts w:ascii="Calibri" w:hAnsi="Calibri" w:cstheme="minorHAnsi"/>
          <w:i/>
          <w:iCs/>
          <w:sz w:val="22"/>
          <w:szCs w:val="22"/>
        </w:rPr>
        <w:t>’</w:t>
      </w:r>
      <w:r w:rsidR="007F6FFD" w:rsidRPr="003C0D38">
        <w:rPr>
          <w:rFonts w:ascii="Calibri" w:hAnsi="Calibri" w:cstheme="minorHAnsi"/>
          <w:i/>
          <w:iCs/>
          <w:sz w:val="22"/>
          <w:szCs w:val="22"/>
        </w:rPr>
        <w:t xml:space="preserve">, </w:t>
      </w:r>
      <w:r w:rsidR="008E70B4">
        <w:rPr>
          <w:rFonts w:ascii="Calibri" w:hAnsi="Calibri" w:cstheme="minorHAnsi"/>
          <w:i/>
          <w:iCs/>
          <w:sz w:val="22"/>
          <w:szCs w:val="22"/>
        </w:rPr>
        <w:t>Kiran</w:t>
      </w:r>
      <w:r w:rsidR="007F6FFD" w:rsidRPr="008F4D5C">
        <w:rPr>
          <w:rFonts w:ascii="Calibri" w:hAnsi="Calibri" w:cstheme="minorHAnsi"/>
          <w:i/>
          <w:iCs/>
          <w:sz w:val="22"/>
          <w:szCs w:val="22"/>
        </w:rPr>
        <w:t xml:space="preserve"> dan </w:t>
      </w:r>
      <w:proofErr w:type="spellStart"/>
      <w:r w:rsidR="007F6FFD" w:rsidRPr="008F4D5C">
        <w:rPr>
          <w:rFonts w:ascii="Calibri" w:hAnsi="Calibri" w:cstheme="minorHAnsi"/>
          <w:i/>
          <w:iCs/>
          <w:sz w:val="22"/>
          <w:szCs w:val="22"/>
        </w:rPr>
        <w:t>udhiyah</w:t>
      </w:r>
      <w:proofErr w:type="spellEnd"/>
      <w:r w:rsidR="007F6FFD" w:rsidRPr="008F4D5C">
        <w:rPr>
          <w:rFonts w:ascii="Calibri" w:hAnsi="Calibri" w:cstheme="minorHAnsi"/>
          <w:i/>
          <w:iCs/>
          <w:sz w:val="22"/>
          <w:szCs w:val="22"/>
        </w:rPr>
        <w:t xml:space="preserve"> (kurban)</w:t>
      </w:r>
      <w:r w:rsidR="008F4D5C">
        <w:rPr>
          <w:rFonts w:ascii="Calibri" w:hAnsi="Calibri" w:cstheme="minorHAnsi"/>
          <w:i/>
          <w:iCs/>
          <w:sz w:val="22"/>
          <w:szCs w:val="22"/>
        </w:rPr>
        <w:t>.</w:t>
      </w:r>
      <w:r w:rsidR="008F4D5C" w:rsidRPr="008F4D5C">
        <w:rPr>
          <w:rFonts w:ascii="Calibri" w:hAnsi="Calibri" w:cstheme="minorHAnsi"/>
          <w:i/>
          <w:iCs/>
          <w:sz w:val="22"/>
          <w:szCs w:val="22"/>
        </w:rPr>
        <w:t>”</w:t>
      </w:r>
      <w:r w:rsidR="007F6FFD" w:rsidRPr="002844A2">
        <w:rPr>
          <w:rFonts w:ascii="Calibri" w:hAnsi="Calibri" w:cstheme="minorHAnsi"/>
          <w:sz w:val="22"/>
          <w:szCs w:val="22"/>
        </w:rPr>
        <w:t xml:space="preserve"> </w:t>
      </w:r>
      <w:r w:rsidR="002268D8">
        <w:rPr>
          <w:rFonts w:ascii="Calibri" w:hAnsi="Calibri" w:cstheme="minorHAnsi"/>
          <w:sz w:val="22"/>
          <w:szCs w:val="22"/>
        </w:rPr>
        <w:t>[</w:t>
      </w:r>
      <w:r w:rsidR="007F6FFD" w:rsidRPr="002268D8">
        <w:rPr>
          <w:rFonts w:ascii="Calibri" w:hAnsi="Calibri" w:cstheme="minorHAnsi"/>
          <w:i/>
          <w:iCs/>
          <w:sz w:val="22"/>
          <w:szCs w:val="22"/>
        </w:rPr>
        <w:t>Al-Jauhar</w:t>
      </w:r>
      <w:r w:rsidR="00A07DC5">
        <w:rPr>
          <w:rFonts w:ascii="Calibri" w:hAnsi="Calibri" w:cstheme="minorHAnsi"/>
          <w:i/>
          <w:iCs/>
          <w:sz w:val="22"/>
          <w:szCs w:val="22"/>
        </w:rPr>
        <w:t>a</w:t>
      </w:r>
      <w:r w:rsidR="007F6FFD" w:rsidRPr="002268D8">
        <w:rPr>
          <w:rFonts w:ascii="Calibri" w:hAnsi="Calibri" w:cstheme="minorHAnsi"/>
          <w:i/>
          <w:iCs/>
          <w:sz w:val="22"/>
          <w:szCs w:val="22"/>
        </w:rPr>
        <w:t xml:space="preserve">h </w:t>
      </w:r>
      <w:proofErr w:type="spellStart"/>
      <w:r w:rsidR="002268D8" w:rsidRPr="002268D8">
        <w:rPr>
          <w:rFonts w:ascii="Calibri" w:hAnsi="Calibri" w:cstheme="minorHAnsi"/>
          <w:i/>
          <w:iCs/>
          <w:sz w:val="22"/>
          <w:szCs w:val="22"/>
        </w:rPr>
        <w:t>a</w:t>
      </w:r>
      <w:r w:rsidR="007F6FFD" w:rsidRPr="002268D8">
        <w:rPr>
          <w:rFonts w:ascii="Calibri" w:hAnsi="Calibri" w:cstheme="minorHAnsi"/>
          <w:i/>
          <w:iCs/>
          <w:sz w:val="22"/>
          <w:szCs w:val="22"/>
        </w:rPr>
        <w:t>n-Nayyir</w:t>
      </w:r>
      <w:r w:rsidR="002268D8" w:rsidRPr="002268D8">
        <w:rPr>
          <w:rFonts w:ascii="Calibri" w:hAnsi="Calibri" w:cstheme="minorHAnsi"/>
          <w:i/>
          <w:iCs/>
          <w:sz w:val="22"/>
          <w:szCs w:val="22"/>
        </w:rPr>
        <w:t>a</w:t>
      </w:r>
      <w:r w:rsidR="007F6FFD" w:rsidRPr="002268D8">
        <w:rPr>
          <w:rFonts w:ascii="Calibri" w:hAnsi="Calibri" w:cstheme="minorHAnsi"/>
          <w:i/>
          <w:iCs/>
          <w:sz w:val="22"/>
          <w:szCs w:val="22"/>
        </w:rPr>
        <w:t>h</w:t>
      </w:r>
      <w:proofErr w:type="spellEnd"/>
      <w:r w:rsidR="007F6FFD" w:rsidRPr="002268D8">
        <w:rPr>
          <w:rFonts w:ascii="Calibri" w:hAnsi="Calibri" w:cstheme="minorHAnsi"/>
          <w:i/>
          <w:iCs/>
          <w:sz w:val="22"/>
          <w:szCs w:val="22"/>
        </w:rPr>
        <w:t xml:space="preserve"> </w:t>
      </w:r>
      <w:r w:rsidR="00A257FA" w:rsidRPr="002268D8">
        <w:rPr>
          <w:rFonts w:ascii="Calibri" w:hAnsi="Calibri" w:cstheme="minorHAnsi"/>
          <w:i/>
          <w:iCs/>
          <w:sz w:val="22"/>
          <w:szCs w:val="22"/>
        </w:rPr>
        <w:t>‘</w:t>
      </w:r>
      <w:proofErr w:type="spellStart"/>
      <w:r w:rsidR="007F6FFD" w:rsidRPr="002268D8">
        <w:rPr>
          <w:rFonts w:ascii="Calibri" w:hAnsi="Calibri" w:cstheme="minorHAnsi"/>
          <w:i/>
          <w:iCs/>
          <w:sz w:val="22"/>
          <w:szCs w:val="22"/>
        </w:rPr>
        <w:t>Al</w:t>
      </w:r>
      <w:r w:rsidR="002268D8" w:rsidRPr="002268D8">
        <w:rPr>
          <w:rFonts w:asciiTheme="minorHAnsi" w:hAnsiTheme="minorHAnsi" w:cstheme="minorHAnsi"/>
          <w:i/>
          <w:iCs/>
          <w:sz w:val="22"/>
          <w:szCs w:val="22"/>
        </w:rPr>
        <w:t>â</w:t>
      </w:r>
      <w:proofErr w:type="spellEnd"/>
      <w:r w:rsidR="007F6FFD" w:rsidRPr="002268D8">
        <w:rPr>
          <w:rFonts w:ascii="Calibri" w:hAnsi="Calibri" w:cstheme="minorHAnsi"/>
          <w:i/>
          <w:iCs/>
          <w:sz w:val="22"/>
          <w:szCs w:val="22"/>
        </w:rPr>
        <w:t xml:space="preserve"> </w:t>
      </w:r>
      <w:proofErr w:type="spellStart"/>
      <w:r w:rsidR="007F6FFD" w:rsidRPr="002268D8">
        <w:rPr>
          <w:rFonts w:ascii="Calibri" w:hAnsi="Calibri" w:cstheme="minorHAnsi"/>
          <w:i/>
          <w:iCs/>
          <w:sz w:val="22"/>
          <w:szCs w:val="22"/>
        </w:rPr>
        <w:t>Mukhtash</w:t>
      </w:r>
      <w:r w:rsidR="002268D8" w:rsidRPr="002268D8">
        <w:rPr>
          <w:rFonts w:ascii="Calibri" w:hAnsi="Calibri" w:cstheme="minorHAnsi"/>
          <w:i/>
          <w:iCs/>
          <w:sz w:val="22"/>
          <w:szCs w:val="22"/>
        </w:rPr>
        <w:t>a</w:t>
      </w:r>
      <w:r w:rsidR="007F6FFD" w:rsidRPr="002268D8">
        <w:rPr>
          <w:rFonts w:ascii="Calibri" w:hAnsi="Calibri" w:cstheme="minorHAnsi"/>
          <w:i/>
          <w:iCs/>
          <w:sz w:val="22"/>
          <w:szCs w:val="22"/>
        </w:rPr>
        <w:t>r</w:t>
      </w:r>
      <w:proofErr w:type="spellEnd"/>
      <w:r w:rsidR="007F6FFD" w:rsidRPr="002268D8">
        <w:rPr>
          <w:rFonts w:ascii="Calibri" w:hAnsi="Calibri" w:cstheme="minorHAnsi"/>
          <w:i/>
          <w:iCs/>
          <w:sz w:val="22"/>
          <w:szCs w:val="22"/>
        </w:rPr>
        <w:t xml:space="preserve"> </w:t>
      </w:r>
      <w:proofErr w:type="spellStart"/>
      <w:r w:rsidR="002268D8" w:rsidRPr="002268D8">
        <w:rPr>
          <w:rFonts w:ascii="Calibri" w:hAnsi="Calibri" w:cstheme="minorHAnsi"/>
          <w:i/>
          <w:iCs/>
          <w:sz w:val="22"/>
          <w:szCs w:val="22"/>
        </w:rPr>
        <w:t>a</w:t>
      </w:r>
      <w:r w:rsidR="007F6FFD" w:rsidRPr="002268D8">
        <w:rPr>
          <w:rFonts w:ascii="Calibri" w:hAnsi="Calibri" w:cstheme="minorHAnsi"/>
          <w:i/>
          <w:iCs/>
          <w:sz w:val="22"/>
          <w:szCs w:val="22"/>
        </w:rPr>
        <w:t>l-Qud</w:t>
      </w:r>
      <w:r w:rsidR="002268D8" w:rsidRPr="002268D8">
        <w:rPr>
          <w:rFonts w:asciiTheme="minorHAnsi" w:hAnsiTheme="minorHAnsi" w:cstheme="minorHAnsi"/>
          <w:i/>
          <w:iCs/>
          <w:color w:val="212529"/>
          <w:sz w:val="22"/>
          <w:szCs w:val="22"/>
          <w:shd w:val="clear" w:color="auto" w:fill="FFFFFF"/>
        </w:rPr>
        <w:t>û</w:t>
      </w:r>
      <w:r w:rsidR="007F6FFD" w:rsidRPr="002268D8">
        <w:rPr>
          <w:rFonts w:ascii="Calibri" w:hAnsi="Calibri" w:cstheme="minorHAnsi"/>
          <w:i/>
          <w:iCs/>
          <w:sz w:val="22"/>
          <w:szCs w:val="22"/>
        </w:rPr>
        <w:t>ri</w:t>
      </w:r>
      <w:proofErr w:type="spellEnd"/>
      <w:r w:rsidR="007F6FFD" w:rsidRPr="003C0D38">
        <w:rPr>
          <w:rFonts w:ascii="Calibri" w:hAnsi="Calibri" w:cstheme="minorHAnsi"/>
          <w:sz w:val="22"/>
          <w:szCs w:val="22"/>
        </w:rPr>
        <w:t xml:space="preserve"> </w:t>
      </w:r>
      <w:r w:rsidR="002268D8">
        <w:rPr>
          <w:rFonts w:ascii="Calibri" w:hAnsi="Calibri" w:cstheme="minorHAnsi"/>
          <w:sz w:val="22"/>
          <w:szCs w:val="22"/>
        </w:rPr>
        <w:t>(</w:t>
      </w:r>
      <w:r w:rsidR="007F6FFD" w:rsidRPr="003C0D38">
        <w:rPr>
          <w:rFonts w:ascii="Calibri" w:hAnsi="Calibri" w:cstheme="minorHAnsi"/>
          <w:sz w:val="22"/>
          <w:szCs w:val="22"/>
        </w:rPr>
        <w:t>2/222-223</w:t>
      </w:r>
      <w:r w:rsidR="002268D8">
        <w:rPr>
          <w:rFonts w:ascii="Calibri" w:hAnsi="Calibri" w:cstheme="minorHAnsi"/>
          <w:sz w:val="22"/>
          <w:szCs w:val="22"/>
        </w:rPr>
        <w:t>)</w:t>
      </w:r>
      <w:r w:rsidR="00936050">
        <w:rPr>
          <w:rFonts w:ascii="Calibri" w:hAnsi="Calibri" w:cstheme="minorHAnsi"/>
          <w:sz w:val="22"/>
          <w:szCs w:val="22"/>
        </w:rPr>
        <w:t>]</w:t>
      </w:r>
      <w:r w:rsidR="007F6FFD" w:rsidRPr="003C0D38">
        <w:rPr>
          <w:rFonts w:ascii="Calibri" w:hAnsi="Calibri" w:cstheme="minorHAnsi"/>
          <w:sz w:val="22"/>
          <w:szCs w:val="22"/>
        </w:rPr>
        <w:t xml:space="preserve">. </w:t>
      </w:r>
    </w:p>
    <w:p w14:paraId="39F6FF1C" w14:textId="6B5A4B1F" w:rsidR="007F6FFD" w:rsidRPr="002844A2" w:rsidRDefault="00D12B86" w:rsidP="00D12B86">
      <w:pPr>
        <w:pStyle w:val="NormalWeb"/>
        <w:shd w:val="clear" w:color="auto" w:fill="FFFFFF"/>
        <w:spacing w:before="0" w:beforeAutospacing="0" w:after="0" w:afterAutospacing="0" w:line="276" w:lineRule="auto"/>
        <w:ind w:firstLine="720"/>
        <w:jc w:val="both"/>
        <w:rPr>
          <w:rFonts w:ascii="Calibri" w:hAnsi="Calibri" w:cstheme="minorHAnsi"/>
          <w:sz w:val="22"/>
          <w:szCs w:val="22"/>
        </w:rPr>
      </w:pPr>
      <w:r w:rsidRPr="00503446">
        <w:rPr>
          <w:rFonts w:ascii="Calibri" w:hAnsi="Calibri" w:cstheme="minorHAnsi"/>
          <w:sz w:val="22"/>
          <w:szCs w:val="22"/>
        </w:rPr>
        <w:t>Silakan</w:t>
      </w:r>
      <w:r w:rsidR="007F6FFD" w:rsidRPr="002844A2">
        <w:rPr>
          <w:rFonts w:ascii="Calibri" w:hAnsi="Calibri" w:cstheme="minorHAnsi"/>
          <w:sz w:val="22"/>
          <w:szCs w:val="22"/>
        </w:rPr>
        <w:t xml:space="preserve"> lihat juga perkataan Syamsuddin </w:t>
      </w:r>
      <w:r w:rsidR="00CB3E17">
        <w:rPr>
          <w:rFonts w:ascii="Calibri" w:hAnsi="Calibri" w:cstheme="minorHAnsi"/>
          <w:sz w:val="22"/>
          <w:szCs w:val="22"/>
        </w:rPr>
        <w:t>a</w:t>
      </w:r>
      <w:r w:rsidR="007F6FFD" w:rsidRPr="003C0D38">
        <w:rPr>
          <w:rFonts w:ascii="Calibri" w:hAnsi="Calibri" w:cstheme="minorHAnsi"/>
          <w:sz w:val="22"/>
          <w:szCs w:val="22"/>
        </w:rPr>
        <w:t>s-</w:t>
      </w:r>
      <w:proofErr w:type="spellStart"/>
      <w:r w:rsidR="007F6FFD" w:rsidRPr="003C0D38">
        <w:rPr>
          <w:rFonts w:ascii="Calibri" w:hAnsi="Calibri" w:cstheme="minorHAnsi"/>
          <w:sz w:val="22"/>
          <w:szCs w:val="22"/>
        </w:rPr>
        <w:t>Sar</w:t>
      </w:r>
      <w:r w:rsidR="00CB3E17">
        <w:rPr>
          <w:rFonts w:ascii="Calibri" w:hAnsi="Calibri" w:cstheme="minorHAnsi"/>
          <w:sz w:val="22"/>
          <w:szCs w:val="22"/>
        </w:rPr>
        <w:t>a</w:t>
      </w:r>
      <w:r w:rsidR="007F6FFD" w:rsidRPr="003C0D38">
        <w:rPr>
          <w:rFonts w:ascii="Calibri" w:hAnsi="Calibri" w:cstheme="minorHAnsi"/>
          <w:sz w:val="22"/>
          <w:szCs w:val="22"/>
        </w:rPr>
        <w:t>khsi</w:t>
      </w:r>
      <w:proofErr w:type="spellEnd"/>
      <w:r w:rsidR="007F6FFD" w:rsidRPr="002844A2">
        <w:rPr>
          <w:rFonts w:ascii="Calibri" w:hAnsi="Calibri" w:cstheme="minorHAnsi"/>
          <w:sz w:val="22"/>
          <w:szCs w:val="22"/>
        </w:rPr>
        <w:t xml:space="preserve"> dalam kitab </w:t>
      </w:r>
      <w:proofErr w:type="spellStart"/>
      <w:r w:rsidR="00CB3E17" w:rsidRPr="00CB3E17">
        <w:rPr>
          <w:rFonts w:ascii="Calibri" w:hAnsi="Calibri" w:cstheme="minorHAnsi"/>
          <w:i/>
          <w:iCs/>
          <w:sz w:val="22"/>
          <w:szCs w:val="22"/>
        </w:rPr>
        <w:t>a</w:t>
      </w:r>
      <w:r w:rsidR="007F6FFD" w:rsidRPr="00CB3E17">
        <w:rPr>
          <w:rFonts w:ascii="Calibri" w:hAnsi="Calibri" w:cstheme="minorHAnsi"/>
          <w:i/>
          <w:iCs/>
          <w:sz w:val="22"/>
          <w:szCs w:val="22"/>
        </w:rPr>
        <w:t>l-Mabs</w:t>
      </w:r>
      <w:r w:rsidR="00CB3E17" w:rsidRPr="00CB3E17">
        <w:rPr>
          <w:rFonts w:asciiTheme="minorHAnsi" w:hAnsiTheme="minorHAnsi" w:cstheme="minorHAnsi"/>
          <w:i/>
          <w:iCs/>
          <w:color w:val="212529"/>
          <w:sz w:val="22"/>
          <w:szCs w:val="22"/>
          <w:shd w:val="clear" w:color="auto" w:fill="FFFFFF"/>
        </w:rPr>
        <w:t>û</w:t>
      </w:r>
      <w:r w:rsidR="007F6FFD" w:rsidRPr="00CB3E17">
        <w:rPr>
          <w:rFonts w:ascii="Calibri" w:hAnsi="Calibri" w:cstheme="minorHAnsi"/>
          <w:i/>
          <w:iCs/>
          <w:sz w:val="22"/>
          <w:szCs w:val="22"/>
        </w:rPr>
        <w:t>th</w:t>
      </w:r>
      <w:proofErr w:type="spellEnd"/>
      <w:r w:rsidR="007F6FFD" w:rsidRPr="002844A2">
        <w:rPr>
          <w:rFonts w:ascii="Calibri" w:hAnsi="Calibri" w:cstheme="minorHAnsi"/>
          <w:sz w:val="22"/>
          <w:szCs w:val="22"/>
        </w:rPr>
        <w:t xml:space="preserve">, cetakan </w:t>
      </w:r>
      <w:proofErr w:type="spellStart"/>
      <w:r w:rsidR="007F6FFD" w:rsidRPr="003C0D38">
        <w:rPr>
          <w:rFonts w:ascii="Calibri" w:hAnsi="Calibri" w:cstheme="minorHAnsi"/>
          <w:sz w:val="22"/>
          <w:szCs w:val="22"/>
        </w:rPr>
        <w:t>D</w:t>
      </w:r>
      <w:r w:rsidR="00520A14" w:rsidRPr="00520A14">
        <w:rPr>
          <w:rFonts w:asciiTheme="minorHAnsi" w:hAnsiTheme="minorHAnsi" w:cstheme="minorHAnsi"/>
          <w:sz w:val="22"/>
          <w:szCs w:val="22"/>
        </w:rPr>
        <w:t>â</w:t>
      </w:r>
      <w:r w:rsidR="007F6FFD" w:rsidRPr="003C0D38">
        <w:rPr>
          <w:rFonts w:ascii="Calibri" w:hAnsi="Calibri" w:cstheme="minorHAnsi"/>
          <w:sz w:val="22"/>
          <w:szCs w:val="22"/>
        </w:rPr>
        <w:t>rul</w:t>
      </w:r>
      <w:proofErr w:type="spellEnd"/>
      <w:r w:rsidR="007F6FFD" w:rsidRPr="002844A2">
        <w:rPr>
          <w:rFonts w:ascii="Calibri" w:hAnsi="Calibri" w:cstheme="minorHAnsi"/>
          <w:sz w:val="22"/>
          <w:szCs w:val="22"/>
        </w:rPr>
        <w:t xml:space="preserve"> </w:t>
      </w:r>
      <w:proofErr w:type="spellStart"/>
      <w:r w:rsidR="007F6FFD" w:rsidRPr="002844A2">
        <w:rPr>
          <w:rFonts w:ascii="Calibri" w:hAnsi="Calibri" w:cstheme="minorHAnsi"/>
          <w:sz w:val="22"/>
          <w:szCs w:val="22"/>
        </w:rPr>
        <w:t>Ma</w:t>
      </w:r>
      <w:r w:rsidR="00A257FA" w:rsidRPr="002844A2">
        <w:rPr>
          <w:rFonts w:ascii="Calibri" w:hAnsi="Calibri" w:cstheme="minorHAnsi"/>
          <w:sz w:val="22"/>
          <w:szCs w:val="22"/>
        </w:rPr>
        <w:t>’</w:t>
      </w:r>
      <w:r w:rsidR="007F6FFD" w:rsidRPr="002844A2">
        <w:rPr>
          <w:rFonts w:ascii="Calibri" w:hAnsi="Calibri" w:cstheme="minorHAnsi"/>
          <w:sz w:val="22"/>
          <w:szCs w:val="22"/>
        </w:rPr>
        <w:t>rifah</w:t>
      </w:r>
      <w:proofErr w:type="spellEnd"/>
      <w:r w:rsidR="00520A14">
        <w:rPr>
          <w:rFonts w:ascii="Calibri" w:hAnsi="Calibri" w:cstheme="minorHAnsi"/>
          <w:sz w:val="22"/>
          <w:szCs w:val="22"/>
        </w:rPr>
        <w:t>,</w:t>
      </w:r>
      <w:r w:rsidR="007F6FFD" w:rsidRPr="002844A2">
        <w:rPr>
          <w:rFonts w:ascii="Calibri" w:hAnsi="Calibri" w:cstheme="minorHAnsi"/>
          <w:sz w:val="22"/>
          <w:szCs w:val="22"/>
        </w:rPr>
        <w:t xml:space="preserve"> Lebanon, </w:t>
      </w:r>
      <w:r w:rsidR="00520A14">
        <w:rPr>
          <w:rFonts w:ascii="Calibri" w:hAnsi="Calibri" w:cstheme="minorHAnsi"/>
          <w:sz w:val="22"/>
          <w:szCs w:val="22"/>
        </w:rPr>
        <w:t>(</w:t>
      </w:r>
      <w:r w:rsidR="007F6FFD" w:rsidRPr="002844A2">
        <w:rPr>
          <w:rFonts w:ascii="Calibri" w:hAnsi="Calibri" w:cstheme="minorHAnsi"/>
          <w:sz w:val="22"/>
          <w:szCs w:val="22"/>
        </w:rPr>
        <w:t>4/109-110</w:t>
      </w:r>
      <w:r w:rsidR="007F6FFD" w:rsidRPr="003C0D38">
        <w:rPr>
          <w:rFonts w:ascii="Calibri" w:hAnsi="Calibri" w:cstheme="minorHAnsi"/>
          <w:sz w:val="22"/>
          <w:szCs w:val="22"/>
        </w:rPr>
        <w:t>)</w:t>
      </w:r>
      <w:r w:rsidR="00520A14">
        <w:rPr>
          <w:rFonts w:ascii="Calibri" w:hAnsi="Calibri" w:cstheme="minorHAnsi"/>
          <w:sz w:val="22"/>
          <w:szCs w:val="22"/>
        </w:rPr>
        <w:t>.</w:t>
      </w:r>
      <w:r w:rsidR="00D170F3" w:rsidRPr="00D170F3">
        <w:rPr>
          <w:rFonts w:asciiTheme="minorHAnsi" w:hAnsiTheme="minorHAnsi" w:cstheme="minorHAnsi"/>
          <w:i/>
          <w:iCs/>
          <w:color w:val="212529"/>
          <w:sz w:val="22"/>
          <w:szCs w:val="22"/>
          <w:shd w:val="clear" w:color="auto" w:fill="FFFFFF"/>
        </w:rPr>
        <w:t xml:space="preserve"> </w:t>
      </w:r>
    </w:p>
  </w:footnote>
  <w:footnote w:id="45">
    <w:p w14:paraId="53A5B408" w14:textId="6853EBC2" w:rsidR="007F6FFD" w:rsidRPr="002844A2" w:rsidRDefault="007F6FFD" w:rsidP="00AB385D">
      <w:pPr>
        <w:pStyle w:val="NormalWeb"/>
        <w:shd w:val="clear" w:color="auto" w:fill="FFFFFF"/>
        <w:spacing w:before="0" w:beforeAutospacing="0" w:after="0" w:afterAutospacing="0" w:line="276" w:lineRule="auto"/>
        <w:jc w:val="both"/>
        <w:rPr>
          <w:rFonts w:ascii="Calibri" w:hAnsi="Calibri" w:cstheme="minorHAnsi"/>
          <w:sz w:val="22"/>
          <w:szCs w:val="22"/>
        </w:rPr>
      </w:pPr>
      <w:r w:rsidRPr="002844A2">
        <w:rPr>
          <w:rStyle w:val="ReferensiCatatanKaki"/>
          <w:rFonts w:ascii="Calibri" w:hAnsi="Calibri" w:cstheme="minorHAnsi"/>
          <w:sz w:val="22"/>
          <w:szCs w:val="22"/>
        </w:rPr>
        <w:footnoteRef/>
      </w:r>
      <w:r w:rsidRPr="002844A2">
        <w:rPr>
          <w:rFonts w:ascii="Calibri" w:hAnsi="Calibri" w:cstheme="minorHAnsi"/>
          <w:sz w:val="22"/>
          <w:szCs w:val="22"/>
        </w:rPr>
        <w:t xml:space="preserve"> </w:t>
      </w:r>
      <w:r w:rsidR="00D12B86">
        <w:rPr>
          <w:rFonts w:ascii="Calibri" w:hAnsi="Calibri" w:cstheme="minorHAnsi"/>
          <w:sz w:val="22"/>
          <w:szCs w:val="22"/>
        </w:rPr>
        <w:t>Ada</w:t>
      </w:r>
      <w:r w:rsidRPr="002844A2">
        <w:rPr>
          <w:rFonts w:ascii="Calibri" w:hAnsi="Calibri" w:cstheme="minorHAnsi"/>
          <w:sz w:val="22"/>
          <w:szCs w:val="22"/>
        </w:rPr>
        <w:t xml:space="preserve"> dua pendapat di kalangan </w:t>
      </w:r>
      <w:r w:rsidRPr="00503446">
        <w:rPr>
          <w:rFonts w:ascii="Calibri" w:hAnsi="Calibri" w:cstheme="minorHAnsi"/>
          <w:sz w:val="22"/>
          <w:szCs w:val="22"/>
        </w:rPr>
        <w:t xml:space="preserve">ulama </w:t>
      </w:r>
      <w:r w:rsidR="00BA2408" w:rsidRPr="00503446">
        <w:rPr>
          <w:rFonts w:ascii="Calibri" w:hAnsi="Calibri" w:cstheme="minorHAnsi"/>
          <w:sz w:val="22"/>
          <w:szCs w:val="22"/>
        </w:rPr>
        <w:t>mazhab</w:t>
      </w:r>
      <w:r w:rsidRPr="00503446">
        <w:rPr>
          <w:rFonts w:ascii="Calibri" w:hAnsi="Calibri" w:cstheme="minorHAnsi"/>
          <w:sz w:val="22"/>
          <w:szCs w:val="22"/>
        </w:rPr>
        <w:t xml:space="preserve"> </w:t>
      </w:r>
      <w:proofErr w:type="spellStart"/>
      <w:r w:rsidR="00D12B86">
        <w:rPr>
          <w:rFonts w:ascii="Calibri" w:hAnsi="Calibri" w:cstheme="minorHAnsi"/>
          <w:sz w:val="22"/>
          <w:szCs w:val="22"/>
        </w:rPr>
        <w:t>Malikiah</w:t>
      </w:r>
      <w:proofErr w:type="spellEnd"/>
      <w:r w:rsidRPr="002844A2">
        <w:rPr>
          <w:rFonts w:ascii="Calibri" w:hAnsi="Calibri" w:cstheme="minorHAnsi"/>
          <w:sz w:val="22"/>
          <w:szCs w:val="22"/>
        </w:rPr>
        <w:t xml:space="preserve"> tentang kapan seseorang yang berhaji </w:t>
      </w:r>
      <w:proofErr w:type="spellStart"/>
      <w:r w:rsidR="00643D07">
        <w:rPr>
          <w:rFonts w:ascii="Calibri" w:hAnsi="Calibri" w:cstheme="minorHAnsi"/>
          <w:sz w:val="22"/>
          <w:szCs w:val="22"/>
        </w:rPr>
        <w:t>Tamattu</w:t>
      </w:r>
      <w:proofErr w:type="spellEnd"/>
      <w:r w:rsidR="00643D07">
        <w:rPr>
          <w:rFonts w:ascii="Calibri" w:hAnsi="Calibri" w:cstheme="minorHAnsi"/>
          <w:sz w:val="22"/>
          <w:szCs w:val="22"/>
        </w:rPr>
        <w:t>’</w:t>
      </w:r>
      <w:r w:rsidRPr="002844A2">
        <w:rPr>
          <w:rFonts w:ascii="Calibri" w:hAnsi="Calibri" w:cstheme="minorHAnsi"/>
          <w:sz w:val="22"/>
          <w:szCs w:val="22"/>
        </w:rPr>
        <w:t xml:space="preserve"> terkena kewajiban dam </w:t>
      </w:r>
      <w:proofErr w:type="spellStart"/>
      <w:r w:rsidR="00643D07">
        <w:rPr>
          <w:rFonts w:ascii="Calibri" w:hAnsi="Calibri" w:cstheme="minorHAnsi"/>
          <w:sz w:val="22"/>
          <w:szCs w:val="22"/>
        </w:rPr>
        <w:t>Tamattu</w:t>
      </w:r>
      <w:proofErr w:type="spellEnd"/>
      <w:r w:rsidR="00643D07">
        <w:rPr>
          <w:rFonts w:ascii="Calibri" w:hAnsi="Calibri" w:cstheme="minorHAnsi"/>
          <w:sz w:val="22"/>
          <w:szCs w:val="22"/>
        </w:rPr>
        <w:t>’</w:t>
      </w:r>
      <w:r w:rsidRPr="00503446">
        <w:rPr>
          <w:rFonts w:ascii="Calibri" w:hAnsi="Calibri" w:cstheme="minorHAnsi"/>
          <w:sz w:val="22"/>
          <w:szCs w:val="22"/>
        </w:rPr>
        <w:t>?</w:t>
      </w:r>
    </w:p>
    <w:p w14:paraId="16F86F1A" w14:textId="3B915D53" w:rsidR="007F6FFD" w:rsidRPr="002844A2" w:rsidRDefault="007F6FFD" w:rsidP="00D12B86">
      <w:pPr>
        <w:pStyle w:val="NormalWeb"/>
        <w:shd w:val="clear" w:color="auto" w:fill="FFFFFF"/>
        <w:spacing w:before="0" w:beforeAutospacing="0" w:after="0" w:afterAutospacing="0" w:line="276" w:lineRule="auto"/>
        <w:ind w:firstLine="720"/>
        <w:jc w:val="both"/>
        <w:rPr>
          <w:rFonts w:ascii="Calibri" w:hAnsi="Calibri" w:cstheme="minorHAnsi"/>
          <w:sz w:val="22"/>
          <w:szCs w:val="22"/>
        </w:rPr>
      </w:pPr>
      <w:r w:rsidRPr="002844A2">
        <w:rPr>
          <w:rFonts w:ascii="Calibri" w:hAnsi="Calibri" w:cstheme="minorHAnsi"/>
          <w:sz w:val="22"/>
          <w:szCs w:val="22"/>
        </w:rPr>
        <w:t xml:space="preserve">Syamsuddin </w:t>
      </w:r>
      <w:proofErr w:type="spellStart"/>
      <w:r w:rsidR="00876691">
        <w:rPr>
          <w:rFonts w:ascii="Calibri" w:hAnsi="Calibri" w:cstheme="minorHAnsi"/>
          <w:sz w:val="22"/>
          <w:szCs w:val="22"/>
        </w:rPr>
        <w:t>a</w:t>
      </w:r>
      <w:r w:rsidRPr="003C0D38">
        <w:rPr>
          <w:rFonts w:ascii="Calibri" w:hAnsi="Calibri" w:cstheme="minorHAnsi"/>
          <w:sz w:val="22"/>
          <w:szCs w:val="22"/>
        </w:rPr>
        <w:t>t-Thar</w:t>
      </w:r>
      <w:r w:rsidR="00821F49">
        <w:rPr>
          <w:rFonts w:ascii="Calibri" w:hAnsi="Calibri" w:cstheme="minorHAnsi"/>
          <w:sz w:val="22"/>
          <w:szCs w:val="22"/>
        </w:rPr>
        <w:t>a</w:t>
      </w:r>
      <w:r w:rsidRPr="003C0D38">
        <w:rPr>
          <w:rFonts w:ascii="Calibri" w:hAnsi="Calibri" w:cstheme="minorHAnsi"/>
          <w:sz w:val="22"/>
          <w:szCs w:val="22"/>
        </w:rPr>
        <w:t>bulsi</w:t>
      </w:r>
      <w:proofErr w:type="spellEnd"/>
      <w:r w:rsidRPr="002844A2">
        <w:rPr>
          <w:rFonts w:ascii="Calibri" w:hAnsi="Calibri" w:cstheme="minorHAnsi"/>
          <w:sz w:val="22"/>
          <w:szCs w:val="22"/>
        </w:rPr>
        <w:t xml:space="preserve"> </w:t>
      </w:r>
      <w:r w:rsidR="00833DAA">
        <w:rPr>
          <w:rFonts w:ascii="Calibri" w:hAnsi="Calibri" w:cstheme="minorHAnsi"/>
          <w:sz w:val="22"/>
          <w:szCs w:val="22"/>
        </w:rPr>
        <w:t>berkata,</w:t>
      </w:r>
    </w:p>
    <w:p w14:paraId="53CAE3E7" w14:textId="654ED75B" w:rsidR="007F6FFD" w:rsidRPr="002844A2" w:rsidRDefault="007F6FFD" w:rsidP="00465AC3">
      <w:pPr>
        <w:pStyle w:val="NormalWeb"/>
        <w:shd w:val="clear" w:color="auto" w:fill="FFFFFF"/>
        <w:bidi/>
        <w:spacing w:before="0" w:beforeAutospacing="0" w:after="0" w:afterAutospacing="0" w:line="276" w:lineRule="auto"/>
        <w:jc w:val="both"/>
        <w:rPr>
          <w:rStyle w:val="special"/>
          <w:rFonts w:ascii="Calibri" w:hAnsi="Calibri" w:cs="Traditional Arabic"/>
          <w:sz w:val="22"/>
          <w:szCs w:val="28"/>
        </w:rPr>
      </w:pPr>
      <w:r w:rsidRPr="002844A2">
        <w:rPr>
          <w:rStyle w:val="special"/>
          <w:rFonts w:ascii="Calibri" w:hAnsi="Calibri" w:cs="Traditional Arabic"/>
          <w:sz w:val="22"/>
          <w:szCs w:val="28"/>
          <w:rtl/>
        </w:rPr>
        <w:t>وَإِذَا عُلِمَ ذَلِكَ فَتَحَصَّلَ أَنَّ فِي وَقْتِ وُجُوبِهِ طَرِيقَتَيْنِ: إ</w:t>
      </w:r>
      <w:r w:rsidR="00EA30C6" w:rsidRPr="00B724FA">
        <w:rPr>
          <w:rStyle w:val="special"/>
          <w:rFonts w:ascii="Calibri" w:hAnsi="Calibri" w:cs="Traditional Arabic" w:hint="cs"/>
          <w:sz w:val="22"/>
          <w:szCs w:val="28"/>
          <w:rtl/>
        </w:rPr>
        <w:t>ِ</w:t>
      </w:r>
      <w:r w:rsidRPr="002844A2">
        <w:rPr>
          <w:rStyle w:val="special"/>
          <w:rFonts w:ascii="Calibri" w:hAnsi="Calibri" w:cs="Traditional Arabic"/>
          <w:sz w:val="22"/>
          <w:szCs w:val="28"/>
          <w:rtl/>
        </w:rPr>
        <w:t>حْدَاهُمَا لِابْنِ رُشْدٍ وَابْنِ الْعَرَبِيِّ وَصَاحِبِ الطِّرَازِ وَابْنِ عَرَفَةَ أَنَّهُ إنَّمَا يَجِبُ بِرَمْيِ جَمْرَةِ الْعَقَبَةِ أَوْ بِخُرُوجِ وَقْتِ الْوُقُوفِ، وَالثَّانِيَةَ لِلَّخ</w:t>
      </w:r>
      <w:r w:rsidR="00714B64">
        <w:rPr>
          <w:rStyle w:val="special"/>
          <w:rFonts w:ascii="Calibri" w:hAnsi="Calibri" w:cs="Traditional Arabic" w:hint="cs"/>
          <w:sz w:val="22"/>
          <w:szCs w:val="28"/>
          <w:rtl/>
        </w:rPr>
        <w:t>َ</w:t>
      </w:r>
      <w:r w:rsidRPr="002844A2">
        <w:rPr>
          <w:rStyle w:val="special"/>
          <w:rFonts w:ascii="Calibri" w:hAnsi="Calibri" w:cs="Traditional Arabic"/>
          <w:sz w:val="22"/>
          <w:szCs w:val="28"/>
          <w:rtl/>
        </w:rPr>
        <w:t>مِيِّ، وَمَنْ تَبِعَهُ: أَنَّهُ يَجِبُ بِإِحْرَامِ الْحَجِّ، وَالطَّرِيقَةُ الْأُولَى: أَظْهَرُ؛ لِأَنَّ ثَمَرَةَ الْوُجُوبِ إنَّمَا تَظْهَرُ فِيمَا إذَا مَاتَ الْمُتَمَتِّعُ</w:t>
      </w:r>
    </w:p>
    <w:p w14:paraId="2995FC3F" w14:textId="29069D0D" w:rsidR="007F6FFD" w:rsidRPr="005613EF" w:rsidRDefault="00A257FA" w:rsidP="00714B64">
      <w:pPr>
        <w:pStyle w:val="NormalWeb"/>
        <w:shd w:val="clear" w:color="auto" w:fill="FFFFFF"/>
        <w:spacing w:before="0" w:beforeAutospacing="0" w:after="0" w:afterAutospacing="0" w:line="276" w:lineRule="auto"/>
        <w:jc w:val="both"/>
        <w:rPr>
          <w:rFonts w:ascii="Calibri" w:hAnsi="Calibri" w:cstheme="minorHAnsi"/>
          <w:i/>
          <w:iCs/>
          <w:sz w:val="22"/>
          <w:szCs w:val="22"/>
        </w:rPr>
      </w:pPr>
      <w:r w:rsidRPr="005613EF">
        <w:rPr>
          <w:rFonts w:ascii="Calibri" w:hAnsi="Calibri" w:cstheme="minorHAnsi"/>
          <w:i/>
          <w:iCs/>
          <w:sz w:val="22"/>
          <w:szCs w:val="22"/>
        </w:rPr>
        <w:t>“</w:t>
      </w:r>
      <w:r w:rsidR="007F6FFD" w:rsidRPr="005613EF">
        <w:rPr>
          <w:rFonts w:ascii="Calibri" w:hAnsi="Calibri" w:cstheme="minorHAnsi"/>
          <w:i/>
          <w:iCs/>
          <w:sz w:val="22"/>
          <w:szCs w:val="22"/>
        </w:rPr>
        <w:t xml:space="preserve">Jika diketahui demikian maka kesimpulannya tentang wajibnya dam/hadyu </w:t>
      </w:r>
      <w:proofErr w:type="spellStart"/>
      <w:r w:rsidR="00643D07">
        <w:rPr>
          <w:rFonts w:ascii="Calibri" w:hAnsi="Calibri" w:cstheme="minorHAnsi"/>
          <w:i/>
          <w:iCs/>
          <w:sz w:val="22"/>
          <w:szCs w:val="22"/>
        </w:rPr>
        <w:t>Tamattu</w:t>
      </w:r>
      <w:proofErr w:type="spellEnd"/>
      <w:r w:rsidR="00643D07">
        <w:rPr>
          <w:rFonts w:ascii="Calibri" w:hAnsi="Calibri" w:cstheme="minorHAnsi"/>
          <w:i/>
          <w:iCs/>
          <w:sz w:val="22"/>
          <w:szCs w:val="22"/>
        </w:rPr>
        <w:t>’</w:t>
      </w:r>
      <w:r w:rsidR="007F6FFD" w:rsidRPr="005613EF">
        <w:rPr>
          <w:rFonts w:ascii="Calibri" w:hAnsi="Calibri" w:cstheme="minorHAnsi"/>
          <w:i/>
          <w:iCs/>
          <w:sz w:val="22"/>
          <w:szCs w:val="22"/>
        </w:rPr>
        <w:t xml:space="preserve"> ada dua pendapat: Pertama adalah pendapat Ibnu Rusyd, Ibnul </w:t>
      </w:r>
      <w:proofErr w:type="spellStart"/>
      <w:r w:rsidR="007F6FFD" w:rsidRPr="005613EF">
        <w:rPr>
          <w:rFonts w:ascii="Calibri" w:hAnsi="Calibri" w:cstheme="minorHAnsi"/>
          <w:i/>
          <w:iCs/>
          <w:sz w:val="22"/>
          <w:szCs w:val="22"/>
        </w:rPr>
        <w:t>Ar</w:t>
      </w:r>
      <w:r w:rsidR="00714B64" w:rsidRPr="005613EF">
        <w:rPr>
          <w:rFonts w:ascii="Calibri" w:hAnsi="Calibri" w:cstheme="minorHAnsi"/>
          <w:i/>
          <w:iCs/>
          <w:sz w:val="22"/>
          <w:szCs w:val="22"/>
        </w:rPr>
        <w:t>a</w:t>
      </w:r>
      <w:r w:rsidR="007F6FFD" w:rsidRPr="005613EF">
        <w:rPr>
          <w:rFonts w:ascii="Calibri" w:hAnsi="Calibri" w:cstheme="minorHAnsi"/>
          <w:i/>
          <w:iCs/>
          <w:sz w:val="22"/>
          <w:szCs w:val="22"/>
        </w:rPr>
        <w:t>bi</w:t>
      </w:r>
      <w:proofErr w:type="spellEnd"/>
      <w:r w:rsidR="007F6FFD" w:rsidRPr="005613EF">
        <w:rPr>
          <w:rFonts w:ascii="Calibri" w:hAnsi="Calibri" w:cstheme="minorHAnsi"/>
          <w:i/>
          <w:iCs/>
          <w:sz w:val="22"/>
          <w:szCs w:val="22"/>
        </w:rPr>
        <w:t xml:space="preserve">, Penulis kita </w:t>
      </w:r>
      <w:proofErr w:type="spellStart"/>
      <w:r w:rsidR="00714B64" w:rsidRPr="005613EF">
        <w:rPr>
          <w:rFonts w:ascii="Calibri" w:hAnsi="Calibri" w:cstheme="minorHAnsi"/>
          <w:i/>
          <w:iCs/>
          <w:sz w:val="22"/>
          <w:szCs w:val="22"/>
        </w:rPr>
        <w:t>a</w:t>
      </w:r>
      <w:r w:rsidR="007F6FFD" w:rsidRPr="005613EF">
        <w:rPr>
          <w:rFonts w:ascii="Calibri" w:hAnsi="Calibri" w:cstheme="minorHAnsi"/>
          <w:i/>
          <w:iCs/>
          <w:sz w:val="22"/>
          <w:szCs w:val="22"/>
        </w:rPr>
        <w:t>t-Thir</w:t>
      </w:r>
      <w:r w:rsidR="00714B64" w:rsidRPr="005613EF">
        <w:rPr>
          <w:rFonts w:ascii="Calibri" w:hAnsi="Calibri" w:cstheme="minorHAnsi"/>
          <w:i/>
          <w:iCs/>
          <w:sz w:val="22"/>
          <w:szCs w:val="22"/>
        </w:rPr>
        <w:t>a</w:t>
      </w:r>
      <w:r w:rsidR="007F6FFD" w:rsidRPr="005613EF">
        <w:rPr>
          <w:rFonts w:ascii="Calibri" w:hAnsi="Calibri" w:cstheme="minorHAnsi"/>
          <w:i/>
          <w:iCs/>
          <w:sz w:val="22"/>
          <w:szCs w:val="22"/>
        </w:rPr>
        <w:t>z</w:t>
      </w:r>
      <w:proofErr w:type="spellEnd"/>
      <w:r w:rsidR="007F6FFD" w:rsidRPr="005613EF">
        <w:rPr>
          <w:rFonts w:ascii="Calibri" w:hAnsi="Calibri" w:cstheme="minorHAnsi"/>
          <w:i/>
          <w:iCs/>
          <w:sz w:val="22"/>
          <w:szCs w:val="22"/>
        </w:rPr>
        <w:t>, dan Ibnu Ar</w:t>
      </w:r>
      <w:r w:rsidR="00714B64" w:rsidRPr="005613EF">
        <w:rPr>
          <w:rFonts w:ascii="Calibri" w:hAnsi="Calibri" w:cstheme="minorHAnsi"/>
          <w:i/>
          <w:iCs/>
          <w:sz w:val="22"/>
          <w:szCs w:val="22"/>
        </w:rPr>
        <w:t>a</w:t>
      </w:r>
      <w:r w:rsidR="007F6FFD" w:rsidRPr="005613EF">
        <w:rPr>
          <w:rFonts w:ascii="Calibri" w:hAnsi="Calibri" w:cstheme="minorHAnsi"/>
          <w:i/>
          <w:iCs/>
          <w:sz w:val="22"/>
          <w:szCs w:val="22"/>
        </w:rPr>
        <w:t xml:space="preserve">fah bahwasanya hanyalah wajib jika sang haji telah melempar </w:t>
      </w:r>
      <w:r w:rsidR="00F7747A">
        <w:rPr>
          <w:rFonts w:ascii="Calibri" w:hAnsi="Calibri" w:cstheme="minorHAnsi"/>
          <w:i/>
          <w:iCs/>
          <w:sz w:val="22"/>
          <w:szCs w:val="22"/>
        </w:rPr>
        <w:t>jamrah</w:t>
      </w:r>
      <w:r w:rsidR="00714B64" w:rsidRPr="005613EF">
        <w:rPr>
          <w:rFonts w:ascii="Calibri" w:hAnsi="Calibri" w:cstheme="minorHAnsi"/>
          <w:i/>
          <w:iCs/>
          <w:sz w:val="22"/>
          <w:szCs w:val="22"/>
        </w:rPr>
        <w:t xml:space="preserve"> Aqabah</w:t>
      </w:r>
      <w:r w:rsidR="007F6FFD" w:rsidRPr="005613EF">
        <w:rPr>
          <w:rFonts w:ascii="Calibri" w:hAnsi="Calibri" w:cstheme="minorHAnsi"/>
          <w:i/>
          <w:iCs/>
          <w:sz w:val="22"/>
          <w:szCs w:val="22"/>
        </w:rPr>
        <w:t xml:space="preserve"> (yaitu pagi hari </w:t>
      </w:r>
      <w:proofErr w:type="spellStart"/>
      <w:r w:rsidR="007F6FFD" w:rsidRPr="005613EF">
        <w:rPr>
          <w:rFonts w:ascii="Calibri" w:hAnsi="Calibri" w:cstheme="minorHAnsi"/>
          <w:i/>
          <w:iCs/>
          <w:sz w:val="22"/>
          <w:szCs w:val="22"/>
        </w:rPr>
        <w:t>Nahr</w:t>
      </w:r>
      <w:proofErr w:type="spellEnd"/>
      <w:r w:rsidR="007F6FFD" w:rsidRPr="005613EF">
        <w:rPr>
          <w:rFonts w:ascii="Calibri" w:hAnsi="Calibri" w:cstheme="minorHAnsi"/>
          <w:i/>
          <w:iCs/>
          <w:sz w:val="22"/>
          <w:szCs w:val="22"/>
          <w:vertAlign w:val="superscript"/>
        </w:rPr>
        <w:t>-pen</w:t>
      </w:r>
      <w:r w:rsidR="007F6FFD" w:rsidRPr="005613EF">
        <w:rPr>
          <w:rFonts w:ascii="Calibri" w:hAnsi="Calibri" w:cstheme="minorHAnsi"/>
          <w:i/>
          <w:iCs/>
          <w:sz w:val="22"/>
          <w:szCs w:val="22"/>
        </w:rPr>
        <w:t xml:space="preserve">) atau dengan keluarnya/berakhirnya waktu </w:t>
      </w:r>
      <w:r w:rsidR="00714B64" w:rsidRPr="005613EF">
        <w:rPr>
          <w:rFonts w:ascii="Calibri" w:hAnsi="Calibri" w:cstheme="minorHAnsi"/>
          <w:i/>
          <w:iCs/>
          <w:sz w:val="22"/>
          <w:szCs w:val="22"/>
        </w:rPr>
        <w:t>wukuf</w:t>
      </w:r>
      <w:r w:rsidR="007F6FFD" w:rsidRPr="005613EF">
        <w:rPr>
          <w:rFonts w:ascii="Calibri" w:hAnsi="Calibri" w:cstheme="minorHAnsi"/>
          <w:i/>
          <w:iCs/>
          <w:sz w:val="22"/>
          <w:szCs w:val="22"/>
        </w:rPr>
        <w:t xml:space="preserve"> di </w:t>
      </w:r>
      <w:r w:rsidR="00714B64" w:rsidRPr="005613EF">
        <w:rPr>
          <w:rFonts w:ascii="Calibri" w:hAnsi="Calibri" w:cstheme="minorHAnsi"/>
          <w:i/>
          <w:iCs/>
          <w:sz w:val="22"/>
          <w:szCs w:val="22"/>
        </w:rPr>
        <w:t>Arafah</w:t>
      </w:r>
      <w:r w:rsidR="007F6FFD" w:rsidRPr="005613EF">
        <w:rPr>
          <w:rFonts w:ascii="Calibri" w:hAnsi="Calibri" w:cstheme="minorHAnsi"/>
          <w:i/>
          <w:iCs/>
          <w:sz w:val="22"/>
          <w:szCs w:val="22"/>
        </w:rPr>
        <w:t>.</w:t>
      </w:r>
    </w:p>
    <w:p w14:paraId="79FAC2DE" w14:textId="31C99D3E" w:rsidR="007F6FFD" w:rsidRPr="005613EF" w:rsidRDefault="007F6FFD" w:rsidP="00AB385D">
      <w:pPr>
        <w:pStyle w:val="NormalWeb"/>
        <w:shd w:val="clear" w:color="auto" w:fill="FFFFFF"/>
        <w:spacing w:before="0" w:beforeAutospacing="0" w:after="0" w:afterAutospacing="0" w:line="276" w:lineRule="auto"/>
        <w:jc w:val="both"/>
        <w:rPr>
          <w:rFonts w:ascii="Calibri" w:hAnsi="Calibri" w:cstheme="minorHAnsi"/>
          <w:i/>
          <w:iCs/>
          <w:sz w:val="22"/>
          <w:szCs w:val="22"/>
        </w:rPr>
      </w:pPr>
      <w:r w:rsidRPr="005613EF">
        <w:rPr>
          <w:rFonts w:ascii="Calibri" w:hAnsi="Calibri" w:cstheme="minorHAnsi"/>
          <w:i/>
          <w:iCs/>
          <w:sz w:val="22"/>
          <w:szCs w:val="22"/>
        </w:rPr>
        <w:t xml:space="preserve">Kedua: Pendapat </w:t>
      </w:r>
      <w:proofErr w:type="spellStart"/>
      <w:r w:rsidR="00714B64" w:rsidRPr="005613EF">
        <w:rPr>
          <w:rFonts w:ascii="Calibri" w:hAnsi="Calibri" w:cstheme="minorHAnsi"/>
          <w:i/>
          <w:iCs/>
          <w:sz w:val="22"/>
          <w:szCs w:val="22"/>
        </w:rPr>
        <w:t>a</w:t>
      </w:r>
      <w:r w:rsidRPr="005613EF">
        <w:rPr>
          <w:rFonts w:ascii="Calibri" w:hAnsi="Calibri" w:cstheme="minorHAnsi"/>
          <w:i/>
          <w:iCs/>
          <w:sz w:val="22"/>
          <w:szCs w:val="22"/>
        </w:rPr>
        <w:t>l-</w:t>
      </w:r>
      <w:r w:rsidRPr="003C0D38">
        <w:rPr>
          <w:rFonts w:ascii="Calibri" w:hAnsi="Calibri" w:cstheme="minorHAnsi"/>
          <w:i/>
          <w:iCs/>
          <w:sz w:val="22"/>
          <w:szCs w:val="22"/>
        </w:rPr>
        <w:t>Lakh</w:t>
      </w:r>
      <w:r w:rsidR="00714B64" w:rsidRPr="003C0D38">
        <w:rPr>
          <w:rFonts w:ascii="Calibri" w:hAnsi="Calibri" w:cstheme="minorHAnsi"/>
          <w:i/>
          <w:iCs/>
          <w:sz w:val="22"/>
          <w:szCs w:val="22"/>
        </w:rPr>
        <w:t>a</w:t>
      </w:r>
      <w:r w:rsidRPr="003C0D38">
        <w:rPr>
          <w:rFonts w:ascii="Calibri" w:hAnsi="Calibri" w:cstheme="minorHAnsi"/>
          <w:i/>
          <w:iCs/>
          <w:sz w:val="22"/>
          <w:szCs w:val="22"/>
        </w:rPr>
        <w:t>mi</w:t>
      </w:r>
      <w:proofErr w:type="spellEnd"/>
      <w:r w:rsidRPr="005613EF">
        <w:rPr>
          <w:rFonts w:ascii="Calibri" w:hAnsi="Calibri" w:cstheme="minorHAnsi"/>
          <w:i/>
          <w:iCs/>
          <w:sz w:val="22"/>
          <w:szCs w:val="22"/>
        </w:rPr>
        <w:t xml:space="preserve"> dan para ulama yang mengikutinya bahwasanya wajibnya tatkala berih</w:t>
      </w:r>
      <w:r w:rsidR="00714B64" w:rsidRPr="005613EF">
        <w:rPr>
          <w:rFonts w:ascii="Calibri" w:hAnsi="Calibri" w:cstheme="minorHAnsi"/>
          <w:i/>
          <w:iCs/>
          <w:sz w:val="22"/>
          <w:szCs w:val="22"/>
        </w:rPr>
        <w:t>ra</w:t>
      </w:r>
      <w:r w:rsidRPr="005613EF">
        <w:rPr>
          <w:rFonts w:ascii="Calibri" w:hAnsi="Calibri" w:cstheme="minorHAnsi"/>
          <w:i/>
          <w:iCs/>
          <w:sz w:val="22"/>
          <w:szCs w:val="22"/>
        </w:rPr>
        <w:t>m haji.</w:t>
      </w:r>
    </w:p>
    <w:p w14:paraId="2412B184" w14:textId="72AB45E6" w:rsidR="007F6FFD" w:rsidRPr="002844A2" w:rsidRDefault="007F6FFD" w:rsidP="00AB385D">
      <w:pPr>
        <w:pStyle w:val="NormalWeb"/>
        <w:shd w:val="clear" w:color="auto" w:fill="FFFFFF"/>
        <w:spacing w:before="0" w:beforeAutospacing="0" w:after="0" w:afterAutospacing="0" w:line="276" w:lineRule="auto"/>
        <w:jc w:val="both"/>
        <w:rPr>
          <w:rFonts w:ascii="Calibri" w:hAnsi="Calibri" w:cstheme="minorHAnsi"/>
          <w:sz w:val="22"/>
          <w:szCs w:val="22"/>
        </w:rPr>
      </w:pPr>
      <w:r w:rsidRPr="005613EF">
        <w:rPr>
          <w:rFonts w:ascii="Calibri" w:hAnsi="Calibri" w:cstheme="minorHAnsi"/>
          <w:i/>
          <w:iCs/>
          <w:sz w:val="22"/>
          <w:szCs w:val="22"/>
        </w:rPr>
        <w:t xml:space="preserve">Pendapat yang pertama lebih utama, karena buah dari khilafnya </w:t>
      </w:r>
      <w:proofErr w:type="spellStart"/>
      <w:r w:rsidRPr="005613EF">
        <w:rPr>
          <w:rFonts w:ascii="Calibri" w:hAnsi="Calibri" w:cstheme="minorHAnsi"/>
          <w:i/>
          <w:iCs/>
          <w:sz w:val="22"/>
          <w:szCs w:val="22"/>
        </w:rPr>
        <w:t>nampak</w:t>
      </w:r>
      <w:proofErr w:type="spellEnd"/>
      <w:r w:rsidRPr="005613EF">
        <w:rPr>
          <w:rFonts w:ascii="Calibri" w:hAnsi="Calibri" w:cstheme="minorHAnsi"/>
          <w:i/>
          <w:iCs/>
          <w:sz w:val="22"/>
          <w:szCs w:val="22"/>
        </w:rPr>
        <w:t xml:space="preserve"> jika sang haji </w:t>
      </w:r>
      <w:proofErr w:type="spellStart"/>
      <w:r w:rsidR="00643D07">
        <w:rPr>
          <w:rFonts w:ascii="Calibri" w:hAnsi="Calibri" w:cstheme="minorHAnsi"/>
          <w:i/>
          <w:iCs/>
          <w:sz w:val="22"/>
          <w:szCs w:val="22"/>
        </w:rPr>
        <w:t>Tamattu</w:t>
      </w:r>
      <w:proofErr w:type="spellEnd"/>
      <w:r w:rsidR="00643D07">
        <w:rPr>
          <w:rFonts w:ascii="Calibri" w:hAnsi="Calibri" w:cstheme="minorHAnsi"/>
          <w:i/>
          <w:iCs/>
          <w:sz w:val="22"/>
          <w:szCs w:val="22"/>
        </w:rPr>
        <w:t>’</w:t>
      </w:r>
      <w:r w:rsidR="00045CCF" w:rsidRPr="005613EF">
        <w:rPr>
          <w:rFonts w:ascii="Calibri" w:hAnsi="Calibri" w:cstheme="minorHAnsi"/>
          <w:i/>
          <w:iCs/>
          <w:sz w:val="22"/>
          <w:szCs w:val="22"/>
        </w:rPr>
        <w:t xml:space="preserve"> </w:t>
      </w:r>
      <w:r w:rsidRPr="005613EF">
        <w:rPr>
          <w:rFonts w:ascii="Calibri" w:hAnsi="Calibri" w:cstheme="minorHAnsi"/>
          <w:i/>
          <w:iCs/>
          <w:sz w:val="22"/>
          <w:szCs w:val="22"/>
        </w:rPr>
        <w:t xml:space="preserve">meninggal…(yaitu meninggal sebelum melempar </w:t>
      </w:r>
      <w:r w:rsidR="00F7747A">
        <w:rPr>
          <w:rFonts w:ascii="Calibri" w:hAnsi="Calibri" w:cstheme="minorHAnsi"/>
          <w:i/>
          <w:iCs/>
          <w:sz w:val="22"/>
          <w:szCs w:val="22"/>
        </w:rPr>
        <w:t>jamrah</w:t>
      </w:r>
      <w:r w:rsidRPr="005613EF">
        <w:rPr>
          <w:rFonts w:ascii="Calibri" w:hAnsi="Calibri" w:cstheme="minorHAnsi"/>
          <w:i/>
          <w:iCs/>
          <w:sz w:val="22"/>
          <w:szCs w:val="22"/>
        </w:rPr>
        <w:t xml:space="preserve"> </w:t>
      </w:r>
      <w:r w:rsidR="00045CCF" w:rsidRPr="005613EF">
        <w:rPr>
          <w:rFonts w:ascii="Calibri" w:hAnsi="Calibri" w:cstheme="minorHAnsi"/>
          <w:i/>
          <w:iCs/>
          <w:sz w:val="22"/>
          <w:szCs w:val="22"/>
        </w:rPr>
        <w:t>Aqabah</w:t>
      </w:r>
      <w:r w:rsidRPr="005613EF">
        <w:rPr>
          <w:rFonts w:ascii="Calibri" w:hAnsi="Calibri" w:cstheme="minorHAnsi"/>
          <w:i/>
          <w:iCs/>
          <w:sz w:val="22"/>
          <w:szCs w:val="22"/>
        </w:rPr>
        <w:t xml:space="preserve">, apakah ia tetap wajib membayar dam </w:t>
      </w:r>
      <w:proofErr w:type="spellStart"/>
      <w:r w:rsidR="00643D07">
        <w:rPr>
          <w:rFonts w:ascii="Calibri" w:hAnsi="Calibri" w:cstheme="minorHAnsi"/>
          <w:i/>
          <w:iCs/>
          <w:sz w:val="22"/>
          <w:szCs w:val="22"/>
        </w:rPr>
        <w:t>Tamattu</w:t>
      </w:r>
      <w:proofErr w:type="spellEnd"/>
      <w:r w:rsidR="00643D07">
        <w:rPr>
          <w:rFonts w:ascii="Calibri" w:hAnsi="Calibri" w:cstheme="minorHAnsi"/>
          <w:i/>
          <w:iCs/>
          <w:sz w:val="22"/>
          <w:szCs w:val="22"/>
        </w:rPr>
        <w:t>’</w:t>
      </w:r>
      <w:r w:rsidRPr="005613EF">
        <w:rPr>
          <w:rFonts w:ascii="Calibri" w:hAnsi="Calibri" w:cstheme="minorHAnsi"/>
          <w:i/>
          <w:iCs/>
          <w:sz w:val="22"/>
          <w:szCs w:val="22"/>
        </w:rPr>
        <w:t>?</w:t>
      </w:r>
      <w:r w:rsidRPr="005613EF">
        <w:rPr>
          <w:rFonts w:ascii="Calibri" w:hAnsi="Calibri" w:cstheme="minorHAnsi"/>
          <w:i/>
          <w:iCs/>
          <w:sz w:val="22"/>
          <w:szCs w:val="22"/>
          <w:vertAlign w:val="superscript"/>
        </w:rPr>
        <w:t>-pen</w:t>
      </w:r>
      <w:r w:rsidRPr="005613EF">
        <w:rPr>
          <w:rFonts w:ascii="Calibri" w:hAnsi="Calibri" w:cstheme="minorHAnsi"/>
          <w:i/>
          <w:iCs/>
          <w:sz w:val="22"/>
          <w:szCs w:val="22"/>
        </w:rPr>
        <w:t>)</w:t>
      </w:r>
      <w:r w:rsidR="005613EF" w:rsidRPr="005613EF">
        <w:rPr>
          <w:rFonts w:ascii="Calibri" w:hAnsi="Calibri" w:cstheme="minorHAnsi"/>
          <w:i/>
          <w:iCs/>
          <w:sz w:val="22"/>
          <w:szCs w:val="22"/>
        </w:rPr>
        <w:t>.”</w:t>
      </w:r>
      <w:r w:rsidRPr="002844A2">
        <w:rPr>
          <w:rFonts w:ascii="Calibri" w:hAnsi="Calibri" w:cstheme="minorHAnsi"/>
          <w:sz w:val="22"/>
          <w:szCs w:val="22"/>
        </w:rPr>
        <w:t xml:space="preserve"> </w:t>
      </w:r>
      <w:r w:rsidR="00D93C1A">
        <w:rPr>
          <w:rFonts w:ascii="Calibri" w:hAnsi="Calibri" w:cstheme="minorHAnsi"/>
          <w:sz w:val="22"/>
          <w:szCs w:val="22"/>
        </w:rPr>
        <w:t>[</w:t>
      </w:r>
      <w:proofErr w:type="spellStart"/>
      <w:r w:rsidRPr="00D93C1A">
        <w:rPr>
          <w:rFonts w:ascii="Calibri" w:hAnsi="Calibri" w:cstheme="minorHAnsi"/>
          <w:i/>
          <w:iCs/>
          <w:sz w:val="22"/>
          <w:szCs w:val="22"/>
        </w:rPr>
        <w:t>Maw</w:t>
      </w:r>
      <w:r w:rsidR="00D93C1A" w:rsidRPr="00D93C1A">
        <w:rPr>
          <w:rFonts w:asciiTheme="minorHAnsi" w:hAnsiTheme="minorHAnsi" w:cstheme="minorHAnsi"/>
          <w:i/>
          <w:iCs/>
          <w:sz w:val="22"/>
          <w:szCs w:val="22"/>
        </w:rPr>
        <w:t>â</w:t>
      </w:r>
      <w:r w:rsidRPr="00D93C1A">
        <w:rPr>
          <w:rFonts w:ascii="Calibri" w:hAnsi="Calibri" w:cstheme="minorHAnsi"/>
          <w:i/>
          <w:iCs/>
          <w:sz w:val="22"/>
          <w:szCs w:val="22"/>
        </w:rPr>
        <w:t>hib</w:t>
      </w:r>
      <w:proofErr w:type="spellEnd"/>
      <w:r w:rsidR="00D93C1A" w:rsidRPr="00D93C1A">
        <w:rPr>
          <w:rFonts w:ascii="Calibri" w:hAnsi="Calibri" w:cstheme="minorHAnsi"/>
          <w:i/>
          <w:iCs/>
          <w:sz w:val="22"/>
          <w:szCs w:val="22"/>
        </w:rPr>
        <w:t xml:space="preserve"> </w:t>
      </w:r>
      <w:proofErr w:type="spellStart"/>
      <w:r w:rsidR="00D93C1A" w:rsidRPr="00D93C1A">
        <w:rPr>
          <w:rFonts w:ascii="Calibri" w:hAnsi="Calibri" w:cstheme="minorHAnsi"/>
          <w:i/>
          <w:iCs/>
          <w:sz w:val="22"/>
          <w:szCs w:val="22"/>
        </w:rPr>
        <w:t>a</w:t>
      </w:r>
      <w:r w:rsidRPr="00D93C1A">
        <w:rPr>
          <w:rFonts w:ascii="Calibri" w:hAnsi="Calibri" w:cstheme="minorHAnsi"/>
          <w:i/>
          <w:iCs/>
          <w:sz w:val="22"/>
          <w:szCs w:val="22"/>
        </w:rPr>
        <w:t>l</w:t>
      </w:r>
      <w:r w:rsidR="00D93C1A" w:rsidRPr="00D93C1A">
        <w:rPr>
          <w:rFonts w:ascii="Calibri" w:hAnsi="Calibri" w:cstheme="minorHAnsi"/>
          <w:i/>
          <w:iCs/>
          <w:sz w:val="22"/>
          <w:szCs w:val="22"/>
        </w:rPr>
        <w:t>-</w:t>
      </w:r>
      <w:r w:rsidRPr="00D93C1A">
        <w:rPr>
          <w:rFonts w:ascii="Calibri" w:hAnsi="Calibri" w:cstheme="minorHAnsi"/>
          <w:i/>
          <w:iCs/>
          <w:sz w:val="22"/>
          <w:szCs w:val="22"/>
        </w:rPr>
        <w:t>Jal</w:t>
      </w:r>
      <w:r w:rsidR="00D93C1A" w:rsidRPr="00D93C1A">
        <w:rPr>
          <w:rFonts w:asciiTheme="minorHAnsi" w:hAnsiTheme="minorHAnsi" w:cstheme="minorHAnsi"/>
          <w:i/>
          <w:iCs/>
          <w:color w:val="212529"/>
          <w:sz w:val="22"/>
          <w:szCs w:val="22"/>
          <w:shd w:val="clear" w:color="auto" w:fill="FFFFFF"/>
        </w:rPr>
        <w:t>î</w:t>
      </w:r>
      <w:r w:rsidRPr="00D93C1A">
        <w:rPr>
          <w:rFonts w:ascii="Calibri" w:hAnsi="Calibri" w:cstheme="minorHAnsi"/>
          <w:i/>
          <w:iCs/>
          <w:sz w:val="22"/>
          <w:szCs w:val="22"/>
        </w:rPr>
        <w:t>l</w:t>
      </w:r>
      <w:proofErr w:type="spellEnd"/>
      <w:r w:rsidRPr="003C0D38">
        <w:rPr>
          <w:rFonts w:ascii="Calibri" w:hAnsi="Calibri" w:cstheme="minorHAnsi"/>
          <w:sz w:val="22"/>
          <w:szCs w:val="22"/>
        </w:rPr>
        <w:t xml:space="preserve"> </w:t>
      </w:r>
      <w:r w:rsidR="00D93C1A">
        <w:rPr>
          <w:rFonts w:ascii="Calibri" w:hAnsi="Calibri" w:cstheme="minorHAnsi"/>
          <w:sz w:val="22"/>
          <w:szCs w:val="22"/>
        </w:rPr>
        <w:t>(</w:t>
      </w:r>
      <w:r w:rsidRPr="003C0D38">
        <w:rPr>
          <w:rFonts w:ascii="Calibri" w:hAnsi="Calibri" w:cstheme="minorHAnsi"/>
          <w:sz w:val="22"/>
          <w:szCs w:val="22"/>
        </w:rPr>
        <w:t>3/60-61)</w:t>
      </w:r>
      <w:r w:rsidR="003E7251">
        <w:rPr>
          <w:rFonts w:ascii="Calibri" w:hAnsi="Calibri" w:cstheme="minorHAnsi"/>
          <w:sz w:val="22"/>
          <w:szCs w:val="22"/>
        </w:rPr>
        <w:t>].</w:t>
      </w:r>
    </w:p>
    <w:p w14:paraId="7C30D9F5" w14:textId="7E71297B" w:rsidR="007F6FFD" w:rsidRPr="002844A2" w:rsidRDefault="007F6FFD" w:rsidP="00AB385D">
      <w:pPr>
        <w:pStyle w:val="NormalWeb"/>
        <w:shd w:val="clear" w:color="auto" w:fill="FFFFFF"/>
        <w:spacing w:before="0" w:beforeAutospacing="0" w:after="0" w:afterAutospacing="0" w:line="276" w:lineRule="auto"/>
        <w:ind w:firstLine="720"/>
        <w:jc w:val="both"/>
        <w:rPr>
          <w:rFonts w:ascii="Calibri" w:hAnsi="Calibri" w:cstheme="minorHAnsi"/>
          <w:sz w:val="22"/>
          <w:szCs w:val="22"/>
        </w:rPr>
      </w:pPr>
      <w:r w:rsidRPr="002844A2">
        <w:rPr>
          <w:rFonts w:ascii="Calibri" w:hAnsi="Calibri" w:cstheme="minorHAnsi"/>
          <w:sz w:val="22"/>
          <w:szCs w:val="22"/>
        </w:rPr>
        <w:t xml:space="preserve">Dari dua pendapat di atas </w:t>
      </w:r>
      <w:r w:rsidR="0062364F">
        <w:rPr>
          <w:rFonts w:ascii="Calibri" w:hAnsi="Calibri" w:cstheme="minorHAnsi"/>
          <w:sz w:val="22"/>
          <w:szCs w:val="22"/>
        </w:rPr>
        <w:t xml:space="preserve">sangat </w:t>
      </w:r>
      <w:r w:rsidRPr="002844A2">
        <w:rPr>
          <w:rFonts w:ascii="Calibri" w:hAnsi="Calibri" w:cstheme="minorHAnsi"/>
          <w:sz w:val="22"/>
          <w:szCs w:val="22"/>
        </w:rPr>
        <w:t xml:space="preserve">jelas bahwa tidak ada seorang ulama </w:t>
      </w:r>
      <w:proofErr w:type="spellStart"/>
      <w:r w:rsidRPr="00503446">
        <w:rPr>
          <w:rFonts w:ascii="Calibri" w:hAnsi="Calibri" w:cstheme="minorHAnsi"/>
          <w:sz w:val="22"/>
          <w:szCs w:val="22"/>
        </w:rPr>
        <w:t>Malikiah</w:t>
      </w:r>
      <w:proofErr w:type="spellEnd"/>
      <w:r w:rsidRPr="002844A2">
        <w:rPr>
          <w:rFonts w:ascii="Calibri" w:hAnsi="Calibri" w:cstheme="minorHAnsi"/>
          <w:sz w:val="22"/>
          <w:szCs w:val="22"/>
        </w:rPr>
        <w:t xml:space="preserve"> yang memandang bolehnya </w:t>
      </w:r>
      <w:r w:rsidR="0062364F">
        <w:rPr>
          <w:rFonts w:ascii="Calibri" w:hAnsi="Calibri" w:cstheme="minorHAnsi"/>
          <w:sz w:val="22"/>
          <w:szCs w:val="22"/>
        </w:rPr>
        <w:t>menyembelih</w:t>
      </w:r>
      <w:r w:rsidRPr="003C0D38">
        <w:rPr>
          <w:rFonts w:ascii="Calibri" w:hAnsi="Calibri" w:cstheme="minorHAnsi"/>
          <w:sz w:val="22"/>
          <w:szCs w:val="22"/>
        </w:rPr>
        <w:t xml:space="preserve"> dam </w:t>
      </w:r>
      <w:proofErr w:type="spellStart"/>
      <w:r w:rsidR="00643D07">
        <w:rPr>
          <w:rFonts w:ascii="Calibri" w:hAnsi="Calibri" w:cstheme="minorHAnsi"/>
          <w:sz w:val="22"/>
          <w:szCs w:val="22"/>
        </w:rPr>
        <w:t>Tamattu</w:t>
      </w:r>
      <w:proofErr w:type="spellEnd"/>
      <w:r w:rsidR="00643D07">
        <w:rPr>
          <w:rFonts w:ascii="Calibri" w:hAnsi="Calibri" w:cstheme="minorHAnsi"/>
          <w:sz w:val="22"/>
          <w:szCs w:val="22"/>
        </w:rPr>
        <w:t>’</w:t>
      </w:r>
      <w:r w:rsidRPr="002844A2">
        <w:rPr>
          <w:rFonts w:ascii="Calibri" w:hAnsi="Calibri" w:cstheme="minorHAnsi"/>
          <w:sz w:val="22"/>
          <w:szCs w:val="22"/>
        </w:rPr>
        <w:t xml:space="preserve"> setelah </w:t>
      </w:r>
      <w:r w:rsidR="00735C69">
        <w:rPr>
          <w:rFonts w:ascii="Calibri" w:hAnsi="Calibri" w:cstheme="minorHAnsi"/>
          <w:sz w:val="22"/>
          <w:szCs w:val="22"/>
        </w:rPr>
        <w:t>umrah</w:t>
      </w:r>
      <w:r w:rsidRPr="002844A2">
        <w:rPr>
          <w:rFonts w:ascii="Calibri" w:hAnsi="Calibri" w:cstheme="minorHAnsi"/>
          <w:sz w:val="22"/>
          <w:szCs w:val="22"/>
        </w:rPr>
        <w:t xml:space="preserve">. Karena </w:t>
      </w:r>
      <w:r w:rsidR="00603074" w:rsidRPr="00503446">
        <w:rPr>
          <w:rFonts w:ascii="Calibri" w:hAnsi="Calibri" w:cstheme="minorHAnsi"/>
          <w:sz w:val="22"/>
          <w:szCs w:val="22"/>
        </w:rPr>
        <w:t xml:space="preserve">waktu </w:t>
      </w:r>
      <w:r w:rsidRPr="002844A2">
        <w:rPr>
          <w:rFonts w:ascii="Calibri" w:hAnsi="Calibri" w:cstheme="minorHAnsi"/>
          <w:sz w:val="22"/>
          <w:szCs w:val="22"/>
        </w:rPr>
        <w:t xml:space="preserve">minimal wajibnya dam </w:t>
      </w:r>
      <w:proofErr w:type="spellStart"/>
      <w:r w:rsidR="00643D07">
        <w:rPr>
          <w:rFonts w:ascii="Calibri" w:hAnsi="Calibri" w:cstheme="minorHAnsi"/>
          <w:sz w:val="22"/>
          <w:szCs w:val="22"/>
        </w:rPr>
        <w:t>Tamattu</w:t>
      </w:r>
      <w:proofErr w:type="spellEnd"/>
      <w:r w:rsidR="00643D07">
        <w:rPr>
          <w:rFonts w:ascii="Calibri" w:hAnsi="Calibri" w:cstheme="minorHAnsi"/>
          <w:sz w:val="22"/>
          <w:szCs w:val="22"/>
        </w:rPr>
        <w:t>’</w:t>
      </w:r>
      <w:r w:rsidRPr="002844A2">
        <w:rPr>
          <w:rFonts w:ascii="Calibri" w:hAnsi="Calibri" w:cstheme="minorHAnsi"/>
          <w:sz w:val="22"/>
          <w:szCs w:val="22"/>
        </w:rPr>
        <w:t xml:space="preserve"> (sebagaimana pendapat </w:t>
      </w:r>
      <w:proofErr w:type="spellStart"/>
      <w:r w:rsidR="004106BE">
        <w:rPr>
          <w:rFonts w:ascii="Calibri" w:hAnsi="Calibri" w:cstheme="minorHAnsi"/>
          <w:sz w:val="22"/>
          <w:szCs w:val="22"/>
        </w:rPr>
        <w:t>a</w:t>
      </w:r>
      <w:r w:rsidRPr="003C0D38">
        <w:rPr>
          <w:rFonts w:ascii="Calibri" w:hAnsi="Calibri" w:cstheme="minorHAnsi"/>
          <w:sz w:val="22"/>
          <w:szCs w:val="22"/>
        </w:rPr>
        <w:t>l-Lakhomi</w:t>
      </w:r>
      <w:proofErr w:type="spellEnd"/>
      <w:r w:rsidRPr="003C0D38">
        <w:rPr>
          <w:rFonts w:ascii="Calibri" w:hAnsi="Calibri" w:cstheme="minorHAnsi"/>
          <w:sz w:val="22"/>
          <w:szCs w:val="22"/>
        </w:rPr>
        <w:t xml:space="preserve">) </w:t>
      </w:r>
      <w:r w:rsidR="00603074">
        <w:rPr>
          <w:rFonts w:ascii="Calibri" w:hAnsi="Calibri" w:cstheme="minorHAnsi"/>
          <w:sz w:val="22"/>
          <w:szCs w:val="22"/>
        </w:rPr>
        <w:t>adalah</w:t>
      </w:r>
      <w:r w:rsidRPr="00503446">
        <w:rPr>
          <w:rFonts w:ascii="Calibri" w:hAnsi="Calibri" w:cstheme="minorHAnsi"/>
          <w:sz w:val="22"/>
          <w:szCs w:val="22"/>
        </w:rPr>
        <w:t xml:space="preserve"> </w:t>
      </w:r>
      <w:r w:rsidR="00603074">
        <w:rPr>
          <w:rFonts w:ascii="Calibri" w:hAnsi="Calibri" w:cstheme="minorHAnsi"/>
          <w:sz w:val="22"/>
          <w:szCs w:val="22"/>
        </w:rPr>
        <w:t>ketika</w:t>
      </w:r>
      <w:r w:rsidRPr="002844A2">
        <w:rPr>
          <w:rFonts w:ascii="Calibri" w:hAnsi="Calibri" w:cstheme="minorHAnsi"/>
          <w:sz w:val="22"/>
          <w:szCs w:val="22"/>
        </w:rPr>
        <w:t xml:space="preserve"> ber</w:t>
      </w:r>
      <w:r w:rsidR="00735C69">
        <w:rPr>
          <w:rFonts w:ascii="Calibri" w:hAnsi="Calibri" w:cstheme="minorHAnsi"/>
          <w:sz w:val="22"/>
          <w:szCs w:val="22"/>
        </w:rPr>
        <w:t>ihram</w:t>
      </w:r>
      <w:r w:rsidRPr="002844A2">
        <w:rPr>
          <w:rFonts w:ascii="Calibri" w:hAnsi="Calibri" w:cstheme="minorHAnsi"/>
          <w:sz w:val="22"/>
          <w:szCs w:val="22"/>
        </w:rPr>
        <w:t xml:space="preserve"> dengan </w:t>
      </w:r>
      <w:r w:rsidR="00735C69">
        <w:rPr>
          <w:rFonts w:ascii="Calibri" w:hAnsi="Calibri" w:cstheme="minorHAnsi"/>
          <w:sz w:val="22"/>
          <w:szCs w:val="22"/>
        </w:rPr>
        <w:t>ihram</w:t>
      </w:r>
      <w:r w:rsidRPr="002844A2">
        <w:rPr>
          <w:rFonts w:ascii="Calibri" w:hAnsi="Calibri" w:cstheme="minorHAnsi"/>
          <w:sz w:val="22"/>
          <w:szCs w:val="22"/>
        </w:rPr>
        <w:t xml:space="preserve"> haji. Karena itulah bentuk awal penggabungan antara </w:t>
      </w:r>
      <w:r w:rsidR="00735C69">
        <w:rPr>
          <w:rFonts w:ascii="Calibri" w:hAnsi="Calibri" w:cstheme="minorHAnsi"/>
          <w:sz w:val="22"/>
          <w:szCs w:val="22"/>
        </w:rPr>
        <w:t>umrah</w:t>
      </w:r>
      <w:r w:rsidRPr="002844A2">
        <w:rPr>
          <w:rFonts w:ascii="Calibri" w:hAnsi="Calibri" w:cstheme="minorHAnsi"/>
          <w:sz w:val="22"/>
          <w:szCs w:val="22"/>
        </w:rPr>
        <w:t xml:space="preserve"> dan haji. </w:t>
      </w:r>
      <w:r w:rsidR="00773555">
        <w:rPr>
          <w:rFonts w:ascii="Calibri" w:hAnsi="Calibri" w:cstheme="minorHAnsi"/>
          <w:sz w:val="22"/>
          <w:szCs w:val="22"/>
        </w:rPr>
        <w:t>[L</w:t>
      </w:r>
      <w:r w:rsidRPr="003C0D38">
        <w:rPr>
          <w:rFonts w:ascii="Calibri" w:hAnsi="Calibri" w:cstheme="minorHAnsi"/>
          <w:sz w:val="22"/>
          <w:szCs w:val="22"/>
        </w:rPr>
        <w:t>ihat</w:t>
      </w:r>
      <w:r w:rsidR="00773555">
        <w:rPr>
          <w:rFonts w:ascii="Calibri" w:hAnsi="Calibri" w:cstheme="minorHAnsi"/>
          <w:sz w:val="22"/>
          <w:szCs w:val="22"/>
        </w:rPr>
        <w:t>:</w:t>
      </w:r>
      <w:r w:rsidRPr="003C0D38">
        <w:rPr>
          <w:rFonts w:ascii="Calibri" w:hAnsi="Calibri" w:cstheme="minorHAnsi"/>
          <w:sz w:val="22"/>
          <w:szCs w:val="22"/>
        </w:rPr>
        <w:t xml:space="preserve"> </w:t>
      </w:r>
      <w:proofErr w:type="spellStart"/>
      <w:r w:rsidR="00827809" w:rsidRPr="00D93C1A">
        <w:rPr>
          <w:rFonts w:ascii="Calibri" w:hAnsi="Calibri" w:cstheme="minorHAnsi"/>
          <w:i/>
          <w:iCs/>
          <w:sz w:val="22"/>
          <w:szCs w:val="22"/>
        </w:rPr>
        <w:t>Maw</w:t>
      </w:r>
      <w:r w:rsidR="00827809" w:rsidRPr="00D93C1A">
        <w:rPr>
          <w:rFonts w:asciiTheme="minorHAnsi" w:hAnsiTheme="minorHAnsi" w:cstheme="minorHAnsi"/>
          <w:i/>
          <w:iCs/>
          <w:sz w:val="22"/>
          <w:szCs w:val="22"/>
        </w:rPr>
        <w:t>â</w:t>
      </w:r>
      <w:r w:rsidR="00827809" w:rsidRPr="00D93C1A">
        <w:rPr>
          <w:rFonts w:ascii="Calibri" w:hAnsi="Calibri" w:cstheme="minorHAnsi"/>
          <w:i/>
          <w:iCs/>
          <w:sz w:val="22"/>
          <w:szCs w:val="22"/>
        </w:rPr>
        <w:t>hib</w:t>
      </w:r>
      <w:proofErr w:type="spellEnd"/>
      <w:r w:rsidR="00827809" w:rsidRPr="00D93C1A">
        <w:rPr>
          <w:rFonts w:ascii="Calibri" w:hAnsi="Calibri" w:cstheme="minorHAnsi"/>
          <w:i/>
          <w:iCs/>
          <w:sz w:val="22"/>
          <w:szCs w:val="22"/>
        </w:rPr>
        <w:t xml:space="preserve"> </w:t>
      </w:r>
      <w:proofErr w:type="spellStart"/>
      <w:r w:rsidR="00827809" w:rsidRPr="00D93C1A">
        <w:rPr>
          <w:rFonts w:ascii="Calibri" w:hAnsi="Calibri" w:cstheme="minorHAnsi"/>
          <w:i/>
          <w:iCs/>
          <w:sz w:val="22"/>
          <w:szCs w:val="22"/>
        </w:rPr>
        <w:t>al-Jal</w:t>
      </w:r>
      <w:r w:rsidR="00827809" w:rsidRPr="00D93C1A">
        <w:rPr>
          <w:rFonts w:asciiTheme="minorHAnsi" w:hAnsiTheme="minorHAnsi" w:cstheme="minorHAnsi"/>
          <w:i/>
          <w:iCs/>
          <w:color w:val="212529"/>
          <w:sz w:val="22"/>
          <w:szCs w:val="22"/>
          <w:shd w:val="clear" w:color="auto" w:fill="FFFFFF"/>
        </w:rPr>
        <w:t>î</w:t>
      </w:r>
      <w:r w:rsidR="00827809" w:rsidRPr="00D93C1A">
        <w:rPr>
          <w:rFonts w:ascii="Calibri" w:hAnsi="Calibri" w:cstheme="minorHAnsi"/>
          <w:i/>
          <w:iCs/>
          <w:sz w:val="22"/>
          <w:szCs w:val="22"/>
        </w:rPr>
        <w:t>l</w:t>
      </w:r>
      <w:proofErr w:type="spellEnd"/>
      <w:r w:rsidRPr="003C0D38">
        <w:rPr>
          <w:rFonts w:ascii="Calibri" w:hAnsi="Calibri" w:cstheme="minorHAnsi"/>
          <w:sz w:val="22"/>
          <w:szCs w:val="22"/>
        </w:rPr>
        <w:t xml:space="preserve"> </w:t>
      </w:r>
      <w:r w:rsidR="00773555">
        <w:rPr>
          <w:rFonts w:ascii="Calibri" w:hAnsi="Calibri" w:cstheme="minorHAnsi"/>
          <w:sz w:val="22"/>
          <w:szCs w:val="22"/>
        </w:rPr>
        <w:t>(</w:t>
      </w:r>
      <w:r w:rsidRPr="003C0D38">
        <w:rPr>
          <w:rFonts w:ascii="Calibri" w:hAnsi="Calibri" w:cstheme="minorHAnsi"/>
          <w:sz w:val="22"/>
          <w:szCs w:val="22"/>
        </w:rPr>
        <w:t>3/61)</w:t>
      </w:r>
      <w:r w:rsidR="00773555">
        <w:rPr>
          <w:rFonts w:ascii="Calibri" w:hAnsi="Calibri" w:cstheme="minorHAnsi"/>
          <w:sz w:val="22"/>
          <w:szCs w:val="22"/>
        </w:rPr>
        <w:t>]</w:t>
      </w:r>
      <w:r w:rsidRPr="003C0D38">
        <w:rPr>
          <w:rFonts w:ascii="Calibri" w:hAnsi="Calibri" w:cstheme="minorHAnsi"/>
          <w:sz w:val="22"/>
          <w:szCs w:val="22"/>
        </w:rPr>
        <w:t>. Dan</w:t>
      </w:r>
      <w:r w:rsidRPr="00503446">
        <w:rPr>
          <w:rFonts w:ascii="Calibri" w:hAnsi="Calibri" w:cstheme="minorHAnsi"/>
          <w:sz w:val="22"/>
          <w:szCs w:val="22"/>
        </w:rPr>
        <w:t xml:space="preserve"> </w:t>
      </w:r>
      <w:r w:rsidR="00603074">
        <w:rPr>
          <w:rFonts w:ascii="Calibri" w:hAnsi="Calibri" w:cstheme="minorHAnsi"/>
          <w:sz w:val="22"/>
          <w:szCs w:val="22"/>
        </w:rPr>
        <w:t>hal</w:t>
      </w:r>
      <w:r w:rsidRPr="003C0D38">
        <w:rPr>
          <w:rFonts w:ascii="Calibri" w:hAnsi="Calibri" w:cstheme="minorHAnsi"/>
          <w:sz w:val="22"/>
          <w:szCs w:val="22"/>
        </w:rPr>
        <w:t xml:space="preserve"> </w:t>
      </w:r>
      <w:r w:rsidRPr="002844A2">
        <w:rPr>
          <w:rFonts w:ascii="Calibri" w:hAnsi="Calibri" w:cstheme="minorHAnsi"/>
          <w:sz w:val="22"/>
          <w:szCs w:val="22"/>
        </w:rPr>
        <w:t xml:space="preserve">ini bukan berarti jika </w:t>
      </w:r>
      <w:r w:rsidR="00603074">
        <w:rPr>
          <w:rFonts w:ascii="Calibri" w:hAnsi="Calibri" w:cstheme="minorHAnsi"/>
          <w:sz w:val="22"/>
          <w:szCs w:val="22"/>
        </w:rPr>
        <w:t>jamaah</w:t>
      </w:r>
      <w:r w:rsidRPr="002844A2">
        <w:rPr>
          <w:rFonts w:ascii="Calibri" w:hAnsi="Calibri" w:cstheme="minorHAnsi"/>
          <w:sz w:val="22"/>
          <w:szCs w:val="22"/>
        </w:rPr>
        <w:t xml:space="preserve"> haji telah ber</w:t>
      </w:r>
      <w:r w:rsidR="00735C69">
        <w:rPr>
          <w:rFonts w:ascii="Calibri" w:hAnsi="Calibri" w:cstheme="minorHAnsi"/>
          <w:sz w:val="22"/>
          <w:szCs w:val="22"/>
        </w:rPr>
        <w:t>ihram</w:t>
      </w:r>
      <w:r w:rsidRPr="002844A2">
        <w:rPr>
          <w:rFonts w:ascii="Calibri" w:hAnsi="Calibri" w:cstheme="minorHAnsi"/>
          <w:sz w:val="22"/>
          <w:szCs w:val="22"/>
        </w:rPr>
        <w:t xml:space="preserve"> haji pada tanggal 8 Dzulhijjah</w:t>
      </w:r>
      <w:r w:rsidR="00603074">
        <w:rPr>
          <w:rFonts w:ascii="Calibri" w:hAnsi="Calibri" w:cstheme="minorHAnsi"/>
          <w:sz w:val="22"/>
          <w:szCs w:val="22"/>
        </w:rPr>
        <w:t>,</w:t>
      </w:r>
      <w:r w:rsidRPr="002844A2">
        <w:rPr>
          <w:rFonts w:ascii="Calibri" w:hAnsi="Calibri" w:cstheme="minorHAnsi"/>
          <w:sz w:val="22"/>
          <w:szCs w:val="22"/>
        </w:rPr>
        <w:t xml:space="preserve"> maka </w:t>
      </w:r>
      <w:r w:rsidR="00603074">
        <w:rPr>
          <w:rFonts w:ascii="Calibri" w:hAnsi="Calibri" w:cstheme="minorHAnsi"/>
          <w:sz w:val="22"/>
          <w:szCs w:val="22"/>
        </w:rPr>
        <w:t>secara otomatis</w:t>
      </w:r>
      <w:r w:rsidRPr="002844A2">
        <w:rPr>
          <w:rFonts w:ascii="Calibri" w:hAnsi="Calibri" w:cstheme="minorHAnsi"/>
          <w:sz w:val="22"/>
          <w:szCs w:val="22"/>
        </w:rPr>
        <w:t xml:space="preserve"> boleh memotong dam </w:t>
      </w:r>
      <w:proofErr w:type="spellStart"/>
      <w:r w:rsidR="00643D07">
        <w:rPr>
          <w:rFonts w:ascii="Calibri" w:hAnsi="Calibri" w:cstheme="minorHAnsi"/>
          <w:sz w:val="22"/>
          <w:szCs w:val="22"/>
        </w:rPr>
        <w:t>Tamattu</w:t>
      </w:r>
      <w:proofErr w:type="spellEnd"/>
      <w:r w:rsidR="00643D07">
        <w:rPr>
          <w:rFonts w:ascii="Calibri" w:hAnsi="Calibri" w:cstheme="minorHAnsi"/>
          <w:sz w:val="22"/>
          <w:szCs w:val="22"/>
        </w:rPr>
        <w:t>’</w:t>
      </w:r>
      <w:r w:rsidRPr="002844A2">
        <w:rPr>
          <w:rFonts w:ascii="Calibri" w:hAnsi="Calibri" w:cstheme="minorHAnsi"/>
          <w:sz w:val="22"/>
          <w:szCs w:val="22"/>
        </w:rPr>
        <w:t xml:space="preserve"> sebelum hari </w:t>
      </w:r>
      <w:proofErr w:type="spellStart"/>
      <w:r w:rsidR="00603074">
        <w:rPr>
          <w:rFonts w:ascii="Calibri" w:hAnsi="Calibri" w:cstheme="minorHAnsi"/>
          <w:sz w:val="22"/>
          <w:szCs w:val="22"/>
        </w:rPr>
        <w:t>an-</w:t>
      </w:r>
      <w:r w:rsidRPr="002844A2">
        <w:rPr>
          <w:rFonts w:ascii="Calibri" w:hAnsi="Calibri" w:cstheme="minorHAnsi"/>
          <w:sz w:val="22"/>
          <w:szCs w:val="22"/>
        </w:rPr>
        <w:t>Nahr</w:t>
      </w:r>
      <w:proofErr w:type="spellEnd"/>
      <w:r w:rsidRPr="002844A2">
        <w:rPr>
          <w:rFonts w:ascii="Calibri" w:hAnsi="Calibri" w:cstheme="minorHAnsi"/>
          <w:sz w:val="22"/>
          <w:szCs w:val="22"/>
        </w:rPr>
        <w:t>. Akan tetapi</w:t>
      </w:r>
      <w:r w:rsidR="00603074">
        <w:rPr>
          <w:rFonts w:ascii="Calibri" w:hAnsi="Calibri" w:cstheme="minorHAnsi"/>
          <w:sz w:val="22"/>
          <w:szCs w:val="22"/>
        </w:rPr>
        <w:t>,</w:t>
      </w:r>
      <w:r w:rsidRPr="002844A2">
        <w:rPr>
          <w:rFonts w:ascii="Calibri" w:hAnsi="Calibri" w:cstheme="minorHAnsi"/>
          <w:sz w:val="22"/>
          <w:szCs w:val="22"/>
        </w:rPr>
        <w:t xml:space="preserve"> maksudnya adalah jika dia meninggal sebelum hari </w:t>
      </w:r>
      <w:proofErr w:type="spellStart"/>
      <w:r w:rsidR="00603074">
        <w:rPr>
          <w:rFonts w:ascii="Calibri" w:hAnsi="Calibri" w:cstheme="minorHAnsi"/>
          <w:sz w:val="22"/>
          <w:szCs w:val="22"/>
        </w:rPr>
        <w:t>an-</w:t>
      </w:r>
      <w:r w:rsidRPr="002844A2">
        <w:rPr>
          <w:rFonts w:ascii="Calibri" w:hAnsi="Calibri" w:cstheme="minorHAnsi"/>
          <w:sz w:val="22"/>
          <w:szCs w:val="22"/>
        </w:rPr>
        <w:t>Nahr</w:t>
      </w:r>
      <w:proofErr w:type="spellEnd"/>
      <w:r w:rsidRPr="002844A2">
        <w:rPr>
          <w:rFonts w:ascii="Calibri" w:hAnsi="Calibri" w:cstheme="minorHAnsi"/>
          <w:sz w:val="22"/>
          <w:szCs w:val="22"/>
        </w:rPr>
        <w:t xml:space="preserve"> dan setelah ber</w:t>
      </w:r>
      <w:r w:rsidR="00735C69">
        <w:rPr>
          <w:rFonts w:ascii="Calibri" w:hAnsi="Calibri" w:cstheme="minorHAnsi"/>
          <w:sz w:val="22"/>
          <w:szCs w:val="22"/>
        </w:rPr>
        <w:t>ihram</w:t>
      </w:r>
      <w:r w:rsidRPr="002844A2">
        <w:rPr>
          <w:rFonts w:ascii="Calibri" w:hAnsi="Calibri" w:cstheme="minorHAnsi"/>
          <w:sz w:val="22"/>
          <w:szCs w:val="22"/>
        </w:rPr>
        <w:t xml:space="preserve"> haji</w:t>
      </w:r>
      <w:r w:rsidR="00E22002">
        <w:rPr>
          <w:rFonts w:ascii="Calibri" w:hAnsi="Calibri" w:cstheme="minorHAnsi"/>
          <w:sz w:val="22"/>
          <w:szCs w:val="22"/>
        </w:rPr>
        <w:t>,</w:t>
      </w:r>
      <w:r w:rsidRPr="002844A2">
        <w:rPr>
          <w:rFonts w:ascii="Calibri" w:hAnsi="Calibri" w:cstheme="minorHAnsi"/>
          <w:sz w:val="22"/>
          <w:szCs w:val="22"/>
        </w:rPr>
        <w:t xml:space="preserve"> maka </w:t>
      </w:r>
      <w:r w:rsidR="00E22002">
        <w:rPr>
          <w:rFonts w:ascii="Calibri" w:hAnsi="Calibri" w:cstheme="minorHAnsi"/>
          <w:sz w:val="22"/>
          <w:szCs w:val="22"/>
        </w:rPr>
        <w:t>d</w:t>
      </w:r>
      <w:r w:rsidRPr="00503446">
        <w:rPr>
          <w:rFonts w:ascii="Calibri" w:hAnsi="Calibri" w:cstheme="minorHAnsi"/>
          <w:sz w:val="22"/>
          <w:szCs w:val="22"/>
        </w:rPr>
        <w:t>ia</w:t>
      </w:r>
      <w:r w:rsidRPr="002844A2">
        <w:rPr>
          <w:rFonts w:ascii="Calibri" w:hAnsi="Calibri" w:cstheme="minorHAnsi"/>
          <w:sz w:val="22"/>
          <w:szCs w:val="22"/>
        </w:rPr>
        <w:t xml:space="preserve"> tetap terkena tanggungan hutang menyembelih dam </w:t>
      </w:r>
      <w:proofErr w:type="spellStart"/>
      <w:r w:rsidR="00643D07">
        <w:rPr>
          <w:rFonts w:ascii="Calibri" w:hAnsi="Calibri" w:cstheme="minorHAnsi"/>
          <w:sz w:val="22"/>
          <w:szCs w:val="22"/>
        </w:rPr>
        <w:t>Tamattu</w:t>
      </w:r>
      <w:proofErr w:type="spellEnd"/>
      <w:r w:rsidR="00643D07">
        <w:rPr>
          <w:rFonts w:ascii="Calibri" w:hAnsi="Calibri" w:cstheme="minorHAnsi"/>
          <w:sz w:val="22"/>
          <w:szCs w:val="22"/>
        </w:rPr>
        <w:t>’</w:t>
      </w:r>
      <w:r w:rsidR="00E22002">
        <w:rPr>
          <w:rFonts w:ascii="Calibri" w:hAnsi="Calibri" w:cstheme="minorHAnsi"/>
          <w:sz w:val="22"/>
          <w:szCs w:val="22"/>
        </w:rPr>
        <w:t>,</w:t>
      </w:r>
      <w:r w:rsidRPr="00503446">
        <w:rPr>
          <w:rFonts w:ascii="Calibri" w:hAnsi="Calibri" w:cstheme="minorHAnsi"/>
          <w:sz w:val="22"/>
          <w:szCs w:val="22"/>
        </w:rPr>
        <w:t xml:space="preserve"> </w:t>
      </w:r>
      <w:r w:rsidR="00E22002">
        <w:rPr>
          <w:rFonts w:ascii="Calibri" w:hAnsi="Calibri" w:cstheme="minorHAnsi"/>
          <w:sz w:val="22"/>
          <w:szCs w:val="22"/>
        </w:rPr>
        <w:t>dan</w:t>
      </w:r>
      <w:r w:rsidRPr="002844A2">
        <w:rPr>
          <w:rFonts w:ascii="Calibri" w:hAnsi="Calibri" w:cstheme="minorHAnsi"/>
          <w:sz w:val="22"/>
          <w:szCs w:val="22"/>
        </w:rPr>
        <w:t xml:space="preserve"> penyembelihannya tetap dilaksanakan pada hari </w:t>
      </w:r>
      <w:proofErr w:type="spellStart"/>
      <w:r w:rsidR="00E22002">
        <w:rPr>
          <w:rFonts w:ascii="Calibri" w:hAnsi="Calibri" w:cstheme="minorHAnsi"/>
          <w:sz w:val="22"/>
          <w:szCs w:val="22"/>
        </w:rPr>
        <w:t>an-</w:t>
      </w:r>
      <w:r w:rsidRPr="002844A2">
        <w:rPr>
          <w:rFonts w:ascii="Calibri" w:hAnsi="Calibri" w:cstheme="minorHAnsi"/>
          <w:sz w:val="22"/>
          <w:szCs w:val="22"/>
        </w:rPr>
        <w:t>Nahr</w:t>
      </w:r>
      <w:proofErr w:type="spellEnd"/>
      <w:r w:rsidRPr="002844A2">
        <w:rPr>
          <w:rFonts w:ascii="Calibri" w:hAnsi="Calibri" w:cstheme="minorHAnsi"/>
          <w:sz w:val="22"/>
          <w:szCs w:val="22"/>
        </w:rPr>
        <w:t>.</w:t>
      </w:r>
    </w:p>
    <w:p w14:paraId="7926975E" w14:textId="4219E703" w:rsidR="007F6FFD" w:rsidRPr="002844A2" w:rsidRDefault="007F6FFD" w:rsidP="00E22002">
      <w:pPr>
        <w:pStyle w:val="NormalWeb"/>
        <w:shd w:val="clear" w:color="auto" w:fill="FFFFFF"/>
        <w:spacing w:before="0" w:beforeAutospacing="0" w:after="0" w:afterAutospacing="0" w:line="276" w:lineRule="auto"/>
        <w:ind w:firstLine="720"/>
        <w:jc w:val="both"/>
        <w:rPr>
          <w:rFonts w:ascii="Calibri" w:hAnsi="Calibri" w:cstheme="minorHAnsi"/>
          <w:sz w:val="22"/>
          <w:szCs w:val="22"/>
        </w:rPr>
      </w:pPr>
      <w:r w:rsidRPr="002844A2">
        <w:rPr>
          <w:rFonts w:ascii="Calibri" w:hAnsi="Calibri" w:cstheme="minorHAnsi"/>
          <w:sz w:val="22"/>
          <w:szCs w:val="22"/>
        </w:rPr>
        <w:t>Syamsuddin At-</w:t>
      </w:r>
      <w:proofErr w:type="spellStart"/>
      <w:r w:rsidRPr="003C0D38">
        <w:rPr>
          <w:rFonts w:ascii="Calibri" w:hAnsi="Calibri" w:cstheme="minorHAnsi"/>
          <w:sz w:val="22"/>
          <w:szCs w:val="22"/>
        </w:rPr>
        <w:t>Thar</w:t>
      </w:r>
      <w:r w:rsidR="00184636">
        <w:rPr>
          <w:rFonts w:ascii="Calibri" w:hAnsi="Calibri" w:cstheme="minorHAnsi"/>
          <w:sz w:val="22"/>
          <w:szCs w:val="22"/>
        </w:rPr>
        <w:t>a</w:t>
      </w:r>
      <w:r w:rsidRPr="003C0D38">
        <w:rPr>
          <w:rFonts w:ascii="Calibri" w:hAnsi="Calibri" w:cstheme="minorHAnsi"/>
          <w:sz w:val="22"/>
          <w:szCs w:val="22"/>
        </w:rPr>
        <w:t>bulsi</w:t>
      </w:r>
      <w:proofErr w:type="spellEnd"/>
      <w:r w:rsidRPr="002844A2">
        <w:rPr>
          <w:rFonts w:ascii="Calibri" w:hAnsi="Calibri" w:cstheme="minorHAnsi"/>
          <w:sz w:val="22"/>
          <w:szCs w:val="22"/>
        </w:rPr>
        <w:t xml:space="preserve"> </w:t>
      </w:r>
      <w:r w:rsidR="00833DAA">
        <w:rPr>
          <w:rFonts w:ascii="Calibri" w:hAnsi="Calibri" w:cstheme="minorHAnsi"/>
          <w:sz w:val="22"/>
          <w:szCs w:val="22"/>
        </w:rPr>
        <w:t>berkata,</w:t>
      </w:r>
    </w:p>
    <w:p w14:paraId="5889EBA8" w14:textId="77777777" w:rsidR="007F6FFD" w:rsidRPr="002844A2" w:rsidRDefault="007F6FFD" w:rsidP="00465AC3">
      <w:pPr>
        <w:pStyle w:val="NormalWeb"/>
        <w:shd w:val="clear" w:color="auto" w:fill="FFFFFF"/>
        <w:bidi/>
        <w:spacing w:before="0" w:beforeAutospacing="0" w:after="0" w:afterAutospacing="0" w:line="276" w:lineRule="auto"/>
        <w:jc w:val="both"/>
        <w:rPr>
          <w:rStyle w:val="special"/>
          <w:rFonts w:ascii="Calibri" w:hAnsi="Calibri" w:cs="Traditional Arabic"/>
          <w:sz w:val="22"/>
          <w:szCs w:val="22"/>
        </w:rPr>
      </w:pPr>
      <w:r w:rsidRPr="002844A2">
        <w:rPr>
          <w:rStyle w:val="special"/>
          <w:rFonts w:ascii="Calibri" w:hAnsi="Calibri" w:cs="Traditional Arabic"/>
          <w:sz w:val="22"/>
          <w:szCs w:val="28"/>
          <w:rtl/>
        </w:rPr>
        <w:t>وَهُوَ يَدُلُّ عَلَى أَنَّهُ لَا يُجْزِئُ نَحْرُهُ قَبْلَ ذَلِكَ، وَاَللَّهُ أَعْلَمُ. وَنُصُوصُ أَهْلِ الْمَذْهَبِ شَاهِدَةٌ لِذَلِكَ قَالَ الْقَاضِي عَبْدُ الْوَهَّابِ فِي الْمَعُونَةِ، وَلَا يَجُوزُ نَحْرُ هَدْيِ التَّمَتُّعِ وَالْقِرَانِ قَبْلَ يَوْمِ النَّحْرِ خِلَافًا لِلشَّافِعِيِّ</w:t>
      </w:r>
    </w:p>
    <w:p w14:paraId="3E226545" w14:textId="3BDF0BAF" w:rsidR="007F6FFD" w:rsidRPr="002844A2" w:rsidRDefault="00A257FA" w:rsidP="00AB385D">
      <w:pPr>
        <w:pStyle w:val="NormalWeb"/>
        <w:shd w:val="clear" w:color="auto" w:fill="FFFFFF"/>
        <w:spacing w:before="0" w:beforeAutospacing="0" w:after="0" w:afterAutospacing="0" w:line="276" w:lineRule="auto"/>
        <w:jc w:val="both"/>
        <w:rPr>
          <w:rFonts w:ascii="Calibri" w:hAnsi="Calibri" w:cstheme="minorHAnsi"/>
          <w:sz w:val="22"/>
          <w:szCs w:val="22"/>
        </w:rPr>
      </w:pPr>
      <w:r w:rsidRPr="00F54784">
        <w:rPr>
          <w:rFonts w:ascii="Calibri" w:hAnsi="Calibri" w:cstheme="minorHAnsi"/>
          <w:i/>
          <w:iCs/>
          <w:sz w:val="22"/>
          <w:szCs w:val="22"/>
        </w:rPr>
        <w:t>“</w:t>
      </w:r>
      <w:r w:rsidR="007F6FFD" w:rsidRPr="00F54784">
        <w:rPr>
          <w:rFonts w:ascii="Calibri" w:hAnsi="Calibri" w:cstheme="minorHAnsi"/>
          <w:i/>
          <w:iCs/>
          <w:sz w:val="22"/>
          <w:szCs w:val="22"/>
        </w:rPr>
        <w:t xml:space="preserve">Dan ini menunjukkan bahwasanya tidak sah penyembelihan dam </w:t>
      </w:r>
      <w:proofErr w:type="spellStart"/>
      <w:r w:rsidR="00643D07">
        <w:rPr>
          <w:rFonts w:ascii="Calibri" w:hAnsi="Calibri" w:cstheme="minorHAnsi"/>
          <w:i/>
          <w:iCs/>
          <w:sz w:val="22"/>
          <w:szCs w:val="22"/>
        </w:rPr>
        <w:t>Tamattu</w:t>
      </w:r>
      <w:proofErr w:type="spellEnd"/>
      <w:r w:rsidR="00643D07">
        <w:rPr>
          <w:rFonts w:ascii="Calibri" w:hAnsi="Calibri" w:cstheme="minorHAnsi"/>
          <w:i/>
          <w:iCs/>
          <w:sz w:val="22"/>
          <w:szCs w:val="22"/>
        </w:rPr>
        <w:t>’</w:t>
      </w:r>
      <w:r w:rsidR="007F6FFD" w:rsidRPr="00F54784">
        <w:rPr>
          <w:rFonts w:ascii="Calibri" w:hAnsi="Calibri" w:cstheme="minorHAnsi"/>
          <w:i/>
          <w:iCs/>
          <w:sz w:val="22"/>
          <w:szCs w:val="22"/>
        </w:rPr>
        <w:t xml:space="preserve"> sebelum hari </w:t>
      </w:r>
      <w:proofErr w:type="spellStart"/>
      <w:r w:rsidR="007F6FFD" w:rsidRPr="00F54784">
        <w:rPr>
          <w:rFonts w:ascii="Calibri" w:hAnsi="Calibri" w:cstheme="minorHAnsi"/>
          <w:i/>
          <w:iCs/>
          <w:sz w:val="22"/>
          <w:szCs w:val="22"/>
        </w:rPr>
        <w:t>Nahr</w:t>
      </w:r>
      <w:proofErr w:type="spellEnd"/>
      <w:r w:rsidR="007F6FFD" w:rsidRPr="00F54784">
        <w:rPr>
          <w:rFonts w:ascii="Calibri" w:hAnsi="Calibri" w:cstheme="minorHAnsi"/>
          <w:i/>
          <w:iCs/>
          <w:sz w:val="22"/>
          <w:szCs w:val="22"/>
        </w:rPr>
        <w:t xml:space="preserve">, </w:t>
      </w:r>
      <w:proofErr w:type="spellStart"/>
      <w:r w:rsidR="00117C17" w:rsidRPr="00F54784">
        <w:rPr>
          <w:rFonts w:ascii="Calibri" w:hAnsi="Calibri" w:cstheme="minorHAnsi"/>
          <w:i/>
          <w:iCs/>
          <w:sz w:val="22"/>
          <w:szCs w:val="22"/>
        </w:rPr>
        <w:t>Wall</w:t>
      </w:r>
      <w:r w:rsidR="00117C17" w:rsidRPr="003C0D38">
        <w:rPr>
          <w:rFonts w:ascii="Calibri" w:hAnsi="Calibri" w:cstheme="minorHAnsi"/>
          <w:i/>
          <w:iCs/>
          <w:sz w:val="22"/>
          <w:szCs w:val="22"/>
        </w:rPr>
        <w:t>â</w:t>
      </w:r>
      <w:r w:rsidR="00117C17" w:rsidRPr="00F54784">
        <w:rPr>
          <w:rFonts w:ascii="Calibri" w:hAnsi="Calibri" w:cstheme="minorHAnsi"/>
          <w:i/>
          <w:iCs/>
          <w:sz w:val="22"/>
          <w:szCs w:val="22"/>
        </w:rPr>
        <w:t>hu</w:t>
      </w:r>
      <w:proofErr w:type="spellEnd"/>
      <w:r w:rsidR="00117C17" w:rsidRPr="00F54784">
        <w:rPr>
          <w:rFonts w:ascii="Calibri" w:hAnsi="Calibri" w:cstheme="minorHAnsi"/>
          <w:i/>
          <w:iCs/>
          <w:sz w:val="22"/>
          <w:szCs w:val="22"/>
        </w:rPr>
        <w:t xml:space="preserve"> </w:t>
      </w:r>
      <w:proofErr w:type="spellStart"/>
      <w:r w:rsidR="00117C17" w:rsidRPr="00F54784">
        <w:rPr>
          <w:rFonts w:ascii="Calibri" w:hAnsi="Calibri" w:cstheme="minorHAnsi"/>
          <w:i/>
          <w:iCs/>
          <w:sz w:val="22"/>
          <w:szCs w:val="22"/>
        </w:rPr>
        <w:t>a</w:t>
      </w:r>
      <w:r w:rsidRPr="00F54784">
        <w:rPr>
          <w:rFonts w:ascii="Calibri" w:hAnsi="Calibri" w:cstheme="minorHAnsi"/>
          <w:i/>
          <w:iCs/>
          <w:sz w:val="22"/>
          <w:szCs w:val="22"/>
        </w:rPr>
        <w:t>’</w:t>
      </w:r>
      <w:r w:rsidR="007F6FFD" w:rsidRPr="00F54784">
        <w:rPr>
          <w:rFonts w:ascii="Calibri" w:hAnsi="Calibri" w:cstheme="minorHAnsi"/>
          <w:i/>
          <w:iCs/>
          <w:sz w:val="22"/>
          <w:szCs w:val="22"/>
        </w:rPr>
        <w:t>lam</w:t>
      </w:r>
      <w:proofErr w:type="spellEnd"/>
      <w:r w:rsidR="007F6FFD" w:rsidRPr="00F54784">
        <w:rPr>
          <w:rFonts w:ascii="Calibri" w:hAnsi="Calibri" w:cstheme="minorHAnsi"/>
          <w:i/>
          <w:iCs/>
          <w:sz w:val="22"/>
          <w:szCs w:val="22"/>
        </w:rPr>
        <w:t xml:space="preserve">. </w:t>
      </w:r>
      <w:r w:rsidR="00F54784" w:rsidRPr="00F54784">
        <w:rPr>
          <w:rFonts w:ascii="Calibri" w:hAnsi="Calibri" w:cstheme="minorHAnsi"/>
          <w:i/>
          <w:iCs/>
          <w:sz w:val="22"/>
          <w:szCs w:val="22"/>
        </w:rPr>
        <w:t>P</w:t>
      </w:r>
      <w:r w:rsidR="007F6FFD" w:rsidRPr="00F54784">
        <w:rPr>
          <w:rFonts w:ascii="Calibri" w:hAnsi="Calibri" w:cstheme="minorHAnsi"/>
          <w:i/>
          <w:iCs/>
          <w:sz w:val="22"/>
          <w:szCs w:val="22"/>
        </w:rPr>
        <w:t>ernyataan-pernyataan dari para ulama ma</w:t>
      </w:r>
      <w:r w:rsidR="00F54784" w:rsidRPr="00F54784">
        <w:rPr>
          <w:rFonts w:ascii="Calibri" w:hAnsi="Calibri" w:cstheme="minorHAnsi"/>
          <w:i/>
          <w:iCs/>
          <w:sz w:val="22"/>
          <w:szCs w:val="22"/>
        </w:rPr>
        <w:t>z</w:t>
      </w:r>
      <w:r w:rsidR="007F6FFD" w:rsidRPr="00F54784">
        <w:rPr>
          <w:rFonts w:ascii="Calibri" w:hAnsi="Calibri" w:cstheme="minorHAnsi"/>
          <w:i/>
          <w:iCs/>
          <w:sz w:val="22"/>
          <w:szCs w:val="22"/>
        </w:rPr>
        <w:t>hab Maliki mendukung akan hal ini. Al-</w:t>
      </w:r>
      <w:proofErr w:type="spellStart"/>
      <w:r w:rsidR="007F6FFD" w:rsidRPr="00F54784">
        <w:rPr>
          <w:rFonts w:ascii="Calibri" w:hAnsi="Calibri" w:cstheme="minorHAnsi"/>
          <w:i/>
          <w:iCs/>
          <w:sz w:val="22"/>
          <w:szCs w:val="22"/>
        </w:rPr>
        <w:t>Q</w:t>
      </w:r>
      <w:r w:rsidR="00F54784" w:rsidRPr="00F54784">
        <w:rPr>
          <w:rFonts w:ascii="Calibri" w:hAnsi="Calibri" w:cstheme="minorHAnsi"/>
          <w:i/>
          <w:iCs/>
          <w:sz w:val="22"/>
          <w:szCs w:val="22"/>
        </w:rPr>
        <w:t>a</w:t>
      </w:r>
      <w:r w:rsidR="007F6FFD" w:rsidRPr="00F54784">
        <w:rPr>
          <w:rFonts w:ascii="Calibri" w:hAnsi="Calibri" w:cstheme="minorHAnsi"/>
          <w:i/>
          <w:iCs/>
          <w:sz w:val="22"/>
          <w:szCs w:val="22"/>
        </w:rPr>
        <w:t>dhi</w:t>
      </w:r>
      <w:proofErr w:type="spellEnd"/>
      <w:r w:rsidR="007F6FFD" w:rsidRPr="00F54784">
        <w:rPr>
          <w:rFonts w:ascii="Calibri" w:hAnsi="Calibri" w:cstheme="minorHAnsi"/>
          <w:i/>
          <w:iCs/>
          <w:sz w:val="22"/>
          <w:szCs w:val="22"/>
        </w:rPr>
        <w:t xml:space="preserve"> Abdul </w:t>
      </w:r>
      <w:proofErr w:type="spellStart"/>
      <w:r w:rsidR="007F6FFD" w:rsidRPr="00F54784">
        <w:rPr>
          <w:rFonts w:ascii="Calibri" w:hAnsi="Calibri" w:cstheme="minorHAnsi"/>
          <w:i/>
          <w:iCs/>
          <w:sz w:val="22"/>
          <w:szCs w:val="22"/>
        </w:rPr>
        <w:t>Wahhab</w:t>
      </w:r>
      <w:proofErr w:type="spellEnd"/>
      <w:r w:rsidR="007F6FFD" w:rsidRPr="00F54784">
        <w:rPr>
          <w:rFonts w:ascii="Calibri" w:hAnsi="Calibri" w:cstheme="minorHAnsi"/>
          <w:i/>
          <w:iCs/>
          <w:sz w:val="22"/>
          <w:szCs w:val="22"/>
        </w:rPr>
        <w:t xml:space="preserve"> dalam kitab </w:t>
      </w:r>
      <w:proofErr w:type="spellStart"/>
      <w:r w:rsidR="00F54784" w:rsidRPr="00F54784">
        <w:rPr>
          <w:rFonts w:ascii="Calibri" w:hAnsi="Calibri" w:cstheme="minorHAnsi"/>
          <w:i/>
          <w:iCs/>
          <w:sz w:val="22"/>
          <w:szCs w:val="22"/>
        </w:rPr>
        <w:t>a</w:t>
      </w:r>
      <w:r w:rsidR="007F6FFD" w:rsidRPr="00F54784">
        <w:rPr>
          <w:rFonts w:ascii="Calibri" w:hAnsi="Calibri" w:cstheme="minorHAnsi"/>
          <w:i/>
          <w:iCs/>
          <w:sz w:val="22"/>
          <w:szCs w:val="22"/>
        </w:rPr>
        <w:t>l-Ma</w:t>
      </w:r>
      <w:r w:rsidRPr="00F54784">
        <w:rPr>
          <w:rFonts w:ascii="Calibri" w:hAnsi="Calibri" w:cstheme="minorHAnsi"/>
          <w:i/>
          <w:iCs/>
          <w:sz w:val="22"/>
          <w:szCs w:val="22"/>
        </w:rPr>
        <w:t>’</w:t>
      </w:r>
      <w:r w:rsidR="00F54784" w:rsidRPr="003C0D38">
        <w:rPr>
          <w:rFonts w:ascii="Calibri" w:hAnsi="Calibri" w:cstheme="minorHAnsi"/>
          <w:i/>
          <w:iCs/>
          <w:sz w:val="22"/>
          <w:szCs w:val="22"/>
        </w:rPr>
        <w:t>û</w:t>
      </w:r>
      <w:r w:rsidR="007F6FFD" w:rsidRPr="00F54784">
        <w:rPr>
          <w:rFonts w:ascii="Calibri" w:hAnsi="Calibri" w:cstheme="minorHAnsi"/>
          <w:i/>
          <w:iCs/>
          <w:sz w:val="22"/>
          <w:szCs w:val="22"/>
        </w:rPr>
        <w:t>nah</w:t>
      </w:r>
      <w:proofErr w:type="spellEnd"/>
      <w:r w:rsidR="007F6FFD" w:rsidRPr="00F54784">
        <w:rPr>
          <w:rFonts w:ascii="Calibri" w:hAnsi="Calibri" w:cstheme="minorHAnsi"/>
          <w:i/>
          <w:iCs/>
          <w:sz w:val="22"/>
          <w:szCs w:val="22"/>
        </w:rPr>
        <w:t xml:space="preserve"> ber</w:t>
      </w:r>
      <w:r w:rsidR="00F54784" w:rsidRPr="00F54784">
        <w:rPr>
          <w:rFonts w:ascii="Calibri" w:hAnsi="Calibri" w:cstheme="minorHAnsi"/>
          <w:i/>
          <w:iCs/>
          <w:sz w:val="22"/>
          <w:szCs w:val="22"/>
        </w:rPr>
        <w:t>k</w:t>
      </w:r>
      <w:r w:rsidR="007F6FFD" w:rsidRPr="00F54784">
        <w:rPr>
          <w:rFonts w:ascii="Calibri" w:hAnsi="Calibri" w:cstheme="minorHAnsi"/>
          <w:i/>
          <w:iCs/>
          <w:sz w:val="22"/>
          <w:szCs w:val="22"/>
        </w:rPr>
        <w:t>ata</w:t>
      </w:r>
      <w:r w:rsidR="00F54784" w:rsidRPr="00F54784">
        <w:rPr>
          <w:rFonts w:ascii="Calibri" w:hAnsi="Calibri" w:cstheme="minorHAnsi"/>
          <w:i/>
          <w:iCs/>
          <w:sz w:val="22"/>
          <w:szCs w:val="22"/>
        </w:rPr>
        <w:t>,</w:t>
      </w:r>
      <w:r w:rsidR="007F6FFD" w:rsidRPr="00F54784">
        <w:rPr>
          <w:rFonts w:ascii="Calibri" w:hAnsi="Calibri" w:cstheme="minorHAnsi"/>
          <w:i/>
          <w:iCs/>
          <w:sz w:val="22"/>
          <w:szCs w:val="22"/>
        </w:rPr>
        <w:t xml:space="preserve"> </w:t>
      </w:r>
      <w:r w:rsidR="00F54784" w:rsidRPr="00F54784">
        <w:rPr>
          <w:rFonts w:ascii="Calibri" w:hAnsi="Calibri" w:cstheme="minorHAnsi"/>
          <w:i/>
          <w:iCs/>
          <w:sz w:val="22"/>
          <w:szCs w:val="22"/>
        </w:rPr>
        <w:t>‘</w:t>
      </w:r>
      <w:r w:rsidR="007F6FFD" w:rsidRPr="00F54784">
        <w:rPr>
          <w:rFonts w:ascii="Calibri" w:hAnsi="Calibri" w:cstheme="minorHAnsi"/>
          <w:i/>
          <w:iCs/>
          <w:sz w:val="22"/>
          <w:szCs w:val="22"/>
        </w:rPr>
        <w:t xml:space="preserve">Tidak boleh menyembelih dam </w:t>
      </w:r>
      <w:proofErr w:type="spellStart"/>
      <w:r w:rsidR="00643D07">
        <w:rPr>
          <w:rFonts w:ascii="Calibri" w:hAnsi="Calibri" w:cstheme="minorHAnsi"/>
          <w:i/>
          <w:iCs/>
          <w:sz w:val="22"/>
          <w:szCs w:val="22"/>
        </w:rPr>
        <w:t>Tamattu</w:t>
      </w:r>
      <w:proofErr w:type="spellEnd"/>
      <w:r w:rsidR="00643D07">
        <w:rPr>
          <w:rFonts w:ascii="Calibri" w:hAnsi="Calibri" w:cstheme="minorHAnsi"/>
          <w:i/>
          <w:iCs/>
          <w:sz w:val="22"/>
          <w:szCs w:val="22"/>
        </w:rPr>
        <w:t>’</w:t>
      </w:r>
      <w:r w:rsidR="007F6FFD" w:rsidRPr="00F54784">
        <w:rPr>
          <w:rFonts w:ascii="Calibri" w:hAnsi="Calibri" w:cstheme="minorHAnsi"/>
          <w:i/>
          <w:iCs/>
          <w:sz w:val="22"/>
          <w:szCs w:val="22"/>
        </w:rPr>
        <w:t xml:space="preserve"> dan </w:t>
      </w:r>
      <w:r w:rsidR="008E70B4">
        <w:rPr>
          <w:rFonts w:ascii="Calibri" w:hAnsi="Calibri" w:cstheme="minorHAnsi"/>
          <w:i/>
          <w:iCs/>
          <w:sz w:val="22"/>
          <w:szCs w:val="22"/>
        </w:rPr>
        <w:t>Kiran</w:t>
      </w:r>
      <w:r w:rsidR="007F6FFD" w:rsidRPr="00F54784">
        <w:rPr>
          <w:rFonts w:ascii="Calibri" w:hAnsi="Calibri" w:cstheme="minorHAnsi"/>
          <w:i/>
          <w:iCs/>
          <w:sz w:val="22"/>
          <w:szCs w:val="22"/>
        </w:rPr>
        <w:t xml:space="preserve"> sebelum hari </w:t>
      </w:r>
      <w:proofErr w:type="spellStart"/>
      <w:r w:rsidR="007F6FFD" w:rsidRPr="00F54784">
        <w:rPr>
          <w:rFonts w:ascii="Calibri" w:hAnsi="Calibri" w:cstheme="minorHAnsi"/>
          <w:i/>
          <w:iCs/>
          <w:sz w:val="22"/>
          <w:szCs w:val="22"/>
        </w:rPr>
        <w:t>Nahr</w:t>
      </w:r>
      <w:proofErr w:type="spellEnd"/>
      <w:r w:rsidR="007F6FFD" w:rsidRPr="00F54784">
        <w:rPr>
          <w:rFonts w:ascii="Calibri" w:hAnsi="Calibri" w:cstheme="minorHAnsi"/>
          <w:i/>
          <w:iCs/>
          <w:sz w:val="22"/>
          <w:szCs w:val="22"/>
        </w:rPr>
        <w:t>, berbeda dengan pendapat Asy-</w:t>
      </w:r>
      <w:proofErr w:type="spellStart"/>
      <w:r w:rsidR="007F6FFD" w:rsidRPr="00F54784">
        <w:rPr>
          <w:rFonts w:ascii="Calibri" w:hAnsi="Calibri" w:cstheme="minorHAnsi"/>
          <w:i/>
          <w:iCs/>
          <w:sz w:val="22"/>
          <w:szCs w:val="22"/>
        </w:rPr>
        <w:t>Syafi</w:t>
      </w:r>
      <w:r w:rsidRPr="00F54784">
        <w:rPr>
          <w:rFonts w:ascii="Calibri" w:hAnsi="Calibri" w:cstheme="minorHAnsi"/>
          <w:i/>
          <w:iCs/>
          <w:sz w:val="22"/>
          <w:szCs w:val="22"/>
        </w:rPr>
        <w:t>’</w:t>
      </w:r>
      <w:r w:rsidR="007F6FFD" w:rsidRPr="00F54784">
        <w:rPr>
          <w:rFonts w:ascii="Calibri" w:hAnsi="Calibri" w:cstheme="minorHAnsi"/>
          <w:i/>
          <w:iCs/>
          <w:sz w:val="22"/>
          <w:szCs w:val="22"/>
        </w:rPr>
        <w:t>i</w:t>
      </w:r>
      <w:proofErr w:type="spellEnd"/>
      <w:r w:rsidR="00F54784" w:rsidRPr="00F54784">
        <w:rPr>
          <w:rFonts w:ascii="Calibri" w:hAnsi="Calibri" w:cstheme="minorHAnsi"/>
          <w:i/>
          <w:iCs/>
          <w:sz w:val="22"/>
          <w:szCs w:val="22"/>
        </w:rPr>
        <w:t>’.</w:t>
      </w:r>
      <w:r w:rsidRPr="00F54784">
        <w:rPr>
          <w:rFonts w:ascii="Calibri" w:hAnsi="Calibri" w:cstheme="minorHAnsi"/>
          <w:i/>
          <w:iCs/>
          <w:sz w:val="22"/>
          <w:szCs w:val="22"/>
        </w:rPr>
        <w:t>”</w:t>
      </w:r>
      <w:r w:rsidR="007F6FFD" w:rsidRPr="002844A2">
        <w:rPr>
          <w:rFonts w:ascii="Calibri" w:hAnsi="Calibri" w:cstheme="minorHAnsi"/>
          <w:sz w:val="22"/>
          <w:szCs w:val="22"/>
        </w:rPr>
        <w:t xml:space="preserve">  </w:t>
      </w:r>
      <w:r w:rsidR="00B27972">
        <w:rPr>
          <w:rFonts w:ascii="Calibri" w:hAnsi="Calibri" w:cstheme="minorHAnsi"/>
          <w:sz w:val="22"/>
          <w:szCs w:val="22"/>
        </w:rPr>
        <w:t>[</w:t>
      </w:r>
      <w:proofErr w:type="spellStart"/>
      <w:r w:rsidR="00B27972" w:rsidRPr="00D93C1A">
        <w:rPr>
          <w:rFonts w:ascii="Calibri" w:hAnsi="Calibri" w:cstheme="minorHAnsi"/>
          <w:i/>
          <w:iCs/>
          <w:sz w:val="22"/>
          <w:szCs w:val="22"/>
        </w:rPr>
        <w:t>Maw</w:t>
      </w:r>
      <w:r w:rsidR="00B27972" w:rsidRPr="00D93C1A">
        <w:rPr>
          <w:rFonts w:asciiTheme="minorHAnsi" w:hAnsiTheme="minorHAnsi" w:cstheme="minorHAnsi"/>
          <w:i/>
          <w:iCs/>
          <w:sz w:val="22"/>
          <w:szCs w:val="22"/>
        </w:rPr>
        <w:t>â</w:t>
      </w:r>
      <w:r w:rsidR="00B27972" w:rsidRPr="00D93C1A">
        <w:rPr>
          <w:rFonts w:ascii="Calibri" w:hAnsi="Calibri" w:cstheme="minorHAnsi"/>
          <w:i/>
          <w:iCs/>
          <w:sz w:val="22"/>
          <w:szCs w:val="22"/>
        </w:rPr>
        <w:t>hib</w:t>
      </w:r>
      <w:proofErr w:type="spellEnd"/>
      <w:r w:rsidR="00B27972" w:rsidRPr="00D93C1A">
        <w:rPr>
          <w:rFonts w:ascii="Calibri" w:hAnsi="Calibri" w:cstheme="minorHAnsi"/>
          <w:i/>
          <w:iCs/>
          <w:sz w:val="22"/>
          <w:szCs w:val="22"/>
        </w:rPr>
        <w:t xml:space="preserve"> </w:t>
      </w:r>
      <w:proofErr w:type="spellStart"/>
      <w:r w:rsidR="00B27972" w:rsidRPr="00D93C1A">
        <w:rPr>
          <w:rFonts w:ascii="Calibri" w:hAnsi="Calibri" w:cstheme="minorHAnsi"/>
          <w:i/>
          <w:iCs/>
          <w:sz w:val="22"/>
          <w:szCs w:val="22"/>
        </w:rPr>
        <w:t>al-Jal</w:t>
      </w:r>
      <w:r w:rsidR="00B27972" w:rsidRPr="00D93C1A">
        <w:rPr>
          <w:rFonts w:asciiTheme="minorHAnsi" w:hAnsiTheme="minorHAnsi" w:cstheme="minorHAnsi"/>
          <w:i/>
          <w:iCs/>
          <w:color w:val="212529"/>
          <w:sz w:val="22"/>
          <w:szCs w:val="22"/>
          <w:shd w:val="clear" w:color="auto" w:fill="FFFFFF"/>
        </w:rPr>
        <w:t>î</w:t>
      </w:r>
      <w:r w:rsidR="00B27972" w:rsidRPr="00D93C1A">
        <w:rPr>
          <w:rFonts w:ascii="Calibri" w:hAnsi="Calibri" w:cstheme="minorHAnsi"/>
          <w:i/>
          <w:iCs/>
          <w:sz w:val="22"/>
          <w:szCs w:val="22"/>
        </w:rPr>
        <w:t>l</w:t>
      </w:r>
      <w:proofErr w:type="spellEnd"/>
      <w:r w:rsidR="00B27972" w:rsidRPr="003C0D38">
        <w:rPr>
          <w:rFonts w:ascii="Calibri" w:hAnsi="Calibri" w:cstheme="minorHAnsi"/>
          <w:sz w:val="22"/>
          <w:szCs w:val="22"/>
        </w:rPr>
        <w:t xml:space="preserve"> </w:t>
      </w:r>
      <w:r w:rsidR="00B27972">
        <w:rPr>
          <w:rFonts w:ascii="Calibri" w:hAnsi="Calibri" w:cstheme="minorHAnsi"/>
          <w:sz w:val="22"/>
          <w:szCs w:val="22"/>
        </w:rPr>
        <w:t>(</w:t>
      </w:r>
      <w:r w:rsidR="007F6FFD" w:rsidRPr="003C0D38">
        <w:rPr>
          <w:rFonts w:ascii="Calibri" w:hAnsi="Calibri" w:cstheme="minorHAnsi"/>
          <w:sz w:val="22"/>
          <w:szCs w:val="22"/>
        </w:rPr>
        <w:t>3/62)</w:t>
      </w:r>
      <w:r w:rsidR="00B27972">
        <w:rPr>
          <w:rFonts w:ascii="Calibri" w:hAnsi="Calibri" w:cstheme="minorHAnsi"/>
          <w:sz w:val="22"/>
          <w:szCs w:val="22"/>
        </w:rPr>
        <w:t>].</w:t>
      </w:r>
      <w:r w:rsidR="00A07DC5" w:rsidRPr="00A07DC5">
        <w:rPr>
          <w:rFonts w:asciiTheme="minorHAnsi" w:hAnsiTheme="minorHAnsi" w:cstheme="minorHAnsi"/>
          <w:i/>
          <w:iCs/>
          <w:sz w:val="22"/>
          <w:szCs w:val="22"/>
        </w:rPr>
        <w:t xml:space="preserve"> </w:t>
      </w:r>
    </w:p>
  </w:footnote>
  <w:footnote w:id="46">
    <w:p w14:paraId="4893EEB8" w14:textId="2BE6292A" w:rsidR="007F6FFD" w:rsidRPr="002844A2" w:rsidRDefault="007F6FFD" w:rsidP="00AB385D">
      <w:pPr>
        <w:pStyle w:val="NormalWeb"/>
        <w:shd w:val="clear" w:color="auto" w:fill="FFFFFF"/>
        <w:spacing w:before="0" w:beforeAutospacing="0" w:after="0" w:afterAutospacing="0" w:line="276" w:lineRule="auto"/>
        <w:jc w:val="both"/>
        <w:rPr>
          <w:rFonts w:ascii="Calibri" w:hAnsi="Calibri" w:cstheme="minorHAnsi"/>
          <w:sz w:val="22"/>
          <w:szCs w:val="22"/>
        </w:rPr>
      </w:pPr>
      <w:r w:rsidRPr="002844A2">
        <w:rPr>
          <w:rStyle w:val="ReferensiCatatanKaki"/>
          <w:rFonts w:ascii="Calibri" w:hAnsi="Calibri" w:cstheme="minorHAnsi"/>
          <w:sz w:val="22"/>
          <w:szCs w:val="22"/>
        </w:rPr>
        <w:footnoteRef/>
      </w:r>
      <w:r w:rsidRPr="002844A2">
        <w:rPr>
          <w:rFonts w:ascii="Calibri" w:hAnsi="Calibri" w:cstheme="minorHAnsi"/>
          <w:sz w:val="22"/>
          <w:szCs w:val="22"/>
        </w:rPr>
        <w:t xml:space="preserve"> </w:t>
      </w:r>
      <w:r w:rsidRPr="002844A2">
        <w:rPr>
          <w:rFonts w:ascii="Calibri" w:hAnsi="Calibri" w:cstheme="minorHAnsi"/>
          <w:sz w:val="22"/>
          <w:szCs w:val="22"/>
        </w:rPr>
        <w:t xml:space="preserve">Ibnu </w:t>
      </w:r>
      <w:proofErr w:type="spellStart"/>
      <w:r w:rsidRPr="003C0D38">
        <w:rPr>
          <w:rFonts w:ascii="Calibri" w:hAnsi="Calibri" w:cstheme="minorHAnsi"/>
          <w:sz w:val="22"/>
          <w:szCs w:val="22"/>
        </w:rPr>
        <w:t>Qudamah</w:t>
      </w:r>
      <w:proofErr w:type="spellEnd"/>
      <w:r w:rsidRPr="002844A2">
        <w:rPr>
          <w:rFonts w:ascii="Calibri" w:hAnsi="Calibri" w:cstheme="minorHAnsi"/>
          <w:sz w:val="22"/>
          <w:szCs w:val="22"/>
        </w:rPr>
        <w:t xml:space="preserve"> </w:t>
      </w:r>
      <w:r w:rsidR="00833DAA">
        <w:rPr>
          <w:rFonts w:ascii="Calibri" w:hAnsi="Calibri" w:cstheme="minorHAnsi"/>
          <w:sz w:val="22"/>
          <w:szCs w:val="22"/>
        </w:rPr>
        <w:t>berkata,</w:t>
      </w:r>
    </w:p>
    <w:p w14:paraId="6E39DCD6" w14:textId="1EABF013" w:rsidR="007F6FFD" w:rsidRPr="002844A2" w:rsidRDefault="007F6FFD" w:rsidP="00465AC3">
      <w:pPr>
        <w:pStyle w:val="NormalWeb"/>
        <w:shd w:val="clear" w:color="auto" w:fill="FFFFFF"/>
        <w:bidi/>
        <w:spacing w:before="0" w:beforeAutospacing="0" w:after="0" w:afterAutospacing="0" w:line="276" w:lineRule="auto"/>
        <w:jc w:val="both"/>
        <w:rPr>
          <w:rStyle w:val="special"/>
          <w:rFonts w:ascii="Calibri" w:hAnsi="Calibri" w:cs="Traditional Arabic"/>
          <w:sz w:val="22"/>
          <w:szCs w:val="28"/>
        </w:rPr>
      </w:pPr>
      <w:r w:rsidRPr="002844A2">
        <w:rPr>
          <w:rStyle w:val="special"/>
          <w:rFonts w:ascii="Calibri" w:hAnsi="Calibri" w:cs="Traditional Arabic"/>
          <w:sz w:val="22"/>
          <w:szCs w:val="28"/>
          <w:rtl/>
        </w:rPr>
        <w:t>فَأَمَّا وَقْتُ إخْرَاجِهِ فَيَوْمُ النَّحْرِ. وَبِهِ قَالَ مَالِكٌ، وَأَبُو حَنِيفَةَ؛ لِأَنَّ مَا قَبْلَ يَوْمِ النَّحْرِ لَا يَجُوزُ فِيهِ ذَبْحُ الْأُضْحِيَّة</w:t>
      </w:r>
      <w:r w:rsidR="00C87549" w:rsidRPr="00B01083">
        <w:rPr>
          <w:rStyle w:val="special"/>
          <w:rFonts w:ascii="Calibri" w:hAnsi="Calibri" w:cs="Traditional Arabic" w:hint="cs"/>
          <w:sz w:val="22"/>
          <w:szCs w:val="28"/>
          <w:rtl/>
        </w:rPr>
        <w:t>ِ</w:t>
      </w:r>
      <w:r w:rsidRPr="002844A2">
        <w:rPr>
          <w:rStyle w:val="special"/>
          <w:rFonts w:ascii="Calibri" w:hAnsi="Calibri" w:cs="Traditional Arabic"/>
          <w:sz w:val="22"/>
          <w:szCs w:val="28"/>
          <w:rtl/>
        </w:rPr>
        <w:t>، فَلَا يَجُوزُ فِيهِ ذَبْحُ هَدْيِ التَّمَتُّعِ</w:t>
      </w:r>
    </w:p>
    <w:p w14:paraId="0FBF77CF" w14:textId="07DD2E1E" w:rsidR="007F6FFD" w:rsidRPr="002844A2" w:rsidRDefault="00A257FA" w:rsidP="00AB385D">
      <w:pPr>
        <w:pStyle w:val="NormalWeb"/>
        <w:shd w:val="clear" w:color="auto" w:fill="FFFFFF"/>
        <w:spacing w:before="0" w:beforeAutospacing="0" w:after="0" w:afterAutospacing="0" w:line="276" w:lineRule="auto"/>
        <w:jc w:val="both"/>
        <w:rPr>
          <w:rFonts w:ascii="Calibri" w:hAnsi="Calibri" w:cstheme="minorHAnsi"/>
          <w:sz w:val="22"/>
          <w:szCs w:val="22"/>
        </w:rPr>
      </w:pPr>
      <w:r w:rsidRPr="00E2745D">
        <w:rPr>
          <w:rFonts w:ascii="Calibri" w:hAnsi="Calibri" w:cstheme="minorHAnsi"/>
          <w:i/>
          <w:iCs/>
          <w:sz w:val="22"/>
          <w:szCs w:val="22"/>
        </w:rPr>
        <w:t>“</w:t>
      </w:r>
      <w:r w:rsidR="007F6FFD" w:rsidRPr="00E2745D">
        <w:rPr>
          <w:rFonts w:ascii="Calibri" w:hAnsi="Calibri" w:cstheme="minorHAnsi"/>
          <w:i/>
          <w:iCs/>
          <w:sz w:val="22"/>
          <w:szCs w:val="22"/>
        </w:rPr>
        <w:t xml:space="preserve">Adapun waktu menyembelihnya adalah pada hari </w:t>
      </w:r>
      <w:proofErr w:type="spellStart"/>
      <w:r w:rsidR="00D71834">
        <w:rPr>
          <w:rFonts w:ascii="Calibri" w:hAnsi="Calibri" w:cstheme="minorHAnsi"/>
          <w:i/>
          <w:iCs/>
          <w:sz w:val="22"/>
          <w:szCs w:val="22"/>
        </w:rPr>
        <w:t>an-</w:t>
      </w:r>
      <w:r w:rsidR="007F6FFD" w:rsidRPr="00E2745D">
        <w:rPr>
          <w:rFonts w:ascii="Calibri" w:hAnsi="Calibri" w:cstheme="minorHAnsi"/>
          <w:i/>
          <w:iCs/>
          <w:sz w:val="22"/>
          <w:szCs w:val="22"/>
        </w:rPr>
        <w:t>Nahr</w:t>
      </w:r>
      <w:proofErr w:type="spellEnd"/>
      <w:r w:rsidR="007F6FFD" w:rsidRPr="00E2745D">
        <w:rPr>
          <w:rFonts w:ascii="Calibri" w:hAnsi="Calibri" w:cstheme="minorHAnsi"/>
          <w:i/>
          <w:iCs/>
          <w:sz w:val="22"/>
          <w:szCs w:val="22"/>
        </w:rPr>
        <w:t>, dan ini adalah pendapat Malik dan Abu Hanifah</w:t>
      </w:r>
      <w:r w:rsidR="009C76A5" w:rsidRPr="00E2745D">
        <w:rPr>
          <w:rFonts w:ascii="Calibri" w:hAnsi="Calibri" w:cstheme="minorHAnsi"/>
          <w:i/>
          <w:iCs/>
          <w:sz w:val="22"/>
          <w:szCs w:val="22"/>
        </w:rPr>
        <w:t>.</w:t>
      </w:r>
      <w:r w:rsidR="007F6FFD" w:rsidRPr="00E2745D">
        <w:rPr>
          <w:rFonts w:ascii="Calibri" w:hAnsi="Calibri" w:cstheme="minorHAnsi"/>
          <w:i/>
          <w:iCs/>
          <w:sz w:val="22"/>
          <w:szCs w:val="22"/>
        </w:rPr>
        <w:t xml:space="preserve"> </w:t>
      </w:r>
      <w:r w:rsidR="009C76A5" w:rsidRPr="00E2745D">
        <w:rPr>
          <w:rFonts w:ascii="Calibri" w:hAnsi="Calibri" w:cstheme="minorHAnsi"/>
          <w:i/>
          <w:iCs/>
          <w:sz w:val="22"/>
          <w:szCs w:val="22"/>
        </w:rPr>
        <w:t>Karena</w:t>
      </w:r>
      <w:r w:rsidR="007F6FFD" w:rsidRPr="00E2745D">
        <w:rPr>
          <w:rFonts w:ascii="Calibri" w:hAnsi="Calibri" w:cstheme="minorHAnsi"/>
          <w:i/>
          <w:iCs/>
          <w:sz w:val="22"/>
          <w:szCs w:val="22"/>
        </w:rPr>
        <w:t xml:space="preserve"> sebelum hari </w:t>
      </w:r>
      <w:proofErr w:type="spellStart"/>
      <w:r w:rsidR="00E974E3">
        <w:rPr>
          <w:rFonts w:ascii="Calibri" w:hAnsi="Calibri" w:cstheme="minorHAnsi"/>
          <w:i/>
          <w:iCs/>
          <w:sz w:val="22"/>
          <w:szCs w:val="22"/>
        </w:rPr>
        <w:t>an-</w:t>
      </w:r>
      <w:r w:rsidR="007F6FFD" w:rsidRPr="00E2745D">
        <w:rPr>
          <w:rFonts w:ascii="Calibri" w:hAnsi="Calibri" w:cstheme="minorHAnsi"/>
          <w:i/>
          <w:iCs/>
          <w:sz w:val="22"/>
          <w:szCs w:val="22"/>
        </w:rPr>
        <w:t>Nahr</w:t>
      </w:r>
      <w:proofErr w:type="spellEnd"/>
      <w:r w:rsidR="00E974E3">
        <w:rPr>
          <w:rFonts w:ascii="Calibri" w:hAnsi="Calibri" w:cstheme="minorHAnsi"/>
          <w:i/>
          <w:iCs/>
          <w:sz w:val="22"/>
          <w:szCs w:val="22"/>
        </w:rPr>
        <w:t>.</w:t>
      </w:r>
      <w:r w:rsidR="007F6FFD" w:rsidRPr="00E2745D">
        <w:rPr>
          <w:rFonts w:ascii="Calibri" w:hAnsi="Calibri" w:cstheme="minorHAnsi"/>
          <w:i/>
          <w:iCs/>
          <w:sz w:val="22"/>
          <w:szCs w:val="22"/>
        </w:rPr>
        <w:t xml:space="preserve"> tidak boleh menyembelih </w:t>
      </w:r>
      <w:proofErr w:type="spellStart"/>
      <w:r w:rsidR="007F6FFD" w:rsidRPr="00E2745D">
        <w:rPr>
          <w:rFonts w:ascii="Calibri" w:hAnsi="Calibri" w:cstheme="minorHAnsi"/>
          <w:i/>
          <w:iCs/>
          <w:sz w:val="22"/>
          <w:szCs w:val="22"/>
        </w:rPr>
        <w:t>Udhiyah</w:t>
      </w:r>
      <w:proofErr w:type="spellEnd"/>
      <w:r w:rsidR="007F6FFD" w:rsidRPr="00E2745D">
        <w:rPr>
          <w:rFonts w:ascii="Calibri" w:hAnsi="Calibri" w:cstheme="minorHAnsi"/>
          <w:i/>
          <w:iCs/>
          <w:sz w:val="22"/>
          <w:szCs w:val="22"/>
        </w:rPr>
        <w:t xml:space="preserve"> (kurban), maka tidak boleh menyembelih dam </w:t>
      </w:r>
      <w:proofErr w:type="spellStart"/>
      <w:r w:rsidR="00643D07">
        <w:rPr>
          <w:rFonts w:ascii="Calibri" w:hAnsi="Calibri" w:cstheme="minorHAnsi"/>
          <w:i/>
          <w:iCs/>
          <w:sz w:val="22"/>
          <w:szCs w:val="22"/>
        </w:rPr>
        <w:t>Tamattu</w:t>
      </w:r>
      <w:proofErr w:type="spellEnd"/>
      <w:r w:rsidR="00643D07">
        <w:rPr>
          <w:rFonts w:ascii="Calibri" w:hAnsi="Calibri" w:cstheme="minorHAnsi"/>
          <w:i/>
          <w:iCs/>
          <w:sz w:val="22"/>
          <w:szCs w:val="22"/>
        </w:rPr>
        <w:t>’</w:t>
      </w:r>
      <w:r w:rsidR="00E2745D" w:rsidRPr="003C0D38">
        <w:rPr>
          <w:rFonts w:ascii="Calibri" w:hAnsi="Calibri" w:cstheme="minorHAnsi"/>
          <w:i/>
          <w:iCs/>
          <w:sz w:val="22"/>
          <w:szCs w:val="22"/>
        </w:rPr>
        <w:t>.”</w:t>
      </w:r>
      <w:r w:rsidR="007F6FFD" w:rsidRPr="003C0D38">
        <w:rPr>
          <w:rFonts w:ascii="Calibri" w:hAnsi="Calibri" w:cstheme="minorHAnsi"/>
          <w:sz w:val="22"/>
          <w:szCs w:val="22"/>
        </w:rPr>
        <w:t xml:space="preserve"> </w:t>
      </w:r>
      <w:r w:rsidR="00760614">
        <w:rPr>
          <w:rFonts w:ascii="Calibri" w:hAnsi="Calibri" w:cstheme="minorHAnsi"/>
          <w:sz w:val="22"/>
          <w:szCs w:val="22"/>
        </w:rPr>
        <w:t>[</w:t>
      </w:r>
      <w:r w:rsidR="007F6FFD" w:rsidRPr="00760614">
        <w:rPr>
          <w:rFonts w:ascii="Calibri" w:hAnsi="Calibri" w:cstheme="minorHAnsi"/>
          <w:i/>
          <w:iCs/>
          <w:sz w:val="22"/>
          <w:szCs w:val="22"/>
        </w:rPr>
        <w:t>Al-</w:t>
      </w:r>
      <w:proofErr w:type="spellStart"/>
      <w:r w:rsidR="007F6FFD" w:rsidRPr="00760614">
        <w:rPr>
          <w:rFonts w:ascii="Calibri" w:hAnsi="Calibri" w:cstheme="minorHAnsi"/>
          <w:i/>
          <w:iCs/>
          <w:sz w:val="22"/>
          <w:szCs w:val="22"/>
        </w:rPr>
        <w:t>Mughn</w:t>
      </w:r>
      <w:r w:rsidR="00760614" w:rsidRPr="00760614">
        <w:rPr>
          <w:rFonts w:asciiTheme="minorHAnsi" w:hAnsiTheme="minorHAnsi" w:cstheme="minorHAnsi"/>
          <w:i/>
          <w:iCs/>
          <w:color w:val="212529"/>
          <w:sz w:val="22"/>
          <w:szCs w:val="22"/>
          <w:shd w:val="clear" w:color="auto" w:fill="FFFFFF"/>
        </w:rPr>
        <w:t>î</w:t>
      </w:r>
      <w:proofErr w:type="spellEnd"/>
      <w:r w:rsidR="007F6FFD" w:rsidRPr="003C0D38">
        <w:rPr>
          <w:rFonts w:ascii="Calibri" w:hAnsi="Calibri" w:cstheme="minorHAnsi"/>
          <w:sz w:val="22"/>
          <w:szCs w:val="22"/>
        </w:rPr>
        <w:t xml:space="preserve"> </w:t>
      </w:r>
      <w:r w:rsidR="00760614">
        <w:rPr>
          <w:rFonts w:ascii="Calibri" w:hAnsi="Calibri" w:cstheme="minorHAnsi"/>
          <w:sz w:val="22"/>
          <w:szCs w:val="22"/>
        </w:rPr>
        <w:t>(</w:t>
      </w:r>
      <w:r w:rsidR="007F6FFD" w:rsidRPr="003C0D38">
        <w:rPr>
          <w:rFonts w:ascii="Calibri" w:hAnsi="Calibri" w:cstheme="minorHAnsi"/>
          <w:sz w:val="22"/>
          <w:szCs w:val="22"/>
        </w:rPr>
        <w:t>3/416</w:t>
      </w:r>
      <w:r w:rsidR="00760614">
        <w:rPr>
          <w:rFonts w:ascii="Calibri" w:hAnsi="Calibri" w:cstheme="minorHAnsi"/>
          <w:sz w:val="22"/>
          <w:szCs w:val="22"/>
        </w:rPr>
        <w:t>)</w:t>
      </w:r>
      <w:r w:rsidR="007F6FFD" w:rsidRPr="003C0D38">
        <w:rPr>
          <w:rFonts w:ascii="Calibri" w:hAnsi="Calibri" w:cstheme="minorHAnsi"/>
          <w:sz w:val="22"/>
          <w:szCs w:val="22"/>
        </w:rPr>
        <w:t xml:space="preserve">, lihat juga </w:t>
      </w:r>
      <w:proofErr w:type="spellStart"/>
      <w:r w:rsidR="00760614">
        <w:rPr>
          <w:rFonts w:ascii="Calibri" w:hAnsi="Calibri" w:cstheme="minorHAnsi"/>
          <w:i/>
          <w:iCs/>
          <w:sz w:val="22"/>
          <w:szCs w:val="22"/>
        </w:rPr>
        <w:t>a</w:t>
      </w:r>
      <w:r w:rsidR="007F6FFD" w:rsidRPr="00760614">
        <w:rPr>
          <w:rFonts w:ascii="Calibri" w:hAnsi="Calibri" w:cstheme="minorHAnsi"/>
          <w:i/>
          <w:iCs/>
          <w:sz w:val="22"/>
          <w:szCs w:val="22"/>
        </w:rPr>
        <w:t>l-Insh</w:t>
      </w:r>
      <w:r w:rsidR="00760614" w:rsidRPr="00760614">
        <w:rPr>
          <w:rFonts w:asciiTheme="minorHAnsi" w:hAnsiTheme="minorHAnsi" w:cstheme="minorHAnsi"/>
          <w:i/>
          <w:iCs/>
          <w:sz w:val="22"/>
          <w:szCs w:val="22"/>
        </w:rPr>
        <w:t>â</w:t>
      </w:r>
      <w:r w:rsidR="007F6FFD" w:rsidRPr="00760614">
        <w:rPr>
          <w:rFonts w:ascii="Calibri" w:hAnsi="Calibri" w:cstheme="minorHAnsi"/>
          <w:i/>
          <w:iCs/>
          <w:sz w:val="22"/>
          <w:szCs w:val="22"/>
        </w:rPr>
        <w:t>f</w:t>
      </w:r>
      <w:proofErr w:type="spellEnd"/>
      <w:r w:rsidR="007F6FFD" w:rsidRPr="003C0D38">
        <w:rPr>
          <w:rFonts w:ascii="Calibri" w:hAnsi="Calibri" w:cstheme="minorHAnsi"/>
          <w:sz w:val="22"/>
          <w:szCs w:val="22"/>
        </w:rPr>
        <w:t xml:space="preserve"> </w:t>
      </w:r>
      <w:proofErr w:type="spellStart"/>
      <w:r w:rsidR="007F6FFD" w:rsidRPr="00760614">
        <w:rPr>
          <w:rFonts w:ascii="Calibri" w:hAnsi="Calibri" w:cstheme="minorHAnsi"/>
          <w:i/>
          <w:iCs/>
          <w:sz w:val="22"/>
          <w:szCs w:val="22"/>
        </w:rPr>
        <w:t>f</w:t>
      </w:r>
      <w:r w:rsidR="00760614" w:rsidRPr="00760614">
        <w:rPr>
          <w:rFonts w:asciiTheme="minorHAnsi" w:hAnsiTheme="minorHAnsi" w:cstheme="minorHAnsi"/>
          <w:i/>
          <w:iCs/>
          <w:color w:val="212529"/>
          <w:sz w:val="22"/>
          <w:szCs w:val="22"/>
          <w:shd w:val="clear" w:color="auto" w:fill="FFFFFF"/>
        </w:rPr>
        <w:t>î</w:t>
      </w:r>
      <w:proofErr w:type="spellEnd"/>
      <w:r w:rsidR="007F6FFD" w:rsidRPr="003C0D38">
        <w:rPr>
          <w:rFonts w:ascii="Calibri" w:hAnsi="Calibri" w:cstheme="minorHAnsi"/>
          <w:sz w:val="22"/>
          <w:szCs w:val="22"/>
        </w:rPr>
        <w:t xml:space="preserve"> </w:t>
      </w:r>
      <w:proofErr w:type="spellStart"/>
      <w:r w:rsidR="007F6FFD" w:rsidRPr="00760614">
        <w:rPr>
          <w:rFonts w:ascii="Calibri" w:hAnsi="Calibri" w:cstheme="minorHAnsi"/>
          <w:i/>
          <w:iCs/>
          <w:sz w:val="22"/>
          <w:szCs w:val="22"/>
        </w:rPr>
        <w:t>Ma</w:t>
      </w:r>
      <w:r w:rsidRPr="00760614">
        <w:rPr>
          <w:rFonts w:ascii="Calibri" w:hAnsi="Calibri" w:cstheme="minorHAnsi"/>
          <w:i/>
          <w:iCs/>
          <w:sz w:val="22"/>
          <w:szCs w:val="22"/>
        </w:rPr>
        <w:t>’</w:t>
      </w:r>
      <w:r w:rsidR="007F6FFD" w:rsidRPr="00760614">
        <w:rPr>
          <w:rFonts w:ascii="Calibri" w:hAnsi="Calibri" w:cstheme="minorHAnsi"/>
          <w:i/>
          <w:iCs/>
          <w:sz w:val="22"/>
          <w:szCs w:val="22"/>
        </w:rPr>
        <w:t>rifa</w:t>
      </w:r>
      <w:r w:rsidR="00760614">
        <w:rPr>
          <w:rFonts w:ascii="Calibri" w:hAnsi="Calibri" w:cstheme="minorHAnsi"/>
          <w:i/>
          <w:iCs/>
          <w:sz w:val="22"/>
          <w:szCs w:val="22"/>
        </w:rPr>
        <w:t>h</w:t>
      </w:r>
      <w:proofErr w:type="spellEnd"/>
      <w:r w:rsidR="007F6FFD" w:rsidRPr="00760614">
        <w:rPr>
          <w:rFonts w:ascii="Calibri" w:hAnsi="Calibri" w:cstheme="minorHAnsi"/>
          <w:i/>
          <w:iCs/>
          <w:sz w:val="22"/>
          <w:szCs w:val="22"/>
        </w:rPr>
        <w:t xml:space="preserve"> </w:t>
      </w:r>
      <w:proofErr w:type="spellStart"/>
      <w:r w:rsidR="00760614">
        <w:rPr>
          <w:rFonts w:ascii="Calibri" w:hAnsi="Calibri" w:cstheme="minorHAnsi"/>
          <w:i/>
          <w:iCs/>
          <w:sz w:val="22"/>
          <w:szCs w:val="22"/>
        </w:rPr>
        <w:t>a</w:t>
      </w:r>
      <w:r w:rsidR="007F6FFD" w:rsidRPr="00760614">
        <w:rPr>
          <w:rFonts w:ascii="Calibri" w:hAnsi="Calibri" w:cstheme="minorHAnsi"/>
          <w:i/>
          <w:iCs/>
          <w:sz w:val="22"/>
          <w:szCs w:val="22"/>
        </w:rPr>
        <w:t>r-R</w:t>
      </w:r>
      <w:r w:rsidR="00760614" w:rsidRPr="00D93C1A">
        <w:rPr>
          <w:rFonts w:asciiTheme="minorHAnsi" w:hAnsiTheme="minorHAnsi" w:cstheme="minorHAnsi"/>
          <w:i/>
          <w:iCs/>
          <w:sz w:val="22"/>
          <w:szCs w:val="22"/>
        </w:rPr>
        <w:t>â</w:t>
      </w:r>
      <w:r w:rsidR="007F6FFD" w:rsidRPr="00760614">
        <w:rPr>
          <w:rFonts w:ascii="Calibri" w:hAnsi="Calibri" w:cstheme="minorHAnsi"/>
          <w:i/>
          <w:iCs/>
          <w:sz w:val="22"/>
          <w:szCs w:val="22"/>
        </w:rPr>
        <w:t>jih</w:t>
      </w:r>
      <w:proofErr w:type="spellEnd"/>
      <w:r w:rsidR="007F6FFD" w:rsidRPr="00760614">
        <w:rPr>
          <w:rFonts w:ascii="Calibri" w:hAnsi="Calibri" w:cstheme="minorHAnsi"/>
          <w:i/>
          <w:iCs/>
          <w:sz w:val="22"/>
          <w:szCs w:val="22"/>
        </w:rPr>
        <w:t xml:space="preserve"> min</w:t>
      </w:r>
      <w:r w:rsidR="00760614">
        <w:rPr>
          <w:rFonts w:ascii="Calibri" w:hAnsi="Calibri" w:cstheme="minorHAnsi"/>
          <w:i/>
          <w:iCs/>
          <w:sz w:val="22"/>
          <w:szCs w:val="22"/>
        </w:rPr>
        <w:t>-</w:t>
      </w:r>
      <w:proofErr w:type="spellStart"/>
      <w:r w:rsidR="00760614">
        <w:rPr>
          <w:rFonts w:ascii="Calibri" w:hAnsi="Calibri" w:cstheme="minorHAnsi"/>
          <w:i/>
          <w:iCs/>
          <w:sz w:val="22"/>
          <w:szCs w:val="22"/>
        </w:rPr>
        <w:t>a</w:t>
      </w:r>
      <w:r w:rsidR="007F6FFD" w:rsidRPr="00760614">
        <w:rPr>
          <w:rFonts w:ascii="Calibri" w:hAnsi="Calibri" w:cstheme="minorHAnsi"/>
          <w:i/>
          <w:iCs/>
          <w:sz w:val="22"/>
          <w:szCs w:val="22"/>
        </w:rPr>
        <w:t>l</w:t>
      </w:r>
      <w:proofErr w:type="spellEnd"/>
      <w:r w:rsidR="007F6FFD" w:rsidRPr="00760614">
        <w:rPr>
          <w:rFonts w:ascii="Calibri" w:hAnsi="Calibri" w:cstheme="minorHAnsi"/>
          <w:i/>
          <w:iCs/>
          <w:sz w:val="22"/>
          <w:szCs w:val="22"/>
        </w:rPr>
        <w:t>-</w:t>
      </w:r>
      <w:proofErr w:type="spellStart"/>
      <w:r w:rsidR="007F6FFD" w:rsidRPr="00760614">
        <w:rPr>
          <w:rFonts w:ascii="Calibri" w:hAnsi="Calibri" w:cstheme="minorHAnsi"/>
          <w:i/>
          <w:iCs/>
          <w:sz w:val="22"/>
          <w:szCs w:val="22"/>
        </w:rPr>
        <w:t>Khil</w:t>
      </w:r>
      <w:r w:rsidR="00760614" w:rsidRPr="00D93C1A">
        <w:rPr>
          <w:rFonts w:asciiTheme="minorHAnsi" w:hAnsiTheme="minorHAnsi" w:cstheme="minorHAnsi"/>
          <w:i/>
          <w:iCs/>
          <w:sz w:val="22"/>
          <w:szCs w:val="22"/>
        </w:rPr>
        <w:t>â</w:t>
      </w:r>
      <w:r w:rsidR="007F6FFD" w:rsidRPr="00760614">
        <w:rPr>
          <w:rFonts w:ascii="Calibri" w:hAnsi="Calibri" w:cstheme="minorHAnsi"/>
          <w:i/>
          <w:iCs/>
          <w:sz w:val="22"/>
          <w:szCs w:val="22"/>
        </w:rPr>
        <w:t>f</w:t>
      </w:r>
      <w:proofErr w:type="spellEnd"/>
      <w:r w:rsidR="007F6FFD" w:rsidRPr="003C0D38">
        <w:rPr>
          <w:rFonts w:ascii="Calibri" w:hAnsi="Calibri" w:cstheme="minorHAnsi"/>
          <w:sz w:val="22"/>
          <w:szCs w:val="22"/>
        </w:rPr>
        <w:t xml:space="preserve">, </w:t>
      </w:r>
      <w:proofErr w:type="spellStart"/>
      <w:r w:rsidR="007F6FFD" w:rsidRPr="003C0D38">
        <w:rPr>
          <w:rFonts w:ascii="Calibri" w:hAnsi="Calibri" w:cstheme="minorHAnsi"/>
          <w:sz w:val="22"/>
          <w:szCs w:val="22"/>
        </w:rPr>
        <w:t>al-Mirdawi</w:t>
      </w:r>
      <w:proofErr w:type="spellEnd"/>
      <w:r w:rsidR="007F6FFD" w:rsidRPr="003C0D38">
        <w:rPr>
          <w:rFonts w:ascii="Calibri" w:hAnsi="Calibri" w:cstheme="minorHAnsi"/>
          <w:sz w:val="22"/>
          <w:szCs w:val="22"/>
        </w:rPr>
        <w:t xml:space="preserve"> </w:t>
      </w:r>
      <w:r w:rsidR="001C29FA">
        <w:rPr>
          <w:rFonts w:ascii="Calibri" w:hAnsi="Calibri" w:cstheme="minorHAnsi"/>
          <w:sz w:val="22"/>
          <w:szCs w:val="22"/>
        </w:rPr>
        <w:t>(</w:t>
      </w:r>
      <w:r w:rsidR="007F6FFD" w:rsidRPr="003C0D38">
        <w:rPr>
          <w:rFonts w:ascii="Calibri" w:hAnsi="Calibri" w:cstheme="minorHAnsi"/>
          <w:sz w:val="22"/>
          <w:szCs w:val="22"/>
        </w:rPr>
        <w:t>3/444-445)</w:t>
      </w:r>
      <w:r w:rsidR="00A9080A">
        <w:rPr>
          <w:rFonts w:ascii="Calibri" w:hAnsi="Calibri" w:cstheme="minorHAnsi"/>
          <w:sz w:val="22"/>
          <w:szCs w:val="22"/>
        </w:rPr>
        <w:t>].</w:t>
      </w:r>
      <w:r w:rsidR="00931E8C" w:rsidRPr="00931E8C">
        <w:rPr>
          <w:rFonts w:asciiTheme="minorHAnsi" w:hAnsiTheme="minorHAnsi" w:cstheme="minorHAnsi"/>
          <w:i/>
          <w:iCs/>
          <w:sz w:val="22"/>
          <w:szCs w:val="22"/>
        </w:rPr>
        <w:t xml:space="preserve"> </w:t>
      </w:r>
    </w:p>
  </w:footnote>
  <w:footnote w:id="47">
    <w:p w14:paraId="2B460430" w14:textId="26D4DED3" w:rsidR="00AA67A9" w:rsidRPr="00D753A1" w:rsidRDefault="00AA67A9" w:rsidP="00091C0C">
      <w:pPr>
        <w:pStyle w:val="TeksCatatanKaki"/>
        <w:jc w:val="both"/>
        <w:rPr>
          <w:rFonts w:asciiTheme="minorHAnsi" w:hAnsiTheme="minorHAnsi" w:cstheme="minorHAnsi"/>
          <w:sz w:val="22"/>
        </w:rPr>
      </w:pPr>
      <w:r w:rsidRPr="00D753A1">
        <w:rPr>
          <w:rStyle w:val="ReferensiCatatanKaki"/>
          <w:rFonts w:asciiTheme="minorHAnsi" w:hAnsiTheme="minorHAnsi" w:cstheme="minorHAnsi"/>
          <w:sz w:val="22"/>
        </w:rPr>
        <w:footnoteRef/>
      </w:r>
      <w:r w:rsidRPr="00D753A1">
        <w:rPr>
          <w:rFonts w:asciiTheme="minorHAnsi" w:hAnsiTheme="minorHAnsi" w:cstheme="minorHAnsi"/>
          <w:sz w:val="22"/>
        </w:rPr>
        <w:t xml:space="preserve"> </w:t>
      </w:r>
      <w:proofErr w:type="spellStart"/>
      <w:r w:rsidR="00D753A1" w:rsidRPr="00D753A1">
        <w:rPr>
          <w:rFonts w:asciiTheme="minorHAnsi" w:hAnsiTheme="minorHAnsi" w:cstheme="minorHAnsi"/>
          <w:i/>
          <w:iCs/>
          <w:sz w:val="22"/>
          <w:szCs w:val="32"/>
        </w:rPr>
        <w:t>Talbîd</w:t>
      </w:r>
      <w:proofErr w:type="spellEnd"/>
      <w:r w:rsidR="00D753A1" w:rsidRPr="00D753A1">
        <w:rPr>
          <w:rFonts w:asciiTheme="minorHAnsi" w:hAnsiTheme="minorHAnsi" w:cstheme="minorHAnsi"/>
          <w:sz w:val="22"/>
          <w:szCs w:val="32"/>
        </w:rPr>
        <w:t xml:space="preserve"> adalah</w:t>
      </w:r>
      <w:r w:rsidRPr="00D753A1">
        <w:rPr>
          <w:rFonts w:asciiTheme="minorHAnsi" w:hAnsiTheme="minorHAnsi" w:cstheme="minorHAnsi"/>
          <w:sz w:val="22"/>
          <w:szCs w:val="32"/>
        </w:rPr>
        <w:t xml:space="preserve"> meletakan sesuatu</w:t>
      </w:r>
      <w:r w:rsidR="00D753A1">
        <w:rPr>
          <w:rFonts w:asciiTheme="minorHAnsi" w:hAnsiTheme="minorHAnsi" w:cstheme="minorHAnsi"/>
          <w:sz w:val="22"/>
          <w:szCs w:val="32"/>
        </w:rPr>
        <w:t>—</w:t>
      </w:r>
      <w:r w:rsidRPr="00D753A1">
        <w:rPr>
          <w:rFonts w:asciiTheme="minorHAnsi" w:hAnsiTheme="minorHAnsi" w:cstheme="minorHAnsi"/>
          <w:sz w:val="22"/>
          <w:szCs w:val="32"/>
        </w:rPr>
        <w:t>semacam minyak</w:t>
      </w:r>
      <w:r w:rsidR="00D753A1">
        <w:rPr>
          <w:rFonts w:asciiTheme="minorHAnsi" w:hAnsiTheme="minorHAnsi" w:cstheme="minorHAnsi"/>
          <w:sz w:val="22"/>
          <w:szCs w:val="32"/>
        </w:rPr>
        <w:t>—</w:t>
      </w:r>
      <w:r w:rsidRPr="00D753A1">
        <w:rPr>
          <w:rFonts w:asciiTheme="minorHAnsi" w:hAnsiTheme="minorHAnsi" w:cstheme="minorHAnsi"/>
          <w:sz w:val="22"/>
          <w:szCs w:val="32"/>
        </w:rPr>
        <w:t xml:space="preserve">di rambut kepala </w:t>
      </w:r>
      <w:r w:rsidR="00D753A1">
        <w:rPr>
          <w:rFonts w:asciiTheme="minorHAnsi" w:hAnsiTheme="minorHAnsi" w:cstheme="minorHAnsi"/>
          <w:sz w:val="22"/>
          <w:szCs w:val="32"/>
        </w:rPr>
        <w:t>agar</w:t>
      </w:r>
      <w:r w:rsidRPr="00D753A1">
        <w:rPr>
          <w:rFonts w:asciiTheme="minorHAnsi" w:hAnsiTheme="minorHAnsi" w:cstheme="minorHAnsi"/>
          <w:sz w:val="22"/>
          <w:szCs w:val="32"/>
        </w:rPr>
        <w:t xml:space="preserve"> rambut tidak menjadi semrawut</w:t>
      </w:r>
      <w:r w:rsidR="00D753A1">
        <w:rPr>
          <w:rFonts w:asciiTheme="minorHAnsi" w:hAnsiTheme="minorHAnsi" w:cstheme="minorHAnsi"/>
          <w:sz w:val="22"/>
          <w:szCs w:val="32"/>
        </w:rPr>
        <w:t>.</w:t>
      </w:r>
    </w:p>
  </w:footnote>
  <w:footnote w:id="48">
    <w:p w14:paraId="0ACE3389" w14:textId="43D07DB5" w:rsidR="00AA67A9" w:rsidRPr="003C0D38" w:rsidRDefault="00AA67A9"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Pr>
          <w:rFonts w:ascii="Calibri" w:hAnsi="Calibri" w:cs="Traditional Arabic"/>
          <w:sz w:val="22"/>
          <w:szCs w:val="32"/>
        </w:rPr>
        <w:t>HR</w:t>
      </w:r>
      <w:r w:rsidR="00DB136C">
        <w:rPr>
          <w:rFonts w:ascii="Calibri" w:hAnsi="Calibri" w:cs="Traditional Arabic"/>
          <w:sz w:val="22"/>
          <w:szCs w:val="32"/>
        </w:rPr>
        <w:t>.</w:t>
      </w:r>
      <w:r>
        <w:rPr>
          <w:rFonts w:ascii="Calibri" w:hAnsi="Calibri" w:cs="Traditional Arabic"/>
          <w:sz w:val="22"/>
          <w:szCs w:val="32"/>
        </w:rPr>
        <w:t xml:space="preserve"> </w:t>
      </w:r>
      <w:r w:rsidRPr="003C0D38">
        <w:rPr>
          <w:rFonts w:ascii="Calibri" w:hAnsi="Calibri" w:cs="Traditional Arabic"/>
          <w:sz w:val="22"/>
          <w:szCs w:val="32"/>
        </w:rPr>
        <w:t>Al-Bukhari</w:t>
      </w:r>
      <w:r w:rsidR="003A021A">
        <w:rPr>
          <w:rFonts w:ascii="Calibri" w:hAnsi="Calibri" w:cs="Traditional Arabic"/>
          <w:sz w:val="22"/>
          <w:szCs w:val="32"/>
        </w:rPr>
        <w:t>,</w:t>
      </w:r>
      <w:r w:rsidRPr="003C0D38">
        <w:rPr>
          <w:rFonts w:ascii="Calibri" w:hAnsi="Calibri" w:cs="Traditional Arabic"/>
          <w:sz w:val="22"/>
          <w:szCs w:val="32"/>
        </w:rPr>
        <w:t xml:space="preserve"> </w:t>
      </w:r>
      <w:r w:rsidR="003A021A">
        <w:rPr>
          <w:rFonts w:ascii="Calibri" w:hAnsi="Calibri" w:cs="Traditional Arabic"/>
          <w:sz w:val="22"/>
          <w:szCs w:val="32"/>
        </w:rPr>
        <w:t>No.</w:t>
      </w:r>
      <w:r w:rsidRPr="003C0D38">
        <w:rPr>
          <w:rFonts w:ascii="Calibri" w:hAnsi="Calibri" w:cs="Traditional Arabic"/>
          <w:sz w:val="22"/>
          <w:szCs w:val="32"/>
        </w:rPr>
        <w:t xml:space="preserve"> 1566</w:t>
      </w:r>
      <w:r w:rsidR="00D06174">
        <w:rPr>
          <w:rFonts w:ascii="Calibri" w:hAnsi="Calibri" w:cs="Traditional Arabic"/>
          <w:sz w:val="22"/>
          <w:szCs w:val="32"/>
        </w:rPr>
        <w:t>,</w:t>
      </w:r>
      <w:r w:rsidRPr="003C0D38">
        <w:rPr>
          <w:rFonts w:ascii="Calibri" w:hAnsi="Calibri" w:cs="Traditional Arabic"/>
          <w:sz w:val="22"/>
          <w:szCs w:val="32"/>
        </w:rPr>
        <w:t xml:space="preserve"> dan Muslim</w:t>
      </w:r>
      <w:r w:rsidR="00D06174">
        <w:rPr>
          <w:rFonts w:ascii="Calibri" w:hAnsi="Calibri" w:cs="Traditional Arabic"/>
          <w:sz w:val="22"/>
          <w:szCs w:val="32"/>
        </w:rPr>
        <w:t>,</w:t>
      </w:r>
      <w:r w:rsidRPr="003C0D38">
        <w:rPr>
          <w:rFonts w:ascii="Calibri" w:hAnsi="Calibri" w:cs="Traditional Arabic"/>
          <w:sz w:val="22"/>
          <w:szCs w:val="32"/>
        </w:rPr>
        <w:t xml:space="preserve"> </w:t>
      </w:r>
      <w:r w:rsidR="00D06174">
        <w:rPr>
          <w:rFonts w:ascii="Calibri" w:hAnsi="Calibri" w:cs="Traditional Arabic"/>
          <w:sz w:val="22"/>
          <w:szCs w:val="32"/>
        </w:rPr>
        <w:t>No.</w:t>
      </w:r>
      <w:r w:rsidRPr="003C0D38">
        <w:rPr>
          <w:rFonts w:ascii="Calibri" w:hAnsi="Calibri" w:cs="Traditional Arabic"/>
          <w:sz w:val="22"/>
          <w:szCs w:val="32"/>
        </w:rPr>
        <w:t xml:space="preserve"> 1229</w:t>
      </w:r>
      <w:r w:rsidR="00D06174">
        <w:rPr>
          <w:rFonts w:ascii="Calibri" w:hAnsi="Calibri" w:cs="Traditional Arabic"/>
          <w:sz w:val="22"/>
          <w:szCs w:val="32"/>
        </w:rPr>
        <w:t>.</w:t>
      </w:r>
    </w:p>
  </w:footnote>
  <w:footnote w:id="49">
    <w:p w14:paraId="48AF50BE" w14:textId="0BE6A6DA" w:rsidR="00635B13" w:rsidRPr="003C0D38" w:rsidRDefault="00635B13"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Pr>
          <w:rFonts w:ascii="Calibri" w:hAnsi="Calibri" w:cs="Traditional Arabic"/>
          <w:sz w:val="22"/>
          <w:szCs w:val="32"/>
        </w:rPr>
        <w:t>HR</w:t>
      </w:r>
      <w:r w:rsidR="00DB136C">
        <w:rPr>
          <w:rFonts w:ascii="Calibri" w:hAnsi="Calibri" w:cs="Traditional Arabic"/>
          <w:sz w:val="22"/>
          <w:szCs w:val="32"/>
        </w:rPr>
        <w:t>.</w:t>
      </w:r>
      <w:r>
        <w:rPr>
          <w:rFonts w:ascii="Calibri" w:hAnsi="Calibri" w:cs="Traditional Arabic"/>
          <w:sz w:val="22"/>
          <w:szCs w:val="32"/>
        </w:rPr>
        <w:t xml:space="preserve"> </w:t>
      </w:r>
      <w:r w:rsidRPr="003C0D38">
        <w:rPr>
          <w:rFonts w:ascii="Calibri" w:hAnsi="Calibri" w:cs="Traditional Arabic"/>
          <w:sz w:val="22"/>
          <w:szCs w:val="32"/>
        </w:rPr>
        <w:t>Al-Bukhari</w:t>
      </w:r>
      <w:r w:rsidR="003A021A">
        <w:rPr>
          <w:rFonts w:ascii="Calibri" w:hAnsi="Calibri" w:cs="Traditional Arabic"/>
          <w:sz w:val="22"/>
          <w:szCs w:val="32"/>
        </w:rPr>
        <w:t>,</w:t>
      </w:r>
      <w:r w:rsidRPr="003C0D38">
        <w:rPr>
          <w:rFonts w:ascii="Calibri" w:hAnsi="Calibri" w:cs="Traditional Arabic"/>
          <w:sz w:val="22"/>
          <w:szCs w:val="32"/>
        </w:rPr>
        <w:t xml:space="preserve"> </w:t>
      </w:r>
      <w:r w:rsidR="003A021A">
        <w:rPr>
          <w:rFonts w:ascii="Calibri" w:hAnsi="Calibri" w:cs="Traditional Arabic"/>
          <w:sz w:val="22"/>
          <w:szCs w:val="32"/>
        </w:rPr>
        <w:t>No.</w:t>
      </w:r>
      <w:r w:rsidRPr="003C0D38">
        <w:rPr>
          <w:rFonts w:ascii="Calibri" w:hAnsi="Calibri" w:cs="Traditional Arabic"/>
          <w:sz w:val="22"/>
          <w:szCs w:val="32"/>
        </w:rPr>
        <w:t xml:space="preserve"> 1652</w:t>
      </w:r>
      <w:r w:rsidR="00680803">
        <w:rPr>
          <w:rFonts w:ascii="Calibri" w:hAnsi="Calibri" w:cs="Traditional Arabic"/>
          <w:sz w:val="22"/>
          <w:szCs w:val="32"/>
        </w:rPr>
        <w:t>.</w:t>
      </w:r>
    </w:p>
  </w:footnote>
  <w:footnote w:id="50">
    <w:p w14:paraId="2EC9706E" w14:textId="780B50B2" w:rsidR="00594061" w:rsidRPr="003C0D38" w:rsidRDefault="00594061"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Pr>
          <w:rFonts w:ascii="Calibri" w:hAnsi="Calibri" w:cs="Traditional Arabic"/>
          <w:sz w:val="22"/>
          <w:szCs w:val="32"/>
        </w:rPr>
        <w:t>HR</w:t>
      </w:r>
      <w:r w:rsidR="00DB136C">
        <w:rPr>
          <w:rFonts w:ascii="Calibri" w:hAnsi="Calibri" w:cs="Traditional Arabic"/>
          <w:sz w:val="22"/>
          <w:szCs w:val="32"/>
        </w:rPr>
        <w:t>.</w:t>
      </w:r>
      <w:r>
        <w:rPr>
          <w:rFonts w:ascii="Calibri" w:hAnsi="Calibri" w:cs="Traditional Arabic"/>
          <w:sz w:val="22"/>
          <w:szCs w:val="32"/>
        </w:rPr>
        <w:t xml:space="preserve"> </w:t>
      </w:r>
      <w:r w:rsidRPr="003C0D38">
        <w:rPr>
          <w:rFonts w:ascii="Calibri" w:hAnsi="Calibri" w:cs="Traditional Arabic"/>
          <w:sz w:val="22"/>
          <w:szCs w:val="32"/>
        </w:rPr>
        <w:t>Al-Bukhari</w:t>
      </w:r>
      <w:r w:rsidR="003A021A">
        <w:rPr>
          <w:rFonts w:ascii="Calibri" w:hAnsi="Calibri" w:cs="Traditional Arabic"/>
          <w:sz w:val="22"/>
          <w:szCs w:val="32"/>
        </w:rPr>
        <w:t>,</w:t>
      </w:r>
      <w:r w:rsidRPr="003C0D38">
        <w:rPr>
          <w:rFonts w:ascii="Calibri" w:hAnsi="Calibri" w:cs="Traditional Arabic"/>
          <w:sz w:val="22"/>
          <w:szCs w:val="32"/>
        </w:rPr>
        <w:t xml:space="preserve"> </w:t>
      </w:r>
      <w:r w:rsidR="003A021A">
        <w:rPr>
          <w:rFonts w:ascii="Calibri" w:hAnsi="Calibri" w:cs="Traditional Arabic"/>
          <w:sz w:val="22"/>
          <w:szCs w:val="32"/>
        </w:rPr>
        <w:t>No.</w:t>
      </w:r>
      <w:r w:rsidRPr="003C0D38">
        <w:rPr>
          <w:rFonts w:ascii="Calibri" w:hAnsi="Calibri" w:cs="Traditional Arabic"/>
          <w:sz w:val="22"/>
          <w:szCs w:val="32"/>
        </w:rPr>
        <w:t xml:space="preserve"> 1652</w:t>
      </w:r>
      <w:r w:rsidR="00680803">
        <w:rPr>
          <w:rFonts w:ascii="Calibri" w:hAnsi="Calibri" w:cs="Traditional Arabic"/>
          <w:sz w:val="22"/>
          <w:szCs w:val="32"/>
        </w:rPr>
        <w:t>.</w:t>
      </w:r>
    </w:p>
  </w:footnote>
  <w:footnote w:id="51">
    <w:p w14:paraId="357FD468" w14:textId="252052A3" w:rsidR="00757E81" w:rsidRPr="003C0D38" w:rsidRDefault="00757E81" w:rsidP="00C17950">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proofErr w:type="spellStart"/>
      <w:r w:rsidR="00341CE0" w:rsidRPr="003C0D38">
        <w:rPr>
          <w:rFonts w:ascii="Calibri" w:hAnsi="Calibri" w:cs="Traditional Arabic"/>
          <w:sz w:val="22"/>
          <w:szCs w:val="32"/>
        </w:rPr>
        <w:t>Silahkan</w:t>
      </w:r>
      <w:proofErr w:type="spellEnd"/>
      <w:r w:rsidR="00341CE0" w:rsidRPr="003C0D38">
        <w:rPr>
          <w:rFonts w:ascii="Calibri" w:hAnsi="Calibri" w:cs="Traditional Arabic"/>
          <w:sz w:val="22"/>
          <w:szCs w:val="32"/>
        </w:rPr>
        <w:t xml:space="preserve"> lihat: </w:t>
      </w:r>
      <w:hyperlink r:id="rId1" w:tgtFrame="_blank" w:history="1">
        <w:r w:rsidR="00341CE0" w:rsidRPr="003C0D38">
          <w:rPr>
            <w:rStyle w:val="Hyperlink"/>
            <w:rFonts w:ascii="Calibri" w:hAnsi="Calibri" w:cs="Traditional Arabic"/>
            <w:color w:val="auto"/>
            <w:sz w:val="22"/>
            <w:szCs w:val="32"/>
          </w:rPr>
          <w:t>http://www.alifta.net/Fatawa/FatawaSubjects.aspx?View=Page&amp;NodeID=1889&amp;PageID=154&amp;SectionID=1&amp;SubjectPageTitlesID=255&amp;MarkIndex=0&amp;0</w:t>
        </w:r>
      </w:hyperlink>
      <w:r w:rsidR="00341CE0" w:rsidRPr="003C0D38">
        <w:rPr>
          <w:rFonts w:ascii="Calibri" w:hAnsi="Calibri" w:cs="Traditional Arabic"/>
          <w:sz w:val="22"/>
          <w:szCs w:val="32"/>
        </w:rPr>
        <w:t>)</w:t>
      </w:r>
    </w:p>
  </w:footnote>
  <w:footnote w:id="52">
    <w:p w14:paraId="3F63F134" w14:textId="2A9352E8" w:rsidR="007F6FFD" w:rsidRPr="002844A2" w:rsidRDefault="007F6FFD" w:rsidP="00AB385D">
      <w:pPr>
        <w:pStyle w:val="NormalWeb"/>
        <w:shd w:val="clear" w:color="auto" w:fill="FFFFFF"/>
        <w:spacing w:before="0" w:beforeAutospacing="0" w:after="0" w:afterAutospacing="0" w:line="276" w:lineRule="auto"/>
        <w:jc w:val="both"/>
        <w:rPr>
          <w:rFonts w:ascii="Calibri" w:hAnsi="Calibri" w:cstheme="minorHAnsi"/>
          <w:sz w:val="22"/>
          <w:szCs w:val="22"/>
        </w:rPr>
      </w:pPr>
      <w:r w:rsidRPr="003C0D38">
        <w:rPr>
          <w:rStyle w:val="ReferensiCatatanKaki"/>
          <w:rFonts w:ascii="Calibri" w:hAnsi="Calibri" w:cstheme="minorHAnsi"/>
          <w:sz w:val="22"/>
          <w:szCs w:val="22"/>
        </w:rPr>
        <w:footnoteRef/>
      </w:r>
      <w:r w:rsidRPr="002844A2">
        <w:rPr>
          <w:rFonts w:ascii="Calibri" w:hAnsi="Calibri" w:cstheme="minorHAnsi"/>
          <w:sz w:val="22"/>
          <w:szCs w:val="22"/>
        </w:rPr>
        <w:t xml:space="preserve"> </w:t>
      </w:r>
      <w:r w:rsidRPr="002844A2">
        <w:rPr>
          <w:rFonts w:ascii="Calibri" w:hAnsi="Calibri" w:cstheme="minorHAnsi"/>
          <w:sz w:val="22"/>
          <w:szCs w:val="22"/>
        </w:rPr>
        <w:t xml:space="preserve">Al-Imam </w:t>
      </w:r>
      <w:proofErr w:type="spellStart"/>
      <w:r w:rsidR="00E04159">
        <w:rPr>
          <w:rFonts w:ascii="Calibri" w:hAnsi="Calibri" w:cstheme="minorHAnsi"/>
          <w:sz w:val="22"/>
          <w:szCs w:val="22"/>
        </w:rPr>
        <w:t>a</w:t>
      </w:r>
      <w:r w:rsidRPr="003C0D38">
        <w:rPr>
          <w:rFonts w:ascii="Calibri" w:hAnsi="Calibri" w:cstheme="minorHAnsi"/>
          <w:sz w:val="22"/>
          <w:szCs w:val="22"/>
        </w:rPr>
        <w:t>sy</w:t>
      </w:r>
      <w:r w:rsidRPr="002844A2">
        <w:rPr>
          <w:rFonts w:ascii="Calibri" w:hAnsi="Calibri" w:cstheme="minorHAnsi"/>
          <w:sz w:val="22"/>
          <w:szCs w:val="22"/>
        </w:rPr>
        <w:t>-Syafi</w:t>
      </w:r>
      <w:r w:rsidR="00A257FA" w:rsidRPr="002844A2">
        <w:rPr>
          <w:rFonts w:ascii="Calibri" w:hAnsi="Calibri" w:cstheme="minorHAnsi"/>
          <w:sz w:val="22"/>
          <w:szCs w:val="22"/>
        </w:rPr>
        <w:t>’</w:t>
      </w:r>
      <w:r w:rsidRPr="002844A2">
        <w:rPr>
          <w:rFonts w:ascii="Calibri" w:hAnsi="Calibri" w:cstheme="minorHAnsi"/>
          <w:sz w:val="22"/>
          <w:szCs w:val="22"/>
        </w:rPr>
        <w:t>i</w:t>
      </w:r>
      <w:proofErr w:type="spellEnd"/>
      <w:r w:rsidRPr="002844A2">
        <w:rPr>
          <w:rFonts w:ascii="Calibri" w:hAnsi="Calibri" w:cstheme="minorHAnsi"/>
          <w:sz w:val="22"/>
          <w:szCs w:val="22"/>
        </w:rPr>
        <w:t xml:space="preserve"> </w:t>
      </w:r>
      <w:proofErr w:type="spellStart"/>
      <w:r w:rsidR="00456665" w:rsidRPr="00456665">
        <w:rPr>
          <w:rFonts w:ascii="Calibri" w:hAnsi="Calibri" w:cstheme="minorHAnsi"/>
          <w:i/>
          <w:iCs/>
          <w:sz w:val="22"/>
          <w:szCs w:val="22"/>
        </w:rPr>
        <w:t>rahimahullâh</w:t>
      </w:r>
      <w:proofErr w:type="spellEnd"/>
      <w:r w:rsidRPr="00456665">
        <w:rPr>
          <w:rFonts w:ascii="Calibri" w:hAnsi="Calibri" w:cstheme="minorHAnsi"/>
          <w:i/>
          <w:iCs/>
          <w:sz w:val="22"/>
          <w:szCs w:val="22"/>
        </w:rPr>
        <w:t xml:space="preserve"> </w:t>
      </w:r>
      <w:r w:rsidR="00833DAA">
        <w:rPr>
          <w:rFonts w:ascii="Calibri" w:hAnsi="Calibri" w:cstheme="minorHAnsi"/>
          <w:sz w:val="22"/>
          <w:szCs w:val="22"/>
        </w:rPr>
        <w:t>berkata,</w:t>
      </w:r>
    </w:p>
    <w:p w14:paraId="782929C9" w14:textId="77777777" w:rsidR="007F6FFD" w:rsidRPr="002844A2" w:rsidRDefault="007F6FFD" w:rsidP="00677B84">
      <w:pPr>
        <w:pStyle w:val="NormalWeb"/>
        <w:shd w:val="clear" w:color="auto" w:fill="FFFFFF"/>
        <w:bidi/>
        <w:spacing w:before="0" w:beforeAutospacing="0" w:after="0" w:afterAutospacing="0" w:line="276" w:lineRule="auto"/>
        <w:jc w:val="both"/>
        <w:rPr>
          <w:rStyle w:val="special"/>
          <w:rFonts w:ascii="Calibri" w:hAnsi="Calibri" w:cs="Traditional Arabic"/>
          <w:sz w:val="22"/>
          <w:szCs w:val="28"/>
        </w:rPr>
      </w:pPr>
      <w:r w:rsidRPr="002844A2">
        <w:rPr>
          <w:rStyle w:val="special"/>
          <w:rFonts w:ascii="Calibri" w:hAnsi="Calibri" w:cs="Traditional Arabic"/>
          <w:sz w:val="22"/>
          <w:szCs w:val="28"/>
          <w:rtl/>
        </w:rPr>
        <w:t>وَإِذَا سَاقَ الْمُتَمَتِّعُ الْهَدْيَ مَعَهُ أَوْ الْقَارِنُ لِمُتْعَتِهِ أَوْ قِرَانِهِ فَلَوْ تَرَكَهُ حَتَّى يَنْحَرَهُ يَوْمَ النَّحْرِ كَانَ أَحَبَّ إلَيَّ وَإِنْ قَدِمَ فَنَحَرَهُ فِي الْحَرَمِ أَجْزَأَ عَنْهُ</w:t>
      </w:r>
    </w:p>
    <w:p w14:paraId="5E34F250" w14:textId="458E2DE6" w:rsidR="007F6FFD" w:rsidRPr="002844A2" w:rsidRDefault="00A257FA" w:rsidP="00AB385D">
      <w:pPr>
        <w:pStyle w:val="NormalWeb"/>
        <w:shd w:val="clear" w:color="auto" w:fill="FFFFFF"/>
        <w:spacing w:before="0" w:beforeAutospacing="0" w:after="0" w:afterAutospacing="0" w:line="276" w:lineRule="auto"/>
        <w:jc w:val="both"/>
        <w:rPr>
          <w:rFonts w:ascii="Calibri" w:hAnsi="Calibri" w:cstheme="minorHAnsi"/>
          <w:sz w:val="22"/>
          <w:szCs w:val="22"/>
        </w:rPr>
      </w:pPr>
      <w:r w:rsidRPr="00357556">
        <w:rPr>
          <w:rFonts w:ascii="Calibri" w:hAnsi="Calibri" w:cstheme="minorHAnsi"/>
          <w:i/>
          <w:iCs/>
          <w:sz w:val="22"/>
          <w:szCs w:val="22"/>
        </w:rPr>
        <w:t>“</w:t>
      </w:r>
      <w:r w:rsidR="007F6FFD" w:rsidRPr="00357556">
        <w:rPr>
          <w:rFonts w:ascii="Calibri" w:hAnsi="Calibri" w:cstheme="minorHAnsi"/>
          <w:i/>
          <w:iCs/>
          <w:sz w:val="22"/>
          <w:szCs w:val="22"/>
        </w:rPr>
        <w:t xml:space="preserve">Jika seorang haji </w:t>
      </w:r>
      <w:proofErr w:type="spellStart"/>
      <w:r w:rsidR="00643D07">
        <w:rPr>
          <w:rFonts w:ascii="Calibri" w:hAnsi="Calibri" w:cstheme="minorHAnsi"/>
          <w:i/>
          <w:iCs/>
          <w:sz w:val="22"/>
          <w:szCs w:val="22"/>
        </w:rPr>
        <w:t>Tamattu</w:t>
      </w:r>
      <w:proofErr w:type="spellEnd"/>
      <w:r w:rsidR="00643D07">
        <w:rPr>
          <w:rFonts w:ascii="Calibri" w:hAnsi="Calibri" w:cstheme="minorHAnsi"/>
          <w:i/>
          <w:iCs/>
          <w:sz w:val="22"/>
          <w:szCs w:val="22"/>
        </w:rPr>
        <w:t>’</w:t>
      </w:r>
      <w:r w:rsidR="007F6FFD" w:rsidRPr="00357556">
        <w:rPr>
          <w:rFonts w:ascii="Calibri" w:hAnsi="Calibri" w:cstheme="minorHAnsi"/>
          <w:i/>
          <w:iCs/>
          <w:sz w:val="22"/>
          <w:szCs w:val="22"/>
        </w:rPr>
        <w:t xml:space="preserve"> membawa hadyu (hewan dam) bersamanya karena </w:t>
      </w:r>
      <w:proofErr w:type="spellStart"/>
      <w:r w:rsidR="007F6FFD" w:rsidRPr="00357556">
        <w:rPr>
          <w:rFonts w:ascii="Calibri" w:hAnsi="Calibri" w:cstheme="minorHAnsi"/>
          <w:i/>
          <w:iCs/>
          <w:sz w:val="22"/>
          <w:szCs w:val="22"/>
        </w:rPr>
        <w:t>mut</w:t>
      </w:r>
      <w:r w:rsidRPr="00357556">
        <w:rPr>
          <w:rFonts w:ascii="Calibri" w:hAnsi="Calibri" w:cstheme="minorHAnsi"/>
          <w:i/>
          <w:iCs/>
          <w:sz w:val="22"/>
          <w:szCs w:val="22"/>
        </w:rPr>
        <w:t>’</w:t>
      </w:r>
      <w:r w:rsidR="007F6FFD" w:rsidRPr="00357556">
        <w:rPr>
          <w:rFonts w:ascii="Calibri" w:hAnsi="Calibri" w:cstheme="minorHAnsi"/>
          <w:i/>
          <w:iCs/>
          <w:sz w:val="22"/>
          <w:szCs w:val="22"/>
        </w:rPr>
        <w:t>ahnya</w:t>
      </w:r>
      <w:proofErr w:type="spellEnd"/>
      <w:r w:rsidR="007F6FFD" w:rsidRPr="00357556">
        <w:rPr>
          <w:rFonts w:ascii="Calibri" w:hAnsi="Calibri" w:cstheme="minorHAnsi"/>
          <w:i/>
          <w:iCs/>
          <w:sz w:val="22"/>
          <w:szCs w:val="22"/>
        </w:rPr>
        <w:t xml:space="preserve">, atau seorang haji </w:t>
      </w:r>
      <w:r w:rsidR="008E70B4">
        <w:rPr>
          <w:rFonts w:ascii="Calibri" w:hAnsi="Calibri" w:cstheme="minorHAnsi"/>
          <w:i/>
          <w:iCs/>
          <w:sz w:val="22"/>
          <w:szCs w:val="22"/>
        </w:rPr>
        <w:t>Kiran</w:t>
      </w:r>
      <w:r w:rsidR="007F6FFD" w:rsidRPr="00357556">
        <w:rPr>
          <w:rFonts w:ascii="Calibri" w:hAnsi="Calibri" w:cstheme="minorHAnsi"/>
          <w:i/>
          <w:iCs/>
          <w:sz w:val="22"/>
          <w:szCs w:val="22"/>
        </w:rPr>
        <w:t xml:space="preserve"> membawa hadyu karena </w:t>
      </w:r>
      <w:r w:rsidR="008E70B4">
        <w:rPr>
          <w:rFonts w:ascii="Calibri" w:hAnsi="Calibri" w:cstheme="minorHAnsi"/>
          <w:i/>
          <w:iCs/>
          <w:sz w:val="22"/>
          <w:szCs w:val="22"/>
        </w:rPr>
        <w:t>Kiran</w:t>
      </w:r>
      <w:r w:rsidR="007F6FFD" w:rsidRPr="003C0D38">
        <w:rPr>
          <w:rFonts w:ascii="Calibri" w:hAnsi="Calibri" w:cstheme="minorHAnsi"/>
          <w:i/>
          <w:iCs/>
          <w:sz w:val="22"/>
          <w:szCs w:val="22"/>
        </w:rPr>
        <w:t>nya</w:t>
      </w:r>
      <w:r w:rsidR="007F6FFD" w:rsidRPr="00357556">
        <w:rPr>
          <w:rFonts w:ascii="Calibri" w:hAnsi="Calibri" w:cstheme="minorHAnsi"/>
          <w:i/>
          <w:iCs/>
          <w:sz w:val="22"/>
          <w:szCs w:val="22"/>
        </w:rPr>
        <w:t xml:space="preserve">, maka ia membiarkan </w:t>
      </w:r>
      <w:proofErr w:type="spellStart"/>
      <w:r w:rsidR="007F6FFD" w:rsidRPr="00357556">
        <w:rPr>
          <w:rFonts w:ascii="Calibri" w:hAnsi="Calibri" w:cstheme="minorHAnsi"/>
          <w:i/>
          <w:iCs/>
          <w:sz w:val="22"/>
          <w:szCs w:val="22"/>
        </w:rPr>
        <w:t>hadyunya</w:t>
      </w:r>
      <w:proofErr w:type="spellEnd"/>
      <w:r w:rsidR="007F6FFD" w:rsidRPr="00357556">
        <w:rPr>
          <w:rFonts w:ascii="Calibri" w:hAnsi="Calibri" w:cstheme="minorHAnsi"/>
          <w:i/>
          <w:iCs/>
          <w:sz w:val="22"/>
          <w:szCs w:val="22"/>
        </w:rPr>
        <w:t xml:space="preserve"> hingga ia baru menyembelihnya tatkala hari </w:t>
      </w:r>
      <w:proofErr w:type="spellStart"/>
      <w:r w:rsidR="00E974E3">
        <w:rPr>
          <w:rFonts w:ascii="Calibri" w:hAnsi="Calibri" w:cstheme="minorHAnsi"/>
          <w:i/>
          <w:iCs/>
          <w:sz w:val="22"/>
          <w:szCs w:val="22"/>
        </w:rPr>
        <w:t>an-Nahr</w:t>
      </w:r>
      <w:proofErr w:type="spellEnd"/>
      <w:r w:rsidR="00E974E3">
        <w:rPr>
          <w:rFonts w:ascii="Calibri" w:hAnsi="Calibri" w:cstheme="minorHAnsi"/>
          <w:i/>
          <w:iCs/>
          <w:sz w:val="22"/>
          <w:szCs w:val="22"/>
        </w:rPr>
        <w:t>.</w:t>
      </w:r>
      <w:r w:rsidR="007F6FFD" w:rsidRPr="00357556">
        <w:rPr>
          <w:rFonts w:ascii="Calibri" w:hAnsi="Calibri" w:cstheme="minorHAnsi"/>
          <w:i/>
          <w:iCs/>
          <w:sz w:val="22"/>
          <w:szCs w:val="22"/>
        </w:rPr>
        <w:t xml:space="preserve"> maka itu lebih aku sukai. Dan jika ia tiba (sebelum hari </w:t>
      </w:r>
      <w:proofErr w:type="spellStart"/>
      <w:r w:rsidR="007104C3">
        <w:rPr>
          <w:rFonts w:ascii="Calibri" w:hAnsi="Calibri" w:cstheme="minorHAnsi"/>
          <w:i/>
          <w:iCs/>
          <w:sz w:val="22"/>
          <w:szCs w:val="22"/>
        </w:rPr>
        <w:t>an</w:t>
      </w:r>
      <w:proofErr w:type="spellEnd"/>
      <w:r w:rsidR="007104C3">
        <w:rPr>
          <w:rFonts w:ascii="Calibri" w:hAnsi="Calibri" w:cstheme="minorHAnsi"/>
          <w:i/>
          <w:iCs/>
          <w:sz w:val="22"/>
          <w:szCs w:val="22"/>
        </w:rPr>
        <w:t>-</w:t>
      </w:r>
      <w:proofErr w:type="spellStart"/>
      <w:r w:rsidR="007F6FFD" w:rsidRPr="00357556">
        <w:rPr>
          <w:rFonts w:ascii="Calibri" w:hAnsi="Calibri" w:cstheme="minorHAnsi"/>
          <w:i/>
          <w:iCs/>
          <w:sz w:val="22"/>
          <w:szCs w:val="22"/>
        </w:rPr>
        <w:t>Nahr</w:t>
      </w:r>
      <w:proofErr w:type="spellEnd"/>
      <w:r w:rsidR="007F6FFD" w:rsidRPr="00357556">
        <w:rPr>
          <w:rFonts w:ascii="Calibri" w:hAnsi="Calibri" w:cstheme="minorHAnsi"/>
          <w:i/>
          <w:iCs/>
          <w:sz w:val="22"/>
          <w:szCs w:val="22"/>
          <w:vertAlign w:val="superscript"/>
        </w:rPr>
        <w:t>-pen</w:t>
      </w:r>
      <w:r w:rsidR="007F6FFD" w:rsidRPr="00357556">
        <w:rPr>
          <w:rFonts w:ascii="Calibri" w:hAnsi="Calibri" w:cstheme="minorHAnsi"/>
          <w:i/>
          <w:iCs/>
          <w:sz w:val="22"/>
          <w:szCs w:val="22"/>
        </w:rPr>
        <w:t>) lalu ia menyembelihnya di tanah haram maka sudah sah</w:t>
      </w:r>
      <w:r w:rsidR="00357556" w:rsidRPr="00357556">
        <w:rPr>
          <w:rFonts w:ascii="Calibri" w:hAnsi="Calibri" w:cstheme="minorHAnsi"/>
          <w:i/>
          <w:iCs/>
          <w:sz w:val="22"/>
          <w:szCs w:val="22"/>
        </w:rPr>
        <w:t>.</w:t>
      </w:r>
      <w:r w:rsidRPr="00357556">
        <w:rPr>
          <w:rFonts w:ascii="Calibri" w:hAnsi="Calibri" w:cstheme="minorHAnsi"/>
          <w:i/>
          <w:iCs/>
          <w:sz w:val="22"/>
          <w:szCs w:val="22"/>
        </w:rPr>
        <w:t>”</w:t>
      </w:r>
      <w:r w:rsidR="007F6FFD" w:rsidRPr="002844A2">
        <w:rPr>
          <w:rFonts w:ascii="Calibri" w:hAnsi="Calibri" w:cstheme="minorHAnsi"/>
          <w:sz w:val="22"/>
          <w:szCs w:val="22"/>
        </w:rPr>
        <w:t xml:space="preserve"> </w:t>
      </w:r>
      <w:r w:rsidR="00ED4F2B">
        <w:rPr>
          <w:rFonts w:ascii="Calibri" w:hAnsi="Calibri" w:cstheme="minorHAnsi"/>
          <w:sz w:val="22"/>
          <w:szCs w:val="22"/>
        </w:rPr>
        <w:t>[</w:t>
      </w:r>
      <w:r w:rsidR="007F6FFD" w:rsidRPr="00ED4F2B">
        <w:rPr>
          <w:rFonts w:ascii="Calibri" w:hAnsi="Calibri" w:cstheme="minorHAnsi"/>
          <w:i/>
          <w:iCs/>
          <w:sz w:val="22"/>
          <w:szCs w:val="22"/>
        </w:rPr>
        <w:t>Al-</w:t>
      </w:r>
      <w:proofErr w:type="spellStart"/>
      <w:r w:rsidR="007F6FFD" w:rsidRPr="00ED4F2B">
        <w:rPr>
          <w:rFonts w:ascii="Calibri" w:hAnsi="Calibri" w:cstheme="minorHAnsi"/>
          <w:i/>
          <w:iCs/>
          <w:sz w:val="22"/>
          <w:szCs w:val="22"/>
        </w:rPr>
        <w:t>Umm</w:t>
      </w:r>
      <w:proofErr w:type="spellEnd"/>
      <w:r w:rsidR="007F6FFD" w:rsidRPr="002844A2">
        <w:rPr>
          <w:rFonts w:ascii="Calibri" w:hAnsi="Calibri" w:cstheme="minorHAnsi"/>
          <w:sz w:val="22"/>
          <w:szCs w:val="22"/>
        </w:rPr>
        <w:t xml:space="preserve"> </w:t>
      </w:r>
      <w:r w:rsidR="00ED4F2B">
        <w:rPr>
          <w:rFonts w:ascii="Calibri" w:hAnsi="Calibri" w:cstheme="minorHAnsi"/>
          <w:sz w:val="22"/>
          <w:szCs w:val="22"/>
        </w:rPr>
        <w:t>(</w:t>
      </w:r>
      <w:r w:rsidR="007F6FFD" w:rsidRPr="002844A2">
        <w:rPr>
          <w:rFonts w:ascii="Calibri" w:hAnsi="Calibri" w:cstheme="minorHAnsi"/>
          <w:sz w:val="22"/>
          <w:szCs w:val="22"/>
        </w:rPr>
        <w:t>2/238</w:t>
      </w:r>
      <w:r w:rsidR="007F6FFD" w:rsidRPr="003C0D38">
        <w:rPr>
          <w:rFonts w:ascii="Calibri" w:hAnsi="Calibri" w:cstheme="minorHAnsi"/>
          <w:sz w:val="22"/>
          <w:szCs w:val="22"/>
        </w:rPr>
        <w:t>)</w:t>
      </w:r>
      <w:r w:rsidR="00ED4F2B">
        <w:rPr>
          <w:rFonts w:ascii="Calibri" w:hAnsi="Calibri" w:cstheme="minorHAnsi"/>
          <w:sz w:val="22"/>
          <w:szCs w:val="22"/>
        </w:rPr>
        <w:t>]</w:t>
      </w:r>
      <w:r w:rsidR="00915B41">
        <w:rPr>
          <w:rFonts w:ascii="Calibri" w:hAnsi="Calibri" w:cstheme="minorHAnsi"/>
          <w:sz w:val="22"/>
          <w:szCs w:val="22"/>
        </w:rPr>
        <w:t>.</w:t>
      </w:r>
    </w:p>
    <w:p w14:paraId="3040CF4A" w14:textId="7AE0EAF4" w:rsidR="007F6FFD" w:rsidRPr="002844A2" w:rsidRDefault="007F6FFD" w:rsidP="00D753A1">
      <w:pPr>
        <w:pStyle w:val="NormalWeb"/>
        <w:shd w:val="clear" w:color="auto" w:fill="FFFFFF"/>
        <w:spacing w:before="0" w:beforeAutospacing="0" w:after="0" w:afterAutospacing="0" w:line="276" w:lineRule="auto"/>
        <w:ind w:firstLine="720"/>
        <w:jc w:val="both"/>
        <w:rPr>
          <w:rFonts w:ascii="Calibri" w:hAnsi="Calibri" w:cstheme="minorHAnsi"/>
          <w:sz w:val="22"/>
          <w:szCs w:val="22"/>
        </w:rPr>
      </w:pPr>
      <w:r w:rsidRPr="002844A2">
        <w:rPr>
          <w:rFonts w:ascii="Calibri" w:hAnsi="Calibri" w:cstheme="minorHAnsi"/>
          <w:sz w:val="22"/>
          <w:szCs w:val="22"/>
        </w:rPr>
        <w:t xml:space="preserve">Al-Imam Ahmad dalam satu </w:t>
      </w:r>
      <w:r w:rsidRPr="00503446">
        <w:rPr>
          <w:rFonts w:ascii="Calibri" w:hAnsi="Calibri" w:cstheme="minorHAnsi"/>
          <w:sz w:val="22"/>
          <w:szCs w:val="22"/>
        </w:rPr>
        <w:t>riwayat</w:t>
      </w:r>
      <w:r w:rsidR="00D753A1">
        <w:rPr>
          <w:rFonts w:ascii="Calibri" w:hAnsi="Calibri" w:cstheme="minorHAnsi"/>
          <w:sz w:val="22"/>
          <w:szCs w:val="22"/>
        </w:rPr>
        <w:t>nya</w:t>
      </w:r>
      <w:r w:rsidRPr="002844A2">
        <w:rPr>
          <w:rFonts w:ascii="Calibri" w:hAnsi="Calibri" w:cstheme="minorHAnsi"/>
          <w:sz w:val="22"/>
          <w:szCs w:val="22"/>
        </w:rPr>
        <w:t xml:space="preserve"> juga membolehkan menyembelih sebelum hari </w:t>
      </w:r>
      <w:proofErr w:type="spellStart"/>
      <w:r w:rsidR="00D753A1">
        <w:rPr>
          <w:rFonts w:ascii="Calibri" w:hAnsi="Calibri" w:cstheme="minorHAnsi"/>
          <w:sz w:val="22"/>
          <w:szCs w:val="22"/>
        </w:rPr>
        <w:t>an-</w:t>
      </w:r>
      <w:r w:rsidRPr="002844A2">
        <w:rPr>
          <w:rFonts w:ascii="Calibri" w:hAnsi="Calibri" w:cstheme="minorHAnsi"/>
          <w:sz w:val="22"/>
          <w:szCs w:val="22"/>
        </w:rPr>
        <w:t>Nahr</w:t>
      </w:r>
      <w:proofErr w:type="spellEnd"/>
      <w:r w:rsidRPr="002844A2">
        <w:rPr>
          <w:rFonts w:ascii="Calibri" w:hAnsi="Calibri" w:cstheme="minorHAnsi"/>
          <w:sz w:val="22"/>
          <w:szCs w:val="22"/>
        </w:rPr>
        <w:t xml:space="preserve">. Ibnu </w:t>
      </w:r>
      <w:proofErr w:type="spellStart"/>
      <w:r w:rsidRPr="002844A2">
        <w:rPr>
          <w:rFonts w:ascii="Calibri" w:hAnsi="Calibri" w:cstheme="minorHAnsi"/>
          <w:sz w:val="22"/>
          <w:szCs w:val="22"/>
        </w:rPr>
        <w:t>Qudamah</w:t>
      </w:r>
      <w:proofErr w:type="spellEnd"/>
      <w:r w:rsidRPr="002844A2">
        <w:rPr>
          <w:rFonts w:ascii="Calibri" w:hAnsi="Calibri" w:cstheme="minorHAnsi"/>
          <w:sz w:val="22"/>
          <w:szCs w:val="22"/>
        </w:rPr>
        <w:t xml:space="preserve"> </w:t>
      </w:r>
      <w:r w:rsidR="00833DAA">
        <w:rPr>
          <w:rFonts w:ascii="Calibri" w:hAnsi="Calibri" w:cstheme="minorHAnsi"/>
          <w:sz w:val="22"/>
          <w:szCs w:val="22"/>
        </w:rPr>
        <w:t>berkata,</w:t>
      </w:r>
    </w:p>
    <w:p w14:paraId="415D16C2" w14:textId="77777777" w:rsidR="007F6FFD" w:rsidRPr="002844A2" w:rsidRDefault="007F6FFD" w:rsidP="00677B84">
      <w:pPr>
        <w:pStyle w:val="NormalWeb"/>
        <w:shd w:val="clear" w:color="auto" w:fill="FFFFFF"/>
        <w:bidi/>
        <w:spacing w:before="0" w:beforeAutospacing="0" w:after="0" w:afterAutospacing="0" w:line="276" w:lineRule="auto"/>
        <w:jc w:val="both"/>
        <w:rPr>
          <w:rStyle w:val="special"/>
          <w:rFonts w:ascii="Calibri" w:hAnsi="Calibri" w:cs="Traditional Arabic"/>
          <w:sz w:val="22"/>
          <w:szCs w:val="22"/>
        </w:rPr>
      </w:pPr>
      <w:r w:rsidRPr="002844A2">
        <w:rPr>
          <w:rStyle w:val="special"/>
          <w:rFonts w:ascii="Calibri" w:hAnsi="Calibri" w:cs="Traditional Arabic"/>
          <w:sz w:val="22"/>
          <w:szCs w:val="28"/>
          <w:rtl/>
        </w:rPr>
        <w:t>وَقَالَ أَبُو طَالِبٍ: سَمِعْت أَحْمَدْ، قَالَ فِي الرَّجُلِ يَدْخُلُ مَكَّةَ فِي شَوَّالٍ وَمَعَهُ هَدْيٌ. قَالَ: يَنْحَرُ بِمَكَّةَ، وَإِنْ قَدِمَ قَبْلَ الْعَشْرِ نَحَرَهُ، لَا يَضِيعُ أَوْ يَمُوتُ أَوْ يُسْرَقُ</w:t>
      </w:r>
    </w:p>
    <w:p w14:paraId="2B3EF841" w14:textId="1F2D7EE7" w:rsidR="007F6FFD" w:rsidRPr="002844A2" w:rsidRDefault="00A257FA" w:rsidP="00AB385D">
      <w:pPr>
        <w:pStyle w:val="NormalWeb"/>
        <w:shd w:val="clear" w:color="auto" w:fill="FFFFFF"/>
        <w:spacing w:before="0" w:beforeAutospacing="0" w:after="0" w:afterAutospacing="0" w:line="276" w:lineRule="auto"/>
        <w:jc w:val="both"/>
        <w:rPr>
          <w:rFonts w:ascii="Calibri" w:hAnsi="Calibri" w:cstheme="minorHAnsi"/>
          <w:sz w:val="22"/>
          <w:szCs w:val="22"/>
        </w:rPr>
      </w:pPr>
      <w:r w:rsidRPr="00C56CB9">
        <w:rPr>
          <w:rFonts w:ascii="Calibri" w:hAnsi="Calibri" w:cstheme="minorHAnsi"/>
          <w:i/>
          <w:iCs/>
          <w:sz w:val="22"/>
          <w:szCs w:val="22"/>
        </w:rPr>
        <w:t>“</w:t>
      </w:r>
      <w:r w:rsidR="007F6FFD" w:rsidRPr="00C56CB9">
        <w:rPr>
          <w:rFonts w:ascii="Calibri" w:hAnsi="Calibri" w:cstheme="minorHAnsi"/>
          <w:i/>
          <w:iCs/>
          <w:sz w:val="22"/>
          <w:szCs w:val="22"/>
        </w:rPr>
        <w:t>Abu T</w:t>
      </w:r>
      <w:r w:rsidR="005F53BD" w:rsidRPr="00C56CB9">
        <w:rPr>
          <w:rFonts w:ascii="Calibri" w:hAnsi="Calibri" w:cstheme="minorHAnsi"/>
          <w:i/>
          <w:iCs/>
          <w:sz w:val="22"/>
          <w:szCs w:val="22"/>
        </w:rPr>
        <w:t>ha</w:t>
      </w:r>
      <w:r w:rsidR="007F6FFD" w:rsidRPr="00C56CB9">
        <w:rPr>
          <w:rFonts w:ascii="Calibri" w:hAnsi="Calibri" w:cstheme="minorHAnsi"/>
          <w:i/>
          <w:iCs/>
          <w:sz w:val="22"/>
          <w:szCs w:val="22"/>
        </w:rPr>
        <w:t xml:space="preserve">lib </w:t>
      </w:r>
      <w:r w:rsidR="00833DAA" w:rsidRPr="00C56CB9">
        <w:rPr>
          <w:rFonts w:ascii="Calibri" w:hAnsi="Calibri" w:cstheme="minorHAnsi"/>
          <w:i/>
          <w:iCs/>
          <w:sz w:val="22"/>
          <w:szCs w:val="22"/>
        </w:rPr>
        <w:t>berkata,</w:t>
      </w:r>
      <w:r w:rsidR="007F6FFD" w:rsidRPr="00C56CB9">
        <w:rPr>
          <w:rFonts w:ascii="Calibri" w:hAnsi="Calibri" w:cstheme="minorHAnsi"/>
          <w:i/>
          <w:iCs/>
          <w:sz w:val="22"/>
          <w:szCs w:val="22"/>
        </w:rPr>
        <w:t xml:space="preserve"> </w:t>
      </w:r>
      <w:r w:rsidR="005F53BD" w:rsidRPr="00C56CB9">
        <w:rPr>
          <w:rFonts w:ascii="Calibri" w:hAnsi="Calibri" w:cstheme="minorHAnsi"/>
          <w:i/>
          <w:iCs/>
          <w:sz w:val="22"/>
          <w:szCs w:val="22"/>
        </w:rPr>
        <w:t>‘</w:t>
      </w:r>
      <w:r w:rsidR="007F6FFD" w:rsidRPr="00C56CB9">
        <w:rPr>
          <w:rFonts w:ascii="Calibri" w:hAnsi="Calibri" w:cstheme="minorHAnsi"/>
          <w:i/>
          <w:iCs/>
          <w:sz w:val="22"/>
          <w:szCs w:val="22"/>
        </w:rPr>
        <w:t xml:space="preserve">Aku mendengar Ahmad berkata tentang seseorang yang masuk di kota </w:t>
      </w:r>
      <w:r w:rsidR="005F53BD" w:rsidRPr="00C56CB9">
        <w:rPr>
          <w:rFonts w:ascii="Calibri" w:hAnsi="Calibri" w:cstheme="minorHAnsi"/>
          <w:i/>
          <w:iCs/>
          <w:sz w:val="22"/>
          <w:szCs w:val="22"/>
        </w:rPr>
        <w:t>Makkah</w:t>
      </w:r>
      <w:r w:rsidR="007F6FFD" w:rsidRPr="00C56CB9">
        <w:rPr>
          <w:rFonts w:ascii="Calibri" w:hAnsi="Calibri" w:cstheme="minorHAnsi"/>
          <w:i/>
          <w:iCs/>
          <w:sz w:val="22"/>
          <w:szCs w:val="22"/>
        </w:rPr>
        <w:t xml:space="preserve"> di bulan </w:t>
      </w:r>
      <w:r w:rsidR="005F53BD" w:rsidRPr="00C56CB9">
        <w:rPr>
          <w:rFonts w:ascii="Calibri" w:hAnsi="Calibri" w:cstheme="minorHAnsi"/>
          <w:i/>
          <w:iCs/>
          <w:sz w:val="22"/>
          <w:szCs w:val="22"/>
        </w:rPr>
        <w:t>Syawal</w:t>
      </w:r>
      <w:r w:rsidR="007F6FFD" w:rsidRPr="00C56CB9">
        <w:rPr>
          <w:rFonts w:ascii="Calibri" w:hAnsi="Calibri" w:cstheme="minorHAnsi"/>
          <w:i/>
          <w:iCs/>
          <w:sz w:val="22"/>
          <w:szCs w:val="22"/>
        </w:rPr>
        <w:t xml:space="preserve"> sambil membawa hadyu: </w:t>
      </w:r>
      <w:r w:rsidR="00C56CB9" w:rsidRPr="00C56CB9">
        <w:rPr>
          <w:rFonts w:ascii="Calibri" w:hAnsi="Calibri" w:cstheme="minorHAnsi"/>
          <w:i/>
          <w:iCs/>
          <w:sz w:val="22"/>
          <w:szCs w:val="22"/>
        </w:rPr>
        <w:t>“</w:t>
      </w:r>
      <w:r w:rsidR="007F6FFD" w:rsidRPr="00C56CB9">
        <w:rPr>
          <w:rFonts w:ascii="Calibri" w:hAnsi="Calibri" w:cstheme="minorHAnsi"/>
          <w:i/>
          <w:iCs/>
          <w:sz w:val="22"/>
          <w:szCs w:val="22"/>
        </w:rPr>
        <w:t xml:space="preserve">Orang tersebut menyembelih di </w:t>
      </w:r>
      <w:r w:rsidR="005F53BD" w:rsidRPr="00C56CB9">
        <w:rPr>
          <w:rFonts w:ascii="Calibri" w:hAnsi="Calibri" w:cstheme="minorHAnsi"/>
          <w:i/>
          <w:iCs/>
          <w:sz w:val="22"/>
          <w:szCs w:val="22"/>
        </w:rPr>
        <w:t>Makkah</w:t>
      </w:r>
      <w:r w:rsidR="007F6FFD" w:rsidRPr="00C56CB9">
        <w:rPr>
          <w:rFonts w:ascii="Calibri" w:hAnsi="Calibri" w:cstheme="minorHAnsi"/>
          <w:i/>
          <w:iCs/>
          <w:sz w:val="22"/>
          <w:szCs w:val="22"/>
        </w:rPr>
        <w:t xml:space="preserve">. Jika ia datang sebelum 10 hari Dzulhijjah maka ia menyembelihnya hingga tidak hilang hewan </w:t>
      </w:r>
      <w:proofErr w:type="spellStart"/>
      <w:r w:rsidR="007F6FFD" w:rsidRPr="00C56CB9">
        <w:rPr>
          <w:rFonts w:ascii="Calibri" w:hAnsi="Calibri" w:cstheme="minorHAnsi"/>
          <w:i/>
          <w:iCs/>
          <w:sz w:val="22"/>
          <w:szCs w:val="22"/>
        </w:rPr>
        <w:t>hadyunya</w:t>
      </w:r>
      <w:proofErr w:type="spellEnd"/>
      <w:r w:rsidR="007F6FFD" w:rsidRPr="00C56CB9">
        <w:rPr>
          <w:rFonts w:ascii="Calibri" w:hAnsi="Calibri" w:cstheme="minorHAnsi"/>
          <w:i/>
          <w:iCs/>
          <w:sz w:val="22"/>
          <w:szCs w:val="22"/>
        </w:rPr>
        <w:t xml:space="preserve"> atau mati atau dicuri</w:t>
      </w:r>
      <w:r w:rsidR="00C56CB9" w:rsidRPr="00C56CB9">
        <w:rPr>
          <w:rFonts w:ascii="Calibri" w:hAnsi="Calibri" w:cstheme="minorHAnsi"/>
          <w:i/>
          <w:iCs/>
          <w:sz w:val="22"/>
          <w:szCs w:val="22"/>
        </w:rPr>
        <w:t>”.’</w:t>
      </w:r>
      <w:r w:rsidRPr="00C56CB9">
        <w:rPr>
          <w:rFonts w:ascii="Calibri" w:hAnsi="Calibri" w:cstheme="minorHAnsi"/>
          <w:i/>
          <w:iCs/>
          <w:sz w:val="22"/>
          <w:szCs w:val="22"/>
        </w:rPr>
        <w:t>”</w:t>
      </w:r>
      <w:r w:rsidR="007F6FFD" w:rsidRPr="002844A2">
        <w:rPr>
          <w:rFonts w:ascii="Calibri" w:hAnsi="Calibri" w:cstheme="minorHAnsi"/>
          <w:sz w:val="22"/>
          <w:szCs w:val="22"/>
        </w:rPr>
        <w:t xml:space="preserve"> </w:t>
      </w:r>
      <w:r w:rsidR="008A22AC">
        <w:rPr>
          <w:rFonts w:ascii="Calibri" w:hAnsi="Calibri" w:cstheme="minorHAnsi"/>
          <w:sz w:val="22"/>
          <w:szCs w:val="22"/>
        </w:rPr>
        <w:t>[</w:t>
      </w:r>
      <w:r w:rsidR="007F6FFD" w:rsidRPr="00760614">
        <w:rPr>
          <w:rFonts w:ascii="Calibri" w:hAnsi="Calibri" w:cstheme="minorHAnsi"/>
          <w:i/>
          <w:iCs/>
          <w:sz w:val="22"/>
          <w:szCs w:val="22"/>
        </w:rPr>
        <w:t>Al-</w:t>
      </w:r>
      <w:proofErr w:type="spellStart"/>
      <w:r w:rsidR="00760614" w:rsidRPr="00760614">
        <w:rPr>
          <w:rFonts w:ascii="Calibri" w:hAnsi="Calibri" w:cstheme="minorHAnsi"/>
          <w:i/>
          <w:iCs/>
          <w:sz w:val="22"/>
          <w:szCs w:val="22"/>
        </w:rPr>
        <w:t>Mughnî</w:t>
      </w:r>
      <w:proofErr w:type="spellEnd"/>
      <w:r w:rsidR="00760614" w:rsidRPr="00760614">
        <w:rPr>
          <w:rFonts w:ascii="Calibri" w:hAnsi="Calibri" w:cstheme="minorHAnsi"/>
          <w:i/>
          <w:iCs/>
          <w:sz w:val="22"/>
          <w:szCs w:val="22"/>
        </w:rPr>
        <w:t xml:space="preserve"> </w:t>
      </w:r>
      <w:r w:rsidR="007F6FFD" w:rsidRPr="003C0D38">
        <w:rPr>
          <w:rFonts w:ascii="Calibri" w:hAnsi="Calibri" w:cstheme="minorHAnsi"/>
          <w:sz w:val="22"/>
          <w:szCs w:val="22"/>
        </w:rPr>
        <w:t xml:space="preserve"> </w:t>
      </w:r>
      <w:r w:rsidR="008A22AC">
        <w:rPr>
          <w:rFonts w:ascii="Calibri" w:hAnsi="Calibri" w:cstheme="minorHAnsi"/>
          <w:sz w:val="22"/>
          <w:szCs w:val="22"/>
        </w:rPr>
        <w:t>(</w:t>
      </w:r>
      <w:r w:rsidR="007F6FFD" w:rsidRPr="002844A2">
        <w:rPr>
          <w:rFonts w:ascii="Calibri" w:hAnsi="Calibri" w:cstheme="minorHAnsi"/>
          <w:sz w:val="22"/>
          <w:szCs w:val="22"/>
        </w:rPr>
        <w:t>3/416</w:t>
      </w:r>
      <w:r w:rsidR="007F6FFD" w:rsidRPr="003C0D38">
        <w:rPr>
          <w:rFonts w:ascii="Calibri" w:hAnsi="Calibri" w:cstheme="minorHAnsi"/>
          <w:sz w:val="22"/>
          <w:szCs w:val="22"/>
        </w:rPr>
        <w:t>)</w:t>
      </w:r>
      <w:r w:rsidR="008A22AC">
        <w:rPr>
          <w:rFonts w:ascii="Calibri" w:hAnsi="Calibri" w:cstheme="minorHAnsi"/>
          <w:sz w:val="22"/>
          <w:szCs w:val="22"/>
        </w:rPr>
        <w:t>].</w:t>
      </w:r>
    </w:p>
  </w:footnote>
  <w:footnote w:id="53">
    <w:p w14:paraId="4B0B5311" w14:textId="25959A4C" w:rsidR="00503446" w:rsidRPr="00503446" w:rsidRDefault="00503446" w:rsidP="00503446">
      <w:pPr>
        <w:pStyle w:val="NormalWeb"/>
        <w:shd w:val="clear" w:color="auto" w:fill="FFFFFF"/>
        <w:spacing w:before="0" w:beforeAutospacing="0" w:after="0" w:afterAutospacing="0" w:line="276" w:lineRule="auto"/>
        <w:jc w:val="both"/>
        <w:rPr>
          <w:rFonts w:ascii="Calibri" w:hAnsi="Calibri" w:cstheme="minorHAnsi"/>
          <w:sz w:val="22"/>
          <w:szCs w:val="22"/>
        </w:rPr>
      </w:pPr>
      <w:r w:rsidRPr="003C0D38">
        <w:rPr>
          <w:rStyle w:val="ReferensiCatatanKaki"/>
          <w:rFonts w:ascii="Calibri" w:hAnsi="Calibri" w:cstheme="minorHAnsi"/>
          <w:sz w:val="22"/>
          <w:szCs w:val="22"/>
        </w:rPr>
        <w:footnoteRef/>
      </w:r>
      <w:r w:rsidRPr="00503446">
        <w:rPr>
          <w:rFonts w:ascii="Calibri" w:hAnsi="Calibri" w:cstheme="minorHAnsi"/>
          <w:sz w:val="22"/>
          <w:szCs w:val="22"/>
        </w:rPr>
        <w:t xml:space="preserve"> </w:t>
      </w:r>
      <w:r w:rsidRPr="00503446">
        <w:rPr>
          <w:rFonts w:ascii="Calibri" w:hAnsi="Calibri" w:cstheme="minorHAnsi"/>
          <w:sz w:val="22"/>
          <w:szCs w:val="22"/>
        </w:rPr>
        <w:t xml:space="preserve">Al-Imam </w:t>
      </w:r>
      <w:proofErr w:type="spellStart"/>
      <w:r w:rsidR="00661D12">
        <w:rPr>
          <w:rFonts w:ascii="Calibri" w:hAnsi="Calibri" w:cstheme="minorHAnsi"/>
          <w:sz w:val="22"/>
          <w:szCs w:val="22"/>
        </w:rPr>
        <w:t>a</w:t>
      </w:r>
      <w:r w:rsidRPr="003C0D38">
        <w:rPr>
          <w:rFonts w:ascii="Calibri" w:hAnsi="Calibri" w:cstheme="minorHAnsi"/>
          <w:sz w:val="22"/>
          <w:szCs w:val="22"/>
        </w:rPr>
        <w:t>n</w:t>
      </w:r>
      <w:proofErr w:type="spellEnd"/>
      <w:r w:rsidRPr="00503446">
        <w:rPr>
          <w:rFonts w:ascii="Calibri" w:hAnsi="Calibri" w:cstheme="minorHAnsi"/>
          <w:sz w:val="22"/>
          <w:szCs w:val="22"/>
        </w:rPr>
        <w:t>-Nawawi berkata tentang ayat ini,</w:t>
      </w:r>
    </w:p>
    <w:p w14:paraId="0C7E982F" w14:textId="77777777" w:rsidR="00503446" w:rsidRPr="00503446" w:rsidRDefault="00503446" w:rsidP="00503446">
      <w:pPr>
        <w:pStyle w:val="NormalWeb"/>
        <w:shd w:val="clear" w:color="auto" w:fill="FFFFFF"/>
        <w:bidi/>
        <w:spacing w:before="0" w:beforeAutospacing="0" w:after="0" w:afterAutospacing="0" w:line="276" w:lineRule="auto"/>
        <w:jc w:val="both"/>
        <w:rPr>
          <w:rStyle w:val="special"/>
          <w:rFonts w:ascii="Calibri" w:hAnsi="Calibri" w:cs="Traditional Arabic"/>
          <w:sz w:val="22"/>
          <w:szCs w:val="28"/>
        </w:rPr>
      </w:pPr>
      <w:r w:rsidRPr="00503446">
        <w:rPr>
          <w:rStyle w:val="special"/>
          <w:rFonts w:ascii="Calibri" w:hAnsi="Calibri" w:cs="Traditional Arabic"/>
          <w:sz w:val="22"/>
          <w:szCs w:val="28"/>
          <w:rtl/>
        </w:rPr>
        <w:t>أَيْ بِسَبَبِ الْعُمْرَةِ؛ لِأَنَّهُ إِنَّمَا يَتَمَتَّعُ بِمَحْظُورَاتِ الْإِحْرَامِ بَيْنَ الْحَجِّ وَالْعُمْرَةِ بِسَبَبِ الْعُمْرَةِ</w:t>
      </w:r>
    </w:p>
    <w:p w14:paraId="6FA0F0DA" w14:textId="7064C0FE" w:rsidR="00503446" w:rsidRPr="00503446" w:rsidRDefault="00503446" w:rsidP="00503446">
      <w:pPr>
        <w:pStyle w:val="NormalWeb"/>
        <w:shd w:val="clear" w:color="auto" w:fill="FFFFFF"/>
        <w:spacing w:before="0" w:beforeAutospacing="0" w:after="0" w:afterAutospacing="0" w:line="276" w:lineRule="auto"/>
        <w:jc w:val="both"/>
        <w:rPr>
          <w:rFonts w:ascii="Calibri" w:hAnsi="Calibri" w:cstheme="minorHAnsi"/>
          <w:sz w:val="22"/>
          <w:szCs w:val="22"/>
        </w:rPr>
      </w:pPr>
      <w:r w:rsidRPr="00503446">
        <w:rPr>
          <w:rFonts w:ascii="Calibri" w:hAnsi="Calibri" w:cstheme="minorHAnsi"/>
          <w:i/>
          <w:iCs/>
          <w:sz w:val="22"/>
          <w:szCs w:val="22"/>
        </w:rPr>
        <w:t xml:space="preserve">“Yaitu dikarenakan umrah (ia wajib memotong dam </w:t>
      </w:r>
      <w:proofErr w:type="spellStart"/>
      <w:r w:rsidR="00643D07">
        <w:rPr>
          <w:rFonts w:ascii="Calibri" w:hAnsi="Calibri" w:cstheme="minorHAnsi"/>
          <w:i/>
          <w:iCs/>
          <w:sz w:val="22"/>
          <w:szCs w:val="22"/>
        </w:rPr>
        <w:t>Tamattu</w:t>
      </w:r>
      <w:proofErr w:type="spellEnd"/>
      <w:r w:rsidR="00643D07">
        <w:rPr>
          <w:rFonts w:ascii="Calibri" w:hAnsi="Calibri" w:cstheme="minorHAnsi"/>
          <w:i/>
          <w:iCs/>
          <w:sz w:val="22"/>
          <w:szCs w:val="22"/>
        </w:rPr>
        <w:t>’</w:t>
      </w:r>
      <w:r w:rsidRPr="00503446">
        <w:rPr>
          <w:rFonts w:ascii="Calibri" w:hAnsi="Calibri" w:cstheme="minorHAnsi"/>
          <w:i/>
          <w:iCs/>
          <w:sz w:val="22"/>
          <w:szCs w:val="22"/>
        </w:rPr>
        <w:t xml:space="preserve">) karena ia </w:t>
      </w:r>
      <w:proofErr w:type="spellStart"/>
      <w:r w:rsidRPr="003C0D38">
        <w:rPr>
          <w:rFonts w:ascii="Calibri" w:hAnsi="Calibri" w:cstheme="minorHAnsi"/>
          <w:i/>
          <w:iCs/>
          <w:sz w:val="22"/>
          <w:szCs w:val="22"/>
        </w:rPr>
        <w:t>ber</w:t>
      </w:r>
      <w:r w:rsidR="00643D07">
        <w:rPr>
          <w:rFonts w:ascii="Calibri" w:hAnsi="Calibri" w:cstheme="minorHAnsi"/>
          <w:i/>
          <w:iCs/>
          <w:sz w:val="22"/>
          <w:szCs w:val="22"/>
        </w:rPr>
        <w:t>Tamattu</w:t>
      </w:r>
      <w:proofErr w:type="spellEnd"/>
      <w:r w:rsidR="00643D07">
        <w:rPr>
          <w:rFonts w:ascii="Calibri" w:hAnsi="Calibri" w:cstheme="minorHAnsi"/>
          <w:i/>
          <w:iCs/>
          <w:sz w:val="22"/>
          <w:szCs w:val="22"/>
        </w:rPr>
        <w:t>’</w:t>
      </w:r>
      <w:r w:rsidRPr="00503446">
        <w:rPr>
          <w:rFonts w:ascii="Calibri" w:hAnsi="Calibri" w:cstheme="minorHAnsi"/>
          <w:i/>
          <w:iCs/>
          <w:sz w:val="22"/>
          <w:szCs w:val="22"/>
        </w:rPr>
        <w:t xml:space="preserve"> (bersenang-senang) dengan melakukan hal-hal yang dilarang dalam ihram antara haji dan umrah disebabkan umrah tersebut.”</w:t>
      </w:r>
      <w:r w:rsidRPr="00503446">
        <w:rPr>
          <w:rFonts w:ascii="Calibri" w:hAnsi="Calibri" w:cstheme="minorHAnsi"/>
          <w:sz w:val="22"/>
          <w:szCs w:val="22"/>
        </w:rPr>
        <w:t xml:space="preserve"> </w:t>
      </w:r>
      <w:r w:rsidR="00661D12">
        <w:rPr>
          <w:rFonts w:ascii="Calibri" w:hAnsi="Calibri" w:cstheme="minorHAnsi"/>
          <w:sz w:val="22"/>
          <w:szCs w:val="22"/>
        </w:rPr>
        <w:t>[</w:t>
      </w:r>
      <w:r w:rsidRPr="007C5495">
        <w:rPr>
          <w:rFonts w:ascii="Calibri" w:hAnsi="Calibri" w:cstheme="minorHAnsi"/>
          <w:i/>
          <w:iCs/>
          <w:sz w:val="22"/>
          <w:szCs w:val="22"/>
        </w:rPr>
        <w:t>Al-</w:t>
      </w:r>
      <w:proofErr w:type="spellStart"/>
      <w:r w:rsidRPr="007C5495">
        <w:rPr>
          <w:rFonts w:ascii="Calibri" w:hAnsi="Calibri" w:cstheme="minorHAnsi"/>
          <w:i/>
          <w:iCs/>
          <w:sz w:val="22"/>
          <w:szCs w:val="22"/>
        </w:rPr>
        <w:t>Majm</w:t>
      </w:r>
      <w:r w:rsidR="007C5495" w:rsidRPr="007C5495">
        <w:rPr>
          <w:rFonts w:asciiTheme="minorHAnsi" w:hAnsiTheme="minorHAnsi" w:cstheme="minorHAnsi"/>
          <w:i/>
          <w:iCs/>
          <w:color w:val="212529"/>
          <w:sz w:val="22"/>
          <w:szCs w:val="22"/>
          <w:shd w:val="clear" w:color="auto" w:fill="FFFFFF"/>
        </w:rPr>
        <w:t>û</w:t>
      </w:r>
      <w:proofErr w:type="spellEnd"/>
      <w:r w:rsidRPr="007C5495">
        <w:rPr>
          <w:rFonts w:ascii="Calibri" w:hAnsi="Calibri" w:cstheme="minorHAnsi"/>
          <w:i/>
          <w:iCs/>
          <w:sz w:val="22"/>
          <w:szCs w:val="22"/>
        </w:rPr>
        <w:t>’</w:t>
      </w:r>
      <w:r w:rsidRPr="003C0D38">
        <w:rPr>
          <w:rFonts w:ascii="Calibri" w:hAnsi="Calibri" w:cstheme="minorHAnsi"/>
          <w:sz w:val="22"/>
          <w:szCs w:val="22"/>
        </w:rPr>
        <w:t xml:space="preserve"> </w:t>
      </w:r>
      <w:r w:rsidR="007C5495">
        <w:rPr>
          <w:rFonts w:ascii="Calibri" w:hAnsi="Calibri" w:cstheme="minorHAnsi"/>
          <w:sz w:val="22"/>
          <w:szCs w:val="22"/>
        </w:rPr>
        <w:t>(</w:t>
      </w:r>
      <w:r w:rsidRPr="00503446">
        <w:rPr>
          <w:rFonts w:ascii="Calibri" w:hAnsi="Calibri" w:cstheme="minorHAnsi"/>
          <w:sz w:val="22"/>
          <w:szCs w:val="22"/>
        </w:rPr>
        <w:t>7/184</w:t>
      </w:r>
      <w:r w:rsidRPr="003C0D38">
        <w:rPr>
          <w:rFonts w:ascii="Calibri" w:hAnsi="Calibri" w:cstheme="minorHAnsi"/>
          <w:sz w:val="22"/>
          <w:szCs w:val="22"/>
        </w:rPr>
        <w:t>)</w:t>
      </w:r>
      <w:r w:rsidR="007C5495">
        <w:rPr>
          <w:rFonts w:ascii="Calibri" w:hAnsi="Calibri" w:cstheme="minorHAnsi"/>
          <w:sz w:val="22"/>
          <w:szCs w:val="22"/>
        </w:rPr>
        <w:t>]</w:t>
      </w:r>
      <w:r w:rsidRPr="003C0D38">
        <w:rPr>
          <w:rFonts w:ascii="Calibri" w:hAnsi="Calibri" w:cstheme="minorHAnsi"/>
          <w:sz w:val="22"/>
          <w:szCs w:val="22"/>
        </w:rPr>
        <w:t>.</w:t>
      </w:r>
      <w:r w:rsidRPr="00503446">
        <w:rPr>
          <w:rFonts w:ascii="Calibri" w:hAnsi="Calibri" w:cstheme="minorHAnsi"/>
          <w:sz w:val="22"/>
          <w:szCs w:val="22"/>
        </w:rPr>
        <w:t xml:space="preserve"> </w:t>
      </w:r>
    </w:p>
    <w:p w14:paraId="0C44DABA" w14:textId="37BB321C" w:rsidR="00503446" w:rsidRPr="00503446" w:rsidRDefault="00503446" w:rsidP="00D753A1">
      <w:pPr>
        <w:pStyle w:val="NormalWeb"/>
        <w:shd w:val="clear" w:color="auto" w:fill="FFFFFF"/>
        <w:spacing w:before="0" w:beforeAutospacing="0" w:after="0" w:afterAutospacing="0" w:line="276" w:lineRule="auto"/>
        <w:ind w:firstLine="720"/>
        <w:jc w:val="both"/>
        <w:rPr>
          <w:rFonts w:ascii="Calibri" w:hAnsi="Calibri" w:cstheme="minorHAnsi"/>
          <w:sz w:val="22"/>
          <w:szCs w:val="22"/>
        </w:rPr>
      </w:pPr>
      <w:r w:rsidRPr="00503446">
        <w:rPr>
          <w:rFonts w:ascii="Calibri" w:hAnsi="Calibri" w:cstheme="minorHAnsi"/>
          <w:sz w:val="22"/>
          <w:szCs w:val="22"/>
        </w:rPr>
        <w:t>Ar-</w:t>
      </w:r>
      <w:proofErr w:type="spellStart"/>
      <w:r w:rsidRPr="003C0D38">
        <w:rPr>
          <w:rFonts w:ascii="Calibri" w:hAnsi="Calibri" w:cstheme="minorHAnsi"/>
          <w:sz w:val="22"/>
          <w:szCs w:val="22"/>
        </w:rPr>
        <w:t>R</w:t>
      </w:r>
      <w:r w:rsidR="00F13BAD">
        <w:rPr>
          <w:rFonts w:ascii="Calibri" w:hAnsi="Calibri" w:cstheme="minorHAnsi"/>
          <w:sz w:val="22"/>
          <w:szCs w:val="22"/>
        </w:rPr>
        <w:t>a</w:t>
      </w:r>
      <w:r w:rsidRPr="003C0D38">
        <w:rPr>
          <w:rFonts w:ascii="Calibri" w:hAnsi="Calibri" w:cstheme="minorHAnsi"/>
          <w:sz w:val="22"/>
          <w:szCs w:val="22"/>
        </w:rPr>
        <w:t>fi’i</w:t>
      </w:r>
      <w:proofErr w:type="spellEnd"/>
      <w:r w:rsidRPr="003C0D38">
        <w:rPr>
          <w:rFonts w:ascii="Calibri" w:hAnsi="Calibri" w:cstheme="minorHAnsi"/>
          <w:sz w:val="22"/>
          <w:szCs w:val="22"/>
        </w:rPr>
        <w:t xml:space="preserve"> </w:t>
      </w:r>
      <w:proofErr w:type="spellStart"/>
      <w:r w:rsidR="00F13BAD" w:rsidRPr="00F13BAD">
        <w:rPr>
          <w:rFonts w:ascii="Calibri" w:hAnsi="Calibri" w:cstheme="minorHAnsi"/>
          <w:i/>
          <w:iCs/>
          <w:sz w:val="22"/>
          <w:szCs w:val="22"/>
        </w:rPr>
        <w:t>rahimahullâh</w:t>
      </w:r>
      <w:proofErr w:type="spellEnd"/>
      <w:r w:rsidRPr="00503446">
        <w:rPr>
          <w:rFonts w:ascii="Calibri" w:hAnsi="Calibri" w:cstheme="minorHAnsi"/>
          <w:sz w:val="22"/>
          <w:szCs w:val="22"/>
        </w:rPr>
        <w:t xml:space="preserve"> berkata,</w:t>
      </w:r>
    </w:p>
    <w:p w14:paraId="4887CB0A" w14:textId="77777777" w:rsidR="00503446" w:rsidRPr="00503446" w:rsidRDefault="00503446" w:rsidP="00503446">
      <w:pPr>
        <w:pStyle w:val="NormalWeb"/>
        <w:shd w:val="clear" w:color="auto" w:fill="FFFFFF"/>
        <w:bidi/>
        <w:spacing w:before="0" w:beforeAutospacing="0" w:after="0" w:afterAutospacing="0" w:line="276" w:lineRule="auto"/>
        <w:jc w:val="both"/>
        <w:rPr>
          <w:rStyle w:val="special"/>
          <w:rFonts w:ascii="Calibri" w:hAnsi="Calibri" w:cs="Traditional Arabic"/>
          <w:sz w:val="22"/>
          <w:szCs w:val="28"/>
        </w:rPr>
      </w:pPr>
      <w:r w:rsidRPr="00503446">
        <w:rPr>
          <w:rStyle w:val="special"/>
          <w:rFonts w:ascii="Calibri" w:hAnsi="Calibri" w:cs="Traditional Arabic"/>
          <w:sz w:val="22"/>
          <w:szCs w:val="28"/>
          <w:rtl/>
        </w:rPr>
        <w:t>فَالدِّمَاءُ الْوَاجِبَةُ فِي الْإِحْرَامِ إِمَّا لِارْتِكَابِ مَحْظُورَاتٍ، أَوْ جَبْرًا لِتَرْكِ مَأْمُورٍ، لَا اخْتِصَاصَ لَهَا بِزَمَانٍ، بَلْ يَجُوزُ ذَبْحُهَا فِي يَوْمِ النَّحْرِ وَغَيْرِهِ، وَإِنَّمَا الضَّحَايَا هِيَ الَّتِي تَخْتَصُّ بِيَوْمِ النَّحْرِ وَأَيَّامِ التَّشْرِيقِ</w:t>
      </w:r>
      <w:r w:rsidRPr="00503446">
        <w:rPr>
          <w:rStyle w:val="special"/>
          <w:rFonts w:ascii="Calibri" w:hAnsi="Calibri" w:cs="Traditional Arabic"/>
          <w:sz w:val="22"/>
          <w:szCs w:val="28"/>
        </w:rPr>
        <w:t>.</w:t>
      </w:r>
      <w:r w:rsidRPr="00503446">
        <w:rPr>
          <w:rStyle w:val="special"/>
          <w:rFonts w:ascii="Calibri" w:hAnsi="Calibri" w:cs="Traditional Arabic" w:hint="cs"/>
          <w:sz w:val="22"/>
          <w:szCs w:val="28"/>
          <w:rtl/>
        </w:rPr>
        <w:t xml:space="preserve"> </w:t>
      </w:r>
      <w:r w:rsidRPr="00503446">
        <w:rPr>
          <w:rStyle w:val="special"/>
          <w:rFonts w:ascii="Calibri" w:hAnsi="Calibri" w:cs="Traditional Arabic"/>
          <w:sz w:val="22"/>
          <w:szCs w:val="28"/>
          <w:rtl/>
        </w:rPr>
        <w:t>وَعَنْ أَبِي حَنِيفَةَ رَحِمَهُ اللَّهُ: إِنَّ دَمَ الْقِرَانِ وَالتَّمَتُّعِ لَا يَجُوزُ ذَبْحُهُ قَبْلَ يَوْمِ النَّحْرِ</w:t>
      </w:r>
      <w:r w:rsidRPr="00503446">
        <w:rPr>
          <w:rStyle w:val="special"/>
          <w:rFonts w:ascii="Calibri" w:hAnsi="Calibri" w:cs="Traditional Arabic"/>
          <w:sz w:val="22"/>
          <w:szCs w:val="28"/>
        </w:rPr>
        <w:t>.</w:t>
      </w:r>
      <w:r w:rsidRPr="00503446">
        <w:rPr>
          <w:rStyle w:val="special"/>
          <w:rFonts w:ascii="Calibri" w:hAnsi="Calibri" w:cs="Traditional Arabic" w:hint="cs"/>
          <w:sz w:val="22"/>
          <w:szCs w:val="28"/>
          <w:rtl/>
        </w:rPr>
        <w:t xml:space="preserve"> </w:t>
      </w:r>
      <w:r w:rsidRPr="00503446">
        <w:rPr>
          <w:rStyle w:val="special"/>
          <w:rFonts w:ascii="Calibri" w:hAnsi="Calibri" w:cs="Traditional Arabic"/>
          <w:sz w:val="22"/>
          <w:szCs w:val="28"/>
          <w:rtl/>
        </w:rPr>
        <w:t>لَنَا: الْقِيَاسُ عَلَى جَزَاءِ الصَّيْدِ، وَدَمِ التَّطَيُّبِ، وَالْحَلْقِ</w:t>
      </w:r>
    </w:p>
    <w:p w14:paraId="51374F03" w14:textId="2AEFD68D" w:rsidR="00503446" w:rsidRPr="003F122B" w:rsidRDefault="00503446" w:rsidP="00503446">
      <w:pPr>
        <w:pStyle w:val="NormalWeb"/>
        <w:shd w:val="clear" w:color="auto" w:fill="FFFFFF"/>
        <w:spacing w:before="0" w:beforeAutospacing="0" w:after="0" w:afterAutospacing="0" w:line="276" w:lineRule="auto"/>
        <w:jc w:val="both"/>
        <w:rPr>
          <w:rFonts w:ascii="Calibri" w:hAnsi="Calibri" w:cstheme="minorHAnsi"/>
          <w:i/>
          <w:iCs/>
          <w:sz w:val="22"/>
          <w:szCs w:val="22"/>
        </w:rPr>
      </w:pPr>
      <w:r w:rsidRPr="00503446">
        <w:rPr>
          <w:rFonts w:ascii="Calibri" w:hAnsi="Calibri" w:cstheme="minorHAnsi"/>
          <w:i/>
          <w:iCs/>
          <w:sz w:val="22"/>
          <w:szCs w:val="22"/>
        </w:rPr>
        <w:t xml:space="preserve">“Maka dam-dam yang wajib dalam ihram karena melanggar larangan atau sebagai penambal karena meninggalkan yang diperintahkan, maka tidak dikhususkan (waktu penyembelihannya) dengan waktu tertentu. Bahkan boleh disembelih pada hari </w:t>
      </w:r>
      <w:proofErr w:type="spellStart"/>
      <w:r w:rsidR="00E974E3">
        <w:rPr>
          <w:rFonts w:ascii="Calibri" w:hAnsi="Calibri" w:cstheme="minorHAnsi"/>
          <w:i/>
          <w:iCs/>
          <w:sz w:val="22"/>
          <w:szCs w:val="22"/>
        </w:rPr>
        <w:t>an-</w:t>
      </w:r>
      <w:r w:rsidRPr="00503446">
        <w:rPr>
          <w:rFonts w:ascii="Calibri" w:hAnsi="Calibri" w:cstheme="minorHAnsi"/>
          <w:i/>
          <w:iCs/>
          <w:sz w:val="22"/>
          <w:szCs w:val="22"/>
        </w:rPr>
        <w:t>Nahr</w:t>
      </w:r>
      <w:proofErr w:type="spellEnd"/>
      <w:r w:rsidR="00E974E3">
        <w:rPr>
          <w:rFonts w:ascii="Calibri" w:hAnsi="Calibri" w:cstheme="minorHAnsi"/>
          <w:i/>
          <w:iCs/>
          <w:sz w:val="22"/>
          <w:szCs w:val="22"/>
        </w:rPr>
        <w:t>.</w:t>
      </w:r>
      <w:r w:rsidRPr="00503446">
        <w:rPr>
          <w:rFonts w:ascii="Calibri" w:hAnsi="Calibri" w:cstheme="minorHAnsi"/>
          <w:i/>
          <w:iCs/>
          <w:sz w:val="22"/>
          <w:szCs w:val="22"/>
        </w:rPr>
        <w:t xml:space="preserve"> dan juga hari-hari yang lain. </w:t>
      </w:r>
      <w:r w:rsidR="003F122B">
        <w:rPr>
          <w:rFonts w:ascii="Calibri" w:hAnsi="Calibri" w:cstheme="minorHAnsi"/>
          <w:i/>
          <w:iCs/>
          <w:sz w:val="22"/>
          <w:szCs w:val="22"/>
        </w:rPr>
        <w:t xml:space="preserve"> </w:t>
      </w:r>
      <w:r w:rsidRPr="00503446">
        <w:rPr>
          <w:rFonts w:ascii="Calibri" w:hAnsi="Calibri" w:cstheme="minorHAnsi"/>
          <w:i/>
          <w:iCs/>
          <w:sz w:val="22"/>
          <w:szCs w:val="22"/>
        </w:rPr>
        <w:t xml:space="preserve">Yang </w:t>
      </w:r>
      <w:proofErr w:type="spellStart"/>
      <w:r w:rsidRPr="00503446">
        <w:rPr>
          <w:rFonts w:ascii="Calibri" w:hAnsi="Calibri" w:cstheme="minorHAnsi"/>
          <w:i/>
          <w:iCs/>
          <w:sz w:val="22"/>
          <w:szCs w:val="22"/>
        </w:rPr>
        <w:t>terkhususkan</w:t>
      </w:r>
      <w:proofErr w:type="spellEnd"/>
      <w:r w:rsidRPr="00503446">
        <w:rPr>
          <w:rFonts w:ascii="Calibri" w:hAnsi="Calibri" w:cstheme="minorHAnsi"/>
          <w:i/>
          <w:iCs/>
          <w:sz w:val="22"/>
          <w:szCs w:val="22"/>
        </w:rPr>
        <w:t xml:space="preserve"> dengan waktu hari </w:t>
      </w:r>
      <w:proofErr w:type="spellStart"/>
      <w:r w:rsidR="00E974E3">
        <w:rPr>
          <w:rFonts w:ascii="Calibri" w:hAnsi="Calibri" w:cstheme="minorHAnsi"/>
          <w:i/>
          <w:iCs/>
          <w:sz w:val="22"/>
          <w:szCs w:val="22"/>
        </w:rPr>
        <w:t>an-</w:t>
      </w:r>
      <w:r w:rsidRPr="00503446">
        <w:rPr>
          <w:rFonts w:ascii="Calibri" w:hAnsi="Calibri" w:cstheme="minorHAnsi"/>
          <w:i/>
          <w:iCs/>
          <w:sz w:val="22"/>
          <w:szCs w:val="22"/>
        </w:rPr>
        <w:t>Nahr</w:t>
      </w:r>
      <w:proofErr w:type="spellEnd"/>
      <w:r w:rsidR="00E974E3">
        <w:rPr>
          <w:rFonts w:ascii="Calibri" w:hAnsi="Calibri" w:cstheme="minorHAnsi"/>
          <w:i/>
          <w:iCs/>
          <w:sz w:val="22"/>
          <w:szCs w:val="22"/>
        </w:rPr>
        <w:t>.</w:t>
      </w:r>
      <w:r w:rsidRPr="00503446">
        <w:rPr>
          <w:rFonts w:ascii="Calibri" w:hAnsi="Calibri" w:cstheme="minorHAnsi"/>
          <w:i/>
          <w:iCs/>
          <w:sz w:val="22"/>
          <w:szCs w:val="22"/>
        </w:rPr>
        <w:t xml:space="preserve"> dan hari-hari Tasyrik hanyalah </w:t>
      </w:r>
      <w:proofErr w:type="spellStart"/>
      <w:r w:rsidRPr="00503446">
        <w:rPr>
          <w:rFonts w:ascii="Calibri" w:hAnsi="Calibri" w:cstheme="minorHAnsi"/>
          <w:i/>
          <w:iCs/>
          <w:sz w:val="22"/>
          <w:szCs w:val="22"/>
        </w:rPr>
        <w:t>udhiyah</w:t>
      </w:r>
      <w:proofErr w:type="spellEnd"/>
      <w:r w:rsidRPr="00503446">
        <w:rPr>
          <w:rFonts w:ascii="Calibri" w:hAnsi="Calibri" w:cstheme="minorHAnsi"/>
          <w:i/>
          <w:iCs/>
          <w:sz w:val="22"/>
          <w:szCs w:val="22"/>
        </w:rPr>
        <w:t xml:space="preserve">. Dari Abu Hanifah </w:t>
      </w:r>
      <w:proofErr w:type="spellStart"/>
      <w:r w:rsidRPr="00503446">
        <w:rPr>
          <w:rFonts w:ascii="Calibri" w:hAnsi="Calibri" w:cstheme="minorHAnsi"/>
          <w:i/>
          <w:iCs/>
          <w:sz w:val="22"/>
          <w:szCs w:val="22"/>
        </w:rPr>
        <w:t>rahimahullâh</w:t>
      </w:r>
      <w:proofErr w:type="spellEnd"/>
      <w:r w:rsidRPr="00503446">
        <w:rPr>
          <w:rFonts w:ascii="Calibri" w:hAnsi="Calibri" w:cstheme="minorHAnsi"/>
          <w:i/>
          <w:iCs/>
          <w:sz w:val="22"/>
          <w:szCs w:val="22"/>
        </w:rPr>
        <w:t xml:space="preserve"> bahwasanya beliau memandang dam </w:t>
      </w:r>
      <w:r w:rsidR="008E70B4">
        <w:rPr>
          <w:rFonts w:ascii="Calibri" w:hAnsi="Calibri" w:cstheme="minorHAnsi"/>
          <w:i/>
          <w:iCs/>
          <w:sz w:val="22"/>
          <w:szCs w:val="22"/>
        </w:rPr>
        <w:t>Kiran</w:t>
      </w:r>
      <w:r w:rsidRPr="00503446">
        <w:rPr>
          <w:rFonts w:ascii="Calibri" w:hAnsi="Calibri" w:cstheme="minorHAnsi"/>
          <w:i/>
          <w:iCs/>
          <w:sz w:val="22"/>
          <w:szCs w:val="22"/>
        </w:rPr>
        <w:t xml:space="preserve"> dan </w:t>
      </w:r>
      <w:proofErr w:type="spellStart"/>
      <w:r w:rsidR="00643D07">
        <w:rPr>
          <w:rFonts w:ascii="Calibri" w:hAnsi="Calibri" w:cstheme="minorHAnsi"/>
          <w:i/>
          <w:iCs/>
          <w:sz w:val="22"/>
          <w:szCs w:val="22"/>
        </w:rPr>
        <w:t>Tamattu</w:t>
      </w:r>
      <w:proofErr w:type="spellEnd"/>
      <w:r w:rsidR="00643D07">
        <w:rPr>
          <w:rFonts w:ascii="Calibri" w:hAnsi="Calibri" w:cstheme="minorHAnsi"/>
          <w:i/>
          <w:iCs/>
          <w:sz w:val="22"/>
          <w:szCs w:val="22"/>
        </w:rPr>
        <w:t>’</w:t>
      </w:r>
      <w:r w:rsidRPr="00503446">
        <w:rPr>
          <w:rFonts w:ascii="Calibri" w:hAnsi="Calibri" w:cstheme="minorHAnsi"/>
          <w:i/>
          <w:iCs/>
          <w:sz w:val="22"/>
          <w:szCs w:val="22"/>
        </w:rPr>
        <w:t xml:space="preserve"> tidak boleh disembelih sebelum hari </w:t>
      </w:r>
      <w:proofErr w:type="spellStart"/>
      <w:r w:rsidR="00E974E3">
        <w:rPr>
          <w:rFonts w:ascii="Calibri" w:hAnsi="Calibri" w:cstheme="minorHAnsi"/>
          <w:i/>
          <w:iCs/>
          <w:sz w:val="22"/>
          <w:szCs w:val="22"/>
        </w:rPr>
        <w:t>an-</w:t>
      </w:r>
      <w:r w:rsidRPr="00503446">
        <w:rPr>
          <w:rFonts w:ascii="Calibri" w:hAnsi="Calibri" w:cstheme="minorHAnsi"/>
          <w:i/>
          <w:iCs/>
          <w:sz w:val="22"/>
          <w:szCs w:val="22"/>
        </w:rPr>
        <w:t>Nahr</w:t>
      </w:r>
      <w:proofErr w:type="spellEnd"/>
      <w:r w:rsidRPr="00503446">
        <w:rPr>
          <w:rFonts w:ascii="Calibri" w:hAnsi="Calibri" w:cstheme="minorHAnsi"/>
          <w:i/>
          <w:iCs/>
          <w:sz w:val="22"/>
          <w:szCs w:val="22"/>
        </w:rPr>
        <w:t xml:space="preserve">. Dalil kami (ulama </w:t>
      </w:r>
      <w:proofErr w:type="spellStart"/>
      <w:r w:rsidRPr="00503446">
        <w:rPr>
          <w:rFonts w:ascii="Calibri" w:hAnsi="Calibri" w:cstheme="minorHAnsi"/>
          <w:i/>
          <w:iCs/>
          <w:sz w:val="22"/>
          <w:szCs w:val="22"/>
        </w:rPr>
        <w:t>syafi’iyyah</w:t>
      </w:r>
      <w:proofErr w:type="spellEnd"/>
      <w:r w:rsidRPr="00503446">
        <w:rPr>
          <w:rFonts w:ascii="Calibri" w:hAnsi="Calibri" w:cstheme="minorHAnsi"/>
          <w:i/>
          <w:iCs/>
          <w:sz w:val="22"/>
          <w:szCs w:val="22"/>
        </w:rPr>
        <w:t>) adalah bolehnya dengan mengiaskan terhadap fidyah berburu dan dam karena memakai minyak wangi dan mencukur.”</w:t>
      </w:r>
      <w:r w:rsidRPr="00503446">
        <w:rPr>
          <w:rFonts w:ascii="Calibri" w:hAnsi="Calibri" w:cstheme="minorHAnsi"/>
          <w:sz w:val="22"/>
          <w:szCs w:val="22"/>
        </w:rPr>
        <w:t xml:space="preserve"> </w:t>
      </w:r>
      <w:r w:rsidR="004506CE">
        <w:rPr>
          <w:rFonts w:ascii="Calibri" w:hAnsi="Calibri" w:cstheme="minorHAnsi"/>
          <w:sz w:val="22"/>
          <w:szCs w:val="22"/>
        </w:rPr>
        <w:t>[</w:t>
      </w:r>
      <w:r w:rsidRPr="004506CE">
        <w:rPr>
          <w:rFonts w:ascii="Calibri" w:hAnsi="Calibri" w:cstheme="minorHAnsi"/>
          <w:i/>
          <w:iCs/>
          <w:sz w:val="22"/>
          <w:szCs w:val="22"/>
        </w:rPr>
        <w:t>Al-</w:t>
      </w:r>
      <w:r w:rsidR="004506CE" w:rsidRPr="004506CE">
        <w:rPr>
          <w:rFonts w:ascii="Calibri" w:hAnsi="Calibri" w:cstheme="minorHAnsi"/>
          <w:i/>
          <w:iCs/>
          <w:sz w:val="22"/>
          <w:szCs w:val="22"/>
        </w:rPr>
        <w:t>‘</w:t>
      </w:r>
      <w:proofErr w:type="spellStart"/>
      <w:r w:rsidRPr="004506CE">
        <w:rPr>
          <w:rFonts w:ascii="Calibri" w:hAnsi="Calibri" w:cstheme="minorHAnsi"/>
          <w:i/>
          <w:iCs/>
          <w:sz w:val="22"/>
          <w:szCs w:val="22"/>
        </w:rPr>
        <w:t>Az</w:t>
      </w:r>
      <w:r w:rsidR="004506CE" w:rsidRPr="004506CE">
        <w:rPr>
          <w:rFonts w:asciiTheme="minorHAnsi" w:hAnsiTheme="minorHAnsi" w:cstheme="minorHAnsi"/>
          <w:i/>
          <w:iCs/>
          <w:color w:val="212529"/>
          <w:sz w:val="22"/>
          <w:szCs w:val="22"/>
          <w:shd w:val="clear" w:color="auto" w:fill="FFFFFF"/>
        </w:rPr>
        <w:t>î</w:t>
      </w:r>
      <w:r w:rsidRPr="004506CE">
        <w:rPr>
          <w:rFonts w:ascii="Calibri" w:hAnsi="Calibri" w:cstheme="minorHAnsi"/>
          <w:i/>
          <w:iCs/>
          <w:sz w:val="22"/>
          <w:szCs w:val="22"/>
        </w:rPr>
        <w:t>z</w:t>
      </w:r>
      <w:proofErr w:type="spellEnd"/>
      <w:r w:rsidRPr="004506CE">
        <w:rPr>
          <w:rFonts w:ascii="Calibri" w:hAnsi="Calibri" w:cstheme="minorHAnsi"/>
          <w:i/>
          <w:iCs/>
          <w:sz w:val="22"/>
          <w:szCs w:val="22"/>
        </w:rPr>
        <w:t xml:space="preserve"> </w:t>
      </w:r>
      <w:proofErr w:type="spellStart"/>
      <w:r w:rsidR="004506CE" w:rsidRPr="004506CE">
        <w:rPr>
          <w:rFonts w:ascii="Calibri" w:hAnsi="Calibri" w:cstheme="minorHAnsi"/>
          <w:i/>
          <w:iCs/>
          <w:sz w:val="22"/>
          <w:szCs w:val="22"/>
        </w:rPr>
        <w:t>S</w:t>
      </w:r>
      <w:r w:rsidRPr="004506CE">
        <w:rPr>
          <w:rFonts w:ascii="Calibri" w:hAnsi="Calibri" w:cstheme="minorHAnsi"/>
          <w:i/>
          <w:iCs/>
          <w:sz w:val="22"/>
          <w:szCs w:val="22"/>
        </w:rPr>
        <w:t>yarh</w:t>
      </w:r>
      <w:proofErr w:type="spellEnd"/>
      <w:r w:rsidRPr="004506CE">
        <w:rPr>
          <w:rFonts w:ascii="Calibri" w:hAnsi="Calibri" w:cstheme="minorHAnsi"/>
          <w:i/>
          <w:iCs/>
          <w:sz w:val="22"/>
          <w:szCs w:val="22"/>
        </w:rPr>
        <w:t xml:space="preserve"> </w:t>
      </w:r>
      <w:proofErr w:type="spellStart"/>
      <w:r w:rsidR="004506CE" w:rsidRPr="004506CE">
        <w:rPr>
          <w:rFonts w:ascii="Calibri" w:hAnsi="Calibri" w:cstheme="minorHAnsi"/>
          <w:i/>
          <w:iCs/>
          <w:sz w:val="22"/>
          <w:szCs w:val="22"/>
        </w:rPr>
        <w:t>a</w:t>
      </w:r>
      <w:r w:rsidRPr="004506CE">
        <w:rPr>
          <w:rFonts w:ascii="Calibri" w:hAnsi="Calibri" w:cstheme="minorHAnsi"/>
          <w:i/>
          <w:iCs/>
          <w:sz w:val="22"/>
          <w:szCs w:val="22"/>
        </w:rPr>
        <w:t>l-Waj</w:t>
      </w:r>
      <w:r w:rsidR="004506CE" w:rsidRPr="004506CE">
        <w:rPr>
          <w:rFonts w:asciiTheme="minorHAnsi" w:hAnsiTheme="minorHAnsi" w:cstheme="minorHAnsi"/>
          <w:i/>
          <w:iCs/>
          <w:color w:val="212529"/>
          <w:sz w:val="22"/>
          <w:szCs w:val="22"/>
          <w:shd w:val="clear" w:color="auto" w:fill="FFFFFF"/>
        </w:rPr>
        <w:t>î</w:t>
      </w:r>
      <w:r w:rsidRPr="004506CE">
        <w:rPr>
          <w:rFonts w:ascii="Calibri" w:hAnsi="Calibri" w:cstheme="minorHAnsi"/>
          <w:i/>
          <w:iCs/>
          <w:sz w:val="22"/>
          <w:szCs w:val="22"/>
        </w:rPr>
        <w:t>z</w:t>
      </w:r>
      <w:proofErr w:type="spellEnd"/>
      <w:r w:rsidR="004506CE">
        <w:rPr>
          <w:rFonts w:ascii="Calibri" w:hAnsi="Calibri" w:cstheme="minorHAnsi"/>
          <w:sz w:val="22"/>
          <w:szCs w:val="22"/>
        </w:rPr>
        <w:t xml:space="preserve"> (</w:t>
      </w:r>
      <w:r w:rsidRPr="003C0D38">
        <w:rPr>
          <w:rFonts w:ascii="Calibri" w:hAnsi="Calibri" w:cstheme="minorHAnsi"/>
          <w:sz w:val="22"/>
          <w:szCs w:val="22"/>
        </w:rPr>
        <w:t>8/83)</w:t>
      </w:r>
      <w:r w:rsidR="004506CE">
        <w:rPr>
          <w:rFonts w:ascii="Calibri" w:hAnsi="Calibri" w:cstheme="minorHAnsi"/>
          <w:sz w:val="22"/>
          <w:szCs w:val="22"/>
        </w:rPr>
        <w:t>].</w:t>
      </w:r>
    </w:p>
  </w:footnote>
  <w:footnote w:id="54">
    <w:p w14:paraId="6E439C85" w14:textId="65873B0B" w:rsidR="007F6FFD" w:rsidRPr="002844A2" w:rsidRDefault="007F6FFD" w:rsidP="00AB385D">
      <w:pPr>
        <w:pStyle w:val="NormalWeb"/>
        <w:shd w:val="clear" w:color="auto" w:fill="FFFFFF"/>
        <w:spacing w:before="0" w:beforeAutospacing="0" w:after="0" w:afterAutospacing="0" w:line="276" w:lineRule="auto"/>
        <w:jc w:val="both"/>
        <w:rPr>
          <w:rFonts w:ascii="Calibri" w:hAnsi="Calibri" w:cstheme="minorHAnsi"/>
          <w:sz w:val="22"/>
          <w:szCs w:val="22"/>
        </w:rPr>
      </w:pPr>
      <w:r w:rsidRPr="003C0D38">
        <w:rPr>
          <w:rStyle w:val="ReferensiCatatanKaki"/>
          <w:rFonts w:ascii="Calibri" w:hAnsi="Calibri" w:cstheme="minorHAnsi"/>
          <w:sz w:val="22"/>
          <w:szCs w:val="22"/>
        </w:rPr>
        <w:footnoteRef/>
      </w:r>
      <w:r w:rsidRPr="002844A2">
        <w:rPr>
          <w:rFonts w:ascii="Calibri" w:hAnsi="Calibri" w:cstheme="minorHAnsi"/>
          <w:sz w:val="22"/>
          <w:szCs w:val="22"/>
        </w:rPr>
        <w:t xml:space="preserve"> </w:t>
      </w:r>
      <w:r w:rsidRPr="002844A2">
        <w:rPr>
          <w:rFonts w:ascii="Calibri" w:hAnsi="Calibri" w:cstheme="minorHAnsi"/>
          <w:sz w:val="22"/>
          <w:szCs w:val="22"/>
        </w:rPr>
        <w:t xml:space="preserve">Al-Imam </w:t>
      </w:r>
      <w:proofErr w:type="spellStart"/>
      <w:r w:rsidR="00A23D48">
        <w:rPr>
          <w:rFonts w:ascii="Calibri" w:hAnsi="Calibri" w:cstheme="minorHAnsi"/>
          <w:sz w:val="22"/>
          <w:szCs w:val="22"/>
        </w:rPr>
        <w:t>a</w:t>
      </w:r>
      <w:r w:rsidRPr="003C0D38">
        <w:rPr>
          <w:rFonts w:ascii="Calibri" w:hAnsi="Calibri" w:cstheme="minorHAnsi"/>
          <w:sz w:val="22"/>
          <w:szCs w:val="22"/>
        </w:rPr>
        <w:t>n</w:t>
      </w:r>
      <w:proofErr w:type="spellEnd"/>
      <w:r w:rsidRPr="002844A2">
        <w:rPr>
          <w:rFonts w:ascii="Calibri" w:hAnsi="Calibri" w:cstheme="minorHAnsi"/>
          <w:sz w:val="22"/>
          <w:szCs w:val="22"/>
        </w:rPr>
        <w:t xml:space="preserve">-Nawawi </w:t>
      </w:r>
      <w:proofErr w:type="spellStart"/>
      <w:r w:rsidR="00A23D48" w:rsidRPr="00A23D48">
        <w:rPr>
          <w:rFonts w:ascii="Calibri" w:hAnsi="Calibri" w:cstheme="minorHAnsi"/>
          <w:i/>
          <w:iCs/>
          <w:sz w:val="22"/>
          <w:szCs w:val="22"/>
        </w:rPr>
        <w:t>rahimahullâh</w:t>
      </w:r>
      <w:proofErr w:type="spellEnd"/>
      <w:r w:rsidRPr="002844A2">
        <w:rPr>
          <w:rFonts w:ascii="Calibri" w:hAnsi="Calibri" w:cstheme="minorHAnsi"/>
          <w:sz w:val="22"/>
          <w:szCs w:val="22"/>
        </w:rPr>
        <w:t xml:space="preserve"> </w:t>
      </w:r>
      <w:r w:rsidR="00833DAA">
        <w:rPr>
          <w:rFonts w:ascii="Calibri" w:hAnsi="Calibri" w:cstheme="minorHAnsi"/>
          <w:sz w:val="22"/>
          <w:szCs w:val="22"/>
        </w:rPr>
        <w:t>berkata,</w:t>
      </w:r>
    </w:p>
    <w:p w14:paraId="2EF86FC3" w14:textId="18577581" w:rsidR="007F6FFD" w:rsidRPr="00DC64F4" w:rsidRDefault="00DC64F4" w:rsidP="009835DE">
      <w:pPr>
        <w:pStyle w:val="NormalWeb"/>
        <w:shd w:val="clear" w:color="auto" w:fill="FFFFFF"/>
        <w:bidi/>
        <w:spacing w:before="0" w:beforeAutospacing="0" w:after="0" w:afterAutospacing="0" w:line="276" w:lineRule="auto"/>
        <w:jc w:val="both"/>
        <w:rPr>
          <w:rStyle w:val="special"/>
          <w:rFonts w:ascii="Calibri" w:hAnsi="Calibri" w:cstheme="minorHAnsi"/>
          <w:sz w:val="22"/>
          <w:szCs w:val="22"/>
        </w:rPr>
      </w:pPr>
      <w:r w:rsidRPr="00DC64F4">
        <w:rPr>
          <w:rStyle w:val="special"/>
          <w:rFonts w:ascii="Calibri" w:hAnsi="Calibri" w:cs="Traditional Arabic"/>
          <w:sz w:val="22"/>
          <w:szCs w:val="28"/>
          <w:rtl/>
        </w:rPr>
        <w:t>وَاحْتَجَّ بِهِ مَالِكٌ وَأَبُو حَنِيفَةَ فِي أَنَّ دَمَ التَّمَتُّعِ لَا يَجُوزُ قَبْلَ يَوْمِ النَّحْرِ بِالْقِيَاسِ عَلَى الْأُضْحِيَّةِ</w:t>
      </w:r>
      <w:r w:rsidRPr="00DC64F4">
        <w:rPr>
          <w:rStyle w:val="special"/>
          <w:rFonts w:ascii="Calibri" w:hAnsi="Calibri" w:cs="Traditional Arabic"/>
          <w:sz w:val="22"/>
          <w:szCs w:val="28"/>
        </w:rPr>
        <w:t>.</w:t>
      </w:r>
      <w:r w:rsidRPr="00503446">
        <w:rPr>
          <w:rStyle w:val="special"/>
          <w:rFonts w:ascii="Calibri" w:hAnsi="Calibri" w:cs="Traditional Arabic" w:hint="cs"/>
          <w:sz w:val="22"/>
          <w:szCs w:val="28"/>
          <w:rtl/>
        </w:rPr>
        <w:t xml:space="preserve"> </w:t>
      </w:r>
      <w:r w:rsidRPr="00DC64F4">
        <w:rPr>
          <w:rStyle w:val="special"/>
          <w:rFonts w:ascii="Calibri" w:hAnsi="Calibri" w:cs="Traditional Arabic"/>
          <w:sz w:val="22"/>
          <w:szCs w:val="28"/>
          <w:rtl/>
        </w:rPr>
        <w:t>وَاحْتَجَّ أَصْحَابُنَا عَلَيْهِمَا بِالْآيَةِ الْكَرِيمَةِ، وَلِأَنَّهُمَا وَافَقَا عَلَى جَوَازِ صَوْمِ التَّمَتُّعِ قَبْلَ يَوْمِ النَّحْرِ، أَعْنِي صَوْمَ الْأَيَّامِ الثَّلَاثَةِ، فَالْهَدْيُ أَوْلَى</w:t>
      </w:r>
      <w:r w:rsidRPr="00DC64F4">
        <w:rPr>
          <w:rStyle w:val="special"/>
          <w:rFonts w:ascii="Calibri" w:hAnsi="Calibri" w:cs="Traditional Arabic"/>
          <w:sz w:val="22"/>
          <w:szCs w:val="28"/>
        </w:rPr>
        <w:t>.</w:t>
      </w:r>
      <w:r>
        <w:rPr>
          <w:rStyle w:val="special"/>
          <w:rFonts w:ascii="Calibri" w:hAnsi="Calibri" w:cs="Traditional Arabic" w:hint="cs"/>
          <w:sz w:val="22"/>
          <w:szCs w:val="28"/>
          <w:rtl/>
        </w:rPr>
        <w:t xml:space="preserve"> </w:t>
      </w:r>
      <w:r w:rsidRPr="00DC64F4">
        <w:rPr>
          <w:rStyle w:val="special"/>
          <w:rFonts w:ascii="Calibri" w:hAnsi="Calibri" w:cs="Traditional Arabic"/>
          <w:sz w:val="22"/>
          <w:szCs w:val="28"/>
          <w:rtl/>
        </w:rPr>
        <w:t>وَلِأَنَّهُ دَمُ جُبْرَانٍ، فَجَازَ بَعْدَ وُجُوبِهِ وَقَبْلَ يَوْمِ النَّحْرِ، كَدَمِ فِدْيَةِ الطِّيبِ وَاللِّبَاسِ وَغَيْرِهِمَا. يُخَالِفُ الْأُضْحِيَّةَ؛ لِأَنَّهَا مَنْصُوصٌ عَلَى وَقْتِهَا، وَاللَّهُ أَعْلَمُ.</w:t>
      </w:r>
    </w:p>
    <w:p w14:paraId="5445D412" w14:textId="0B1C0538" w:rsidR="007F6FFD" w:rsidRPr="002844A2" w:rsidRDefault="00A257FA" w:rsidP="00AB385D">
      <w:pPr>
        <w:pStyle w:val="NormalWeb"/>
        <w:shd w:val="clear" w:color="auto" w:fill="FFFFFF"/>
        <w:spacing w:before="0" w:beforeAutospacing="0" w:after="0" w:afterAutospacing="0" w:line="276" w:lineRule="auto"/>
        <w:jc w:val="both"/>
        <w:rPr>
          <w:rFonts w:ascii="Calibri" w:hAnsi="Calibri" w:cstheme="minorHAnsi"/>
          <w:sz w:val="22"/>
          <w:szCs w:val="22"/>
        </w:rPr>
      </w:pPr>
      <w:r w:rsidRPr="00790C3C">
        <w:rPr>
          <w:rFonts w:ascii="Calibri" w:hAnsi="Calibri" w:cstheme="minorHAnsi"/>
          <w:i/>
          <w:iCs/>
          <w:sz w:val="22"/>
          <w:szCs w:val="22"/>
        </w:rPr>
        <w:t>“</w:t>
      </w:r>
      <w:r w:rsidR="006C1C33">
        <w:rPr>
          <w:rFonts w:ascii="Calibri" w:hAnsi="Calibri" w:cstheme="minorHAnsi"/>
          <w:i/>
          <w:iCs/>
          <w:sz w:val="22"/>
          <w:szCs w:val="22"/>
        </w:rPr>
        <w:t>Al-</w:t>
      </w:r>
      <w:r w:rsidR="00A93935" w:rsidRPr="00790C3C">
        <w:rPr>
          <w:rFonts w:ascii="Calibri" w:hAnsi="Calibri" w:cstheme="minorHAnsi"/>
          <w:i/>
          <w:iCs/>
          <w:sz w:val="22"/>
          <w:szCs w:val="22"/>
        </w:rPr>
        <w:t xml:space="preserve">Imam </w:t>
      </w:r>
      <w:r w:rsidR="007F6FFD" w:rsidRPr="00790C3C">
        <w:rPr>
          <w:rFonts w:ascii="Calibri" w:hAnsi="Calibri" w:cstheme="minorHAnsi"/>
          <w:i/>
          <w:iCs/>
          <w:sz w:val="22"/>
          <w:szCs w:val="22"/>
        </w:rPr>
        <w:t xml:space="preserve">Malik dan Abu Hanifah berdalil bahwa dam </w:t>
      </w:r>
      <w:proofErr w:type="spellStart"/>
      <w:r w:rsidR="00643D07">
        <w:rPr>
          <w:rFonts w:ascii="Calibri" w:hAnsi="Calibri" w:cstheme="minorHAnsi"/>
          <w:i/>
          <w:iCs/>
          <w:sz w:val="22"/>
          <w:szCs w:val="22"/>
        </w:rPr>
        <w:t>Tamattu</w:t>
      </w:r>
      <w:proofErr w:type="spellEnd"/>
      <w:r w:rsidR="00643D07">
        <w:rPr>
          <w:rFonts w:ascii="Calibri" w:hAnsi="Calibri" w:cstheme="minorHAnsi"/>
          <w:i/>
          <w:iCs/>
          <w:sz w:val="22"/>
          <w:szCs w:val="22"/>
        </w:rPr>
        <w:t>’</w:t>
      </w:r>
      <w:r w:rsidR="007F6FFD" w:rsidRPr="00790C3C">
        <w:rPr>
          <w:rFonts w:ascii="Calibri" w:hAnsi="Calibri" w:cstheme="minorHAnsi"/>
          <w:i/>
          <w:iCs/>
          <w:sz w:val="22"/>
          <w:szCs w:val="22"/>
        </w:rPr>
        <w:t xml:space="preserve"> tidak boleh disembelih sebelum hari </w:t>
      </w:r>
      <w:proofErr w:type="spellStart"/>
      <w:r w:rsidR="00E974E3">
        <w:rPr>
          <w:rFonts w:ascii="Calibri" w:hAnsi="Calibri" w:cstheme="minorHAnsi"/>
          <w:i/>
          <w:iCs/>
          <w:sz w:val="22"/>
          <w:szCs w:val="22"/>
        </w:rPr>
        <w:t>an-</w:t>
      </w:r>
      <w:r w:rsidR="007F6FFD" w:rsidRPr="00790C3C">
        <w:rPr>
          <w:rFonts w:ascii="Calibri" w:hAnsi="Calibri" w:cstheme="minorHAnsi"/>
          <w:i/>
          <w:iCs/>
          <w:sz w:val="22"/>
          <w:szCs w:val="22"/>
        </w:rPr>
        <w:t>Nahr</w:t>
      </w:r>
      <w:proofErr w:type="spellEnd"/>
      <w:r w:rsidR="00E974E3">
        <w:rPr>
          <w:rFonts w:ascii="Calibri" w:hAnsi="Calibri" w:cstheme="minorHAnsi"/>
          <w:i/>
          <w:iCs/>
          <w:sz w:val="22"/>
          <w:szCs w:val="22"/>
        </w:rPr>
        <w:t>.</w:t>
      </w:r>
      <w:r w:rsidR="007F6FFD" w:rsidRPr="00790C3C">
        <w:rPr>
          <w:rFonts w:ascii="Calibri" w:hAnsi="Calibri" w:cstheme="minorHAnsi"/>
          <w:i/>
          <w:iCs/>
          <w:sz w:val="22"/>
          <w:szCs w:val="22"/>
        </w:rPr>
        <w:t xml:space="preserve"> dengan </w:t>
      </w:r>
      <w:proofErr w:type="spellStart"/>
      <w:r w:rsidR="007F6FFD" w:rsidRPr="00790C3C">
        <w:rPr>
          <w:rFonts w:ascii="Calibri" w:hAnsi="Calibri" w:cstheme="minorHAnsi"/>
          <w:i/>
          <w:iCs/>
          <w:sz w:val="22"/>
          <w:szCs w:val="22"/>
        </w:rPr>
        <w:t>qiyas</w:t>
      </w:r>
      <w:proofErr w:type="spellEnd"/>
      <w:r w:rsidR="007F6FFD" w:rsidRPr="00790C3C">
        <w:rPr>
          <w:rFonts w:ascii="Calibri" w:hAnsi="Calibri" w:cstheme="minorHAnsi"/>
          <w:i/>
          <w:iCs/>
          <w:sz w:val="22"/>
          <w:szCs w:val="22"/>
        </w:rPr>
        <w:t xml:space="preserve"> terhadap </w:t>
      </w:r>
      <w:proofErr w:type="spellStart"/>
      <w:r w:rsidR="007F6FFD" w:rsidRPr="00790C3C">
        <w:rPr>
          <w:rFonts w:ascii="Calibri" w:hAnsi="Calibri" w:cstheme="minorHAnsi"/>
          <w:i/>
          <w:iCs/>
          <w:sz w:val="22"/>
          <w:szCs w:val="22"/>
        </w:rPr>
        <w:t>udhiyah</w:t>
      </w:r>
      <w:proofErr w:type="spellEnd"/>
      <w:r w:rsidR="007F6FFD" w:rsidRPr="00790C3C">
        <w:rPr>
          <w:rFonts w:ascii="Calibri" w:hAnsi="Calibri" w:cstheme="minorHAnsi"/>
          <w:i/>
          <w:iCs/>
          <w:sz w:val="22"/>
          <w:szCs w:val="22"/>
        </w:rPr>
        <w:t xml:space="preserve"> (kurban). </w:t>
      </w:r>
      <w:r w:rsidR="003D4AEF" w:rsidRPr="00790C3C">
        <w:rPr>
          <w:rFonts w:ascii="Calibri" w:hAnsi="Calibri" w:cstheme="minorHAnsi"/>
          <w:i/>
          <w:iCs/>
          <w:sz w:val="22"/>
          <w:szCs w:val="22"/>
        </w:rPr>
        <w:t>P</w:t>
      </w:r>
      <w:r w:rsidR="007F6FFD" w:rsidRPr="00790C3C">
        <w:rPr>
          <w:rFonts w:ascii="Calibri" w:hAnsi="Calibri" w:cstheme="minorHAnsi"/>
          <w:i/>
          <w:iCs/>
          <w:sz w:val="22"/>
          <w:szCs w:val="22"/>
        </w:rPr>
        <w:t xml:space="preserve">ara ulama </w:t>
      </w:r>
      <w:proofErr w:type="spellStart"/>
      <w:r w:rsidR="00A85C82">
        <w:rPr>
          <w:rFonts w:ascii="Calibri" w:hAnsi="Calibri" w:cstheme="minorHAnsi"/>
          <w:i/>
          <w:iCs/>
          <w:sz w:val="22"/>
          <w:szCs w:val="22"/>
        </w:rPr>
        <w:t>S</w:t>
      </w:r>
      <w:r w:rsidR="007F6FFD" w:rsidRPr="003C0D38">
        <w:rPr>
          <w:rFonts w:ascii="Calibri" w:hAnsi="Calibri" w:cstheme="minorHAnsi"/>
          <w:i/>
          <w:iCs/>
          <w:sz w:val="22"/>
          <w:szCs w:val="22"/>
        </w:rPr>
        <w:t>yafi</w:t>
      </w:r>
      <w:r w:rsidRPr="003C0D38">
        <w:rPr>
          <w:rFonts w:ascii="Calibri" w:hAnsi="Calibri" w:cstheme="minorHAnsi"/>
          <w:i/>
          <w:iCs/>
          <w:sz w:val="22"/>
          <w:szCs w:val="22"/>
        </w:rPr>
        <w:t>’</w:t>
      </w:r>
      <w:r w:rsidR="007F6FFD" w:rsidRPr="003C0D38">
        <w:rPr>
          <w:rFonts w:ascii="Calibri" w:hAnsi="Calibri" w:cstheme="minorHAnsi"/>
          <w:i/>
          <w:iCs/>
          <w:sz w:val="22"/>
          <w:szCs w:val="22"/>
        </w:rPr>
        <w:t>iyyah</w:t>
      </w:r>
      <w:proofErr w:type="spellEnd"/>
      <w:r w:rsidR="007F6FFD" w:rsidRPr="00790C3C">
        <w:rPr>
          <w:rFonts w:ascii="Calibri" w:hAnsi="Calibri" w:cstheme="minorHAnsi"/>
          <w:i/>
          <w:iCs/>
          <w:sz w:val="22"/>
          <w:szCs w:val="22"/>
        </w:rPr>
        <w:t xml:space="preserve"> berdalil membantah mereka berdua (Malik dan Abu Hanifah) dengan ayat yang mulia. Dan juga mereka be</w:t>
      </w:r>
      <w:r w:rsidR="002D6017" w:rsidRPr="00790C3C">
        <w:rPr>
          <w:rFonts w:ascii="Calibri" w:hAnsi="Calibri" w:cstheme="minorHAnsi"/>
          <w:i/>
          <w:iCs/>
          <w:sz w:val="22"/>
          <w:szCs w:val="22"/>
        </w:rPr>
        <w:t>r</w:t>
      </w:r>
      <w:r w:rsidR="007F6FFD" w:rsidRPr="00790C3C">
        <w:rPr>
          <w:rFonts w:ascii="Calibri" w:hAnsi="Calibri" w:cstheme="minorHAnsi"/>
          <w:i/>
          <w:iCs/>
          <w:sz w:val="22"/>
          <w:szCs w:val="22"/>
        </w:rPr>
        <w:t xml:space="preserve">dua </w:t>
      </w:r>
      <w:r w:rsidR="007F6FFD" w:rsidRPr="00052CE3">
        <w:rPr>
          <w:rFonts w:ascii="Calibri" w:hAnsi="Calibri" w:cstheme="minorHAnsi"/>
          <w:i/>
          <w:iCs/>
          <w:sz w:val="22"/>
          <w:szCs w:val="22"/>
        </w:rPr>
        <w:t xml:space="preserve">sepakat akan bolehnya puasa </w:t>
      </w:r>
      <w:proofErr w:type="spellStart"/>
      <w:r w:rsidR="00643D07">
        <w:rPr>
          <w:rFonts w:ascii="Calibri" w:hAnsi="Calibri" w:cstheme="minorHAnsi"/>
          <w:i/>
          <w:iCs/>
          <w:sz w:val="22"/>
          <w:szCs w:val="22"/>
        </w:rPr>
        <w:t>Tamattu</w:t>
      </w:r>
      <w:proofErr w:type="spellEnd"/>
      <w:r w:rsidR="00643D07">
        <w:rPr>
          <w:rFonts w:ascii="Calibri" w:hAnsi="Calibri" w:cstheme="minorHAnsi"/>
          <w:i/>
          <w:iCs/>
          <w:sz w:val="22"/>
          <w:szCs w:val="22"/>
        </w:rPr>
        <w:t>’</w:t>
      </w:r>
      <w:r w:rsidR="007F6FFD" w:rsidRPr="00052CE3">
        <w:rPr>
          <w:rFonts w:ascii="Calibri" w:hAnsi="Calibri" w:cstheme="minorHAnsi"/>
          <w:i/>
          <w:iCs/>
          <w:sz w:val="22"/>
          <w:szCs w:val="22"/>
        </w:rPr>
        <w:t xml:space="preserve"> –ya</w:t>
      </w:r>
      <w:r w:rsidR="00AB13A0" w:rsidRPr="00052CE3">
        <w:rPr>
          <w:rFonts w:ascii="Calibri" w:hAnsi="Calibri" w:cstheme="minorHAnsi"/>
          <w:i/>
          <w:iCs/>
          <w:sz w:val="22"/>
          <w:szCs w:val="22"/>
        </w:rPr>
        <w:t>i</w:t>
      </w:r>
      <w:r w:rsidR="007F6FFD" w:rsidRPr="00052CE3">
        <w:rPr>
          <w:rFonts w:ascii="Calibri" w:hAnsi="Calibri" w:cstheme="minorHAnsi"/>
          <w:i/>
          <w:iCs/>
          <w:sz w:val="22"/>
          <w:szCs w:val="22"/>
        </w:rPr>
        <w:t>tu maksudku puasa tiga hari (bagi yang tidak mendapatkan dam</w:t>
      </w:r>
      <w:r w:rsidR="007F6FFD" w:rsidRPr="00052CE3">
        <w:rPr>
          <w:rFonts w:ascii="Calibri" w:hAnsi="Calibri" w:cstheme="minorHAnsi"/>
          <w:i/>
          <w:iCs/>
          <w:sz w:val="22"/>
          <w:szCs w:val="22"/>
          <w:vertAlign w:val="superscript"/>
        </w:rPr>
        <w:t>-pen</w:t>
      </w:r>
      <w:r w:rsidR="007F6FFD" w:rsidRPr="00052CE3">
        <w:rPr>
          <w:rFonts w:ascii="Calibri" w:hAnsi="Calibri" w:cstheme="minorHAnsi"/>
          <w:i/>
          <w:iCs/>
          <w:sz w:val="22"/>
          <w:szCs w:val="22"/>
        </w:rPr>
        <w:t xml:space="preserve">) sebelum hari </w:t>
      </w:r>
      <w:proofErr w:type="spellStart"/>
      <w:r w:rsidR="00E974E3">
        <w:rPr>
          <w:rFonts w:ascii="Calibri" w:hAnsi="Calibri" w:cstheme="minorHAnsi"/>
          <w:i/>
          <w:iCs/>
          <w:sz w:val="22"/>
          <w:szCs w:val="22"/>
        </w:rPr>
        <w:t>an-</w:t>
      </w:r>
      <w:r w:rsidR="007F6FFD" w:rsidRPr="00052CE3">
        <w:rPr>
          <w:rFonts w:ascii="Calibri" w:hAnsi="Calibri" w:cstheme="minorHAnsi"/>
          <w:i/>
          <w:iCs/>
          <w:sz w:val="22"/>
          <w:szCs w:val="22"/>
        </w:rPr>
        <w:t>Nahr</w:t>
      </w:r>
      <w:proofErr w:type="spellEnd"/>
      <w:r w:rsidR="007F6FFD" w:rsidRPr="00790C3C">
        <w:rPr>
          <w:rFonts w:ascii="Calibri" w:hAnsi="Calibri" w:cstheme="minorHAnsi"/>
          <w:i/>
          <w:iCs/>
          <w:sz w:val="22"/>
          <w:szCs w:val="22"/>
        </w:rPr>
        <w:t xml:space="preserve">. Maka </w:t>
      </w:r>
      <w:proofErr w:type="spellStart"/>
      <w:r w:rsidR="007F6FFD" w:rsidRPr="00790C3C">
        <w:rPr>
          <w:rFonts w:ascii="Calibri" w:hAnsi="Calibri" w:cstheme="minorHAnsi"/>
          <w:i/>
          <w:iCs/>
          <w:sz w:val="22"/>
          <w:szCs w:val="22"/>
        </w:rPr>
        <w:t>al</w:t>
      </w:r>
      <w:proofErr w:type="spellEnd"/>
      <w:r w:rsidR="007F6FFD" w:rsidRPr="00790C3C">
        <w:rPr>
          <w:rFonts w:ascii="Calibri" w:hAnsi="Calibri" w:cstheme="minorHAnsi"/>
          <w:i/>
          <w:iCs/>
          <w:sz w:val="22"/>
          <w:szCs w:val="22"/>
        </w:rPr>
        <w:t>-</w:t>
      </w:r>
      <w:r w:rsidR="008244DA" w:rsidRPr="00790C3C">
        <w:rPr>
          <w:rFonts w:ascii="Calibri" w:hAnsi="Calibri" w:cstheme="minorHAnsi"/>
          <w:i/>
          <w:iCs/>
          <w:sz w:val="22"/>
          <w:szCs w:val="22"/>
        </w:rPr>
        <w:t xml:space="preserve">Hadyu </w:t>
      </w:r>
      <w:r w:rsidR="007F6FFD" w:rsidRPr="00790C3C">
        <w:rPr>
          <w:rFonts w:ascii="Calibri" w:hAnsi="Calibri" w:cstheme="minorHAnsi"/>
          <w:i/>
          <w:iCs/>
          <w:sz w:val="22"/>
          <w:szCs w:val="22"/>
        </w:rPr>
        <w:t>(</w:t>
      </w:r>
      <w:r w:rsidR="008244DA" w:rsidRPr="00790C3C">
        <w:rPr>
          <w:rFonts w:ascii="Calibri" w:hAnsi="Calibri" w:cstheme="minorHAnsi"/>
          <w:i/>
          <w:iCs/>
          <w:sz w:val="22"/>
          <w:szCs w:val="22"/>
        </w:rPr>
        <w:t>Dam</w:t>
      </w:r>
      <w:r w:rsidR="007F6FFD" w:rsidRPr="00790C3C">
        <w:rPr>
          <w:rFonts w:ascii="Calibri" w:hAnsi="Calibri" w:cstheme="minorHAnsi"/>
          <w:i/>
          <w:iCs/>
          <w:sz w:val="22"/>
          <w:szCs w:val="22"/>
        </w:rPr>
        <w:t xml:space="preserve"> </w:t>
      </w:r>
      <w:proofErr w:type="spellStart"/>
      <w:r w:rsidR="00643D07">
        <w:rPr>
          <w:rFonts w:ascii="Calibri" w:hAnsi="Calibri" w:cstheme="minorHAnsi"/>
          <w:i/>
          <w:iCs/>
          <w:sz w:val="22"/>
          <w:szCs w:val="22"/>
        </w:rPr>
        <w:t>Tamattu</w:t>
      </w:r>
      <w:proofErr w:type="spellEnd"/>
      <w:r w:rsidR="00643D07">
        <w:rPr>
          <w:rFonts w:ascii="Calibri" w:hAnsi="Calibri" w:cstheme="minorHAnsi"/>
          <w:i/>
          <w:iCs/>
          <w:sz w:val="22"/>
          <w:szCs w:val="22"/>
        </w:rPr>
        <w:t>’</w:t>
      </w:r>
      <w:r w:rsidR="007F6FFD" w:rsidRPr="00790C3C">
        <w:rPr>
          <w:rFonts w:ascii="Calibri" w:hAnsi="Calibri" w:cstheme="minorHAnsi"/>
          <w:i/>
          <w:iCs/>
          <w:sz w:val="22"/>
          <w:szCs w:val="22"/>
        </w:rPr>
        <w:t xml:space="preserve">) lebih utama untuk boleh disembelih sebelum hari </w:t>
      </w:r>
      <w:proofErr w:type="spellStart"/>
      <w:r w:rsidR="00E974E3">
        <w:rPr>
          <w:rFonts w:ascii="Calibri" w:hAnsi="Calibri" w:cstheme="minorHAnsi"/>
          <w:i/>
          <w:iCs/>
          <w:sz w:val="22"/>
          <w:szCs w:val="22"/>
        </w:rPr>
        <w:t>an-</w:t>
      </w:r>
      <w:r w:rsidR="007F6FFD" w:rsidRPr="00790C3C">
        <w:rPr>
          <w:rFonts w:ascii="Calibri" w:hAnsi="Calibri" w:cstheme="minorHAnsi"/>
          <w:i/>
          <w:iCs/>
          <w:sz w:val="22"/>
          <w:szCs w:val="22"/>
        </w:rPr>
        <w:t>Nahr</w:t>
      </w:r>
      <w:proofErr w:type="spellEnd"/>
      <w:r w:rsidR="007F6FFD" w:rsidRPr="00790C3C">
        <w:rPr>
          <w:rFonts w:ascii="Calibri" w:hAnsi="Calibri" w:cstheme="minorHAnsi"/>
          <w:i/>
          <w:iCs/>
          <w:sz w:val="22"/>
          <w:szCs w:val="22"/>
        </w:rPr>
        <w:t xml:space="preserve">. Juga </w:t>
      </w:r>
      <w:r w:rsidR="007F6FFD" w:rsidRPr="00052CE3">
        <w:rPr>
          <w:rFonts w:ascii="Calibri" w:hAnsi="Calibri" w:cstheme="minorHAnsi"/>
          <w:i/>
          <w:iCs/>
          <w:sz w:val="22"/>
          <w:szCs w:val="22"/>
        </w:rPr>
        <w:t xml:space="preserve">karena dam </w:t>
      </w:r>
      <w:proofErr w:type="spellStart"/>
      <w:r w:rsidR="00643D07">
        <w:rPr>
          <w:rFonts w:ascii="Calibri" w:hAnsi="Calibri" w:cstheme="minorHAnsi"/>
          <w:i/>
          <w:iCs/>
          <w:sz w:val="22"/>
          <w:szCs w:val="22"/>
        </w:rPr>
        <w:t>Tamattu</w:t>
      </w:r>
      <w:proofErr w:type="spellEnd"/>
      <w:r w:rsidR="00643D07">
        <w:rPr>
          <w:rFonts w:ascii="Calibri" w:hAnsi="Calibri" w:cstheme="minorHAnsi"/>
          <w:i/>
          <w:iCs/>
          <w:sz w:val="22"/>
          <w:szCs w:val="22"/>
        </w:rPr>
        <w:t>’</w:t>
      </w:r>
      <w:r w:rsidR="007F6FFD" w:rsidRPr="00052CE3">
        <w:rPr>
          <w:rFonts w:ascii="Calibri" w:hAnsi="Calibri" w:cstheme="minorHAnsi"/>
          <w:i/>
          <w:iCs/>
          <w:sz w:val="22"/>
          <w:szCs w:val="22"/>
        </w:rPr>
        <w:t xml:space="preserve"> adalah dam </w:t>
      </w:r>
      <w:proofErr w:type="spellStart"/>
      <w:r w:rsidR="007F6FFD" w:rsidRPr="00503446">
        <w:rPr>
          <w:rFonts w:ascii="Calibri" w:hAnsi="Calibri" w:cstheme="minorHAnsi"/>
          <w:i/>
          <w:iCs/>
          <w:sz w:val="22"/>
          <w:szCs w:val="22"/>
        </w:rPr>
        <w:t>j</w:t>
      </w:r>
      <w:r w:rsidR="00A8472E">
        <w:rPr>
          <w:rFonts w:ascii="Calibri" w:hAnsi="Calibri" w:cstheme="minorHAnsi"/>
          <w:i/>
          <w:iCs/>
          <w:sz w:val="22"/>
          <w:szCs w:val="22"/>
        </w:rPr>
        <w:t>a</w:t>
      </w:r>
      <w:r w:rsidR="007F6FFD" w:rsidRPr="00503446">
        <w:rPr>
          <w:rFonts w:ascii="Calibri" w:hAnsi="Calibri" w:cstheme="minorHAnsi"/>
          <w:i/>
          <w:iCs/>
          <w:sz w:val="22"/>
          <w:szCs w:val="22"/>
        </w:rPr>
        <w:t>br</w:t>
      </w:r>
      <w:r w:rsidR="00B21E13" w:rsidRPr="003C0D38">
        <w:rPr>
          <w:rFonts w:ascii="Calibri" w:hAnsi="Calibri" w:cstheme="minorHAnsi"/>
          <w:i/>
          <w:iCs/>
          <w:sz w:val="22"/>
          <w:szCs w:val="22"/>
        </w:rPr>
        <w:t>â</w:t>
      </w:r>
      <w:r w:rsidR="007F6FFD" w:rsidRPr="00503446">
        <w:rPr>
          <w:rFonts w:ascii="Calibri" w:hAnsi="Calibri" w:cstheme="minorHAnsi"/>
          <w:i/>
          <w:iCs/>
          <w:sz w:val="22"/>
          <w:szCs w:val="22"/>
        </w:rPr>
        <w:t>n</w:t>
      </w:r>
      <w:proofErr w:type="spellEnd"/>
      <w:r w:rsidR="007F6FFD" w:rsidRPr="00052CE3">
        <w:rPr>
          <w:rFonts w:ascii="Calibri" w:hAnsi="Calibri" w:cstheme="minorHAnsi"/>
          <w:i/>
          <w:iCs/>
          <w:sz w:val="22"/>
          <w:szCs w:val="22"/>
        </w:rPr>
        <w:t xml:space="preserve"> (penambal kekurangan</w:t>
      </w:r>
      <w:r w:rsidR="007F6FFD" w:rsidRPr="00052CE3">
        <w:rPr>
          <w:rFonts w:ascii="Calibri" w:hAnsi="Calibri" w:cstheme="minorHAnsi"/>
          <w:i/>
          <w:iCs/>
          <w:sz w:val="22"/>
          <w:szCs w:val="22"/>
          <w:vertAlign w:val="superscript"/>
        </w:rPr>
        <w:t>-pen</w:t>
      </w:r>
      <w:r w:rsidR="007F6FFD" w:rsidRPr="00052CE3">
        <w:rPr>
          <w:rFonts w:ascii="Calibri" w:hAnsi="Calibri" w:cstheme="minorHAnsi"/>
          <w:i/>
          <w:iCs/>
          <w:sz w:val="22"/>
          <w:szCs w:val="22"/>
        </w:rPr>
        <w:t xml:space="preserve">) maka boleh disembelih setelah tiba waktu </w:t>
      </w:r>
      <w:r w:rsidR="00BC6E77" w:rsidRPr="00052CE3">
        <w:rPr>
          <w:rFonts w:ascii="Calibri" w:hAnsi="Calibri" w:cstheme="minorHAnsi"/>
          <w:i/>
          <w:iCs/>
          <w:sz w:val="22"/>
          <w:szCs w:val="22"/>
        </w:rPr>
        <w:t>kewajibannya</w:t>
      </w:r>
      <w:r w:rsidR="007F6FFD" w:rsidRPr="00052CE3">
        <w:rPr>
          <w:rFonts w:ascii="Calibri" w:hAnsi="Calibri" w:cstheme="minorHAnsi"/>
          <w:i/>
          <w:iCs/>
          <w:sz w:val="22"/>
          <w:szCs w:val="22"/>
        </w:rPr>
        <w:t xml:space="preserve"> (yaitu setelah </w:t>
      </w:r>
      <w:r w:rsidR="00735C69" w:rsidRPr="00052CE3">
        <w:rPr>
          <w:rFonts w:ascii="Calibri" w:hAnsi="Calibri" w:cstheme="minorHAnsi"/>
          <w:i/>
          <w:iCs/>
          <w:sz w:val="22"/>
          <w:szCs w:val="22"/>
        </w:rPr>
        <w:t>umrah</w:t>
      </w:r>
      <w:r w:rsidR="007F6FFD" w:rsidRPr="00052CE3">
        <w:rPr>
          <w:rFonts w:ascii="Calibri" w:hAnsi="Calibri" w:cstheme="minorHAnsi"/>
          <w:i/>
          <w:iCs/>
          <w:sz w:val="22"/>
          <w:szCs w:val="22"/>
        </w:rPr>
        <w:t xml:space="preserve"> </w:t>
      </w:r>
      <w:proofErr w:type="spellStart"/>
      <w:r w:rsidR="00643D07">
        <w:rPr>
          <w:rFonts w:ascii="Calibri" w:hAnsi="Calibri" w:cstheme="minorHAnsi"/>
          <w:i/>
          <w:iCs/>
          <w:sz w:val="22"/>
          <w:szCs w:val="22"/>
        </w:rPr>
        <w:t>Tamattu</w:t>
      </w:r>
      <w:proofErr w:type="spellEnd"/>
      <w:r w:rsidR="00643D07">
        <w:rPr>
          <w:rFonts w:ascii="Calibri" w:hAnsi="Calibri" w:cstheme="minorHAnsi"/>
          <w:i/>
          <w:iCs/>
          <w:sz w:val="22"/>
          <w:szCs w:val="22"/>
        </w:rPr>
        <w:t>’</w:t>
      </w:r>
      <w:r w:rsidR="007F6FFD" w:rsidRPr="00052CE3">
        <w:rPr>
          <w:rFonts w:ascii="Calibri" w:hAnsi="Calibri" w:cstheme="minorHAnsi"/>
          <w:i/>
          <w:iCs/>
          <w:sz w:val="22"/>
          <w:szCs w:val="22"/>
          <w:vertAlign w:val="superscript"/>
        </w:rPr>
        <w:t>-pen</w:t>
      </w:r>
      <w:r w:rsidR="007F6FFD" w:rsidRPr="00052CE3">
        <w:rPr>
          <w:rFonts w:ascii="Calibri" w:hAnsi="Calibri" w:cstheme="minorHAnsi"/>
          <w:i/>
          <w:iCs/>
          <w:sz w:val="22"/>
          <w:szCs w:val="22"/>
        </w:rPr>
        <w:t xml:space="preserve">) dan sebelum hari </w:t>
      </w:r>
      <w:proofErr w:type="spellStart"/>
      <w:r w:rsidR="00E974E3">
        <w:rPr>
          <w:rFonts w:ascii="Calibri" w:hAnsi="Calibri" w:cstheme="minorHAnsi"/>
          <w:i/>
          <w:iCs/>
          <w:sz w:val="22"/>
          <w:szCs w:val="22"/>
        </w:rPr>
        <w:t>an-</w:t>
      </w:r>
      <w:r w:rsidR="007F6FFD" w:rsidRPr="00052CE3">
        <w:rPr>
          <w:rFonts w:ascii="Calibri" w:hAnsi="Calibri" w:cstheme="minorHAnsi"/>
          <w:i/>
          <w:iCs/>
          <w:sz w:val="22"/>
          <w:szCs w:val="22"/>
        </w:rPr>
        <w:t>Nahr</w:t>
      </w:r>
      <w:proofErr w:type="spellEnd"/>
      <w:r w:rsidR="00E974E3">
        <w:rPr>
          <w:rFonts w:ascii="Calibri" w:hAnsi="Calibri" w:cstheme="minorHAnsi"/>
          <w:i/>
          <w:iCs/>
          <w:sz w:val="22"/>
          <w:szCs w:val="22"/>
        </w:rPr>
        <w:t>.</w:t>
      </w:r>
      <w:r w:rsidR="007F6FFD" w:rsidRPr="00052CE3">
        <w:rPr>
          <w:rFonts w:ascii="Calibri" w:hAnsi="Calibri" w:cstheme="minorHAnsi"/>
          <w:i/>
          <w:iCs/>
          <w:sz w:val="22"/>
          <w:szCs w:val="22"/>
        </w:rPr>
        <w:t xml:space="preserve"> sebagaimana dam fidyah (karena memakai) minyak wangi, pakaian berjahit, dan selainnya</w:t>
      </w:r>
      <w:r w:rsidR="007F6FFD" w:rsidRPr="00790C3C">
        <w:rPr>
          <w:rFonts w:ascii="Calibri" w:hAnsi="Calibri" w:cstheme="minorHAnsi"/>
          <w:i/>
          <w:iCs/>
          <w:sz w:val="22"/>
          <w:szCs w:val="22"/>
        </w:rPr>
        <w:t xml:space="preserve">. Hal ini berbeda dengan </w:t>
      </w:r>
      <w:proofErr w:type="spellStart"/>
      <w:r w:rsidR="007F6FFD" w:rsidRPr="00790C3C">
        <w:rPr>
          <w:rFonts w:ascii="Calibri" w:hAnsi="Calibri" w:cstheme="minorHAnsi"/>
          <w:i/>
          <w:iCs/>
          <w:sz w:val="22"/>
          <w:szCs w:val="22"/>
        </w:rPr>
        <w:t>udhiyah</w:t>
      </w:r>
      <w:proofErr w:type="spellEnd"/>
      <w:r w:rsidR="007F6FFD" w:rsidRPr="00790C3C">
        <w:rPr>
          <w:rFonts w:ascii="Calibri" w:hAnsi="Calibri" w:cstheme="minorHAnsi"/>
          <w:i/>
          <w:iCs/>
          <w:sz w:val="22"/>
          <w:szCs w:val="22"/>
        </w:rPr>
        <w:t xml:space="preserve"> (kurban) karena telah ada nasnya yang menunjukkan akan waktunya yang telah ditentukan pada hari </w:t>
      </w:r>
      <w:proofErr w:type="spellStart"/>
      <w:r w:rsidR="00E974E3">
        <w:rPr>
          <w:rFonts w:ascii="Calibri" w:hAnsi="Calibri" w:cstheme="minorHAnsi"/>
          <w:i/>
          <w:iCs/>
          <w:sz w:val="22"/>
          <w:szCs w:val="22"/>
        </w:rPr>
        <w:t>an-</w:t>
      </w:r>
      <w:r w:rsidR="007F6FFD" w:rsidRPr="00790C3C">
        <w:rPr>
          <w:rFonts w:ascii="Calibri" w:hAnsi="Calibri" w:cstheme="minorHAnsi"/>
          <w:i/>
          <w:iCs/>
          <w:sz w:val="22"/>
          <w:szCs w:val="22"/>
        </w:rPr>
        <w:t>Nahr</w:t>
      </w:r>
      <w:proofErr w:type="spellEnd"/>
      <w:r w:rsidR="00790C3C" w:rsidRPr="00790C3C">
        <w:rPr>
          <w:rFonts w:ascii="Calibri" w:hAnsi="Calibri" w:cstheme="minorHAnsi"/>
          <w:i/>
          <w:iCs/>
          <w:sz w:val="22"/>
          <w:szCs w:val="22"/>
        </w:rPr>
        <w:t>.</w:t>
      </w:r>
      <w:r w:rsidRPr="00790C3C">
        <w:rPr>
          <w:rFonts w:ascii="Calibri" w:hAnsi="Calibri" w:cstheme="minorHAnsi"/>
          <w:i/>
          <w:iCs/>
          <w:sz w:val="22"/>
          <w:szCs w:val="22"/>
        </w:rPr>
        <w:t>”</w:t>
      </w:r>
      <w:r w:rsidR="007F6FFD" w:rsidRPr="002844A2">
        <w:rPr>
          <w:rFonts w:ascii="Calibri" w:hAnsi="Calibri" w:cstheme="minorHAnsi"/>
          <w:sz w:val="22"/>
          <w:szCs w:val="22"/>
        </w:rPr>
        <w:t xml:space="preserve"> </w:t>
      </w:r>
      <w:r w:rsidR="00BC5EF5">
        <w:rPr>
          <w:rFonts w:ascii="Calibri" w:hAnsi="Calibri" w:cstheme="minorHAnsi"/>
          <w:sz w:val="22"/>
          <w:szCs w:val="22"/>
        </w:rPr>
        <w:t>[</w:t>
      </w:r>
      <w:r w:rsidR="007F6FFD" w:rsidRPr="00BC5EF5">
        <w:rPr>
          <w:rFonts w:ascii="Calibri" w:hAnsi="Calibri" w:cstheme="minorHAnsi"/>
          <w:i/>
          <w:iCs/>
          <w:sz w:val="22"/>
          <w:szCs w:val="22"/>
        </w:rPr>
        <w:t>Al-</w:t>
      </w:r>
      <w:proofErr w:type="spellStart"/>
      <w:r w:rsidR="007F6FFD" w:rsidRPr="00BC5EF5">
        <w:rPr>
          <w:rFonts w:ascii="Calibri" w:hAnsi="Calibri" w:cstheme="minorHAnsi"/>
          <w:i/>
          <w:iCs/>
          <w:sz w:val="22"/>
          <w:szCs w:val="22"/>
        </w:rPr>
        <w:t>Majm</w:t>
      </w:r>
      <w:r w:rsidR="00BC5EF5" w:rsidRPr="00BC5EF5">
        <w:rPr>
          <w:rFonts w:asciiTheme="minorHAnsi" w:hAnsiTheme="minorHAnsi" w:cstheme="minorHAnsi"/>
          <w:i/>
          <w:iCs/>
          <w:color w:val="212529"/>
          <w:sz w:val="22"/>
          <w:szCs w:val="22"/>
          <w:shd w:val="clear" w:color="auto" w:fill="FFFFFF"/>
        </w:rPr>
        <w:t>û</w:t>
      </w:r>
      <w:proofErr w:type="spellEnd"/>
      <w:r w:rsidRPr="00BC5EF5">
        <w:rPr>
          <w:rFonts w:ascii="Calibri" w:hAnsi="Calibri" w:cstheme="minorHAnsi"/>
          <w:i/>
          <w:iCs/>
          <w:sz w:val="22"/>
          <w:szCs w:val="22"/>
        </w:rPr>
        <w:t>’</w:t>
      </w:r>
      <w:r w:rsidR="007F6FFD" w:rsidRPr="003C0D38">
        <w:rPr>
          <w:rFonts w:ascii="Calibri" w:hAnsi="Calibri" w:cstheme="minorHAnsi"/>
          <w:sz w:val="22"/>
          <w:szCs w:val="22"/>
        </w:rPr>
        <w:t xml:space="preserve"> </w:t>
      </w:r>
      <w:r w:rsidR="00BC5EF5">
        <w:rPr>
          <w:rFonts w:ascii="Calibri" w:hAnsi="Calibri" w:cstheme="minorHAnsi"/>
          <w:sz w:val="22"/>
          <w:szCs w:val="22"/>
        </w:rPr>
        <w:t>(</w:t>
      </w:r>
      <w:r w:rsidR="007F6FFD" w:rsidRPr="002844A2">
        <w:rPr>
          <w:rFonts w:ascii="Calibri" w:hAnsi="Calibri" w:cstheme="minorHAnsi"/>
          <w:sz w:val="22"/>
          <w:szCs w:val="22"/>
        </w:rPr>
        <w:t>7/184</w:t>
      </w:r>
      <w:r w:rsidR="007F6FFD" w:rsidRPr="003C0D38">
        <w:rPr>
          <w:rFonts w:ascii="Calibri" w:hAnsi="Calibri" w:cstheme="minorHAnsi"/>
          <w:sz w:val="22"/>
          <w:szCs w:val="22"/>
        </w:rPr>
        <w:t>)</w:t>
      </w:r>
      <w:r w:rsidR="00BC5EF5">
        <w:rPr>
          <w:rFonts w:ascii="Calibri" w:hAnsi="Calibri" w:cstheme="minorHAnsi"/>
          <w:sz w:val="22"/>
          <w:szCs w:val="22"/>
        </w:rPr>
        <w:t>].</w:t>
      </w:r>
    </w:p>
  </w:footnote>
  <w:footnote w:id="55">
    <w:p w14:paraId="37AD7959" w14:textId="774582A1" w:rsidR="00A079DE" w:rsidRPr="003C0D38" w:rsidRDefault="00A079DE"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proofErr w:type="spellStart"/>
      <w:r w:rsidRPr="007C4466">
        <w:rPr>
          <w:rFonts w:ascii="Calibri" w:eastAsiaTheme="minorHAnsi" w:hAnsi="Calibri" w:cs="Traditional Arabic"/>
          <w:i/>
          <w:iCs/>
          <w:sz w:val="22"/>
          <w:szCs w:val="32"/>
        </w:rPr>
        <w:t>Fat</w:t>
      </w:r>
      <w:r w:rsidR="000034DC" w:rsidRPr="007C4466">
        <w:rPr>
          <w:rFonts w:asciiTheme="minorHAnsi" w:hAnsiTheme="minorHAnsi" w:cstheme="minorHAnsi"/>
          <w:i/>
          <w:iCs/>
          <w:sz w:val="22"/>
          <w:szCs w:val="22"/>
        </w:rPr>
        <w:t>â</w:t>
      </w:r>
      <w:r w:rsidRPr="007C4466">
        <w:rPr>
          <w:rFonts w:ascii="Calibri" w:eastAsiaTheme="minorHAnsi" w:hAnsi="Calibri" w:cs="Traditional Arabic"/>
          <w:i/>
          <w:iCs/>
          <w:sz w:val="22"/>
          <w:szCs w:val="32"/>
        </w:rPr>
        <w:t>w</w:t>
      </w:r>
      <w:r w:rsidR="000034DC" w:rsidRPr="007C4466">
        <w:rPr>
          <w:rFonts w:asciiTheme="minorHAnsi" w:hAnsiTheme="minorHAnsi" w:cstheme="minorHAnsi"/>
          <w:i/>
          <w:iCs/>
          <w:sz w:val="22"/>
          <w:szCs w:val="22"/>
        </w:rPr>
        <w:t>â</w:t>
      </w:r>
      <w:proofErr w:type="spellEnd"/>
      <w:r w:rsidRPr="007C4466">
        <w:rPr>
          <w:rFonts w:ascii="Calibri" w:eastAsiaTheme="minorHAnsi" w:hAnsi="Calibri" w:cs="Traditional Arabic"/>
          <w:i/>
          <w:iCs/>
          <w:sz w:val="22"/>
          <w:szCs w:val="32"/>
        </w:rPr>
        <w:t xml:space="preserve"> </w:t>
      </w:r>
      <w:proofErr w:type="spellStart"/>
      <w:r w:rsidRPr="007C4466">
        <w:rPr>
          <w:rFonts w:ascii="Calibri" w:eastAsiaTheme="minorHAnsi" w:hAnsi="Calibri" w:cs="Traditional Arabic"/>
          <w:i/>
          <w:iCs/>
          <w:sz w:val="22"/>
          <w:szCs w:val="32"/>
        </w:rPr>
        <w:t>Tat</w:t>
      </w:r>
      <w:r w:rsidR="007C4466" w:rsidRPr="007C4466">
        <w:rPr>
          <w:rFonts w:ascii="Calibri" w:eastAsiaTheme="minorHAnsi" w:hAnsi="Calibri" w:cs="Traditional Arabic"/>
          <w:i/>
          <w:iCs/>
          <w:sz w:val="22"/>
          <w:szCs w:val="32"/>
        </w:rPr>
        <w:t>a’a</w:t>
      </w:r>
      <w:r w:rsidRPr="007C4466">
        <w:rPr>
          <w:rFonts w:ascii="Calibri" w:eastAsiaTheme="minorHAnsi" w:hAnsi="Calibri" w:cs="Traditional Arabic"/>
          <w:i/>
          <w:iCs/>
          <w:sz w:val="22"/>
          <w:szCs w:val="32"/>
        </w:rPr>
        <w:t>llaq</w:t>
      </w:r>
      <w:proofErr w:type="spellEnd"/>
      <w:r w:rsidRPr="007C4466">
        <w:rPr>
          <w:rFonts w:ascii="Calibri" w:eastAsiaTheme="minorHAnsi" w:hAnsi="Calibri" w:cs="Traditional Arabic"/>
          <w:i/>
          <w:iCs/>
          <w:sz w:val="22"/>
          <w:szCs w:val="32"/>
        </w:rPr>
        <w:t xml:space="preserve"> </w:t>
      </w:r>
      <w:proofErr w:type="spellStart"/>
      <w:r w:rsidRPr="007C4466">
        <w:rPr>
          <w:rFonts w:ascii="Calibri" w:eastAsiaTheme="minorHAnsi" w:hAnsi="Calibri" w:cs="Traditional Arabic"/>
          <w:i/>
          <w:iCs/>
          <w:sz w:val="22"/>
          <w:szCs w:val="32"/>
        </w:rPr>
        <w:t>b</w:t>
      </w:r>
      <w:r w:rsidR="007C4466" w:rsidRPr="007C4466">
        <w:rPr>
          <w:rFonts w:ascii="Calibri" w:eastAsiaTheme="minorHAnsi" w:hAnsi="Calibri" w:cs="Traditional Arabic"/>
          <w:i/>
          <w:iCs/>
          <w:sz w:val="22"/>
          <w:szCs w:val="32"/>
        </w:rPr>
        <w:t>i-</w:t>
      </w:r>
      <w:r w:rsidRPr="007C4466">
        <w:rPr>
          <w:rFonts w:ascii="Calibri" w:eastAsiaTheme="minorHAnsi" w:hAnsi="Calibri" w:cs="Traditional Arabic"/>
          <w:i/>
          <w:iCs/>
          <w:sz w:val="22"/>
          <w:szCs w:val="32"/>
        </w:rPr>
        <w:t>Ahk</w:t>
      </w:r>
      <w:r w:rsidR="007C4466" w:rsidRPr="007C4466">
        <w:rPr>
          <w:rFonts w:asciiTheme="minorHAnsi" w:hAnsiTheme="minorHAnsi" w:cstheme="minorHAnsi"/>
          <w:i/>
          <w:iCs/>
          <w:sz w:val="22"/>
          <w:szCs w:val="22"/>
        </w:rPr>
        <w:t>â</w:t>
      </w:r>
      <w:r w:rsidRPr="007C4466">
        <w:rPr>
          <w:rFonts w:ascii="Calibri" w:eastAsiaTheme="minorHAnsi" w:hAnsi="Calibri" w:cs="Traditional Arabic"/>
          <w:i/>
          <w:iCs/>
          <w:sz w:val="22"/>
          <w:szCs w:val="32"/>
        </w:rPr>
        <w:t>m</w:t>
      </w:r>
      <w:proofErr w:type="spellEnd"/>
      <w:r w:rsidRPr="007C4466">
        <w:rPr>
          <w:rFonts w:ascii="Calibri" w:eastAsiaTheme="minorHAnsi" w:hAnsi="Calibri" w:cs="Traditional Arabic"/>
          <w:i/>
          <w:iCs/>
          <w:sz w:val="22"/>
          <w:szCs w:val="32"/>
        </w:rPr>
        <w:t xml:space="preserve"> </w:t>
      </w:r>
      <w:proofErr w:type="spellStart"/>
      <w:r w:rsidRPr="007C4466">
        <w:rPr>
          <w:rFonts w:ascii="Calibri" w:eastAsiaTheme="minorHAnsi" w:hAnsi="Calibri" w:cs="Traditional Arabic"/>
          <w:i/>
          <w:iCs/>
          <w:sz w:val="22"/>
          <w:szCs w:val="32"/>
        </w:rPr>
        <w:t>al-Hajj</w:t>
      </w:r>
      <w:proofErr w:type="spellEnd"/>
      <w:r w:rsidRPr="007C4466">
        <w:rPr>
          <w:rFonts w:ascii="Calibri" w:eastAsiaTheme="minorHAnsi" w:hAnsi="Calibri" w:cs="Traditional Arabic"/>
          <w:i/>
          <w:iCs/>
          <w:sz w:val="22"/>
          <w:szCs w:val="32"/>
        </w:rPr>
        <w:t xml:space="preserve"> </w:t>
      </w:r>
      <w:proofErr w:type="spellStart"/>
      <w:r w:rsidRPr="007C4466">
        <w:rPr>
          <w:rFonts w:ascii="Calibri" w:eastAsiaTheme="minorHAnsi" w:hAnsi="Calibri" w:cs="Traditional Arabic"/>
          <w:i/>
          <w:iCs/>
          <w:sz w:val="22"/>
          <w:szCs w:val="32"/>
        </w:rPr>
        <w:t>wa</w:t>
      </w:r>
      <w:proofErr w:type="spellEnd"/>
      <w:r w:rsidR="007C4466" w:rsidRPr="007C4466">
        <w:rPr>
          <w:rFonts w:ascii="Calibri" w:eastAsiaTheme="minorHAnsi" w:hAnsi="Calibri" w:cs="Traditional Arabic"/>
          <w:i/>
          <w:iCs/>
          <w:sz w:val="22"/>
          <w:szCs w:val="32"/>
        </w:rPr>
        <w:t>-</w:t>
      </w:r>
      <w:proofErr w:type="spellStart"/>
      <w:r w:rsidRPr="007C4466">
        <w:rPr>
          <w:rFonts w:ascii="Calibri" w:eastAsiaTheme="minorHAnsi" w:hAnsi="Calibri" w:cs="Traditional Arabic"/>
          <w:i/>
          <w:iCs/>
          <w:sz w:val="22"/>
          <w:szCs w:val="32"/>
        </w:rPr>
        <w:t>al</w:t>
      </w:r>
      <w:proofErr w:type="spellEnd"/>
      <w:r w:rsidRPr="007C4466">
        <w:rPr>
          <w:rFonts w:ascii="Calibri" w:eastAsiaTheme="minorHAnsi" w:hAnsi="Calibri" w:cs="Traditional Arabic"/>
          <w:i/>
          <w:iCs/>
          <w:sz w:val="22"/>
          <w:szCs w:val="32"/>
        </w:rPr>
        <w:t>-</w:t>
      </w:r>
      <w:r w:rsidR="007C4466" w:rsidRPr="007C4466">
        <w:rPr>
          <w:rFonts w:ascii="Calibri" w:eastAsiaTheme="minorHAnsi" w:hAnsi="Calibri" w:cs="Traditional Arabic"/>
          <w:i/>
          <w:iCs/>
          <w:sz w:val="22"/>
          <w:szCs w:val="32"/>
        </w:rPr>
        <w:t>‘U</w:t>
      </w:r>
      <w:r w:rsidRPr="007C4466">
        <w:rPr>
          <w:rFonts w:ascii="Calibri" w:eastAsiaTheme="minorHAnsi" w:hAnsi="Calibri" w:cs="Traditional Arabic"/>
          <w:i/>
          <w:iCs/>
          <w:sz w:val="22"/>
          <w:szCs w:val="32"/>
        </w:rPr>
        <w:t>mr</w:t>
      </w:r>
      <w:r w:rsidR="007C4466" w:rsidRPr="007C4466">
        <w:rPr>
          <w:rFonts w:ascii="Calibri" w:eastAsiaTheme="minorHAnsi" w:hAnsi="Calibri" w:cs="Traditional Arabic"/>
          <w:i/>
          <w:iCs/>
          <w:sz w:val="22"/>
          <w:szCs w:val="32"/>
        </w:rPr>
        <w:t>a</w:t>
      </w:r>
      <w:r w:rsidRPr="007C4466">
        <w:rPr>
          <w:rFonts w:ascii="Calibri" w:eastAsiaTheme="minorHAnsi" w:hAnsi="Calibri" w:cs="Traditional Arabic"/>
          <w:i/>
          <w:iCs/>
          <w:sz w:val="22"/>
          <w:szCs w:val="32"/>
        </w:rPr>
        <w:t>h</w:t>
      </w:r>
      <w:r w:rsidR="00FC4EEF">
        <w:rPr>
          <w:rFonts w:ascii="Calibri" w:eastAsiaTheme="minorHAnsi" w:hAnsi="Calibri" w:cs="Traditional Arabic"/>
          <w:i/>
          <w:iCs/>
          <w:sz w:val="22"/>
          <w:szCs w:val="32"/>
        </w:rPr>
        <w:t>,</w:t>
      </w:r>
      <w:r w:rsidRPr="003C0D38">
        <w:rPr>
          <w:rFonts w:ascii="Calibri" w:eastAsiaTheme="minorHAnsi" w:hAnsi="Calibri" w:cs="Traditional Arabic"/>
          <w:sz w:val="22"/>
          <w:szCs w:val="32"/>
        </w:rPr>
        <w:t xml:space="preserve"> hl</w:t>
      </w:r>
      <w:r w:rsidR="00FC4EEF">
        <w:rPr>
          <w:rFonts w:ascii="Calibri" w:eastAsiaTheme="minorHAnsi" w:hAnsi="Calibri" w:cs="Traditional Arabic"/>
          <w:sz w:val="22"/>
          <w:szCs w:val="32"/>
        </w:rPr>
        <w:t>m.</w:t>
      </w:r>
      <w:r w:rsidRPr="003C0D38">
        <w:rPr>
          <w:rFonts w:ascii="Calibri" w:eastAsiaTheme="minorHAnsi" w:hAnsi="Calibri" w:cs="Traditional Arabic"/>
          <w:sz w:val="22"/>
          <w:szCs w:val="32"/>
        </w:rPr>
        <w:t xml:space="preserve"> 14</w:t>
      </w:r>
      <w:r w:rsidR="00720BED">
        <w:rPr>
          <w:rFonts w:ascii="Calibri" w:eastAsiaTheme="minorHAnsi" w:hAnsi="Calibri" w:cs="Traditional Arabic"/>
          <w:sz w:val="22"/>
          <w:szCs w:val="32"/>
        </w:rPr>
        <w:t>.</w:t>
      </w:r>
    </w:p>
  </w:footnote>
  <w:footnote w:id="56">
    <w:p w14:paraId="7AB64092" w14:textId="6EFB5801" w:rsidR="007666A6" w:rsidRPr="003C0D38" w:rsidRDefault="007666A6"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3C0D38">
        <w:rPr>
          <w:rFonts w:ascii="Calibri" w:eastAsiaTheme="minorHAnsi" w:hAnsi="Calibri" w:cs="Traditional Arabic"/>
          <w:sz w:val="22"/>
          <w:szCs w:val="32"/>
        </w:rPr>
        <w:t xml:space="preserve"> </w:t>
      </w:r>
      <w:proofErr w:type="spellStart"/>
      <w:r w:rsidR="00CF76AF" w:rsidRPr="00CF76AF">
        <w:rPr>
          <w:rFonts w:ascii="Calibri" w:eastAsiaTheme="minorHAnsi" w:hAnsi="Calibri" w:cs="Traditional Arabic"/>
          <w:i/>
          <w:iCs/>
          <w:sz w:val="22"/>
          <w:szCs w:val="32"/>
        </w:rPr>
        <w:t>Majmû</w:t>
      </w:r>
      <w:proofErr w:type="spellEnd"/>
      <w:r w:rsidR="00CF76AF" w:rsidRPr="00CF76AF">
        <w:rPr>
          <w:rFonts w:ascii="Calibri" w:eastAsiaTheme="minorHAnsi" w:hAnsi="Calibri" w:cs="Traditional Arabic"/>
          <w:i/>
          <w:iCs/>
          <w:sz w:val="22"/>
          <w:szCs w:val="32"/>
        </w:rPr>
        <w:t xml:space="preserve">’ </w:t>
      </w:r>
      <w:proofErr w:type="spellStart"/>
      <w:r w:rsidR="00CF76AF" w:rsidRPr="00CF76AF">
        <w:rPr>
          <w:rFonts w:ascii="Calibri" w:eastAsiaTheme="minorHAnsi" w:hAnsi="Calibri" w:cs="Traditional Arabic"/>
          <w:i/>
          <w:iCs/>
          <w:sz w:val="22"/>
          <w:szCs w:val="32"/>
        </w:rPr>
        <w:t>Fatâwâ</w:t>
      </w:r>
      <w:proofErr w:type="spellEnd"/>
      <w:r w:rsidR="00CF76AF" w:rsidRPr="00CF76AF">
        <w:rPr>
          <w:rFonts w:ascii="Calibri" w:eastAsiaTheme="minorHAnsi" w:hAnsi="Calibri" w:cs="Traditional Arabic"/>
          <w:i/>
          <w:iCs/>
          <w:sz w:val="22"/>
          <w:szCs w:val="32"/>
        </w:rPr>
        <w:t xml:space="preserve"> </w:t>
      </w:r>
      <w:proofErr w:type="spellStart"/>
      <w:r w:rsidR="00CF76AF" w:rsidRPr="00CF76AF">
        <w:rPr>
          <w:rFonts w:ascii="Calibri" w:eastAsiaTheme="minorHAnsi" w:hAnsi="Calibri" w:cs="Traditional Arabic"/>
          <w:i/>
          <w:iCs/>
          <w:sz w:val="22"/>
          <w:szCs w:val="32"/>
        </w:rPr>
        <w:t>wa-Rasâ`il</w:t>
      </w:r>
      <w:proofErr w:type="spellEnd"/>
      <w:r w:rsidR="00CF76AF" w:rsidRPr="00CF76AF">
        <w:rPr>
          <w:rFonts w:ascii="Calibri" w:eastAsiaTheme="minorHAnsi" w:hAnsi="Calibri" w:cs="Traditional Arabic"/>
          <w:i/>
          <w:iCs/>
          <w:sz w:val="22"/>
          <w:szCs w:val="32"/>
        </w:rPr>
        <w:t xml:space="preserve"> </w:t>
      </w:r>
      <w:proofErr w:type="spellStart"/>
      <w:r w:rsidR="00CF76AF" w:rsidRPr="00CF76AF">
        <w:rPr>
          <w:rFonts w:ascii="Calibri" w:eastAsiaTheme="minorHAnsi" w:hAnsi="Calibri" w:cs="Traditional Arabic"/>
          <w:i/>
          <w:iCs/>
          <w:sz w:val="22"/>
          <w:szCs w:val="32"/>
        </w:rPr>
        <w:t>al</w:t>
      </w:r>
      <w:proofErr w:type="spellEnd"/>
      <w:r w:rsidR="00CF76AF" w:rsidRPr="00CF76AF">
        <w:rPr>
          <w:rFonts w:ascii="Calibri" w:eastAsiaTheme="minorHAnsi" w:hAnsi="Calibri" w:cs="Traditional Arabic"/>
          <w:i/>
          <w:iCs/>
          <w:sz w:val="22"/>
          <w:szCs w:val="32"/>
        </w:rPr>
        <w:t>-‘</w:t>
      </w:r>
      <w:proofErr w:type="spellStart"/>
      <w:r w:rsidR="00CF76AF" w:rsidRPr="00CF76AF">
        <w:rPr>
          <w:rFonts w:ascii="Calibri" w:eastAsiaTheme="minorHAnsi" w:hAnsi="Calibri" w:cs="Traditional Arabic"/>
          <w:i/>
          <w:iCs/>
          <w:sz w:val="22"/>
          <w:szCs w:val="32"/>
        </w:rPr>
        <w:t>Utsaimin</w:t>
      </w:r>
      <w:proofErr w:type="spellEnd"/>
      <w:r w:rsidRPr="003C0D38">
        <w:rPr>
          <w:rFonts w:ascii="Calibri" w:eastAsiaTheme="minorHAnsi" w:hAnsi="Calibri" w:cs="Traditional Arabic"/>
          <w:sz w:val="22"/>
          <w:szCs w:val="32"/>
        </w:rPr>
        <w:t xml:space="preserve"> </w:t>
      </w:r>
      <w:r w:rsidR="00CF76AF">
        <w:rPr>
          <w:rFonts w:ascii="Calibri" w:eastAsiaTheme="minorHAnsi" w:hAnsi="Calibri" w:cs="Traditional Arabic"/>
          <w:sz w:val="22"/>
          <w:szCs w:val="32"/>
        </w:rPr>
        <w:t>(</w:t>
      </w:r>
      <w:r w:rsidRPr="003C0D38">
        <w:rPr>
          <w:rFonts w:ascii="Calibri" w:eastAsiaTheme="minorHAnsi" w:hAnsi="Calibri" w:cs="Traditional Arabic"/>
          <w:sz w:val="22"/>
          <w:szCs w:val="32"/>
        </w:rPr>
        <w:t>11/238)</w:t>
      </w:r>
      <w:r w:rsidR="00CF76AF">
        <w:rPr>
          <w:rFonts w:ascii="Calibri" w:eastAsiaTheme="minorHAnsi" w:hAnsi="Calibri" w:cs="Traditional Arabic"/>
          <w:sz w:val="22"/>
          <w:szCs w:val="32"/>
        </w:rPr>
        <w:t>.</w:t>
      </w:r>
    </w:p>
  </w:footnote>
  <w:footnote w:id="57">
    <w:p w14:paraId="75EC76FD" w14:textId="5CCB0AD5" w:rsidR="009C0660" w:rsidRPr="003C0D38" w:rsidRDefault="009C0660"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3C0D38">
        <w:rPr>
          <w:rFonts w:ascii="Calibri" w:eastAsiaTheme="minorHAnsi" w:hAnsi="Calibri" w:cs="Traditional Arabic"/>
          <w:sz w:val="22"/>
          <w:szCs w:val="32"/>
        </w:rPr>
        <w:t xml:space="preserve"> </w:t>
      </w:r>
      <w:r>
        <w:rPr>
          <w:rFonts w:ascii="Calibri" w:eastAsiaTheme="minorHAnsi" w:hAnsi="Calibri" w:cs="Traditional Arabic"/>
          <w:sz w:val="22"/>
          <w:szCs w:val="32"/>
        </w:rPr>
        <w:t>HR</w:t>
      </w:r>
      <w:r w:rsidR="00DB136C">
        <w:rPr>
          <w:rFonts w:ascii="Calibri" w:eastAsiaTheme="minorHAnsi" w:hAnsi="Calibri" w:cs="Traditional Arabic"/>
          <w:sz w:val="22"/>
          <w:szCs w:val="32"/>
        </w:rPr>
        <w:t>.</w:t>
      </w:r>
      <w:r>
        <w:rPr>
          <w:rFonts w:ascii="Calibri" w:eastAsiaTheme="minorHAnsi" w:hAnsi="Calibri" w:cs="Traditional Arabic"/>
          <w:sz w:val="22"/>
          <w:szCs w:val="32"/>
        </w:rPr>
        <w:t xml:space="preserve"> </w:t>
      </w:r>
      <w:r w:rsidRPr="003C0D38">
        <w:rPr>
          <w:rFonts w:ascii="Calibri" w:eastAsiaTheme="minorHAnsi" w:hAnsi="Calibri" w:cs="Traditional Arabic"/>
          <w:sz w:val="22"/>
          <w:szCs w:val="32"/>
        </w:rPr>
        <w:t>Al-Bukhari</w:t>
      </w:r>
      <w:r w:rsidR="004E359C">
        <w:rPr>
          <w:rFonts w:ascii="Calibri" w:eastAsiaTheme="minorHAnsi" w:hAnsi="Calibri" w:cs="Traditional Arabic"/>
          <w:sz w:val="22"/>
          <w:szCs w:val="32"/>
        </w:rPr>
        <w:t>,</w:t>
      </w:r>
      <w:r w:rsidRPr="003C0D38">
        <w:rPr>
          <w:rFonts w:ascii="Calibri" w:eastAsiaTheme="minorHAnsi" w:hAnsi="Calibri" w:cs="Traditional Arabic"/>
          <w:sz w:val="22"/>
          <w:szCs w:val="32"/>
        </w:rPr>
        <w:t xml:space="preserve"> </w:t>
      </w:r>
      <w:r w:rsidR="004E359C">
        <w:rPr>
          <w:rFonts w:ascii="Calibri" w:eastAsiaTheme="minorHAnsi" w:hAnsi="Calibri" w:cs="Traditional Arabic"/>
          <w:sz w:val="22"/>
          <w:szCs w:val="32"/>
        </w:rPr>
        <w:t>No.</w:t>
      </w:r>
      <w:r w:rsidRPr="003C0D38">
        <w:rPr>
          <w:rFonts w:ascii="Calibri" w:eastAsiaTheme="minorHAnsi" w:hAnsi="Calibri" w:cs="Traditional Arabic"/>
          <w:sz w:val="22"/>
          <w:szCs w:val="32"/>
        </w:rPr>
        <w:t xml:space="preserve"> 305</w:t>
      </w:r>
      <w:r w:rsidR="004E359C">
        <w:rPr>
          <w:rFonts w:ascii="Calibri" w:eastAsiaTheme="minorHAnsi" w:hAnsi="Calibri" w:cs="Traditional Arabic"/>
          <w:sz w:val="22"/>
          <w:szCs w:val="32"/>
        </w:rPr>
        <w:t>.</w:t>
      </w:r>
      <w:r w:rsidR="00B144D0" w:rsidRPr="00B144D0">
        <w:rPr>
          <w:rFonts w:asciiTheme="minorHAnsi" w:hAnsiTheme="minorHAnsi" w:cstheme="minorHAnsi"/>
          <w:i/>
          <w:iCs/>
          <w:color w:val="212529"/>
          <w:sz w:val="22"/>
          <w:szCs w:val="22"/>
          <w:shd w:val="clear" w:color="auto" w:fill="FFFFFF"/>
        </w:rPr>
        <w:t xml:space="preserve"> </w:t>
      </w:r>
    </w:p>
  </w:footnote>
  <w:footnote w:id="58">
    <w:p w14:paraId="4CB46C6E" w14:textId="0EB7C69C" w:rsidR="0086508C" w:rsidRPr="003C0D38" w:rsidRDefault="0086508C"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hyperlink r:id="rId2" w:history="1">
        <w:r w:rsidRPr="00847761">
          <w:rPr>
            <w:rStyle w:val="Hyperlink"/>
            <w:rFonts w:ascii="Calibri" w:eastAsiaTheme="minorHAnsi" w:hAnsi="Calibri" w:cs="Traditional Arabic"/>
            <w:sz w:val="22"/>
            <w:szCs w:val="32"/>
          </w:rPr>
          <w:t>https://www.youtube.com/watch?v=JDsLHfJ6NcE</w:t>
        </w:r>
      </w:hyperlink>
    </w:p>
  </w:footnote>
  <w:footnote w:id="59">
    <w:p w14:paraId="15E5A2F7" w14:textId="65786231" w:rsidR="007F6FFD" w:rsidRPr="002844A2" w:rsidRDefault="007F6FFD" w:rsidP="0095737A">
      <w:pPr>
        <w:pStyle w:val="TeksCatatanKaki"/>
        <w:jc w:val="both"/>
        <w:rPr>
          <w:rFonts w:ascii="Calibri" w:hAnsi="Calibri" w:cstheme="minorHAnsi"/>
          <w:sz w:val="22"/>
          <w:szCs w:val="22"/>
        </w:rPr>
      </w:pPr>
      <w:r w:rsidRPr="003C0D38">
        <w:rPr>
          <w:rStyle w:val="ReferensiCatatanKaki"/>
          <w:rFonts w:ascii="Calibri" w:hAnsi="Calibri" w:cstheme="minorHAnsi"/>
          <w:sz w:val="22"/>
          <w:szCs w:val="22"/>
        </w:rPr>
        <w:footnoteRef/>
      </w:r>
      <w:r w:rsidRPr="002844A2">
        <w:rPr>
          <w:rFonts w:ascii="Calibri" w:hAnsi="Calibri" w:cstheme="minorHAnsi"/>
          <w:sz w:val="22"/>
          <w:szCs w:val="22"/>
        </w:rPr>
        <w:t xml:space="preserve"> </w:t>
      </w:r>
      <w:r w:rsidRPr="002844A2">
        <w:rPr>
          <w:rFonts w:ascii="Calibri" w:hAnsi="Calibri" w:cstheme="minorHAnsi"/>
          <w:sz w:val="22"/>
          <w:szCs w:val="22"/>
        </w:rPr>
        <w:t xml:space="preserve">Artikel ini ditulis oleh dr. Ridwan Mahmuddin, </w:t>
      </w:r>
      <w:proofErr w:type="spellStart"/>
      <w:r w:rsidRPr="002844A2">
        <w:rPr>
          <w:rFonts w:ascii="Calibri" w:hAnsi="Calibri" w:cstheme="minorHAnsi"/>
          <w:sz w:val="22"/>
          <w:szCs w:val="22"/>
        </w:rPr>
        <w:t>SpOG</w:t>
      </w:r>
      <w:proofErr w:type="spellEnd"/>
      <w:r w:rsidR="000F072D">
        <w:rPr>
          <w:rFonts w:ascii="Calibri" w:hAnsi="Calibri" w:cstheme="minorHAnsi"/>
          <w:sz w:val="22"/>
          <w:szCs w:val="22"/>
        </w:rPr>
        <w:t>.</w:t>
      </w:r>
      <w:r w:rsidRPr="002844A2">
        <w:rPr>
          <w:rFonts w:ascii="Calibri" w:hAnsi="Calibri" w:cstheme="minorHAnsi"/>
          <w:sz w:val="22"/>
          <w:szCs w:val="22"/>
        </w:rPr>
        <w:t xml:space="preserve">  </w:t>
      </w:r>
    </w:p>
  </w:footnote>
  <w:footnote w:id="60">
    <w:p w14:paraId="2A4FBED3" w14:textId="0CF6D8C4" w:rsidR="009339C9" w:rsidRDefault="009339C9" w:rsidP="00774D9A">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360" w:lineRule="auto"/>
        <w:ind w:left="360"/>
        <w:jc w:val="both"/>
      </w:pPr>
      <w:r>
        <w:rPr>
          <w:rStyle w:val="ReferensiCatatanKaki"/>
        </w:rPr>
        <w:footnoteRef/>
      </w:r>
      <w:r>
        <w:t xml:space="preserve"> </w:t>
      </w:r>
      <w:r w:rsidR="00207473" w:rsidRPr="00207473">
        <w:t xml:space="preserve">Detail penelitian terkait hal ini dapat dilihat dalam: Berek SJ, </w:t>
      </w:r>
      <w:proofErr w:type="spellStart"/>
      <w:r w:rsidR="00207473" w:rsidRPr="00207473">
        <w:t>et</w:t>
      </w:r>
      <w:proofErr w:type="spellEnd"/>
      <w:r w:rsidR="00207473" w:rsidRPr="00207473">
        <w:t xml:space="preserve"> </w:t>
      </w:r>
      <w:proofErr w:type="spellStart"/>
      <w:r w:rsidR="00207473" w:rsidRPr="00207473">
        <w:t>al.</w:t>
      </w:r>
      <w:proofErr w:type="spellEnd"/>
      <w:r w:rsidR="00207473" w:rsidRPr="00207473">
        <w:t xml:space="preserve">, </w:t>
      </w:r>
      <w:r w:rsidR="00207473" w:rsidRPr="00207473">
        <w:rPr>
          <w:i/>
          <w:iCs/>
        </w:rPr>
        <w:t xml:space="preserve">Berek &amp; </w:t>
      </w:r>
      <w:proofErr w:type="spellStart"/>
      <w:r w:rsidR="00207473" w:rsidRPr="00207473">
        <w:rPr>
          <w:i/>
          <w:iCs/>
        </w:rPr>
        <w:t>Novak's</w:t>
      </w:r>
      <w:proofErr w:type="spellEnd"/>
      <w:r w:rsidR="00207473" w:rsidRPr="00207473">
        <w:rPr>
          <w:i/>
          <w:iCs/>
        </w:rPr>
        <w:t xml:space="preserve"> </w:t>
      </w:r>
      <w:proofErr w:type="spellStart"/>
      <w:r w:rsidR="00207473" w:rsidRPr="00207473">
        <w:rPr>
          <w:i/>
          <w:iCs/>
        </w:rPr>
        <w:t>Gynecology</w:t>
      </w:r>
      <w:proofErr w:type="spellEnd"/>
      <w:r w:rsidR="00207473" w:rsidRPr="00207473">
        <w:t>, 15th ed. (</w:t>
      </w:r>
      <w:proofErr w:type="spellStart"/>
      <w:r w:rsidR="00207473" w:rsidRPr="00207473">
        <w:t>Philadelphia</w:t>
      </w:r>
      <w:proofErr w:type="spellEnd"/>
      <w:r w:rsidR="00207473" w:rsidRPr="00207473">
        <w:t xml:space="preserve">: </w:t>
      </w:r>
      <w:proofErr w:type="spellStart"/>
      <w:r w:rsidR="00207473" w:rsidRPr="00207473">
        <w:t>Lippincott</w:t>
      </w:r>
      <w:proofErr w:type="spellEnd"/>
      <w:r w:rsidR="00207473" w:rsidRPr="00207473">
        <w:t xml:space="preserve"> Williams &amp; </w:t>
      </w:r>
      <w:proofErr w:type="spellStart"/>
      <w:r w:rsidR="00207473" w:rsidRPr="00207473">
        <w:t>Wilkins</w:t>
      </w:r>
      <w:proofErr w:type="spellEnd"/>
      <w:r w:rsidR="00207473" w:rsidRPr="00207473">
        <w:t xml:space="preserve">, 2012); </w:t>
      </w:r>
      <w:proofErr w:type="spellStart"/>
      <w:r w:rsidR="00207473" w:rsidRPr="00207473">
        <w:t>Papadakis</w:t>
      </w:r>
      <w:proofErr w:type="spellEnd"/>
      <w:r w:rsidR="00207473" w:rsidRPr="00207473">
        <w:t xml:space="preserve"> MA, </w:t>
      </w:r>
      <w:proofErr w:type="spellStart"/>
      <w:r w:rsidR="00207473" w:rsidRPr="00207473">
        <w:t>et</w:t>
      </w:r>
      <w:proofErr w:type="spellEnd"/>
      <w:r w:rsidR="00207473" w:rsidRPr="00207473">
        <w:t xml:space="preserve"> </w:t>
      </w:r>
      <w:proofErr w:type="spellStart"/>
      <w:r w:rsidR="00207473" w:rsidRPr="00207473">
        <w:t>al.</w:t>
      </w:r>
      <w:proofErr w:type="spellEnd"/>
      <w:r w:rsidR="00207473" w:rsidRPr="00207473">
        <w:t xml:space="preserve">, </w:t>
      </w:r>
      <w:proofErr w:type="spellStart"/>
      <w:r w:rsidR="00207473" w:rsidRPr="00207473">
        <w:rPr>
          <w:i/>
          <w:iCs/>
        </w:rPr>
        <w:t>Current</w:t>
      </w:r>
      <w:proofErr w:type="spellEnd"/>
      <w:r w:rsidR="00207473" w:rsidRPr="00207473">
        <w:rPr>
          <w:i/>
          <w:iCs/>
        </w:rPr>
        <w:t xml:space="preserve"> </w:t>
      </w:r>
      <w:proofErr w:type="spellStart"/>
      <w:r w:rsidR="00207473" w:rsidRPr="00207473">
        <w:rPr>
          <w:i/>
          <w:iCs/>
        </w:rPr>
        <w:t>Medical</w:t>
      </w:r>
      <w:proofErr w:type="spellEnd"/>
      <w:r w:rsidR="00207473" w:rsidRPr="00207473">
        <w:rPr>
          <w:i/>
          <w:iCs/>
        </w:rPr>
        <w:t xml:space="preserve"> Diagnosis &amp; </w:t>
      </w:r>
      <w:proofErr w:type="spellStart"/>
      <w:r w:rsidR="00207473" w:rsidRPr="00207473">
        <w:rPr>
          <w:i/>
          <w:iCs/>
        </w:rPr>
        <w:t>Treatment</w:t>
      </w:r>
      <w:proofErr w:type="spellEnd"/>
      <w:r w:rsidR="00207473" w:rsidRPr="00207473">
        <w:t xml:space="preserve"> (New </w:t>
      </w:r>
      <w:proofErr w:type="spellStart"/>
      <w:r w:rsidR="00207473" w:rsidRPr="00207473">
        <w:t>York</w:t>
      </w:r>
      <w:proofErr w:type="spellEnd"/>
      <w:r w:rsidR="00207473" w:rsidRPr="00207473">
        <w:t xml:space="preserve">: </w:t>
      </w:r>
      <w:proofErr w:type="spellStart"/>
      <w:r w:rsidR="00207473" w:rsidRPr="00207473">
        <w:t>McGraw</w:t>
      </w:r>
      <w:proofErr w:type="spellEnd"/>
      <w:r w:rsidR="00207473" w:rsidRPr="00207473">
        <w:t xml:space="preserve">-Hill </w:t>
      </w:r>
      <w:proofErr w:type="spellStart"/>
      <w:r w:rsidR="00207473" w:rsidRPr="00207473">
        <w:t>Education</w:t>
      </w:r>
      <w:proofErr w:type="spellEnd"/>
      <w:r w:rsidR="00207473" w:rsidRPr="00207473">
        <w:t xml:space="preserve">, 2016); </w:t>
      </w:r>
      <w:proofErr w:type="spellStart"/>
      <w:r w:rsidR="00207473" w:rsidRPr="00207473">
        <w:t>Cunningham</w:t>
      </w:r>
      <w:proofErr w:type="spellEnd"/>
      <w:r w:rsidR="00207473" w:rsidRPr="00207473">
        <w:t xml:space="preserve"> FG, </w:t>
      </w:r>
      <w:proofErr w:type="spellStart"/>
      <w:r w:rsidR="00207473" w:rsidRPr="00207473">
        <w:t>et</w:t>
      </w:r>
      <w:proofErr w:type="spellEnd"/>
      <w:r w:rsidR="00207473" w:rsidRPr="00207473">
        <w:t xml:space="preserve"> </w:t>
      </w:r>
      <w:proofErr w:type="spellStart"/>
      <w:r w:rsidR="00207473" w:rsidRPr="00207473">
        <w:t>al.</w:t>
      </w:r>
      <w:proofErr w:type="spellEnd"/>
      <w:r w:rsidR="00207473" w:rsidRPr="00207473">
        <w:t xml:space="preserve">, </w:t>
      </w:r>
      <w:r w:rsidR="00207473" w:rsidRPr="00207473">
        <w:rPr>
          <w:i/>
          <w:iCs/>
        </w:rPr>
        <w:t xml:space="preserve">Williams </w:t>
      </w:r>
      <w:proofErr w:type="spellStart"/>
      <w:r w:rsidR="00207473" w:rsidRPr="00207473">
        <w:rPr>
          <w:i/>
          <w:iCs/>
        </w:rPr>
        <w:t>Obstetrics</w:t>
      </w:r>
      <w:proofErr w:type="spellEnd"/>
      <w:r w:rsidR="00207473" w:rsidRPr="00207473">
        <w:t xml:space="preserve">, 25th ed. (New </w:t>
      </w:r>
      <w:proofErr w:type="spellStart"/>
      <w:r w:rsidR="00207473" w:rsidRPr="00207473">
        <w:t>York</w:t>
      </w:r>
      <w:proofErr w:type="spellEnd"/>
      <w:r w:rsidR="00207473" w:rsidRPr="00207473">
        <w:t xml:space="preserve">: </w:t>
      </w:r>
      <w:proofErr w:type="spellStart"/>
      <w:r w:rsidR="00207473" w:rsidRPr="00207473">
        <w:t>McGraw</w:t>
      </w:r>
      <w:proofErr w:type="spellEnd"/>
      <w:r w:rsidR="00207473" w:rsidRPr="00207473">
        <w:t xml:space="preserve">-Hill </w:t>
      </w:r>
      <w:proofErr w:type="spellStart"/>
      <w:r w:rsidR="00207473" w:rsidRPr="00207473">
        <w:t>Education</w:t>
      </w:r>
      <w:proofErr w:type="spellEnd"/>
      <w:r w:rsidR="00207473" w:rsidRPr="00207473">
        <w:t xml:space="preserve">, 2018); </w:t>
      </w:r>
      <w:proofErr w:type="spellStart"/>
      <w:r w:rsidR="00207473" w:rsidRPr="00207473">
        <w:t>Baziad</w:t>
      </w:r>
      <w:proofErr w:type="spellEnd"/>
      <w:r w:rsidR="00207473" w:rsidRPr="00207473">
        <w:t xml:space="preserve"> A, </w:t>
      </w:r>
      <w:proofErr w:type="spellStart"/>
      <w:r w:rsidR="00207473" w:rsidRPr="00207473">
        <w:t>Wiweko</w:t>
      </w:r>
      <w:proofErr w:type="spellEnd"/>
      <w:r w:rsidR="00207473" w:rsidRPr="00207473">
        <w:t xml:space="preserve"> B, Hendarto H, </w:t>
      </w:r>
      <w:r w:rsidR="00207473" w:rsidRPr="00207473">
        <w:rPr>
          <w:i/>
          <w:iCs/>
        </w:rPr>
        <w:t>Kiat Mengatur Pola Haid saat Haji dan Umrah: Mekanisme Dasar, Masalah dan Solusinya</w:t>
      </w:r>
      <w:r w:rsidR="00207473" w:rsidRPr="00207473">
        <w:t xml:space="preserve"> (Jakarta: Himpunan Endokrinologi Reproduksi dan Fertilitas Indonesia, 2007); Royal </w:t>
      </w:r>
      <w:proofErr w:type="spellStart"/>
      <w:r w:rsidR="00207473" w:rsidRPr="00207473">
        <w:t>College</w:t>
      </w:r>
      <w:proofErr w:type="spellEnd"/>
      <w:r w:rsidR="00207473" w:rsidRPr="00207473">
        <w:t xml:space="preserve"> </w:t>
      </w:r>
      <w:proofErr w:type="spellStart"/>
      <w:r w:rsidR="00207473" w:rsidRPr="00207473">
        <w:t>of</w:t>
      </w:r>
      <w:proofErr w:type="spellEnd"/>
      <w:r w:rsidR="00207473" w:rsidRPr="00207473">
        <w:t xml:space="preserve"> </w:t>
      </w:r>
      <w:proofErr w:type="spellStart"/>
      <w:r w:rsidR="00207473" w:rsidRPr="00207473">
        <w:t>Obstetricians</w:t>
      </w:r>
      <w:proofErr w:type="spellEnd"/>
      <w:r w:rsidR="00207473" w:rsidRPr="00207473">
        <w:t xml:space="preserve"> </w:t>
      </w:r>
      <w:proofErr w:type="spellStart"/>
      <w:r w:rsidR="00207473" w:rsidRPr="00207473">
        <w:t>and</w:t>
      </w:r>
      <w:proofErr w:type="spellEnd"/>
      <w:r w:rsidR="00207473" w:rsidRPr="00207473">
        <w:t xml:space="preserve"> </w:t>
      </w:r>
      <w:proofErr w:type="spellStart"/>
      <w:r w:rsidR="00207473" w:rsidRPr="00207473">
        <w:t>Gynaecologists</w:t>
      </w:r>
      <w:proofErr w:type="spellEnd"/>
      <w:r w:rsidR="00207473" w:rsidRPr="00207473">
        <w:t xml:space="preserve">, </w:t>
      </w:r>
      <w:proofErr w:type="spellStart"/>
      <w:r w:rsidR="00207473" w:rsidRPr="00207473">
        <w:rPr>
          <w:i/>
          <w:iCs/>
        </w:rPr>
        <w:t>Management</w:t>
      </w:r>
      <w:proofErr w:type="spellEnd"/>
      <w:r w:rsidR="00207473" w:rsidRPr="00207473">
        <w:rPr>
          <w:i/>
          <w:iCs/>
        </w:rPr>
        <w:t xml:space="preserve"> </w:t>
      </w:r>
      <w:proofErr w:type="spellStart"/>
      <w:r w:rsidR="00207473" w:rsidRPr="00207473">
        <w:rPr>
          <w:i/>
          <w:iCs/>
        </w:rPr>
        <w:t>of</w:t>
      </w:r>
      <w:proofErr w:type="spellEnd"/>
      <w:r w:rsidR="00207473" w:rsidRPr="00207473">
        <w:rPr>
          <w:i/>
          <w:iCs/>
        </w:rPr>
        <w:t xml:space="preserve"> </w:t>
      </w:r>
      <w:proofErr w:type="spellStart"/>
      <w:r w:rsidR="00207473" w:rsidRPr="00207473">
        <w:rPr>
          <w:i/>
          <w:iCs/>
        </w:rPr>
        <w:t>Unscheduled</w:t>
      </w:r>
      <w:proofErr w:type="spellEnd"/>
      <w:r w:rsidR="00207473" w:rsidRPr="00207473">
        <w:rPr>
          <w:i/>
          <w:iCs/>
        </w:rPr>
        <w:t xml:space="preserve"> </w:t>
      </w:r>
      <w:proofErr w:type="spellStart"/>
      <w:r w:rsidR="00207473" w:rsidRPr="00207473">
        <w:rPr>
          <w:i/>
          <w:iCs/>
        </w:rPr>
        <w:t>Bleeding</w:t>
      </w:r>
      <w:proofErr w:type="spellEnd"/>
      <w:r w:rsidR="00207473" w:rsidRPr="00207473">
        <w:rPr>
          <w:i/>
          <w:iCs/>
        </w:rPr>
        <w:t xml:space="preserve"> in </w:t>
      </w:r>
      <w:proofErr w:type="spellStart"/>
      <w:r w:rsidR="00207473" w:rsidRPr="00207473">
        <w:rPr>
          <w:i/>
          <w:iCs/>
        </w:rPr>
        <w:t>Women</w:t>
      </w:r>
      <w:proofErr w:type="spellEnd"/>
      <w:r w:rsidR="00207473" w:rsidRPr="00207473">
        <w:rPr>
          <w:i/>
          <w:iCs/>
        </w:rPr>
        <w:t xml:space="preserve"> </w:t>
      </w:r>
      <w:proofErr w:type="spellStart"/>
      <w:r w:rsidR="00207473" w:rsidRPr="00207473">
        <w:rPr>
          <w:i/>
          <w:iCs/>
        </w:rPr>
        <w:t>Using</w:t>
      </w:r>
      <w:proofErr w:type="spellEnd"/>
      <w:r w:rsidR="00207473" w:rsidRPr="00207473">
        <w:rPr>
          <w:i/>
          <w:iCs/>
        </w:rPr>
        <w:t xml:space="preserve"> </w:t>
      </w:r>
      <w:proofErr w:type="spellStart"/>
      <w:r w:rsidR="00207473" w:rsidRPr="00207473">
        <w:rPr>
          <w:i/>
          <w:iCs/>
        </w:rPr>
        <w:t>Hormonal</w:t>
      </w:r>
      <w:proofErr w:type="spellEnd"/>
      <w:r w:rsidR="00207473" w:rsidRPr="00207473">
        <w:rPr>
          <w:i/>
          <w:iCs/>
        </w:rPr>
        <w:t xml:space="preserve"> </w:t>
      </w:r>
      <w:proofErr w:type="spellStart"/>
      <w:r w:rsidR="00207473" w:rsidRPr="00207473">
        <w:rPr>
          <w:i/>
          <w:iCs/>
        </w:rPr>
        <w:t>Contraception</w:t>
      </w:r>
      <w:proofErr w:type="spellEnd"/>
      <w:r w:rsidR="00207473" w:rsidRPr="00207473">
        <w:t xml:space="preserve"> (London: RCOG, 2009).</w:t>
      </w:r>
    </w:p>
  </w:footnote>
  <w:footnote w:id="61">
    <w:p w14:paraId="7D43189B" w14:textId="6A7B1205" w:rsidR="007802D5" w:rsidRPr="002844A2" w:rsidRDefault="00BD71BB" w:rsidP="007802D5">
      <w:pPr>
        <w:bidi w:val="0"/>
        <w:spacing w:after="0"/>
        <w:jc w:val="both"/>
        <w:rPr>
          <w:rFonts w:cstheme="minorHAnsi"/>
        </w:rPr>
      </w:pPr>
      <w:r>
        <w:rPr>
          <w:rFonts w:cstheme="minorHAnsi"/>
          <w:vertAlign w:val="superscript"/>
        </w:rPr>
        <w:t xml:space="preserve"> </w:t>
      </w:r>
      <w:r w:rsidR="006666CC" w:rsidRPr="002844A2">
        <w:rPr>
          <w:rStyle w:val="ReferensiCatatanKaki"/>
          <w:rFonts w:cstheme="minorHAnsi"/>
        </w:rPr>
        <w:footnoteRef/>
      </w:r>
      <w:r>
        <w:rPr>
          <w:rFonts w:cstheme="minorHAnsi"/>
          <w:vertAlign w:val="superscript"/>
        </w:rPr>
        <w:t xml:space="preserve"> </w:t>
      </w:r>
      <w:r w:rsidR="007802D5" w:rsidRPr="002844A2">
        <w:rPr>
          <w:rFonts w:cstheme="minorHAnsi"/>
        </w:rPr>
        <w:t xml:space="preserve">Wajib bagi setiap orang yang berniat ihram untuk berihram di </w:t>
      </w:r>
      <w:r w:rsidR="00F6287A">
        <w:rPr>
          <w:rFonts w:cstheme="minorHAnsi"/>
        </w:rPr>
        <w:t>mikat</w:t>
      </w:r>
      <w:r w:rsidR="007802D5" w:rsidRPr="002844A2">
        <w:rPr>
          <w:rFonts w:cstheme="minorHAnsi"/>
        </w:rPr>
        <w:t xml:space="preserve">, berdasarkan hadis Ibnu Abbas </w:t>
      </w:r>
      <w:proofErr w:type="spellStart"/>
      <w:r w:rsidR="007802D5" w:rsidRPr="002844A2">
        <w:rPr>
          <w:rFonts w:cstheme="minorHAnsi"/>
          <w:i/>
          <w:iCs/>
        </w:rPr>
        <w:t>radhiyallâhu</w:t>
      </w:r>
      <w:proofErr w:type="spellEnd"/>
      <w:r w:rsidR="007802D5" w:rsidRPr="002844A2">
        <w:rPr>
          <w:rFonts w:cstheme="minorHAnsi"/>
          <w:i/>
          <w:iCs/>
        </w:rPr>
        <w:t xml:space="preserve"> </w:t>
      </w:r>
      <w:r w:rsidR="00A257FA" w:rsidRPr="002844A2">
        <w:rPr>
          <w:rFonts w:cstheme="minorHAnsi"/>
          <w:i/>
          <w:iCs/>
        </w:rPr>
        <w:t>‘</w:t>
      </w:r>
      <w:proofErr w:type="spellStart"/>
      <w:r w:rsidR="007802D5" w:rsidRPr="002844A2">
        <w:rPr>
          <w:rFonts w:cstheme="minorHAnsi"/>
          <w:i/>
          <w:iCs/>
        </w:rPr>
        <w:t>anhumâ</w:t>
      </w:r>
      <w:proofErr w:type="spellEnd"/>
      <w:r w:rsidR="007802D5" w:rsidRPr="002844A2">
        <w:rPr>
          <w:rFonts w:cstheme="minorHAnsi"/>
        </w:rPr>
        <w:t>,</w:t>
      </w:r>
      <w:r w:rsidR="00F6287A" w:rsidRPr="00F6287A">
        <w:rPr>
          <w:rFonts w:asciiTheme="minorHAnsi" w:hAnsiTheme="minorHAnsi" w:cstheme="minorHAnsi"/>
          <w:i/>
          <w:iCs/>
          <w:color w:val="212529"/>
          <w:shd w:val="clear" w:color="auto" w:fill="FFFFFF"/>
        </w:rPr>
        <w:t xml:space="preserve"> </w:t>
      </w:r>
    </w:p>
    <w:p w14:paraId="3D5974D1" w14:textId="16214023" w:rsidR="006666CC" w:rsidRPr="002844A2" w:rsidRDefault="006666CC" w:rsidP="006666CC">
      <w:pPr>
        <w:spacing w:after="0"/>
        <w:jc w:val="both"/>
        <w:rPr>
          <w:rFonts w:cs="Traditional Arabic"/>
          <w:szCs w:val="16"/>
        </w:rPr>
      </w:pPr>
      <w:r w:rsidRPr="002844A2">
        <w:rPr>
          <w:rFonts w:cs="Traditional Arabic"/>
          <w:szCs w:val="28"/>
          <w:rtl/>
        </w:rPr>
        <w:t>إِنَّ النَّبِيَّ صَلَّى اللهُ عَلَيْهِ وَسَلَّمَ وَقَّتَ لِأَهْلِ ال</w:t>
      </w:r>
      <w:r w:rsidR="005B5456">
        <w:rPr>
          <w:rFonts w:cs="Traditional Arabic" w:hint="cs"/>
          <w:szCs w:val="28"/>
          <w:rtl/>
        </w:rPr>
        <w:t>ْ</w:t>
      </w:r>
      <w:r w:rsidRPr="002844A2">
        <w:rPr>
          <w:rFonts w:cs="Traditional Arabic"/>
          <w:szCs w:val="28"/>
          <w:rtl/>
        </w:rPr>
        <w:t>مَدِينَةِ ذَا الحُلَيْفَةِ، وَلِأَهْلِ الشَّ</w:t>
      </w:r>
      <w:r w:rsidR="00037921">
        <w:rPr>
          <w:rFonts w:cs="Traditional Arabic" w:hint="cs"/>
          <w:szCs w:val="28"/>
          <w:rtl/>
        </w:rPr>
        <w:t>ا</w:t>
      </w:r>
      <w:r w:rsidRPr="002844A2">
        <w:rPr>
          <w:rFonts w:cs="Traditional Arabic"/>
          <w:szCs w:val="28"/>
          <w:rtl/>
        </w:rPr>
        <w:t>مِ الجُحْفَةَ، وَلِأَهْلِ نَجْدٍ قَرْنَ ال</w:t>
      </w:r>
      <w:r w:rsidR="00270DA3">
        <w:rPr>
          <w:rFonts w:cs="Traditional Arabic" w:hint="cs"/>
          <w:szCs w:val="28"/>
          <w:rtl/>
        </w:rPr>
        <w:t>ْ</w:t>
      </w:r>
      <w:r w:rsidRPr="002844A2">
        <w:rPr>
          <w:rFonts w:cs="Traditional Arabic"/>
          <w:szCs w:val="28"/>
          <w:rtl/>
        </w:rPr>
        <w:t>مَنَازِلِ، وَلِأَهْلِ اليَمَنِ يَلَمْلَمَ، هُنَّ لَهُنَّ، وَلِمَنْ أَتَى عَلَيْهِنَّ مِنْ غَيْرِهِنَّ مِمَّنْ أَرَادَ الحَجَّ وَالعُمْرَةَ، وَمَنْ كَانَ دُونَ ذَلِكَ، فَمِنْ حَيْثُ أَنْشَأَ حَتَّى أَهْلُ مَكَّةَ مِنْ مَكَّةَ</w:t>
      </w:r>
    </w:p>
    <w:p w14:paraId="5DDC3AB6" w14:textId="26C3CCC6" w:rsidR="007A38B5" w:rsidRPr="002844A2" w:rsidRDefault="00A257FA" w:rsidP="007A38B5">
      <w:pPr>
        <w:bidi w:val="0"/>
        <w:spacing w:after="0"/>
        <w:jc w:val="both"/>
        <w:rPr>
          <w:rFonts w:cstheme="minorHAnsi"/>
        </w:rPr>
      </w:pPr>
      <w:r w:rsidRPr="002844A2">
        <w:rPr>
          <w:rFonts w:cstheme="minorHAnsi"/>
          <w:i/>
          <w:iCs/>
        </w:rPr>
        <w:t>“</w:t>
      </w:r>
      <w:r w:rsidR="007A38B5" w:rsidRPr="002844A2">
        <w:rPr>
          <w:rFonts w:cstheme="minorHAnsi"/>
          <w:i/>
          <w:iCs/>
        </w:rPr>
        <w:t xml:space="preserve">Sesungguhnya Rasulullah </w:t>
      </w:r>
      <w:r w:rsidRPr="003C0D38">
        <w:rPr>
          <w:rFonts w:cstheme="minorHAnsi"/>
          <w:i/>
          <w:iCs/>
          <w:szCs w:val="28"/>
          <w:rtl/>
        </w:rPr>
        <w:t>ﷺ</w:t>
      </w:r>
      <w:r w:rsidR="007A38B5" w:rsidRPr="002844A2">
        <w:rPr>
          <w:rFonts w:cstheme="minorHAnsi"/>
          <w:i/>
          <w:iCs/>
        </w:rPr>
        <w:t xml:space="preserve"> telah menetapkan </w:t>
      </w:r>
      <w:r w:rsidR="00F6287A">
        <w:rPr>
          <w:rFonts w:cstheme="minorHAnsi"/>
          <w:i/>
          <w:iCs/>
        </w:rPr>
        <w:t>mikat</w:t>
      </w:r>
      <w:r w:rsidR="007A38B5" w:rsidRPr="002844A2">
        <w:rPr>
          <w:rFonts w:cstheme="minorHAnsi"/>
          <w:i/>
          <w:iCs/>
        </w:rPr>
        <w:t xml:space="preserve"> bagi penduduk Madinah di </w:t>
      </w:r>
      <w:r w:rsidR="00B817CC">
        <w:rPr>
          <w:rFonts w:cstheme="minorHAnsi"/>
          <w:i/>
          <w:iCs/>
        </w:rPr>
        <w:t xml:space="preserve">Dzul </w:t>
      </w:r>
      <w:proofErr w:type="spellStart"/>
      <w:r w:rsidR="00B817CC">
        <w:rPr>
          <w:rFonts w:cstheme="minorHAnsi"/>
          <w:i/>
          <w:iCs/>
        </w:rPr>
        <w:t>Hulaifah</w:t>
      </w:r>
      <w:proofErr w:type="spellEnd"/>
      <w:r w:rsidR="007A38B5" w:rsidRPr="002844A2">
        <w:rPr>
          <w:rFonts w:cstheme="minorHAnsi"/>
          <w:i/>
          <w:iCs/>
        </w:rPr>
        <w:t xml:space="preserve">, bagi penduduk Syam di </w:t>
      </w:r>
      <w:proofErr w:type="spellStart"/>
      <w:r w:rsidR="009A4846">
        <w:rPr>
          <w:rFonts w:cstheme="minorHAnsi"/>
          <w:i/>
          <w:iCs/>
        </w:rPr>
        <w:t>a</w:t>
      </w:r>
      <w:r w:rsidR="007A38B5" w:rsidRPr="003C0D38">
        <w:rPr>
          <w:rFonts w:cstheme="minorHAnsi"/>
          <w:i/>
          <w:iCs/>
        </w:rPr>
        <w:t>l</w:t>
      </w:r>
      <w:r w:rsidR="007A38B5" w:rsidRPr="002844A2">
        <w:rPr>
          <w:rFonts w:cstheme="minorHAnsi"/>
          <w:i/>
          <w:iCs/>
        </w:rPr>
        <w:t>-Juhfah</w:t>
      </w:r>
      <w:proofErr w:type="spellEnd"/>
      <w:r w:rsidR="007A38B5" w:rsidRPr="002844A2">
        <w:rPr>
          <w:rFonts w:cstheme="minorHAnsi"/>
          <w:i/>
          <w:iCs/>
        </w:rPr>
        <w:t xml:space="preserve">, bagi penduduk </w:t>
      </w:r>
      <w:proofErr w:type="spellStart"/>
      <w:r w:rsidR="007A38B5" w:rsidRPr="002844A2">
        <w:rPr>
          <w:rFonts w:cstheme="minorHAnsi"/>
          <w:i/>
          <w:iCs/>
        </w:rPr>
        <w:t>Najd</w:t>
      </w:r>
      <w:proofErr w:type="spellEnd"/>
      <w:r w:rsidR="007A38B5" w:rsidRPr="002844A2">
        <w:rPr>
          <w:rFonts w:cstheme="minorHAnsi"/>
          <w:i/>
          <w:iCs/>
        </w:rPr>
        <w:t xml:space="preserve"> di </w:t>
      </w:r>
      <w:proofErr w:type="spellStart"/>
      <w:r w:rsidR="000966E8">
        <w:rPr>
          <w:rFonts w:cstheme="minorHAnsi"/>
          <w:i/>
          <w:iCs/>
        </w:rPr>
        <w:t>al-</w:t>
      </w:r>
      <w:r w:rsidR="007A38B5" w:rsidRPr="003C0D38">
        <w:rPr>
          <w:rFonts w:cstheme="minorHAnsi"/>
          <w:i/>
          <w:iCs/>
        </w:rPr>
        <w:t>Qarn</w:t>
      </w:r>
      <w:proofErr w:type="spellEnd"/>
      <w:r w:rsidR="000966E8">
        <w:rPr>
          <w:rFonts w:cstheme="minorHAnsi"/>
          <w:i/>
          <w:iCs/>
        </w:rPr>
        <w:t xml:space="preserve"> </w:t>
      </w:r>
      <w:proofErr w:type="spellStart"/>
      <w:r w:rsidR="000966E8">
        <w:rPr>
          <w:rFonts w:cstheme="minorHAnsi"/>
          <w:i/>
          <w:iCs/>
        </w:rPr>
        <w:t>a</w:t>
      </w:r>
      <w:r w:rsidR="007A38B5" w:rsidRPr="003C0D38">
        <w:rPr>
          <w:rFonts w:cstheme="minorHAnsi"/>
          <w:i/>
          <w:iCs/>
        </w:rPr>
        <w:t>l</w:t>
      </w:r>
      <w:r w:rsidR="000966E8">
        <w:rPr>
          <w:rFonts w:cstheme="minorHAnsi"/>
          <w:i/>
          <w:iCs/>
        </w:rPr>
        <w:t>-</w:t>
      </w:r>
      <w:r w:rsidR="007A38B5" w:rsidRPr="002844A2">
        <w:rPr>
          <w:rFonts w:cstheme="minorHAnsi"/>
          <w:i/>
          <w:iCs/>
        </w:rPr>
        <w:t>Manazil</w:t>
      </w:r>
      <w:proofErr w:type="spellEnd"/>
      <w:r w:rsidR="007A38B5" w:rsidRPr="002844A2">
        <w:rPr>
          <w:rFonts w:cstheme="minorHAnsi"/>
          <w:i/>
          <w:iCs/>
        </w:rPr>
        <w:t xml:space="preserve">, dan bagi penduduk Yaman di </w:t>
      </w:r>
      <w:proofErr w:type="spellStart"/>
      <w:r w:rsidR="007A38B5" w:rsidRPr="002844A2">
        <w:rPr>
          <w:rFonts w:cstheme="minorHAnsi"/>
          <w:i/>
          <w:iCs/>
        </w:rPr>
        <w:t>Yalamlam</w:t>
      </w:r>
      <w:proofErr w:type="spellEnd"/>
      <w:r w:rsidR="007A38B5" w:rsidRPr="002844A2">
        <w:rPr>
          <w:rFonts w:cstheme="minorHAnsi"/>
          <w:i/>
          <w:iCs/>
        </w:rPr>
        <w:t xml:space="preserve">. </w:t>
      </w:r>
      <w:r w:rsidR="00F6287A">
        <w:rPr>
          <w:rFonts w:cstheme="minorHAnsi"/>
          <w:i/>
          <w:iCs/>
        </w:rPr>
        <w:t>Mikat</w:t>
      </w:r>
      <w:r w:rsidR="007A38B5" w:rsidRPr="003C0D38">
        <w:rPr>
          <w:rFonts w:cstheme="minorHAnsi"/>
          <w:i/>
          <w:iCs/>
        </w:rPr>
        <w:t>-</w:t>
      </w:r>
      <w:r w:rsidR="00F6287A">
        <w:rPr>
          <w:rFonts w:cstheme="minorHAnsi"/>
          <w:i/>
          <w:iCs/>
        </w:rPr>
        <w:t>mikat</w:t>
      </w:r>
      <w:r w:rsidR="007A38B5" w:rsidRPr="002844A2">
        <w:rPr>
          <w:rFonts w:cstheme="minorHAnsi"/>
          <w:i/>
          <w:iCs/>
        </w:rPr>
        <w:t xml:space="preserve"> tersebut diperuntukkan bagi penduduknya dan bagi siapa saja yang melewatinya yang hendak berhaji atau umrah. Adapun yang tinggal di antara </w:t>
      </w:r>
      <w:r w:rsidR="00F6287A">
        <w:rPr>
          <w:rFonts w:cstheme="minorHAnsi"/>
          <w:i/>
          <w:iCs/>
        </w:rPr>
        <w:t>mikat</w:t>
      </w:r>
      <w:r w:rsidR="007A38B5" w:rsidRPr="002844A2">
        <w:rPr>
          <w:rFonts w:cstheme="minorHAnsi"/>
          <w:i/>
          <w:iCs/>
        </w:rPr>
        <w:t xml:space="preserve"> dan </w:t>
      </w:r>
      <w:r w:rsidR="005F53BD">
        <w:rPr>
          <w:rFonts w:cstheme="minorHAnsi"/>
          <w:i/>
          <w:iCs/>
        </w:rPr>
        <w:t>Makkah</w:t>
      </w:r>
      <w:r w:rsidR="007A38B5" w:rsidRPr="002844A2">
        <w:rPr>
          <w:rFonts w:cstheme="minorHAnsi"/>
          <w:i/>
          <w:iCs/>
        </w:rPr>
        <w:t xml:space="preserve">, maka ia berihram dari tempat tinggalnya, termasuk penduduk </w:t>
      </w:r>
      <w:r w:rsidR="005F53BD">
        <w:rPr>
          <w:rFonts w:cstheme="minorHAnsi"/>
          <w:i/>
          <w:iCs/>
        </w:rPr>
        <w:t>Makkah</w:t>
      </w:r>
      <w:r w:rsidR="007A38B5" w:rsidRPr="002844A2">
        <w:rPr>
          <w:rFonts w:cstheme="minorHAnsi"/>
          <w:i/>
          <w:iCs/>
        </w:rPr>
        <w:t xml:space="preserve"> yang berihram dari </w:t>
      </w:r>
      <w:r w:rsidR="005F53BD">
        <w:rPr>
          <w:rFonts w:cstheme="minorHAnsi"/>
          <w:i/>
          <w:iCs/>
        </w:rPr>
        <w:t>Makkah</w:t>
      </w:r>
      <w:r w:rsidR="007A38B5" w:rsidRPr="002844A2">
        <w:rPr>
          <w:rFonts w:cstheme="minorHAnsi"/>
          <w:i/>
          <w:iCs/>
        </w:rPr>
        <w:t>.</w:t>
      </w:r>
      <w:r w:rsidRPr="002844A2">
        <w:rPr>
          <w:rFonts w:cstheme="minorHAnsi"/>
          <w:i/>
          <w:iCs/>
        </w:rPr>
        <w:t>”</w:t>
      </w:r>
      <w:r w:rsidR="007A38B5" w:rsidRPr="002844A2">
        <w:rPr>
          <w:rFonts w:cstheme="minorHAnsi"/>
        </w:rPr>
        <w:t xml:space="preserve"> (HR. Al-</w:t>
      </w:r>
      <w:r w:rsidR="007A38B5" w:rsidRPr="003C0D38">
        <w:rPr>
          <w:rFonts w:cstheme="minorHAnsi"/>
        </w:rPr>
        <w:t>Bukh</w:t>
      </w:r>
      <w:r w:rsidR="00495EA5">
        <w:rPr>
          <w:rFonts w:cstheme="minorHAnsi"/>
        </w:rPr>
        <w:t>a</w:t>
      </w:r>
      <w:r w:rsidR="007A38B5" w:rsidRPr="003C0D38">
        <w:rPr>
          <w:rFonts w:cstheme="minorHAnsi"/>
        </w:rPr>
        <w:t>ri</w:t>
      </w:r>
      <w:r w:rsidR="00495EA5">
        <w:rPr>
          <w:rFonts w:cstheme="minorHAnsi"/>
        </w:rPr>
        <w:t>,</w:t>
      </w:r>
      <w:r w:rsidR="007A38B5" w:rsidRPr="002844A2">
        <w:rPr>
          <w:rFonts w:cstheme="minorHAnsi"/>
        </w:rPr>
        <w:t xml:space="preserve"> No. 1524</w:t>
      </w:r>
      <w:r w:rsidR="007A38B5" w:rsidRPr="003C0D38">
        <w:rPr>
          <w:rFonts w:cstheme="minorHAnsi"/>
        </w:rPr>
        <w:t>)</w:t>
      </w:r>
      <w:r w:rsidR="00C3082D">
        <w:rPr>
          <w:rFonts w:cstheme="minorHAnsi"/>
        </w:rPr>
        <w:t>.</w:t>
      </w:r>
    </w:p>
    <w:p w14:paraId="64C53CAB" w14:textId="657FD389" w:rsidR="007A38B5" w:rsidRPr="002844A2" w:rsidRDefault="007A38B5" w:rsidP="007A38B5">
      <w:pPr>
        <w:bidi w:val="0"/>
        <w:spacing w:after="0"/>
        <w:ind w:firstLine="720"/>
        <w:jc w:val="both"/>
        <w:rPr>
          <w:rFonts w:cstheme="minorHAnsi"/>
        </w:rPr>
      </w:pPr>
      <w:r w:rsidRPr="002844A2">
        <w:rPr>
          <w:rFonts w:cstheme="minorHAnsi"/>
        </w:rPr>
        <w:t xml:space="preserve">Wanita haid yang mendarat di Madinah dan hendak umrah atau haji wajib berihram di </w:t>
      </w:r>
      <w:r w:rsidR="00B817CC">
        <w:rPr>
          <w:rFonts w:cstheme="minorHAnsi"/>
        </w:rPr>
        <w:t xml:space="preserve">Dzul </w:t>
      </w:r>
      <w:proofErr w:type="spellStart"/>
      <w:r w:rsidR="00B817CC">
        <w:rPr>
          <w:rFonts w:cstheme="minorHAnsi"/>
        </w:rPr>
        <w:t>Hulaifah</w:t>
      </w:r>
      <w:proofErr w:type="spellEnd"/>
      <w:r w:rsidRPr="002844A2">
        <w:rPr>
          <w:rFonts w:cstheme="minorHAnsi"/>
        </w:rPr>
        <w:t xml:space="preserve"> meskipun dalam kondisi haid, dan tidak boleh menundanya hingga tiba di </w:t>
      </w:r>
      <w:r w:rsidR="005F53BD">
        <w:rPr>
          <w:rFonts w:cstheme="minorHAnsi"/>
        </w:rPr>
        <w:t>Makkah</w:t>
      </w:r>
      <w:r w:rsidRPr="002844A2">
        <w:rPr>
          <w:rFonts w:cstheme="minorHAnsi"/>
        </w:rPr>
        <w:t xml:space="preserve">. Nabi </w:t>
      </w:r>
      <w:r w:rsidR="00A257FA" w:rsidRPr="003C0D38">
        <w:rPr>
          <w:rFonts w:cstheme="minorHAnsi"/>
          <w:szCs w:val="28"/>
          <w:rtl/>
        </w:rPr>
        <w:t>ﷺ</w:t>
      </w:r>
      <w:r w:rsidRPr="002844A2">
        <w:rPr>
          <w:rFonts w:cstheme="minorHAnsi"/>
        </w:rPr>
        <w:t xml:space="preserve"> memerintahkan Asma</w:t>
      </w:r>
      <w:r w:rsidR="00A257FA" w:rsidRPr="002844A2">
        <w:rPr>
          <w:rFonts w:cstheme="minorHAnsi"/>
        </w:rPr>
        <w:t>’</w:t>
      </w:r>
      <w:r w:rsidRPr="002844A2">
        <w:rPr>
          <w:rFonts w:cstheme="minorHAnsi"/>
        </w:rPr>
        <w:t xml:space="preserve"> binti </w:t>
      </w:r>
      <w:proofErr w:type="spellStart"/>
      <w:r w:rsidRPr="002844A2">
        <w:rPr>
          <w:rFonts w:cstheme="minorHAnsi"/>
        </w:rPr>
        <w:t>Umais</w:t>
      </w:r>
      <w:proofErr w:type="spellEnd"/>
      <w:r w:rsidRPr="002844A2">
        <w:rPr>
          <w:rFonts w:cstheme="minorHAnsi"/>
        </w:rPr>
        <w:t xml:space="preserve"> yang sedang nifas untuk tetap berihram di </w:t>
      </w:r>
      <w:r w:rsidR="00B817CC">
        <w:rPr>
          <w:rFonts w:cstheme="minorHAnsi"/>
        </w:rPr>
        <w:t xml:space="preserve">Dzul </w:t>
      </w:r>
      <w:proofErr w:type="spellStart"/>
      <w:r w:rsidR="00B817CC">
        <w:rPr>
          <w:rFonts w:cstheme="minorHAnsi"/>
        </w:rPr>
        <w:t>Hulaifah</w:t>
      </w:r>
      <w:proofErr w:type="spellEnd"/>
      <w:r w:rsidRPr="002844A2">
        <w:rPr>
          <w:rFonts w:cstheme="minorHAnsi"/>
        </w:rPr>
        <w:t>, dengan bersabda</w:t>
      </w:r>
      <w:r w:rsidR="00D74AE8" w:rsidRPr="002844A2">
        <w:rPr>
          <w:rFonts w:cstheme="minorHAnsi"/>
        </w:rPr>
        <w:t>,</w:t>
      </w:r>
      <w:r w:rsidR="00B817CC" w:rsidRPr="00B817CC">
        <w:rPr>
          <w:rFonts w:asciiTheme="minorHAnsi" w:hAnsiTheme="minorHAnsi" w:cstheme="minorHAnsi"/>
          <w:i/>
          <w:iCs/>
          <w:color w:val="212529"/>
          <w:shd w:val="clear" w:color="auto" w:fill="FFFFFF"/>
        </w:rPr>
        <w:t xml:space="preserve"> </w:t>
      </w:r>
    </w:p>
    <w:p w14:paraId="7DB5632E" w14:textId="77777777" w:rsidR="007A38B5" w:rsidRPr="002844A2" w:rsidRDefault="007A38B5" w:rsidP="00D74AE8">
      <w:pPr>
        <w:spacing w:after="0"/>
        <w:jc w:val="both"/>
        <w:rPr>
          <w:rFonts w:cs="Traditional Arabic"/>
          <w:szCs w:val="28"/>
        </w:rPr>
      </w:pPr>
      <w:r w:rsidRPr="002844A2">
        <w:rPr>
          <w:rFonts w:cs="Traditional Arabic"/>
          <w:szCs w:val="28"/>
          <w:rtl/>
        </w:rPr>
        <w:t xml:space="preserve">اغْتَسِلِي </w:t>
      </w:r>
      <w:proofErr w:type="spellStart"/>
      <w:r w:rsidRPr="002844A2">
        <w:rPr>
          <w:rFonts w:cs="Traditional Arabic"/>
          <w:szCs w:val="28"/>
          <w:rtl/>
        </w:rPr>
        <w:t>وَاسْتَثْفِرِي</w:t>
      </w:r>
      <w:proofErr w:type="spellEnd"/>
      <w:r w:rsidRPr="002844A2">
        <w:rPr>
          <w:rFonts w:cs="Traditional Arabic"/>
          <w:szCs w:val="28"/>
          <w:rtl/>
        </w:rPr>
        <w:t xml:space="preserve"> بِثَوْبٍ وَأَحْرِمِي</w:t>
      </w:r>
    </w:p>
    <w:p w14:paraId="32AACD9A" w14:textId="324B7BE4" w:rsidR="007A38B5" w:rsidRPr="002844A2" w:rsidRDefault="00A257FA" w:rsidP="007A38B5">
      <w:pPr>
        <w:bidi w:val="0"/>
        <w:spacing w:after="0"/>
        <w:jc w:val="both"/>
        <w:rPr>
          <w:rFonts w:cstheme="minorHAnsi"/>
        </w:rPr>
      </w:pPr>
      <w:r w:rsidRPr="002844A2">
        <w:rPr>
          <w:rFonts w:cstheme="minorHAnsi"/>
          <w:i/>
          <w:iCs/>
        </w:rPr>
        <w:t>“</w:t>
      </w:r>
      <w:r w:rsidR="007A38B5" w:rsidRPr="002844A2">
        <w:rPr>
          <w:rFonts w:cstheme="minorHAnsi"/>
          <w:i/>
          <w:iCs/>
        </w:rPr>
        <w:t>Mandilah, tutuplah area nifas dengan kain, dan berihramlah.</w:t>
      </w:r>
      <w:r w:rsidRPr="002844A2">
        <w:rPr>
          <w:rFonts w:cstheme="minorHAnsi"/>
          <w:i/>
          <w:iCs/>
        </w:rPr>
        <w:t>”</w:t>
      </w:r>
      <w:r w:rsidR="007A38B5" w:rsidRPr="002844A2">
        <w:rPr>
          <w:rFonts w:cstheme="minorHAnsi"/>
        </w:rPr>
        <w:t xml:space="preserve"> (HR. Muslim No. 1218</w:t>
      </w:r>
      <w:r w:rsidR="007A38B5" w:rsidRPr="003C0D38">
        <w:rPr>
          <w:rFonts w:cstheme="minorHAnsi"/>
        </w:rPr>
        <w:t>)</w:t>
      </w:r>
      <w:r w:rsidR="00382247">
        <w:rPr>
          <w:rFonts w:cstheme="minorHAnsi"/>
        </w:rPr>
        <w:t>.</w:t>
      </w:r>
    </w:p>
    <w:p w14:paraId="02297779" w14:textId="5E2293CF" w:rsidR="006666CC" w:rsidRPr="0027784D" w:rsidRDefault="007A38B5" w:rsidP="0027784D">
      <w:pPr>
        <w:bidi w:val="0"/>
        <w:spacing w:after="0"/>
        <w:ind w:firstLine="720"/>
        <w:jc w:val="both"/>
        <w:rPr>
          <w:rFonts w:cstheme="minorHAnsi"/>
        </w:rPr>
      </w:pPr>
      <w:r w:rsidRPr="002844A2">
        <w:rPr>
          <w:rFonts w:cstheme="minorHAnsi"/>
        </w:rPr>
        <w:t>Para ulama sepakat bahwa hukum wanita haid sama dengan wanita nifas dalam masalah ini.</w:t>
      </w:r>
    </w:p>
  </w:footnote>
  <w:footnote w:id="62">
    <w:p w14:paraId="74D8B96D" w14:textId="60BA6CB4" w:rsidR="00F637A2" w:rsidRPr="003C0D38" w:rsidRDefault="00F637A2"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397490">
        <w:rPr>
          <w:rFonts w:ascii="Calibri" w:hAnsi="Calibri" w:cs="Traditional Arabic"/>
          <w:i/>
          <w:iCs/>
          <w:sz w:val="22"/>
          <w:szCs w:val="32"/>
        </w:rPr>
        <w:t>Al-</w:t>
      </w:r>
      <w:proofErr w:type="spellStart"/>
      <w:r w:rsidRPr="00397490">
        <w:rPr>
          <w:rFonts w:ascii="Calibri" w:hAnsi="Calibri" w:cs="Traditional Arabic"/>
          <w:i/>
          <w:iCs/>
          <w:sz w:val="22"/>
          <w:szCs w:val="32"/>
        </w:rPr>
        <w:t>Majmû</w:t>
      </w:r>
      <w:proofErr w:type="spellEnd"/>
      <w:r w:rsidRPr="00397490">
        <w:rPr>
          <w:rFonts w:ascii="Calibri" w:hAnsi="Calibri" w:cs="Traditional Arabic"/>
          <w:i/>
          <w:iCs/>
          <w:sz w:val="22"/>
          <w:szCs w:val="32"/>
        </w:rPr>
        <w:t xml:space="preserve">’ </w:t>
      </w:r>
      <w:proofErr w:type="spellStart"/>
      <w:r w:rsidRPr="00397490">
        <w:rPr>
          <w:rFonts w:ascii="Calibri" w:hAnsi="Calibri" w:cs="Traditional Arabic"/>
          <w:i/>
          <w:iCs/>
          <w:sz w:val="22"/>
          <w:szCs w:val="32"/>
        </w:rPr>
        <w:t>Syarh</w:t>
      </w:r>
      <w:proofErr w:type="spellEnd"/>
      <w:r w:rsidRPr="00397490">
        <w:rPr>
          <w:rFonts w:ascii="Calibri" w:hAnsi="Calibri" w:cs="Traditional Arabic"/>
          <w:i/>
          <w:iCs/>
          <w:sz w:val="22"/>
          <w:szCs w:val="32"/>
        </w:rPr>
        <w:t xml:space="preserve"> </w:t>
      </w:r>
      <w:proofErr w:type="spellStart"/>
      <w:r w:rsidR="00397490">
        <w:rPr>
          <w:rFonts w:ascii="Calibri" w:hAnsi="Calibri" w:cs="Traditional Arabic"/>
          <w:i/>
          <w:iCs/>
          <w:sz w:val="22"/>
          <w:szCs w:val="32"/>
        </w:rPr>
        <w:t>a</w:t>
      </w:r>
      <w:r w:rsidRPr="00397490">
        <w:rPr>
          <w:rFonts w:ascii="Calibri" w:hAnsi="Calibri" w:cs="Traditional Arabic"/>
          <w:i/>
          <w:iCs/>
          <w:sz w:val="22"/>
          <w:szCs w:val="32"/>
        </w:rPr>
        <w:t>l-Muhadzdzab</w:t>
      </w:r>
      <w:proofErr w:type="spellEnd"/>
      <w:r w:rsidRPr="003C0D38">
        <w:rPr>
          <w:rFonts w:ascii="Calibri" w:hAnsi="Calibri" w:cs="Traditional Arabic"/>
          <w:sz w:val="22"/>
          <w:szCs w:val="32"/>
        </w:rPr>
        <w:t xml:space="preserve"> </w:t>
      </w:r>
      <w:r w:rsidR="00397490">
        <w:rPr>
          <w:rFonts w:ascii="Calibri" w:hAnsi="Calibri" w:cs="Traditional Arabic"/>
          <w:sz w:val="22"/>
          <w:szCs w:val="32"/>
        </w:rPr>
        <w:t>(</w:t>
      </w:r>
      <w:r w:rsidRPr="003C0D38">
        <w:rPr>
          <w:rFonts w:ascii="Calibri" w:hAnsi="Calibri" w:cs="Traditional Arabic"/>
          <w:sz w:val="22"/>
          <w:szCs w:val="32"/>
        </w:rPr>
        <w:t>8/16)</w:t>
      </w:r>
      <w:r w:rsidR="00397490">
        <w:rPr>
          <w:rFonts w:ascii="Calibri" w:hAnsi="Calibri" w:cs="Traditional Arabic"/>
          <w:sz w:val="22"/>
          <w:szCs w:val="32"/>
        </w:rPr>
        <w:t>.</w:t>
      </w:r>
    </w:p>
  </w:footnote>
  <w:footnote w:id="63">
    <w:p w14:paraId="7A6588EA" w14:textId="0AE1A0D1" w:rsidR="00193B29" w:rsidRPr="002844A2" w:rsidRDefault="002A4579" w:rsidP="00193B29">
      <w:pPr>
        <w:pStyle w:val="TeksCatatanKaki"/>
        <w:jc w:val="both"/>
        <w:rPr>
          <w:rFonts w:ascii="Calibri" w:hAnsi="Calibri" w:cs="Calibri"/>
          <w:sz w:val="22"/>
          <w:szCs w:val="22"/>
          <w:highlight w:val="green"/>
        </w:rPr>
      </w:pPr>
      <w:r w:rsidRPr="003C0D38">
        <w:rPr>
          <w:rStyle w:val="ReferensiCatatanKaki"/>
          <w:rFonts w:ascii="Calibri" w:hAnsi="Calibri" w:cstheme="minorHAnsi"/>
          <w:sz w:val="22"/>
          <w:szCs w:val="22"/>
        </w:rPr>
        <w:footnoteRef/>
      </w:r>
      <w:r w:rsidRPr="002844A2">
        <w:rPr>
          <w:rFonts w:ascii="Calibri" w:hAnsi="Calibri" w:cstheme="minorHAnsi"/>
          <w:sz w:val="22"/>
          <w:szCs w:val="22"/>
        </w:rPr>
        <w:t xml:space="preserve"> </w:t>
      </w:r>
      <w:r w:rsidR="00193B29" w:rsidRPr="002844A2">
        <w:rPr>
          <w:rFonts w:ascii="Calibri" w:hAnsi="Calibri" w:cs="Calibri"/>
          <w:sz w:val="22"/>
          <w:szCs w:val="22"/>
        </w:rPr>
        <w:t xml:space="preserve">Adapun penutup kepala yang mudah dibuka, seperti songkok dan </w:t>
      </w:r>
      <w:proofErr w:type="spellStart"/>
      <w:r w:rsidR="009563BF" w:rsidRPr="003C0D38">
        <w:rPr>
          <w:rFonts w:ascii="Calibri" w:hAnsi="Calibri" w:cs="Calibri"/>
          <w:sz w:val="22"/>
          <w:szCs w:val="22"/>
        </w:rPr>
        <w:t>gutrah</w:t>
      </w:r>
      <w:proofErr w:type="spellEnd"/>
      <w:r w:rsidR="009563BF" w:rsidRPr="00EA61D4">
        <w:rPr>
          <w:rFonts w:ascii="Calibri" w:hAnsi="Calibri" w:cs="Calibri"/>
          <w:i/>
          <w:iCs/>
          <w:sz w:val="22"/>
          <w:szCs w:val="22"/>
        </w:rPr>
        <w:t xml:space="preserve"> </w:t>
      </w:r>
      <w:r w:rsidR="00193B29" w:rsidRPr="003C0D38">
        <w:rPr>
          <w:rFonts w:ascii="Calibri" w:hAnsi="Calibri" w:cs="Calibri"/>
          <w:sz w:val="22"/>
          <w:szCs w:val="22"/>
        </w:rPr>
        <w:t>(</w:t>
      </w:r>
      <w:proofErr w:type="spellStart"/>
      <w:r w:rsidR="00193B29" w:rsidRPr="00EA61D4">
        <w:rPr>
          <w:rFonts w:ascii="Calibri" w:hAnsi="Calibri" w:cs="Calibri"/>
          <w:i/>
          <w:iCs/>
          <w:sz w:val="22"/>
          <w:szCs w:val="22"/>
        </w:rPr>
        <w:t>syimagh</w:t>
      </w:r>
      <w:proofErr w:type="spellEnd"/>
      <w:r w:rsidR="00193B29" w:rsidRPr="002844A2">
        <w:rPr>
          <w:rFonts w:ascii="Calibri" w:hAnsi="Calibri" w:cs="Calibri"/>
          <w:sz w:val="22"/>
          <w:szCs w:val="22"/>
        </w:rPr>
        <w:t xml:space="preserve">) yang biasa dipakai orang Arab Saudi, tidak boleh diusap ketika berwudu. </w:t>
      </w:r>
      <w:r w:rsidR="00F82AB2">
        <w:rPr>
          <w:rFonts w:ascii="Calibri" w:hAnsi="Calibri" w:cs="Calibri"/>
          <w:sz w:val="22"/>
          <w:szCs w:val="22"/>
        </w:rPr>
        <w:t>[</w:t>
      </w:r>
      <w:r w:rsidR="00193B29" w:rsidRPr="002844A2">
        <w:rPr>
          <w:rFonts w:ascii="Calibri" w:hAnsi="Calibri" w:cs="Calibri"/>
          <w:sz w:val="22"/>
          <w:szCs w:val="22"/>
        </w:rPr>
        <w:t xml:space="preserve">Lihat: </w:t>
      </w:r>
      <w:r w:rsidR="00193B29" w:rsidRPr="00F82AB2">
        <w:rPr>
          <w:rFonts w:ascii="Calibri" w:hAnsi="Calibri" w:cs="Calibri"/>
          <w:i/>
          <w:iCs/>
          <w:sz w:val="22"/>
          <w:szCs w:val="22"/>
        </w:rPr>
        <w:t>Asy-</w:t>
      </w:r>
      <w:proofErr w:type="spellStart"/>
      <w:r w:rsidR="00193B29" w:rsidRPr="00F82AB2">
        <w:rPr>
          <w:rFonts w:ascii="Calibri" w:hAnsi="Calibri" w:cs="Calibri"/>
          <w:i/>
          <w:iCs/>
          <w:sz w:val="22"/>
          <w:szCs w:val="22"/>
        </w:rPr>
        <w:t>Syarh</w:t>
      </w:r>
      <w:proofErr w:type="spellEnd"/>
      <w:r w:rsidR="00193B29" w:rsidRPr="00F82AB2">
        <w:rPr>
          <w:rFonts w:ascii="Calibri" w:hAnsi="Calibri" w:cs="Calibri"/>
          <w:i/>
          <w:iCs/>
          <w:sz w:val="22"/>
          <w:szCs w:val="22"/>
        </w:rPr>
        <w:t xml:space="preserve"> </w:t>
      </w:r>
      <w:proofErr w:type="spellStart"/>
      <w:r w:rsidR="00F82AB2">
        <w:rPr>
          <w:rFonts w:ascii="Calibri" w:hAnsi="Calibri" w:cs="Calibri"/>
          <w:i/>
          <w:iCs/>
          <w:sz w:val="22"/>
          <w:szCs w:val="22"/>
        </w:rPr>
        <w:t>a</w:t>
      </w:r>
      <w:r w:rsidR="00193B29" w:rsidRPr="00F82AB2">
        <w:rPr>
          <w:rFonts w:ascii="Calibri" w:hAnsi="Calibri" w:cs="Calibri"/>
          <w:i/>
          <w:iCs/>
          <w:sz w:val="22"/>
          <w:szCs w:val="22"/>
        </w:rPr>
        <w:t>l-Mumti</w:t>
      </w:r>
      <w:proofErr w:type="spellEnd"/>
      <w:r w:rsidR="00A257FA" w:rsidRPr="00F82AB2">
        <w:rPr>
          <w:rFonts w:ascii="Calibri" w:hAnsi="Calibri" w:cs="Calibri"/>
          <w:i/>
          <w:iCs/>
          <w:sz w:val="22"/>
          <w:szCs w:val="22"/>
        </w:rPr>
        <w:t>’</w:t>
      </w:r>
      <w:r w:rsidR="00193B29" w:rsidRPr="003C0D38">
        <w:rPr>
          <w:rFonts w:ascii="Calibri" w:hAnsi="Calibri" w:cs="Calibri"/>
          <w:sz w:val="22"/>
          <w:szCs w:val="22"/>
        </w:rPr>
        <w:t xml:space="preserve"> </w:t>
      </w:r>
      <w:r w:rsidR="00F82AB2">
        <w:rPr>
          <w:rFonts w:ascii="Calibri" w:hAnsi="Calibri" w:cs="Calibri"/>
          <w:sz w:val="22"/>
          <w:szCs w:val="22"/>
        </w:rPr>
        <w:t>(</w:t>
      </w:r>
      <w:r w:rsidR="00193B29" w:rsidRPr="002844A2">
        <w:rPr>
          <w:rFonts w:ascii="Calibri" w:hAnsi="Calibri" w:cs="Calibri"/>
          <w:sz w:val="22"/>
          <w:szCs w:val="22"/>
        </w:rPr>
        <w:t>1/236</w:t>
      </w:r>
      <w:r w:rsidR="00193B29" w:rsidRPr="003C0D38">
        <w:rPr>
          <w:rFonts w:ascii="Calibri" w:hAnsi="Calibri" w:cs="Calibri"/>
          <w:sz w:val="22"/>
          <w:szCs w:val="22"/>
        </w:rPr>
        <w:t>)</w:t>
      </w:r>
      <w:r w:rsidR="000D7FF4">
        <w:rPr>
          <w:rFonts w:ascii="Calibri" w:hAnsi="Calibri" w:cs="Calibri"/>
          <w:sz w:val="22"/>
          <w:szCs w:val="22"/>
        </w:rPr>
        <w:t>]</w:t>
      </w:r>
      <w:r w:rsidR="00193B29" w:rsidRPr="003C0D38">
        <w:rPr>
          <w:rFonts w:ascii="Calibri" w:hAnsi="Calibri" w:cs="Calibri"/>
          <w:sz w:val="22"/>
          <w:szCs w:val="22"/>
        </w:rPr>
        <w:t>.</w:t>
      </w:r>
      <w:r w:rsidR="00193B29" w:rsidRPr="002844A2">
        <w:rPr>
          <w:rFonts w:ascii="Calibri" w:hAnsi="Calibri" w:cs="Calibri"/>
          <w:sz w:val="22"/>
          <w:szCs w:val="22"/>
        </w:rPr>
        <w:t xml:space="preserve"> Demikian pula bagi wanita: jika penutup kepalanya bukan jilbab melainkan hanya kerudung atau kain yang diletakkan di atas kepala dan mudah dilepas, maka tidak boleh diusap ketika berwudu.</w:t>
      </w:r>
    </w:p>
  </w:footnote>
  <w:footnote w:id="64">
    <w:p w14:paraId="30F680A5" w14:textId="0BF0C981" w:rsidR="00AA0AD5" w:rsidRPr="003C0D38" w:rsidRDefault="00AA0AD5"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3C0D38">
        <w:rPr>
          <w:rFonts w:ascii="Calibri" w:hAnsi="Calibri" w:cs="Traditional Arabic"/>
          <w:sz w:val="22"/>
          <w:szCs w:val="32"/>
        </w:rPr>
        <w:t>HR. Muslim</w:t>
      </w:r>
      <w:r w:rsidR="00072067">
        <w:rPr>
          <w:rFonts w:ascii="Calibri" w:hAnsi="Calibri" w:cs="Traditional Arabic"/>
          <w:sz w:val="22"/>
          <w:szCs w:val="32"/>
        </w:rPr>
        <w:t>,</w:t>
      </w:r>
      <w:r w:rsidRPr="003C0D38">
        <w:rPr>
          <w:rFonts w:ascii="Calibri" w:hAnsi="Calibri" w:cs="Traditional Arabic"/>
          <w:sz w:val="22"/>
          <w:szCs w:val="32"/>
        </w:rPr>
        <w:t xml:space="preserve"> No. 275</w:t>
      </w:r>
      <w:r w:rsidR="00072067">
        <w:rPr>
          <w:rFonts w:ascii="Calibri" w:hAnsi="Calibri" w:cs="Traditional Arabic"/>
          <w:sz w:val="22"/>
          <w:szCs w:val="32"/>
        </w:rPr>
        <w:t>.</w:t>
      </w:r>
    </w:p>
  </w:footnote>
  <w:footnote w:id="65">
    <w:p w14:paraId="6AB52296" w14:textId="54279D5F" w:rsidR="00B10B4E" w:rsidRPr="003C0D38" w:rsidRDefault="00B10B4E"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072067">
        <w:rPr>
          <w:rFonts w:ascii="Calibri" w:hAnsi="Calibri" w:cs="Traditional Arabic"/>
          <w:i/>
          <w:iCs/>
          <w:sz w:val="22"/>
          <w:szCs w:val="32"/>
        </w:rPr>
        <w:t>Al-</w:t>
      </w:r>
      <w:proofErr w:type="spellStart"/>
      <w:r w:rsidRPr="00072067">
        <w:rPr>
          <w:rFonts w:ascii="Calibri" w:hAnsi="Calibri" w:cs="Traditional Arabic"/>
          <w:i/>
          <w:iCs/>
          <w:sz w:val="22"/>
          <w:szCs w:val="32"/>
        </w:rPr>
        <w:t>Minhâj</w:t>
      </w:r>
      <w:proofErr w:type="spellEnd"/>
      <w:r w:rsidRPr="00072067">
        <w:rPr>
          <w:rFonts w:ascii="Calibri" w:hAnsi="Calibri" w:cs="Traditional Arabic"/>
          <w:i/>
          <w:iCs/>
          <w:sz w:val="22"/>
          <w:szCs w:val="32"/>
        </w:rPr>
        <w:t xml:space="preserve"> </w:t>
      </w:r>
      <w:proofErr w:type="spellStart"/>
      <w:r w:rsidRPr="00072067">
        <w:rPr>
          <w:rFonts w:ascii="Calibri" w:hAnsi="Calibri" w:cs="Traditional Arabic"/>
          <w:i/>
          <w:iCs/>
          <w:sz w:val="22"/>
          <w:szCs w:val="32"/>
        </w:rPr>
        <w:t>Syarh</w:t>
      </w:r>
      <w:proofErr w:type="spellEnd"/>
      <w:r w:rsidRPr="00072067">
        <w:rPr>
          <w:rFonts w:ascii="Calibri" w:hAnsi="Calibri" w:cs="Traditional Arabic"/>
          <w:i/>
          <w:iCs/>
          <w:sz w:val="22"/>
          <w:szCs w:val="32"/>
        </w:rPr>
        <w:t xml:space="preserve"> </w:t>
      </w:r>
      <w:proofErr w:type="spellStart"/>
      <w:r w:rsidRPr="00072067">
        <w:rPr>
          <w:rFonts w:ascii="Calibri" w:hAnsi="Calibri" w:cs="Traditional Arabic"/>
          <w:i/>
          <w:iCs/>
          <w:sz w:val="22"/>
          <w:szCs w:val="32"/>
        </w:rPr>
        <w:t>Shahîh</w:t>
      </w:r>
      <w:proofErr w:type="spellEnd"/>
      <w:r w:rsidRPr="00072067">
        <w:rPr>
          <w:rFonts w:ascii="Calibri" w:hAnsi="Calibri" w:cs="Traditional Arabic"/>
          <w:i/>
          <w:iCs/>
          <w:sz w:val="22"/>
          <w:szCs w:val="32"/>
        </w:rPr>
        <w:t xml:space="preserve"> Muslim</w:t>
      </w:r>
      <w:r w:rsidRPr="003C0D38">
        <w:rPr>
          <w:rFonts w:ascii="Calibri" w:hAnsi="Calibri" w:cs="Traditional Arabic"/>
          <w:sz w:val="22"/>
          <w:szCs w:val="32"/>
        </w:rPr>
        <w:t xml:space="preserve"> </w:t>
      </w:r>
      <w:r w:rsidR="00072067">
        <w:rPr>
          <w:rFonts w:ascii="Calibri" w:hAnsi="Calibri" w:cs="Traditional Arabic"/>
          <w:sz w:val="22"/>
          <w:szCs w:val="32"/>
        </w:rPr>
        <w:t>(</w:t>
      </w:r>
      <w:r w:rsidRPr="003C0D38">
        <w:rPr>
          <w:rFonts w:ascii="Calibri" w:hAnsi="Calibri" w:cs="Traditional Arabic"/>
          <w:sz w:val="22"/>
          <w:szCs w:val="32"/>
        </w:rPr>
        <w:t>3/147).</w:t>
      </w:r>
    </w:p>
  </w:footnote>
  <w:footnote w:id="66">
    <w:p w14:paraId="13C458A6" w14:textId="1D989F31" w:rsidR="006476FB" w:rsidRPr="002844A2" w:rsidRDefault="00D70C99" w:rsidP="006476FB">
      <w:pPr>
        <w:pStyle w:val="TeksCatatanKaki"/>
        <w:jc w:val="both"/>
        <w:rPr>
          <w:rFonts w:ascii="Calibri" w:hAnsi="Calibri" w:cs="Calibri"/>
          <w:sz w:val="22"/>
          <w:szCs w:val="22"/>
        </w:rPr>
      </w:pPr>
      <w:r w:rsidRPr="003C0D38">
        <w:rPr>
          <w:rStyle w:val="ReferensiCatatanKaki"/>
          <w:rFonts w:ascii="Calibri" w:hAnsi="Calibri" w:cstheme="minorHAnsi"/>
          <w:sz w:val="22"/>
          <w:szCs w:val="22"/>
        </w:rPr>
        <w:footnoteRef/>
      </w:r>
      <w:r w:rsidRPr="002844A2">
        <w:rPr>
          <w:rFonts w:ascii="Calibri" w:hAnsi="Calibri" w:cstheme="minorHAnsi"/>
          <w:sz w:val="22"/>
          <w:szCs w:val="22"/>
        </w:rPr>
        <w:t xml:space="preserve"> </w:t>
      </w:r>
      <w:r w:rsidR="006476FB" w:rsidRPr="002844A2">
        <w:rPr>
          <w:rFonts w:ascii="Calibri" w:hAnsi="Calibri" w:cs="Calibri"/>
          <w:sz w:val="22"/>
          <w:szCs w:val="22"/>
        </w:rPr>
        <w:t>Hadis-hadis tentang mengusap sorban datang dalam dua bentuk.</w:t>
      </w:r>
    </w:p>
    <w:p w14:paraId="6E898496" w14:textId="367533A5" w:rsidR="006476FB" w:rsidRPr="002844A2" w:rsidRDefault="006476FB" w:rsidP="006476FB">
      <w:pPr>
        <w:pStyle w:val="TeksCatatanKaki"/>
        <w:ind w:firstLine="720"/>
        <w:jc w:val="both"/>
        <w:rPr>
          <w:rFonts w:ascii="Calibri" w:hAnsi="Calibri" w:cs="Calibri"/>
          <w:sz w:val="22"/>
          <w:szCs w:val="22"/>
        </w:rPr>
      </w:pPr>
      <w:r w:rsidRPr="002844A2">
        <w:rPr>
          <w:rFonts w:ascii="Calibri" w:hAnsi="Calibri" w:cs="Calibri"/>
          <w:b/>
          <w:bCs/>
          <w:i/>
          <w:iCs/>
          <w:sz w:val="22"/>
          <w:szCs w:val="22"/>
        </w:rPr>
        <w:t>Pertama</w:t>
      </w:r>
      <w:r w:rsidRPr="002844A2">
        <w:rPr>
          <w:rFonts w:ascii="Calibri" w:hAnsi="Calibri" w:cs="Calibri"/>
          <w:b/>
          <w:bCs/>
          <w:sz w:val="22"/>
          <w:szCs w:val="22"/>
        </w:rPr>
        <w:t>,</w:t>
      </w:r>
      <w:r w:rsidRPr="002844A2">
        <w:rPr>
          <w:rFonts w:ascii="Calibri" w:hAnsi="Calibri" w:cs="Calibri"/>
          <w:sz w:val="22"/>
          <w:szCs w:val="22"/>
        </w:rPr>
        <w:t xml:space="preserve"> mengusap sebagian rambut di ubun-ubun lalu dilanjutkan mengusap sorban. Dari </w:t>
      </w:r>
      <w:proofErr w:type="spellStart"/>
      <w:r w:rsidR="003923D8">
        <w:rPr>
          <w:rFonts w:ascii="Calibri" w:hAnsi="Calibri" w:cs="Calibri"/>
          <w:sz w:val="22"/>
          <w:szCs w:val="22"/>
        </w:rPr>
        <w:t>a</w:t>
      </w:r>
      <w:r w:rsidRPr="003C0D38">
        <w:rPr>
          <w:rFonts w:ascii="Calibri" w:hAnsi="Calibri" w:cs="Calibri"/>
          <w:sz w:val="22"/>
          <w:szCs w:val="22"/>
        </w:rPr>
        <w:t>l</w:t>
      </w:r>
      <w:r w:rsidRPr="002844A2">
        <w:rPr>
          <w:rFonts w:ascii="Calibri" w:hAnsi="Calibri" w:cs="Calibri"/>
          <w:sz w:val="22"/>
          <w:szCs w:val="22"/>
        </w:rPr>
        <w:t>-Mughirah</w:t>
      </w:r>
      <w:proofErr w:type="spellEnd"/>
      <w:r w:rsidRPr="002844A2">
        <w:rPr>
          <w:rFonts w:ascii="Calibri" w:hAnsi="Calibri" w:cs="Calibri"/>
          <w:sz w:val="22"/>
          <w:szCs w:val="22"/>
        </w:rPr>
        <w:t xml:space="preserve"> bin </w:t>
      </w:r>
      <w:proofErr w:type="spellStart"/>
      <w:r w:rsidRPr="002844A2">
        <w:rPr>
          <w:rFonts w:ascii="Calibri" w:hAnsi="Calibri" w:cs="Calibri"/>
          <w:sz w:val="22"/>
          <w:szCs w:val="22"/>
        </w:rPr>
        <w:t>Syu</w:t>
      </w:r>
      <w:r w:rsidR="00A257FA" w:rsidRPr="002844A2">
        <w:rPr>
          <w:rFonts w:ascii="Calibri" w:hAnsi="Calibri" w:cs="Calibri"/>
          <w:sz w:val="22"/>
          <w:szCs w:val="22"/>
        </w:rPr>
        <w:t>’</w:t>
      </w:r>
      <w:r w:rsidRPr="002844A2">
        <w:rPr>
          <w:rFonts w:ascii="Calibri" w:hAnsi="Calibri" w:cs="Calibri"/>
          <w:sz w:val="22"/>
          <w:szCs w:val="22"/>
        </w:rPr>
        <w:t>bah</w:t>
      </w:r>
      <w:proofErr w:type="spellEnd"/>
      <w:r w:rsidR="00FE1D8F">
        <w:rPr>
          <w:rFonts w:ascii="Calibri" w:hAnsi="Calibri" w:cs="Calibri"/>
          <w:sz w:val="22"/>
          <w:szCs w:val="22"/>
        </w:rPr>
        <w:t>,</w:t>
      </w:r>
    </w:p>
    <w:p w14:paraId="2CB055BF" w14:textId="77777777" w:rsidR="006476FB" w:rsidRPr="002844A2" w:rsidRDefault="006476FB" w:rsidP="006476FB">
      <w:pPr>
        <w:pStyle w:val="TeksCatatanKaki"/>
        <w:bidi/>
        <w:jc w:val="both"/>
        <w:rPr>
          <w:rFonts w:ascii="Calibri" w:hAnsi="Calibri" w:cs="Traditional Arabic"/>
          <w:sz w:val="22"/>
          <w:szCs w:val="28"/>
        </w:rPr>
      </w:pPr>
      <w:r w:rsidRPr="002844A2">
        <w:rPr>
          <w:rFonts w:ascii="Calibri" w:hAnsi="Calibri" w:cs="Traditional Arabic"/>
          <w:sz w:val="22"/>
          <w:szCs w:val="28"/>
          <w:rtl/>
          <w:lang w:bidi="ar-SA"/>
        </w:rPr>
        <w:t>أَنَّ النَّبِيَّ صَلَّى اللهُ عَلَيْهِ وَسَلَّمَ تَوَضَّأَ فَمَسَحَ بِنَاصِيَتِهِ وَعَلَى الْعِمَامَةِ وَعَلَى الْخُفَّيْنِ</w:t>
      </w:r>
    </w:p>
    <w:p w14:paraId="03D63F8E" w14:textId="352A790C" w:rsidR="006476FB" w:rsidRPr="002844A2" w:rsidRDefault="00A257FA" w:rsidP="006476FB">
      <w:pPr>
        <w:pStyle w:val="TeksCatatanKaki"/>
        <w:jc w:val="both"/>
        <w:rPr>
          <w:rFonts w:ascii="Calibri" w:hAnsi="Calibri" w:cs="Calibri"/>
          <w:sz w:val="22"/>
          <w:szCs w:val="22"/>
        </w:rPr>
      </w:pPr>
      <w:r w:rsidRPr="00FE1D8F">
        <w:rPr>
          <w:rFonts w:ascii="Calibri" w:hAnsi="Calibri" w:cs="Calibri"/>
          <w:i/>
          <w:iCs/>
          <w:sz w:val="22"/>
          <w:szCs w:val="22"/>
        </w:rPr>
        <w:t>“</w:t>
      </w:r>
      <w:r w:rsidR="006476FB" w:rsidRPr="00FE1D8F">
        <w:rPr>
          <w:rFonts w:ascii="Calibri" w:hAnsi="Calibri" w:cs="Calibri"/>
          <w:i/>
          <w:iCs/>
          <w:sz w:val="22"/>
          <w:szCs w:val="22"/>
        </w:rPr>
        <w:t xml:space="preserve">Bahwasanya Nabi </w:t>
      </w:r>
      <w:r w:rsidRPr="00FE1D8F">
        <w:rPr>
          <w:rFonts w:ascii="Calibri" w:hAnsi="Calibri" w:cs="Traditional Arabic"/>
          <w:i/>
          <w:iCs/>
          <w:sz w:val="22"/>
          <w:szCs w:val="28"/>
          <w:rtl/>
          <w:lang w:bidi="ar-SA"/>
        </w:rPr>
        <w:t>ﷺ</w:t>
      </w:r>
      <w:r w:rsidR="006476FB" w:rsidRPr="00FE1D8F">
        <w:rPr>
          <w:rFonts w:ascii="Calibri" w:hAnsi="Calibri" w:cs="Calibri"/>
          <w:i/>
          <w:iCs/>
          <w:sz w:val="22"/>
          <w:szCs w:val="22"/>
        </w:rPr>
        <w:t xml:space="preserve"> berwudu, lalu beliau mengusap ubun-ubun, mengusap sorban, dan mengusap kedua </w:t>
      </w:r>
      <w:proofErr w:type="spellStart"/>
      <w:r w:rsidR="006476FB" w:rsidRPr="00FE1D8F">
        <w:rPr>
          <w:rFonts w:ascii="Calibri" w:hAnsi="Calibri" w:cs="Calibri"/>
          <w:i/>
          <w:iCs/>
          <w:sz w:val="22"/>
          <w:szCs w:val="22"/>
        </w:rPr>
        <w:t>khuf</w:t>
      </w:r>
      <w:proofErr w:type="spellEnd"/>
      <w:r w:rsidR="006476FB" w:rsidRPr="00FE1D8F">
        <w:rPr>
          <w:rFonts w:ascii="Calibri" w:hAnsi="Calibri" w:cs="Calibri"/>
          <w:i/>
          <w:iCs/>
          <w:sz w:val="22"/>
          <w:szCs w:val="22"/>
        </w:rPr>
        <w:t xml:space="preserve"> beliau.</w:t>
      </w:r>
      <w:r w:rsidRPr="00FE1D8F">
        <w:rPr>
          <w:rFonts w:ascii="Calibri" w:hAnsi="Calibri" w:cs="Calibri"/>
          <w:i/>
          <w:iCs/>
          <w:sz w:val="22"/>
          <w:szCs w:val="22"/>
        </w:rPr>
        <w:t>”</w:t>
      </w:r>
      <w:r w:rsidR="006476FB" w:rsidRPr="002844A2">
        <w:rPr>
          <w:rFonts w:ascii="Calibri" w:hAnsi="Calibri" w:cs="Calibri"/>
          <w:sz w:val="22"/>
          <w:szCs w:val="22"/>
        </w:rPr>
        <w:t xml:space="preserve"> (HR. Al-</w:t>
      </w:r>
      <w:r w:rsidR="006476FB" w:rsidRPr="003C0D38">
        <w:rPr>
          <w:rFonts w:ascii="Calibri" w:hAnsi="Calibri" w:cs="Calibri"/>
          <w:sz w:val="22"/>
          <w:szCs w:val="22"/>
        </w:rPr>
        <w:t>Buk</w:t>
      </w:r>
      <w:r w:rsidR="00417D72">
        <w:rPr>
          <w:rFonts w:ascii="Calibri" w:hAnsi="Calibri" w:cs="Calibri"/>
          <w:sz w:val="22"/>
          <w:szCs w:val="22"/>
        </w:rPr>
        <w:t>h</w:t>
      </w:r>
      <w:r w:rsidR="003033CA">
        <w:rPr>
          <w:rFonts w:ascii="Calibri" w:hAnsi="Calibri" w:cs="Calibri"/>
          <w:sz w:val="22"/>
          <w:szCs w:val="22"/>
        </w:rPr>
        <w:t>a</w:t>
      </w:r>
      <w:r w:rsidR="006476FB" w:rsidRPr="003C0D38">
        <w:rPr>
          <w:rFonts w:ascii="Calibri" w:hAnsi="Calibri" w:cs="Calibri"/>
          <w:sz w:val="22"/>
          <w:szCs w:val="22"/>
        </w:rPr>
        <w:t>ri</w:t>
      </w:r>
      <w:r w:rsidR="003033CA">
        <w:rPr>
          <w:rFonts w:ascii="Calibri" w:hAnsi="Calibri" w:cs="Calibri"/>
          <w:sz w:val="22"/>
          <w:szCs w:val="22"/>
        </w:rPr>
        <w:t>,</w:t>
      </w:r>
      <w:r w:rsidR="006476FB" w:rsidRPr="002844A2">
        <w:rPr>
          <w:rFonts w:ascii="Calibri" w:hAnsi="Calibri" w:cs="Calibri"/>
          <w:sz w:val="22"/>
          <w:szCs w:val="22"/>
        </w:rPr>
        <w:t xml:space="preserve"> No. 182</w:t>
      </w:r>
      <w:r w:rsidR="001703EC">
        <w:rPr>
          <w:rFonts w:ascii="Calibri" w:hAnsi="Calibri" w:cs="Calibri"/>
          <w:sz w:val="22"/>
          <w:szCs w:val="22"/>
        </w:rPr>
        <w:t>,</w:t>
      </w:r>
      <w:r w:rsidR="006476FB" w:rsidRPr="002844A2">
        <w:rPr>
          <w:rFonts w:ascii="Calibri" w:hAnsi="Calibri" w:cs="Calibri"/>
          <w:sz w:val="22"/>
          <w:szCs w:val="22"/>
        </w:rPr>
        <w:t xml:space="preserve"> dan Muslim</w:t>
      </w:r>
      <w:r w:rsidR="00DA7052">
        <w:rPr>
          <w:rFonts w:ascii="Calibri" w:hAnsi="Calibri" w:cs="Calibri"/>
          <w:sz w:val="22"/>
          <w:szCs w:val="22"/>
        </w:rPr>
        <w:t>,</w:t>
      </w:r>
      <w:r w:rsidR="006476FB" w:rsidRPr="002844A2">
        <w:rPr>
          <w:rFonts w:ascii="Calibri" w:hAnsi="Calibri" w:cs="Calibri"/>
          <w:sz w:val="22"/>
          <w:szCs w:val="22"/>
        </w:rPr>
        <w:t xml:space="preserve"> No. 274</w:t>
      </w:r>
      <w:r w:rsidR="006476FB" w:rsidRPr="003C0D38">
        <w:rPr>
          <w:rFonts w:ascii="Calibri" w:hAnsi="Calibri" w:cs="Calibri"/>
          <w:sz w:val="22"/>
          <w:szCs w:val="22"/>
        </w:rPr>
        <w:t>)</w:t>
      </w:r>
      <w:r w:rsidR="00F77DE3">
        <w:rPr>
          <w:rFonts w:ascii="Calibri" w:hAnsi="Calibri" w:cs="Calibri"/>
          <w:sz w:val="22"/>
          <w:szCs w:val="22"/>
        </w:rPr>
        <w:t>.</w:t>
      </w:r>
    </w:p>
    <w:p w14:paraId="4D50E2C8" w14:textId="327D0A89" w:rsidR="006476FB" w:rsidRPr="002844A2" w:rsidRDefault="006476FB" w:rsidP="006476FB">
      <w:pPr>
        <w:pStyle w:val="TeksCatatanKaki"/>
        <w:ind w:firstLine="720"/>
        <w:jc w:val="both"/>
        <w:rPr>
          <w:rFonts w:ascii="Calibri" w:hAnsi="Calibri" w:cs="Calibri"/>
          <w:sz w:val="22"/>
          <w:szCs w:val="22"/>
        </w:rPr>
      </w:pPr>
      <w:r w:rsidRPr="002844A2">
        <w:rPr>
          <w:rFonts w:ascii="Calibri" w:hAnsi="Calibri" w:cs="Calibri"/>
          <w:b/>
          <w:bCs/>
          <w:i/>
          <w:iCs/>
          <w:sz w:val="22"/>
          <w:szCs w:val="22"/>
        </w:rPr>
        <w:t>Kedua</w:t>
      </w:r>
      <w:r w:rsidRPr="002844A2">
        <w:rPr>
          <w:rFonts w:ascii="Calibri" w:hAnsi="Calibri" w:cs="Calibri"/>
          <w:b/>
          <w:bCs/>
          <w:sz w:val="22"/>
          <w:szCs w:val="22"/>
        </w:rPr>
        <w:t>,</w:t>
      </w:r>
      <w:r w:rsidRPr="002844A2">
        <w:rPr>
          <w:rFonts w:ascii="Calibri" w:hAnsi="Calibri" w:cs="Calibri"/>
          <w:sz w:val="22"/>
          <w:szCs w:val="22"/>
        </w:rPr>
        <w:t xml:space="preserve"> mengusap sorban saja tanpa mengusap sebagian kepala. Dari Amr bin Umayyah:</w:t>
      </w:r>
    </w:p>
    <w:p w14:paraId="3318F557" w14:textId="77777777" w:rsidR="006476FB" w:rsidRPr="002844A2" w:rsidRDefault="006476FB" w:rsidP="006476FB">
      <w:pPr>
        <w:pStyle w:val="TeksCatatanKaki"/>
        <w:bidi/>
        <w:jc w:val="both"/>
        <w:rPr>
          <w:rFonts w:ascii="Calibri" w:hAnsi="Calibri" w:cs="Traditional Arabic"/>
          <w:sz w:val="22"/>
          <w:szCs w:val="28"/>
        </w:rPr>
      </w:pPr>
      <w:r w:rsidRPr="002844A2">
        <w:rPr>
          <w:rFonts w:ascii="Calibri" w:hAnsi="Calibri" w:cs="Traditional Arabic"/>
          <w:sz w:val="22"/>
          <w:szCs w:val="28"/>
          <w:rtl/>
          <w:lang w:bidi="ar-SA"/>
        </w:rPr>
        <w:t>رَأَيْتُ النَّبِيَّ صَلَّى اللهُ عَلَيْهِ وَسَلَّمَ يَمْسَحُ عَلَى عِمَامَتِهِ وَخُفَّيْهِ</w:t>
      </w:r>
    </w:p>
    <w:p w14:paraId="5F88C68C" w14:textId="4431C627" w:rsidR="006476FB" w:rsidRPr="002844A2" w:rsidRDefault="00A257FA" w:rsidP="006476FB">
      <w:pPr>
        <w:pStyle w:val="TeksCatatanKaki"/>
        <w:jc w:val="both"/>
        <w:rPr>
          <w:rFonts w:ascii="Calibri" w:hAnsi="Calibri" w:cs="Calibri"/>
          <w:sz w:val="22"/>
          <w:szCs w:val="22"/>
        </w:rPr>
      </w:pPr>
      <w:r w:rsidRPr="00A12FF9">
        <w:rPr>
          <w:rFonts w:ascii="Calibri" w:hAnsi="Calibri" w:cs="Calibri"/>
          <w:i/>
          <w:iCs/>
          <w:sz w:val="22"/>
          <w:szCs w:val="22"/>
        </w:rPr>
        <w:t>“</w:t>
      </w:r>
      <w:r w:rsidR="006476FB" w:rsidRPr="00A12FF9">
        <w:rPr>
          <w:rFonts w:ascii="Calibri" w:hAnsi="Calibri" w:cs="Calibri"/>
          <w:i/>
          <w:iCs/>
          <w:sz w:val="22"/>
          <w:szCs w:val="22"/>
        </w:rPr>
        <w:t xml:space="preserve">Aku melihat Nabi </w:t>
      </w:r>
      <w:r w:rsidRPr="00A12FF9">
        <w:rPr>
          <w:rFonts w:ascii="Calibri" w:hAnsi="Calibri" w:cs="Traditional Arabic"/>
          <w:i/>
          <w:iCs/>
          <w:sz w:val="22"/>
          <w:szCs w:val="28"/>
          <w:rtl/>
          <w:lang w:bidi="ar-SA"/>
        </w:rPr>
        <w:t>ﷺ</w:t>
      </w:r>
      <w:r w:rsidR="006476FB" w:rsidRPr="00A12FF9">
        <w:rPr>
          <w:rFonts w:ascii="Calibri" w:hAnsi="Calibri" w:cs="Calibri"/>
          <w:i/>
          <w:iCs/>
          <w:sz w:val="22"/>
          <w:szCs w:val="22"/>
        </w:rPr>
        <w:t xml:space="preserve"> mengusap sorban dan kedua </w:t>
      </w:r>
      <w:proofErr w:type="spellStart"/>
      <w:r w:rsidR="006476FB" w:rsidRPr="00A12FF9">
        <w:rPr>
          <w:rFonts w:ascii="Calibri" w:hAnsi="Calibri" w:cs="Calibri"/>
          <w:i/>
          <w:iCs/>
          <w:sz w:val="22"/>
          <w:szCs w:val="22"/>
        </w:rPr>
        <w:t>khuf</w:t>
      </w:r>
      <w:proofErr w:type="spellEnd"/>
      <w:r w:rsidR="006476FB" w:rsidRPr="00A12FF9">
        <w:rPr>
          <w:rFonts w:ascii="Calibri" w:hAnsi="Calibri" w:cs="Calibri"/>
          <w:i/>
          <w:iCs/>
          <w:sz w:val="22"/>
          <w:szCs w:val="22"/>
        </w:rPr>
        <w:t xml:space="preserve"> beliau.</w:t>
      </w:r>
      <w:r w:rsidRPr="00A12FF9">
        <w:rPr>
          <w:rFonts w:ascii="Calibri" w:hAnsi="Calibri" w:cs="Calibri"/>
          <w:i/>
          <w:iCs/>
          <w:sz w:val="22"/>
          <w:szCs w:val="22"/>
        </w:rPr>
        <w:t>”</w:t>
      </w:r>
      <w:r w:rsidR="006476FB" w:rsidRPr="002844A2">
        <w:rPr>
          <w:rFonts w:ascii="Calibri" w:hAnsi="Calibri" w:cs="Calibri"/>
          <w:sz w:val="22"/>
          <w:szCs w:val="22"/>
        </w:rPr>
        <w:t xml:space="preserve"> (HR. Al-</w:t>
      </w:r>
      <w:r w:rsidR="006476FB" w:rsidRPr="003C0D38">
        <w:rPr>
          <w:rFonts w:ascii="Calibri" w:hAnsi="Calibri" w:cs="Calibri"/>
          <w:sz w:val="22"/>
          <w:szCs w:val="22"/>
        </w:rPr>
        <w:t>Bukh</w:t>
      </w:r>
      <w:r w:rsidR="004E4AE7">
        <w:rPr>
          <w:rFonts w:ascii="Calibri" w:hAnsi="Calibri" w:cs="Calibri"/>
          <w:sz w:val="22"/>
          <w:szCs w:val="22"/>
        </w:rPr>
        <w:t>a</w:t>
      </w:r>
      <w:r w:rsidR="006476FB" w:rsidRPr="003C0D38">
        <w:rPr>
          <w:rFonts w:ascii="Calibri" w:hAnsi="Calibri" w:cs="Calibri"/>
          <w:sz w:val="22"/>
          <w:szCs w:val="22"/>
        </w:rPr>
        <w:t>ri</w:t>
      </w:r>
      <w:r w:rsidR="004E4AE7">
        <w:rPr>
          <w:rFonts w:ascii="Calibri" w:hAnsi="Calibri" w:cs="Calibri"/>
          <w:sz w:val="22"/>
          <w:szCs w:val="22"/>
        </w:rPr>
        <w:t>,</w:t>
      </w:r>
      <w:r w:rsidR="006476FB" w:rsidRPr="002844A2">
        <w:rPr>
          <w:rFonts w:ascii="Calibri" w:hAnsi="Calibri" w:cs="Calibri"/>
          <w:sz w:val="22"/>
          <w:szCs w:val="22"/>
        </w:rPr>
        <w:t xml:space="preserve"> No. 205</w:t>
      </w:r>
      <w:r w:rsidR="006476FB" w:rsidRPr="003C0D38">
        <w:rPr>
          <w:rFonts w:ascii="Calibri" w:hAnsi="Calibri" w:cs="Calibri"/>
          <w:sz w:val="22"/>
          <w:szCs w:val="22"/>
        </w:rPr>
        <w:t>)</w:t>
      </w:r>
      <w:r w:rsidR="00D76BAA">
        <w:rPr>
          <w:rFonts w:ascii="Calibri" w:hAnsi="Calibri" w:cs="Calibri"/>
          <w:sz w:val="22"/>
          <w:szCs w:val="22"/>
        </w:rPr>
        <w:t>.</w:t>
      </w:r>
    </w:p>
    <w:p w14:paraId="1BB5D300" w14:textId="5F7F6186" w:rsidR="006476FB" w:rsidRPr="00C237AA" w:rsidRDefault="006476FB" w:rsidP="00C237AA">
      <w:pPr>
        <w:pStyle w:val="TeksCatatanKaki"/>
        <w:ind w:firstLine="720"/>
        <w:jc w:val="both"/>
        <w:rPr>
          <w:rFonts w:ascii="Calibri" w:hAnsi="Calibri" w:cs="Calibri"/>
          <w:sz w:val="22"/>
          <w:szCs w:val="22"/>
        </w:rPr>
      </w:pPr>
      <w:r w:rsidRPr="002844A2">
        <w:rPr>
          <w:rFonts w:ascii="Calibri" w:hAnsi="Calibri" w:cs="Calibri"/>
          <w:sz w:val="22"/>
          <w:szCs w:val="22"/>
        </w:rPr>
        <w:t xml:space="preserve">Demikian pula hadis Bilal yang telah disebutkan di atas. </w:t>
      </w:r>
      <w:r w:rsidRPr="003C0D38">
        <w:rPr>
          <w:rFonts w:ascii="Calibri" w:hAnsi="Calibri" w:cs="Calibri"/>
          <w:sz w:val="22"/>
          <w:szCs w:val="22"/>
        </w:rPr>
        <w:t>Zahir</w:t>
      </w:r>
      <w:r w:rsidRPr="002844A2">
        <w:rPr>
          <w:rFonts w:ascii="Calibri" w:hAnsi="Calibri" w:cs="Calibri"/>
          <w:sz w:val="22"/>
          <w:szCs w:val="22"/>
        </w:rPr>
        <w:t xml:space="preserve"> hadis Amr bin Umayyah dan hadis Bilal menunjukkan bolehnya mengusap sorban saja tanpa harus mengusap sebagian kepala, selama sorban tersebut menutup seluruh kepala.</w:t>
      </w:r>
    </w:p>
  </w:footnote>
  <w:footnote w:id="67">
    <w:p w14:paraId="49BE3ABF" w14:textId="6495221E" w:rsidR="00060845" w:rsidRPr="002844A2" w:rsidRDefault="00060845" w:rsidP="00060845">
      <w:pPr>
        <w:pStyle w:val="TeksCatatanKaki"/>
        <w:jc w:val="both"/>
        <w:rPr>
          <w:rFonts w:ascii="Calibri" w:hAnsi="Calibri" w:cstheme="minorHAnsi"/>
          <w:sz w:val="22"/>
          <w:szCs w:val="22"/>
          <w:highlight w:val="green"/>
        </w:rPr>
      </w:pPr>
      <w:r w:rsidRPr="003C0D38">
        <w:rPr>
          <w:rStyle w:val="ReferensiCatatanKaki"/>
          <w:rFonts w:ascii="Calibri" w:hAnsi="Calibri" w:cstheme="minorHAnsi"/>
          <w:sz w:val="22"/>
          <w:szCs w:val="22"/>
        </w:rPr>
        <w:footnoteRef/>
      </w:r>
      <w:r w:rsidRPr="002844A2">
        <w:rPr>
          <w:rFonts w:ascii="Calibri" w:hAnsi="Calibri" w:cstheme="minorHAnsi"/>
          <w:sz w:val="22"/>
          <w:szCs w:val="22"/>
        </w:rPr>
        <w:t xml:space="preserve"> </w:t>
      </w:r>
      <w:r w:rsidRPr="002844A2">
        <w:rPr>
          <w:rFonts w:ascii="Calibri" w:hAnsi="Calibri" w:cstheme="minorHAnsi"/>
          <w:sz w:val="22"/>
          <w:szCs w:val="22"/>
        </w:rPr>
        <w:t xml:space="preserve">Lihat penjelasan </w:t>
      </w:r>
      <w:r w:rsidRPr="003C0D38">
        <w:rPr>
          <w:rFonts w:ascii="Calibri" w:hAnsi="Calibri" w:cstheme="minorHAnsi"/>
          <w:sz w:val="22"/>
          <w:szCs w:val="22"/>
        </w:rPr>
        <w:t>Sy</w:t>
      </w:r>
      <w:r w:rsidR="002716DC">
        <w:rPr>
          <w:rFonts w:ascii="Calibri" w:hAnsi="Calibri" w:cstheme="minorHAnsi"/>
          <w:sz w:val="22"/>
          <w:szCs w:val="22"/>
        </w:rPr>
        <w:t>e</w:t>
      </w:r>
      <w:r w:rsidRPr="003C0D38">
        <w:rPr>
          <w:rFonts w:ascii="Calibri" w:hAnsi="Calibri" w:cstheme="minorHAnsi"/>
          <w:sz w:val="22"/>
          <w:szCs w:val="22"/>
        </w:rPr>
        <w:t>kh</w:t>
      </w:r>
      <w:r w:rsidRPr="002844A2">
        <w:rPr>
          <w:rFonts w:ascii="Calibri" w:hAnsi="Calibri" w:cstheme="minorHAnsi"/>
          <w:sz w:val="22"/>
          <w:szCs w:val="22"/>
        </w:rPr>
        <w:t xml:space="preserve"> Abdul Muhsin </w:t>
      </w:r>
      <w:proofErr w:type="spellStart"/>
      <w:r w:rsidR="002716DC">
        <w:rPr>
          <w:rFonts w:ascii="Calibri" w:hAnsi="Calibri" w:cstheme="minorHAnsi"/>
          <w:sz w:val="22"/>
          <w:szCs w:val="22"/>
        </w:rPr>
        <w:t>a</w:t>
      </w:r>
      <w:r w:rsidRPr="003C0D38">
        <w:rPr>
          <w:rFonts w:ascii="Calibri" w:hAnsi="Calibri" w:cstheme="minorHAnsi"/>
          <w:sz w:val="22"/>
          <w:szCs w:val="22"/>
        </w:rPr>
        <w:t>z</w:t>
      </w:r>
      <w:proofErr w:type="spellEnd"/>
      <w:r w:rsidRPr="003C0D38">
        <w:rPr>
          <w:rFonts w:ascii="Calibri" w:hAnsi="Calibri" w:cstheme="minorHAnsi"/>
          <w:sz w:val="22"/>
          <w:szCs w:val="22"/>
        </w:rPr>
        <w:t>-Zamil</w:t>
      </w:r>
      <w:r w:rsidRPr="002844A2">
        <w:rPr>
          <w:rFonts w:ascii="Calibri" w:hAnsi="Calibri" w:cstheme="minorHAnsi"/>
          <w:sz w:val="22"/>
          <w:szCs w:val="22"/>
        </w:rPr>
        <w:t xml:space="preserve"> di</w:t>
      </w:r>
      <w:r w:rsidR="002716DC">
        <w:rPr>
          <w:rFonts w:ascii="Calibri" w:hAnsi="Calibri" w:cstheme="minorHAnsi"/>
          <w:sz w:val="22"/>
          <w:szCs w:val="22"/>
        </w:rPr>
        <w:t>:</w:t>
      </w:r>
      <w:r w:rsidRPr="003C0D38">
        <w:rPr>
          <w:rFonts w:ascii="Calibri" w:hAnsi="Calibri" w:cstheme="minorHAnsi"/>
          <w:sz w:val="22"/>
          <w:szCs w:val="22"/>
        </w:rPr>
        <w:t xml:space="preserve"> </w:t>
      </w:r>
      <w:hyperlink r:id="rId3" w:history="1">
        <w:r w:rsidRPr="002844A2">
          <w:rPr>
            <w:rStyle w:val="Hyperlink"/>
            <w:rFonts w:ascii="Calibri" w:hAnsi="Calibri" w:cstheme="minorHAnsi"/>
            <w:sz w:val="22"/>
            <w:szCs w:val="22"/>
          </w:rPr>
          <w:t>https://www.youtube.com/watch?v=D_4jeQqGX_Y</w:t>
        </w:r>
      </w:hyperlink>
    </w:p>
  </w:footnote>
  <w:footnote w:id="68">
    <w:p w14:paraId="0220FE32" w14:textId="5EACA805" w:rsidR="00C21B2D" w:rsidRPr="003C0D38" w:rsidRDefault="00C21B2D"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00993F4D" w:rsidRPr="003C0D38">
        <w:rPr>
          <w:rFonts w:ascii="Calibri" w:hAnsi="Calibri" w:cs="Traditional Arabic"/>
          <w:color w:val="000000" w:themeColor="text1"/>
          <w:sz w:val="22"/>
          <w:szCs w:val="32"/>
        </w:rPr>
        <w:t xml:space="preserve">Lihat: </w:t>
      </w:r>
      <w:proofErr w:type="spellStart"/>
      <w:r w:rsidR="00993F4D" w:rsidRPr="00DE7D2B">
        <w:rPr>
          <w:rFonts w:ascii="Calibri" w:hAnsi="Calibri" w:cs="Traditional Arabic"/>
          <w:i/>
          <w:iCs/>
          <w:color w:val="000000" w:themeColor="text1"/>
          <w:sz w:val="22"/>
          <w:szCs w:val="32"/>
        </w:rPr>
        <w:t>Fa</w:t>
      </w:r>
      <w:r w:rsidR="00993F4D" w:rsidRPr="002317FB">
        <w:rPr>
          <w:rFonts w:ascii="Calibri" w:hAnsi="Calibri" w:cs="Traditional Arabic"/>
          <w:i/>
          <w:iCs/>
          <w:color w:val="000000" w:themeColor="text1"/>
          <w:sz w:val="22"/>
          <w:szCs w:val="32"/>
        </w:rPr>
        <w:t>t</w:t>
      </w:r>
      <w:r w:rsidR="002317FB" w:rsidRPr="002317FB">
        <w:rPr>
          <w:rFonts w:ascii="Calibri" w:hAnsi="Calibri" w:cs="Traditional Arabic"/>
          <w:i/>
          <w:iCs/>
          <w:color w:val="000000" w:themeColor="text1"/>
          <w:sz w:val="22"/>
          <w:szCs w:val="32"/>
        </w:rPr>
        <w:t>â</w:t>
      </w:r>
      <w:r w:rsidR="00993F4D" w:rsidRPr="002317FB">
        <w:rPr>
          <w:rFonts w:ascii="Calibri" w:hAnsi="Calibri" w:cs="Traditional Arabic"/>
          <w:i/>
          <w:iCs/>
          <w:color w:val="000000" w:themeColor="text1"/>
          <w:sz w:val="22"/>
          <w:szCs w:val="32"/>
        </w:rPr>
        <w:t>w</w:t>
      </w:r>
      <w:r w:rsidR="002317FB" w:rsidRPr="002317FB">
        <w:rPr>
          <w:rFonts w:ascii="Calibri" w:hAnsi="Calibri" w:cs="Traditional Arabic"/>
          <w:i/>
          <w:iCs/>
          <w:color w:val="000000" w:themeColor="text1"/>
          <w:sz w:val="22"/>
          <w:szCs w:val="32"/>
        </w:rPr>
        <w:t>â</w:t>
      </w:r>
      <w:proofErr w:type="spellEnd"/>
      <w:r w:rsidR="00993F4D" w:rsidRPr="002317FB">
        <w:rPr>
          <w:rFonts w:ascii="Calibri" w:hAnsi="Calibri" w:cs="Traditional Arabic"/>
          <w:i/>
          <w:iCs/>
          <w:color w:val="000000" w:themeColor="text1"/>
          <w:sz w:val="22"/>
          <w:szCs w:val="32"/>
        </w:rPr>
        <w:t xml:space="preserve"> </w:t>
      </w:r>
      <w:proofErr w:type="spellStart"/>
      <w:r w:rsidR="00DE7D2B" w:rsidRPr="002317FB">
        <w:rPr>
          <w:rFonts w:ascii="Calibri" w:hAnsi="Calibri" w:cs="Traditional Arabic"/>
          <w:i/>
          <w:iCs/>
          <w:color w:val="000000" w:themeColor="text1"/>
          <w:sz w:val="22"/>
          <w:szCs w:val="32"/>
        </w:rPr>
        <w:t>a</w:t>
      </w:r>
      <w:r w:rsidR="00993F4D" w:rsidRPr="00DE7D2B">
        <w:rPr>
          <w:rFonts w:ascii="Calibri" w:hAnsi="Calibri" w:cs="Traditional Arabic"/>
          <w:i/>
          <w:iCs/>
          <w:color w:val="000000" w:themeColor="text1"/>
          <w:sz w:val="22"/>
          <w:szCs w:val="32"/>
        </w:rPr>
        <w:t>sy-Sy</w:t>
      </w:r>
      <w:r w:rsidR="00DE7D2B" w:rsidRPr="00DE7D2B">
        <w:rPr>
          <w:rFonts w:ascii="Calibri" w:hAnsi="Calibri" w:cs="Traditional Arabic"/>
          <w:i/>
          <w:iCs/>
          <w:color w:val="000000" w:themeColor="text1"/>
          <w:sz w:val="22"/>
          <w:szCs w:val="32"/>
        </w:rPr>
        <w:t>ai</w:t>
      </w:r>
      <w:r w:rsidR="00993F4D" w:rsidRPr="00DE7D2B">
        <w:rPr>
          <w:rFonts w:ascii="Calibri" w:hAnsi="Calibri" w:cs="Traditional Arabic"/>
          <w:i/>
          <w:iCs/>
          <w:color w:val="000000" w:themeColor="text1"/>
          <w:sz w:val="22"/>
          <w:szCs w:val="32"/>
        </w:rPr>
        <w:t>kh</w:t>
      </w:r>
      <w:proofErr w:type="spellEnd"/>
      <w:r w:rsidR="00993F4D" w:rsidRPr="00DE7D2B">
        <w:rPr>
          <w:rFonts w:ascii="Calibri" w:hAnsi="Calibri" w:cs="Traditional Arabic"/>
          <w:i/>
          <w:iCs/>
          <w:color w:val="000000" w:themeColor="text1"/>
          <w:sz w:val="22"/>
          <w:szCs w:val="32"/>
        </w:rPr>
        <w:t xml:space="preserve"> </w:t>
      </w:r>
      <w:proofErr w:type="spellStart"/>
      <w:r w:rsidR="00DE7D2B" w:rsidRPr="00DE7D2B">
        <w:rPr>
          <w:rFonts w:ascii="Calibri" w:hAnsi="Calibri" w:cs="Traditional Arabic"/>
          <w:i/>
          <w:iCs/>
          <w:color w:val="000000" w:themeColor="text1"/>
          <w:sz w:val="22"/>
          <w:szCs w:val="32"/>
        </w:rPr>
        <w:t>Ibn</w:t>
      </w:r>
      <w:proofErr w:type="spellEnd"/>
      <w:r w:rsidR="00993F4D" w:rsidRPr="00DE7D2B">
        <w:rPr>
          <w:rFonts w:ascii="Calibri" w:hAnsi="Calibri" w:cs="Traditional Arabic"/>
          <w:i/>
          <w:iCs/>
          <w:color w:val="000000" w:themeColor="text1"/>
          <w:sz w:val="22"/>
          <w:szCs w:val="32"/>
        </w:rPr>
        <w:t xml:space="preserve"> </w:t>
      </w:r>
      <w:proofErr w:type="spellStart"/>
      <w:r w:rsidR="00993F4D" w:rsidRPr="00DE7D2B">
        <w:rPr>
          <w:rFonts w:ascii="Calibri" w:hAnsi="Calibri" w:cs="Traditional Arabic"/>
          <w:i/>
          <w:iCs/>
          <w:color w:val="000000" w:themeColor="text1"/>
          <w:sz w:val="22"/>
          <w:szCs w:val="32"/>
        </w:rPr>
        <w:t>B</w:t>
      </w:r>
      <w:r w:rsidR="00DE7D2B" w:rsidRPr="00DE7D2B">
        <w:rPr>
          <w:rFonts w:ascii="Calibri" w:hAnsi="Calibri" w:cs="Traditional Arabic"/>
          <w:i/>
          <w:iCs/>
          <w:color w:val="000000" w:themeColor="text1"/>
          <w:sz w:val="22"/>
          <w:szCs w:val="32"/>
        </w:rPr>
        <w:t>â</w:t>
      </w:r>
      <w:r w:rsidR="00993F4D" w:rsidRPr="00DE7D2B">
        <w:rPr>
          <w:rFonts w:ascii="Calibri" w:hAnsi="Calibri" w:cs="Traditional Arabic"/>
          <w:i/>
          <w:iCs/>
          <w:color w:val="000000" w:themeColor="text1"/>
          <w:sz w:val="22"/>
          <w:szCs w:val="32"/>
        </w:rPr>
        <w:t>z</w:t>
      </w:r>
      <w:proofErr w:type="spellEnd"/>
      <w:r w:rsidR="00993F4D" w:rsidRPr="003C0D38">
        <w:rPr>
          <w:rFonts w:ascii="Calibri" w:hAnsi="Calibri" w:cs="Traditional Arabic"/>
          <w:color w:val="000000" w:themeColor="text1"/>
          <w:sz w:val="22"/>
          <w:szCs w:val="32"/>
        </w:rPr>
        <w:t xml:space="preserve"> </w:t>
      </w:r>
      <w:r w:rsidR="001100DF">
        <w:rPr>
          <w:rFonts w:ascii="Calibri" w:hAnsi="Calibri" w:cs="Traditional Arabic"/>
          <w:color w:val="000000" w:themeColor="text1"/>
          <w:sz w:val="22"/>
          <w:szCs w:val="32"/>
        </w:rPr>
        <w:t>(</w:t>
      </w:r>
      <w:r w:rsidR="00993F4D" w:rsidRPr="003C0D38">
        <w:rPr>
          <w:rFonts w:ascii="Calibri" w:hAnsi="Calibri" w:cs="Traditional Arabic"/>
          <w:color w:val="000000" w:themeColor="text1"/>
          <w:sz w:val="22"/>
          <w:szCs w:val="32"/>
        </w:rPr>
        <w:t>11/391)</w:t>
      </w:r>
      <w:r w:rsidR="001100DF">
        <w:rPr>
          <w:rFonts w:ascii="Calibri" w:hAnsi="Calibri" w:cs="Traditional Arabic"/>
          <w:color w:val="000000" w:themeColor="text1"/>
          <w:sz w:val="22"/>
          <w:szCs w:val="32"/>
        </w:rPr>
        <w:t>.</w:t>
      </w:r>
    </w:p>
  </w:footnote>
  <w:footnote w:id="69">
    <w:p w14:paraId="3D0B119C" w14:textId="7F864FB4" w:rsidR="00797C00" w:rsidRPr="003C0D38" w:rsidRDefault="00797C00"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proofErr w:type="spellStart"/>
      <w:r w:rsidRPr="00DB595C">
        <w:rPr>
          <w:rFonts w:ascii="Calibri" w:hAnsi="Calibri" w:cs="Traditional Arabic"/>
          <w:i/>
          <w:iCs/>
          <w:color w:val="000000" w:themeColor="text1"/>
          <w:sz w:val="22"/>
          <w:szCs w:val="32"/>
        </w:rPr>
        <w:t>Fatâwâ</w:t>
      </w:r>
      <w:proofErr w:type="spellEnd"/>
      <w:r w:rsidRPr="00DB595C">
        <w:rPr>
          <w:rFonts w:ascii="Calibri" w:hAnsi="Calibri" w:cs="Traditional Arabic"/>
          <w:i/>
          <w:iCs/>
          <w:color w:val="000000" w:themeColor="text1"/>
          <w:sz w:val="22"/>
          <w:szCs w:val="32"/>
        </w:rPr>
        <w:t xml:space="preserve"> </w:t>
      </w:r>
      <w:proofErr w:type="spellStart"/>
      <w:r w:rsidRPr="00DB595C">
        <w:rPr>
          <w:rFonts w:ascii="Calibri" w:hAnsi="Calibri" w:cs="Traditional Arabic"/>
          <w:i/>
          <w:iCs/>
          <w:color w:val="000000" w:themeColor="text1"/>
          <w:sz w:val="22"/>
          <w:szCs w:val="32"/>
        </w:rPr>
        <w:t>Nûr</w:t>
      </w:r>
      <w:proofErr w:type="spellEnd"/>
      <w:r w:rsidRPr="00DB595C">
        <w:rPr>
          <w:rFonts w:ascii="Calibri" w:hAnsi="Calibri" w:cs="Traditional Arabic"/>
          <w:i/>
          <w:iCs/>
          <w:color w:val="000000" w:themeColor="text1"/>
          <w:sz w:val="22"/>
          <w:szCs w:val="32"/>
        </w:rPr>
        <w:t xml:space="preserve"> ‘</w:t>
      </w:r>
      <w:proofErr w:type="spellStart"/>
      <w:r w:rsidRPr="00DB595C">
        <w:rPr>
          <w:rFonts w:ascii="Calibri" w:hAnsi="Calibri" w:cs="Traditional Arabic"/>
          <w:i/>
          <w:iCs/>
          <w:color w:val="000000" w:themeColor="text1"/>
          <w:sz w:val="22"/>
          <w:szCs w:val="32"/>
        </w:rPr>
        <w:t>alâ</w:t>
      </w:r>
      <w:proofErr w:type="spellEnd"/>
      <w:r w:rsidRPr="00DB595C">
        <w:rPr>
          <w:rFonts w:ascii="Calibri" w:hAnsi="Calibri" w:cs="Traditional Arabic"/>
          <w:i/>
          <w:iCs/>
          <w:color w:val="000000" w:themeColor="text1"/>
          <w:sz w:val="22"/>
          <w:szCs w:val="32"/>
        </w:rPr>
        <w:t xml:space="preserve"> </w:t>
      </w:r>
      <w:proofErr w:type="spellStart"/>
      <w:r w:rsidR="00400E74">
        <w:rPr>
          <w:rFonts w:ascii="Calibri" w:hAnsi="Calibri" w:cs="Traditional Arabic"/>
          <w:i/>
          <w:iCs/>
          <w:color w:val="000000" w:themeColor="text1"/>
          <w:sz w:val="22"/>
          <w:szCs w:val="32"/>
        </w:rPr>
        <w:t>a</w:t>
      </w:r>
      <w:r w:rsidRPr="00DB595C">
        <w:rPr>
          <w:rFonts w:ascii="Calibri" w:hAnsi="Calibri" w:cs="Traditional Arabic"/>
          <w:i/>
          <w:iCs/>
          <w:color w:val="000000" w:themeColor="text1"/>
          <w:sz w:val="22"/>
          <w:szCs w:val="32"/>
        </w:rPr>
        <w:t>d-Darb</w:t>
      </w:r>
      <w:proofErr w:type="spellEnd"/>
      <w:r w:rsidRPr="003C0D38">
        <w:rPr>
          <w:rFonts w:ascii="Calibri" w:hAnsi="Calibri" w:cs="Traditional Arabic"/>
          <w:color w:val="000000" w:themeColor="text1"/>
          <w:sz w:val="22"/>
          <w:szCs w:val="32"/>
        </w:rPr>
        <w:t xml:space="preserve">, </w:t>
      </w:r>
      <w:proofErr w:type="spellStart"/>
      <w:r w:rsidRPr="003C0D38">
        <w:rPr>
          <w:rFonts w:ascii="Calibri" w:hAnsi="Calibri" w:cs="Traditional Arabic"/>
          <w:color w:val="000000" w:themeColor="text1"/>
          <w:sz w:val="22"/>
          <w:szCs w:val="32"/>
        </w:rPr>
        <w:t>Ibn</w:t>
      </w:r>
      <w:proofErr w:type="spellEnd"/>
      <w:r w:rsidRPr="003C0D38">
        <w:rPr>
          <w:rFonts w:ascii="Calibri" w:hAnsi="Calibri" w:cs="Traditional Arabic"/>
          <w:color w:val="000000" w:themeColor="text1"/>
          <w:sz w:val="22"/>
          <w:szCs w:val="32"/>
        </w:rPr>
        <w:t xml:space="preserve"> </w:t>
      </w:r>
      <w:proofErr w:type="spellStart"/>
      <w:r w:rsidRPr="003C0D38">
        <w:rPr>
          <w:rFonts w:ascii="Calibri" w:hAnsi="Calibri" w:cs="Traditional Arabic"/>
          <w:color w:val="000000" w:themeColor="text1"/>
          <w:sz w:val="22"/>
          <w:szCs w:val="32"/>
        </w:rPr>
        <w:t>Baz</w:t>
      </w:r>
      <w:proofErr w:type="spellEnd"/>
      <w:r w:rsidRPr="003C0D38">
        <w:rPr>
          <w:rFonts w:ascii="Calibri" w:hAnsi="Calibri" w:cs="Traditional Arabic"/>
          <w:color w:val="000000" w:themeColor="text1"/>
          <w:sz w:val="22"/>
          <w:szCs w:val="32"/>
        </w:rPr>
        <w:t xml:space="preserve"> 10/381-382)</w:t>
      </w:r>
      <w:r w:rsidR="00214C1E">
        <w:rPr>
          <w:rFonts w:ascii="Calibri" w:hAnsi="Calibri" w:cs="Traditional Arabic"/>
          <w:color w:val="000000" w:themeColor="text1"/>
          <w:sz w:val="22"/>
          <w:szCs w:val="32"/>
        </w:rPr>
        <w:t>.</w:t>
      </w:r>
    </w:p>
  </w:footnote>
  <w:footnote w:id="70">
    <w:p w14:paraId="00FA0EB9" w14:textId="648935B9" w:rsidR="009953EF" w:rsidRPr="003C0D38" w:rsidRDefault="009953EF"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FD171A">
        <w:rPr>
          <w:rFonts w:ascii="Calibri" w:hAnsi="Calibri" w:cs="Traditional Arabic"/>
          <w:i/>
          <w:iCs/>
          <w:sz w:val="22"/>
          <w:szCs w:val="32"/>
        </w:rPr>
        <w:t>Al-</w:t>
      </w:r>
      <w:proofErr w:type="spellStart"/>
      <w:r w:rsidRPr="00FD171A">
        <w:rPr>
          <w:rFonts w:ascii="Calibri" w:hAnsi="Calibri" w:cs="Traditional Arabic"/>
          <w:i/>
          <w:iCs/>
          <w:sz w:val="22"/>
          <w:szCs w:val="32"/>
        </w:rPr>
        <w:t>Mu’jam</w:t>
      </w:r>
      <w:proofErr w:type="spellEnd"/>
      <w:r w:rsidRPr="00FD171A">
        <w:rPr>
          <w:rFonts w:ascii="Calibri" w:hAnsi="Calibri" w:cs="Traditional Arabic"/>
          <w:i/>
          <w:iCs/>
          <w:sz w:val="22"/>
          <w:szCs w:val="32"/>
        </w:rPr>
        <w:t xml:space="preserve"> </w:t>
      </w:r>
      <w:proofErr w:type="spellStart"/>
      <w:r w:rsidR="00FD171A">
        <w:rPr>
          <w:rFonts w:ascii="Calibri" w:hAnsi="Calibri" w:cs="Traditional Arabic"/>
          <w:i/>
          <w:iCs/>
          <w:sz w:val="22"/>
          <w:szCs w:val="32"/>
        </w:rPr>
        <w:t>a</w:t>
      </w:r>
      <w:r w:rsidRPr="00FD171A">
        <w:rPr>
          <w:rFonts w:ascii="Calibri" w:hAnsi="Calibri" w:cs="Traditional Arabic"/>
          <w:i/>
          <w:iCs/>
          <w:sz w:val="22"/>
          <w:szCs w:val="32"/>
        </w:rPr>
        <w:t>l-A</w:t>
      </w:r>
      <w:r w:rsidR="00FD171A">
        <w:rPr>
          <w:rFonts w:ascii="Calibri" w:hAnsi="Calibri" w:cs="Traditional Arabic"/>
          <w:i/>
          <w:iCs/>
          <w:sz w:val="22"/>
          <w:szCs w:val="32"/>
        </w:rPr>
        <w:t>u</w:t>
      </w:r>
      <w:r w:rsidRPr="00FD171A">
        <w:rPr>
          <w:rFonts w:ascii="Calibri" w:hAnsi="Calibri" w:cs="Traditional Arabic"/>
          <w:i/>
          <w:iCs/>
          <w:sz w:val="22"/>
          <w:szCs w:val="32"/>
        </w:rPr>
        <w:t>sath</w:t>
      </w:r>
      <w:proofErr w:type="spellEnd"/>
      <w:r w:rsidRPr="003C0D38">
        <w:rPr>
          <w:rFonts w:ascii="Calibri" w:hAnsi="Calibri" w:cs="Traditional Arabic"/>
          <w:sz w:val="22"/>
          <w:szCs w:val="32"/>
        </w:rPr>
        <w:t xml:space="preserve"> </w:t>
      </w:r>
      <w:r w:rsidR="00FD171A">
        <w:rPr>
          <w:rFonts w:ascii="Calibri" w:hAnsi="Calibri" w:cs="Traditional Arabic"/>
          <w:sz w:val="22"/>
          <w:szCs w:val="32"/>
        </w:rPr>
        <w:t>(</w:t>
      </w:r>
      <w:r w:rsidRPr="003C0D38">
        <w:rPr>
          <w:rFonts w:ascii="Calibri" w:hAnsi="Calibri" w:cs="Traditional Arabic"/>
          <w:sz w:val="22"/>
          <w:szCs w:val="32"/>
        </w:rPr>
        <w:t>5/325</w:t>
      </w:r>
      <w:r w:rsidR="00FD171A">
        <w:rPr>
          <w:rFonts w:ascii="Calibri" w:hAnsi="Calibri" w:cs="Traditional Arabic"/>
          <w:sz w:val="22"/>
          <w:szCs w:val="32"/>
        </w:rPr>
        <w:t>),</w:t>
      </w:r>
      <w:r w:rsidRPr="003C0D38">
        <w:rPr>
          <w:rFonts w:ascii="Calibri" w:hAnsi="Calibri" w:cs="Traditional Arabic"/>
          <w:sz w:val="22"/>
          <w:szCs w:val="32"/>
        </w:rPr>
        <w:t xml:space="preserve"> No. 5444</w:t>
      </w:r>
      <w:r w:rsidR="00FD171A">
        <w:rPr>
          <w:rFonts w:ascii="Calibri" w:hAnsi="Calibri" w:cs="Traditional Arabic"/>
          <w:sz w:val="22"/>
          <w:szCs w:val="32"/>
        </w:rPr>
        <w:t>.</w:t>
      </w:r>
    </w:p>
  </w:footnote>
  <w:footnote w:id="71">
    <w:p w14:paraId="25BEBF79" w14:textId="4DA9E296" w:rsidR="00453375" w:rsidRPr="003C0D38" w:rsidRDefault="00453375"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3C0D38">
        <w:rPr>
          <w:rFonts w:ascii="Calibri" w:hAnsi="Calibri" w:cs="Traditional Arabic"/>
          <w:sz w:val="22"/>
          <w:szCs w:val="32"/>
        </w:rPr>
        <w:t>HR. At-</w:t>
      </w:r>
      <w:proofErr w:type="spellStart"/>
      <w:r w:rsidRPr="003C0D38">
        <w:rPr>
          <w:rFonts w:ascii="Calibri" w:hAnsi="Calibri" w:cs="Traditional Arabic"/>
          <w:sz w:val="22"/>
          <w:szCs w:val="32"/>
        </w:rPr>
        <w:t>Tirmidzi</w:t>
      </w:r>
      <w:proofErr w:type="spellEnd"/>
      <w:r w:rsidR="001C4D01">
        <w:rPr>
          <w:rFonts w:ascii="Calibri" w:hAnsi="Calibri" w:cs="Traditional Arabic"/>
          <w:sz w:val="22"/>
          <w:szCs w:val="32"/>
        </w:rPr>
        <w:t>,</w:t>
      </w:r>
      <w:r w:rsidRPr="003C0D38">
        <w:rPr>
          <w:rFonts w:ascii="Calibri" w:hAnsi="Calibri" w:cs="Traditional Arabic"/>
          <w:sz w:val="22"/>
          <w:szCs w:val="32"/>
        </w:rPr>
        <w:t xml:space="preserve"> No. 241</w:t>
      </w:r>
      <w:r w:rsidR="001C4D01">
        <w:rPr>
          <w:rFonts w:ascii="Calibri" w:hAnsi="Calibri" w:cs="Traditional Arabic"/>
          <w:sz w:val="22"/>
          <w:szCs w:val="32"/>
        </w:rPr>
        <w:t>.</w:t>
      </w:r>
    </w:p>
  </w:footnote>
  <w:footnote w:id="72">
    <w:p w14:paraId="5AE49687" w14:textId="22D341D0" w:rsidR="005F4DD7" w:rsidRPr="003C0D38" w:rsidRDefault="005F4DD7"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000241DA" w:rsidRPr="003C0D38">
        <w:rPr>
          <w:rFonts w:ascii="Calibri" w:hAnsi="Calibri" w:cs="Traditional Arabic"/>
          <w:sz w:val="22"/>
          <w:szCs w:val="32"/>
        </w:rPr>
        <w:t xml:space="preserve">Lihat: </w:t>
      </w:r>
      <w:r w:rsidR="000241DA" w:rsidRPr="002300A3">
        <w:rPr>
          <w:rFonts w:ascii="Calibri" w:hAnsi="Calibri" w:cs="Traditional Arabic"/>
          <w:i/>
          <w:iCs/>
          <w:sz w:val="22"/>
          <w:szCs w:val="32"/>
        </w:rPr>
        <w:t xml:space="preserve">Silsilah </w:t>
      </w:r>
      <w:proofErr w:type="spellStart"/>
      <w:r w:rsidR="002300A3">
        <w:rPr>
          <w:rFonts w:ascii="Calibri" w:hAnsi="Calibri" w:cs="Traditional Arabic"/>
          <w:i/>
          <w:iCs/>
          <w:sz w:val="22"/>
          <w:szCs w:val="32"/>
        </w:rPr>
        <w:t>a</w:t>
      </w:r>
      <w:r w:rsidR="000241DA" w:rsidRPr="002300A3">
        <w:rPr>
          <w:rFonts w:ascii="Calibri" w:hAnsi="Calibri" w:cs="Traditional Arabic"/>
          <w:i/>
          <w:iCs/>
          <w:sz w:val="22"/>
          <w:szCs w:val="32"/>
        </w:rPr>
        <w:t>l-Ahâdîts</w:t>
      </w:r>
      <w:proofErr w:type="spellEnd"/>
      <w:r w:rsidR="000241DA" w:rsidRPr="002300A3">
        <w:rPr>
          <w:rFonts w:ascii="Calibri" w:hAnsi="Calibri" w:cs="Traditional Arabic"/>
          <w:i/>
          <w:iCs/>
          <w:sz w:val="22"/>
          <w:szCs w:val="32"/>
        </w:rPr>
        <w:t xml:space="preserve"> </w:t>
      </w:r>
      <w:proofErr w:type="spellStart"/>
      <w:r w:rsidR="002300A3">
        <w:rPr>
          <w:rFonts w:ascii="Calibri" w:hAnsi="Calibri" w:cs="Traditional Arabic"/>
          <w:i/>
          <w:iCs/>
          <w:sz w:val="22"/>
          <w:szCs w:val="32"/>
        </w:rPr>
        <w:t>a</w:t>
      </w:r>
      <w:r w:rsidR="000241DA" w:rsidRPr="002300A3">
        <w:rPr>
          <w:rFonts w:ascii="Calibri" w:hAnsi="Calibri" w:cs="Traditional Arabic"/>
          <w:i/>
          <w:iCs/>
          <w:sz w:val="22"/>
          <w:szCs w:val="32"/>
        </w:rPr>
        <w:t>sh-Shahîhah</w:t>
      </w:r>
      <w:proofErr w:type="spellEnd"/>
      <w:r w:rsidR="000241DA" w:rsidRPr="003C0D38">
        <w:rPr>
          <w:rFonts w:ascii="Calibri" w:hAnsi="Calibri" w:cs="Traditional Arabic"/>
          <w:sz w:val="22"/>
          <w:szCs w:val="32"/>
        </w:rPr>
        <w:t xml:space="preserve"> </w:t>
      </w:r>
      <w:r w:rsidR="002300A3">
        <w:rPr>
          <w:rFonts w:ascii="Calibri" w:hAnsi="Calibri" w:cs="Traditional Arabic"/>
          <w:sz w:val="22"/>
          <w:szCs w:val="32"/>
        </w:rPr>
        <w:t>(</w:t>
      </w:r>
      <w:r w:rsidR="000241DA" w:rsidRPr="003C0D38">
        <w:rPr>
          <w:rFonts w:ascii="Calibri" w:hAnsi="Calibri" w:cs="Traditional Arabic"/>
          <w:sz w:val="22"/>
          <w:szCs w:val="32"/>
        </w:rPr>
        <w:t>4/629</w:t>
      </w:r>
      <w:r w:rsidR="002300A3">
        <w:rPr>
          <w:rFonts w:ascii="Calibri" w:hAnsi="Calibri" w:cs="Traditional Arabic"/>
          <w:sz w:val="22"/>
          <w:szCs w:val="32"/>
        </w:rPr>
        <w:t>),</w:t>
      </w:r>
      <w:r w:rsidR="000241DA" w:rsidRPr="003C0D38">
        <w:rPr>
          <w:rFonts w:ascii="Calibri" w:hAnsi="Calibri" w:cs="Traditional Arabic"/>
          <w:sz w:val="22"/>
          <w:szCs w:val="32"/>
        </w:rPr>
        <w:t xml:space="preserve"> No. 1979</w:t>
      </w:r>
      <w:r w:rsidR="002300A3">
        <w:rPr>
          <w:rFonts w:ascii="Calibri" w:hAnsi="Calibri" w:cs="Traditional Arabic"/>
          <w:sz w:val="22"/>
          <w:szCs w:val="32"/>
        </w:rPr>
        <w:t>.</w:t>
      </w:r>
    </w:p>
  </w:footnote>
  <w:footnote w:id="73">
    <w:p w14:paraId="33DEF0D9" w14:textId="6442C830" w:rsidR="002F12E8" w:rsidRPr="003C0D38" w:rsidRDefault="002F12E8"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3C0D38">
        <w:rPr>
          <w:rFonts w:ascii="Calibri" w:hAnsi="Calibri" w:cs="Traditional Arabic"/>
          <w:sz w:val="22"/>
          <w:szCs w:val="32"/>
        </w:rPr>
        <w:t xml:space="preserve">Al-Albani telah menyebutkan jalur periwayatannya dalam </w:t>
      </w:r>
      <w:r w:rsidRPr="00BB63BA">
        <w:rPr>
          <w:rFonts w:ascii="Calibri" w:hAnsi="Calibri" w:cs="Traditional Arabic"/>
          <w:i/>
          <w:iCs/>
          <w:sz w:val="22"/>
          <w:szCs w:val="32"/>
        </w:rPr>
        <w:t xml:space="preserve">Silsilah </w:t>
      </w:r>
      <w:proofErr w:type="spellStart"/>
      <w:r w:rsidRPr="003C0D38">
        <w:rPr>
          <w:rFonts w:ascii="Calibri" w:hAnsi="Calibri" w:cs="Traditional Arabic"/>
          <w:i/>
          <w:iCs/>
          <w:sz w:val="22"/>
          <w:szCs w:val="32"/>
        </w:rPr>
        <w:t>al-Ahâdîts</w:t>
      </w:r>
      <w:proofErr w:type="spellEnd"/>
      <w:r w:rsidRPr="003C0D38">
        <w:rPr>
          <w:rFonts w:ascii="Calibri" w:hAnsi="Calibri" w:cs="Traditional Arabic"/>
          <w:i/>
          <w:iCs/>
          <w:sz w:val="22"/>
          <w:szCs w:val="32"/>
        </w:rPr>
        <w:t xml:space="preserve"> </w:t>
      </w:r>
      <w:proofErr w:type="spellStart"/>
      <w:r w:rsidRPr="003C0D38">
        <w:rPr>
          <w:rFonts w:ascii="Calibri" w:hAnsi="Calibri" w:cs="Traditional Arabic"/>
          <w:i/>
          <w:iCs/>
          <w:sz w:val="22"/>
          <w:szCs w:val="32"/>
        </w:rPr>
        <w:t>ash-Shahîhah</w:t>
      </w:r>
      <w:proofErr w:type="spellEnd"/>
      <w:r w:rsidRPr="003C0D38">
        <w:rPr>
          <w:rFonts w:ascii="Calibri" w:hAnsi="Calibri" w:cs="Traditional Arabic"/>
          <w:sz w:val="22"/>
          <w:szCs w:val="32"/>
        </w:rPr>
        <w:t>, (6/314) No. 2652.</w:t>
      </w:r>
    </w:p>
  </w:footnote>
  <w:footnote w:id="74">
    <w:p w14:paraId="0770785F" w14:textId="317BD33C" w:rsidR="006871AC" w:rsidRPr="003C0D38" w:rsidRDefault="006871AC"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3C0D38">
        <w:rPr>
          <w:rFonts w:ascii="Calibri" w:hAnsi="Calibri" w:cs="Traditional Arabic"/>
          <w:sz w:val="22"/>
          <w:szCs w:val="32"/>
        </w:rPr>
        <w:t xml:space="preserve"> </w:t>
      </w:r>
      <w:r w:rsidRPr="003C0D38">
        <w:rPr>
          <w:rFonts w:ascii="Calibri" w:hAnsi="Calibri" w:cs="Traditional Arabic"/>
          <w:sz w:val="22"/>
          <w:szCs w:val="32"/>
        </w:rPr>
        <w:t>HR. Al-Bukh</w:t>
      </w:r>
      <w:r w:rsidR="00120AFC">
        <w:rPr>
          <w:rFonts w:ascii="Calibri" w:hAnsi="Calibri" w:cs="Traditional Arabic"/>
          <w:sz w:val="22"/>
          <w:szCs w:val="32"/>
        </w:rPr>
        <w:t>ar</w:t>
      </w:r>
      <w:r w:rsidRPr="003C0D38">
        <w:rPr>
          <w:rFonts w:ascii="Calibri" w:hAnsi="Calibri" w:cs="Traditional Arabic"/>
          <w:sz w:val="22"/>
          <w:szCs w:val="32"/>
        </w:rPr>
        <w:t>i</w:t>
      </w:r>
      <w:r w:rsidR="00120AFC">
        <w:rPr>
          <w:rFonts w:ascii="Calibri" w:hAnsi="Calibri" w:cs="Traditional Arabic"/>
          <w:sz w:val="22"/>
          <w:szCs w:val="32"/>
        </w:rPr>
        <w:t>,</w:t>
      </w:r>
      <w:r w:rsidRPr="003C0D38">
        <w:rPr>
          <w:rFonts w:ascii="Calibri" w:hAnsi="Calibri" w:cs="Traditional Arabic"/>
          <w:sz w:val="22"/>
          <w:szCs w:val="32"/>
        </w:rPr>
        <w:t xml:space="preserve"> No. 2996</w:t>
      </w:r>
      <w:r w:rsidR="007E1CE1">
        <w:rPr>
          <w:rFonts w:ascii="Calibri" w:hAnsi="Calibri" w:cs="Traditional Arabic"/>
          <w:sz w:val="22"/>
          <w:szCs w:val="32"/>
        </w:rPr>
        <w:t>.</w:t>
      </w:r>
    </w:p>
  </w:footnote>
  <w:footnote w:id="75">
    <w:p w14:paraId="38DB11EC" w14:textId="48000361" w:rsidR="00161E60" w:rsidRPr="001140EF" w:rsidRDefault="0088160E" w:rsidP="00161E60">
      <w:pPr>
        <w:pStyle w:val="TeksCatatanKaki"/>
        <w:jc w:val="both"/>
        <w:rPr>
          <w:rFonts w:ascii="Calibri" w:hAnsi="Calibri" w:cstheme="minorHAnsi"/>
          <w:sz w:val="22"/>
          <w:szCs w:val="22"/>
          <w:u w:val="single"/>
        </w:rPr>
      </w:pPr>
      <w:r w:rsidRPr="003C0D38">
        <w:rPr>
          <w:rStyle w:val="ReferensiCatatanKaki"/>
          <w:rFonts w:ascii="Calibri" w:hAnsi="Calibri" w:cstheme="minorHAnsi"/>
          <w:sz w:val="22"/>
          <w:szCs w:val="22"/>
        </w:rPr>
        <w:footnoteRef/>
      </w:r>
      <w:r w:rsidRPr="002844A2">
        <w:rPr>
          <w:rFonts w:ascii="Calibri" w:hAnsi="Calibri" w:cstheme="minorHAnsi"/>
          <w:sz w:val="22"/>
          <w:szCs w:val="22"/>
        </w:rPr>
        <w:t xml:space="preserve"> </w:t>
      </w:r>
      <w:r w:rsidR="00161E60" w:rsidRPr="002844A2">
        <w:rPr>
          <w:rFonts w:ascii="Calibri" w:hAnsi="Calibri" w:cstheme="minorHAnsi"/>
          <w:sz w:val="22"/>
          <w:szCs w:val="22"/>
        </w:rPr>
        <w:t xml:space="preserve">Hadis dengan lafal yang tegas menyebutkan pahala salat di </w:t>
      </w:r>
      <w:r w:rsidR="001140EF">
        <w:rPr>
          <w:rFonts w:ascii="Calibri" w:hAnsi="Calibri" w:cstheme="minorHAnsi"/>
          <w:sz w:val="22"/>
          <w:szCs w:val="22"/>
        </w:rPr>
        <w:t>Masjidilharam</w:t>
      </w:r>
      <w:r w:rsidR="00161E60" w:rsidRPr="002844A2">
        <w:rPr>
          <w:rFonts w:ascii="Calibri" w:hAnsi="Calibri" w:cstheme="minorHAnsi"/>
          <w:sz w:val="22"/>
          <w:szCs w:val="22"/>
        </w:rPr>
        <w:t xml:space="preserve"> seratus ribu kali lipat diriwayatkan dari dua sahabat. </w:t>
      </w:r>
    </w:p>
    <w:p w14:paraId="68439A0F" w14:textId="211026BF" w:rsidR="00161E60" w:rsidRPr="002844A2" w:rsidRDefault="00161E60" w:rsidP="00161E60">
      <w:pPr>
        <w:pStyle w:val="TeksCatatanKaki"/>
        <w:ind w:firstLine="720"/>
        <w:jc w:val="both"/>
        <w:rPr>
          <w:rFonts w:ascii="Calibri" w:hAnsi="Calibri" w:cstheme="minorHAnsi"/>
          <w:sz w:val="22"/>
          <w:szCs w:val="22"/>
        </w:rPr>
      </w:pPr>
      <w:r w:rsidRPr="002844A2">
        <w:rPr>
          <w:rFonts w:ascii="Calibri" w:hAnsi="Calibri" w:cstheme="minorHAnsi"/>
          <w:b/>
          <w:bCs/>
          <w:sz w:val="22"/>
          <w:szCs w:val="22"/>
        </w:rPr>
        <w:t>Pertama,</w:t>
      </w:r>
      <w:r w:rsidRPr="002844A2">
        <w:rPr>
          <w:rFonts w:ascii="Calibri" w:hAnsi="Calibri" w:cstheme="minorHAnsi"/>
          <w:sz w:val="22"/>
          <w:szCs w:val="22"/>
        </w:rPr>
        <w:t xml:space="preserve"> dari Jabir bin Abdillah </w:t>
      </w:r>
      <w:r w:rsidRPr="002844A2">
        <w:rPr>
          <w:rFonts w:ascii="Calibri" w:hAnsi="Calibri" w:cstheme="minorHAnsi"/>
          <w:i/>
          <w:iCs/>
          <w:sz w:val="22"/>
          <w:szCs w:val="22"/>
        </w:rPr>
        <w:t xml:space="preserve">radhiyallâhu </w:t>
      </w:r>
      <w:r w:rsidR="00A257FA" w:rsidRPr="002844A2">
        <w:rPr>
          <w:rFonts w:ascii="Calibri" w:hAnsi="Calibri" w:cstheme="minorHAnsi"/>
          <w:i/>
          <w:iCs/>
          <w:sz w:val="22"/>
          <w:szCs w:val="22"/>
        </w:rPr>
        <w:t>‘</w:t>
      </w:r>
      <w:r w:rsidRPr="002844A2">
        <w:rPr>
          <w:rFonts w:ascii="Calibri" w:hAnsi="Calibri" w:cstheme="minorHAnsi"/>
          <w:i/>
          <w:iCs/>
          <w:sz w:val="22"/>
          <w:szCs w:val="22"/>
        </w:rPr>
        <w:t>anhumâ</w:t>
      </w:r>
      <w:r w:rsidRPr="002844A2">
        <w:rPr>
          <w:rFonts w:ascii="Calibri" w:hAnsi="Calibri" w:cstheme="minorHAnsi"/>
          <w:sz w:val="22"/>
          <w:szCs w:val="22"/>
        </w:rPr>
        <w:t xml:space="preserve"> (HR. Ahmad No. 14694 dan Ibnu </w:t>
      </w:r>
      <w:proofErr w:type="spellStart"/>
      <w:r w:rsidRPr="002844A2">
        <w:rPr>
          <w:rFonts w:ascii="Calibri" w:hAnsi="Calibri" w:cstheme="minorHAnsi"/>
          <w:sz w:val="22"/>
          <w:szCs w:val="22"/>
        </w:rPr>
        <w:t>Majah</w:t>
      </w:r>
      <w:proofErr w:type="spellEnd"/>
      <w:r w:rsidRPr="002844A2">
        <w:rPr>
          <w:rFonts w:ascii="Calibri" w:hAnsi="Calibri" w:cstheme="minorHAnsi"/>
          <w:sz w:val="22"/>
          <w:szCs w:val="22"/>
        </w:rPr>
        <w:t xml:space="preserve"> No. 1406, dengan sanad yang sahih; lihat</w:t>
      </w:r>
      <w:r w:rsidRPr="006E6C79">
        <w:rPr>
          <w:rFonts w:ascii="Calibri" w:hAnsi="Calibri" w:cstheme="minorHAnsi"/>
          <w:i/>
          <w:iCs/>
          <w:sz w:val="22"/>
          <w:szCs w:val="22"/>
        </w:rPr>
        <w:t xml:space="preserve">: </w:t>
      </w:r>
      <w:proofErr w:type="spellStart"/>
      <w:r w:rsidR="006E6C79" w:rsidRPr="006E6C79">
        <w:rPr>
          <w:rFonts w:ascii="Calibri" w:hAnsi="Calibri" w:cstheme="minorHAnsi"/>
          <w:i/>
          <w:iCs/>
          <w:sz w:val="22"/>
          <w:szCs w:val="22"/>
        </w:rPr>
        <w:t>a</w:t>
      </w:r>
      <w:r w:rsidRPr="006E6C79">
        <w:rPr>
          <w:rFonts w:ascii="Calibri" w:hAnsi="Calibri" w:cstheme="minorHAnsi"/>
          <w:i/>
          <w:iCs/>
          <w:sz w:val="22"/>
          <w:szCs w:val="22"/>
        </w:rPr>
        <w:t>l-Irwâ</w:t>
      </w:r>
      <w:proofErr w:type="spellEnd"/>
      <w:r w:rsidR="00A257FA" w:rsidRPr="006E6C79">
        <w:rPr>
          <w:rFonts w:ascii="Calibri" w:hAnsi="Calibri" w:cstheme="minorHAnsi"/>
          <w:i/>
          <w:iCs/>
          <w:sz w:val="22"/>
          <w:szCs w:val="22"/>
        </w:rPr>
        <w:t>’</w:t>
      </w:r>
      <w:r w:rsidR="00D648EB">
        <w:rPr>
          <w:rFonts w:ascii="Calibri" w:hAnsi="Calibri" w:cstheme="minorHAnsi"/>
          <w:i/>
          <w:iCs/>
          <w:sz w:val="22"/>
          <w:szCs w:val="22"/>
        </w:rPr>
        <w:t>,</w:t>
      </w:r>
      <w:r w:rsidRPr="002844A2">
        <w:rPr>
          <w:rFonts w:ascii="Calibri" w:hAnsi="Calibri" w:cstheme="minorHAnsi"/>
          <w:sz w:val="22"/>
          <w:szCs w:val="22"/>
        </w:rPr>
        <w:t xml:space="preserve"> No. 1129). </w:t>
      </w:r>
    </w:p>
    <w:p w14:paraId="090232F5" w14:textId="05E53D8D" w:rsidR="00161E60" w:rsidRPr="002844A2" w:rsidRDefault="00161E60" w:rsidP="00161E60">
      <w:pPr>
        <w:pStyle w:val="TeksCatatanKaki"/>
        <w:ind w:firstLine="720"/>
        <w:jc w:val="both"/>
        <w:rPr>
          <w:rFonts w:ascii="Calibri" w:hAnsi="Calibri" w:cstheme="minorHAnsi"/>
          <w:sz w:val="22"/>
          <w:szCs w:val="22"/>
          <w:rtl/>
        </w:rPr>
      </w:pPr>
      <w:r w:rsidRPr="002844A2">
        <w:rPr>
          <w:rFonts w:ascii="Calibri" w:hAnsi="Calibri" w:cstheme="minorHAnsi"/>
          <w:b/>
          <w:bCs/>
          <w:sz w:val="22"/>
          <w:szCs w:val="22"/>
        </w:rPr>
        <w:t xml:space="preserve">Kedua, </w:t>
      </w:r>
      <w:r w:rsidRPr="002844A2">
        <w:rPr>
          <w:rFonts w:ascii="Calibri" w:hAnsi="Calibri" w:cstheme="minorHAnsi"/>
          <w:sz w:val="22"/>
          <w:szCs w:val="22"/>
        </w:rPr>
        <w:t xml:space="preserve">dari Abdullah bin Az-Zubair </w:t>
      </w:r>
      <w:r w:rsidRPr="002844A2">
        <w:rPr>
          <w:rFonts w:ascii="Calibri" w:hAnsi="Calibri" w:cstheme="minorHAnsi"/>
          <w:i/>
          <w:iCs/>
          <w:sz w:val="22"/>
          <w:szCs w:val="22"/>
        </w:rPr>
        <w:t xml:space="preserve">radhiyallâhu </w:t>
      </w:r>
      <w:r w:rsidR="00A257FA" w:rsidRPr="002844A2">
        <w:rPr>
          <w:rFonts w:ascii="Calibri" w:hAnsi="Calibri" w:cstheme="minorHAnsi"/>
          <w:i/>
          <w:iCs/>
          <w:sz w:val="22"/>
          <w:szCs w:val="22"/>
        </w:rPr>
        <w:t>‘</w:t>
      </w:r>
      <w:r w:rsidRPr="002844A2">
        <w:rPr>
          <w:rFonts w:ascii="Calibri" w:hAnsi="Calibri" w:cstheme="minorHAnsi"/>
          <w:i/>
          <w:iCs/>
          <w:sz w:val="22"/>
          <w:szCs w:val="22"/>
        </w:rPr>
        <w:t>anhumâ</w:t>
      </w:r>
      <w:r w:rsidRPr="002844A2">
        <w:rPr>
          <w:rFonts w:ascii="Calibri" w:hAnsi="Calibri" w:cstheme="minorHAnsi"/>
          <w:sz w:val="22"/>
          <w:szCs w:val="22"/>
        </w:rPr>
        <w:t xml:space="preserve"> (HR. Al-</w:t>
      </w:r>
      <w:proofErr w:type="spellStart"/>
      <w:r w:rsidRPr="002844A2">
        <w:rPr>
          <w:rFonts w:ascii="Calibri" w:hAnsi="Calibri" w:cstheme="minorHAnsi"/>
          <w:sz w:val="22"/>
          <w:szCs w:val="22"/>
        </w:rPr>
        <w:t>Bazzar</w:t>
      </w:r>
      <w:proofErr w:type="spellEnd"/>
      <w:r w:rsidRPr="002844A2">
        <w:rPr>
          <w:rFonts w:ascii="Calibri" w:hAnsi="Calibri" w:cstheme="minorHAnsi"/>
          <w:sz w:val="22"/>
          <w:szCs w:val="22"/>
        </w:rPr>
        <w:t xml:space="preserve"> No. 2196, Ibnu </w:t>
      </w:r>
      <w:proofErr w:type="spellStart"/>
      <w:r w:rsidRPr="002844A2">
        <w:rPr>
          <w:rFonts w:ascii="Calibri" w:hAnsi="Calibri" w:cstheme="minorHAnsi"/>
          <w:sz w:val="22"/>
          <w:szCs w:val="22"/>
        </w:rPr>
        <w:t>Hibban</w:t>
      </w:r>
      <w:proofErr w:type="spellEnd"/>
      <w:r w:rsidR="00D0233B">
        <w:rPr>
          <w:rFonts w:ascii="Calibri" w:hAnsi="Calibri" w:cstheme="minorHAnsi"/>
          <w:sz w:val="22"/>
          <w:szCs w:val="22"/>
        </w:rPr>
        <w:t>,</w:t>
      </w:r>
      <w:r w:rsidRPr="002844A2">
        <w:rPr>
          <w:rFonts w:ascii="Calibri" w:hAnsi="Calibri" w:cstheme="minorHAnsi"/>
          <w:sz w:val="22"/>
          <w:szCs w:val="22"/>
        </w:rPr>
        <w:t xml:space="preserve"> No. 1620, </w:t>
      </w:r>
      <w:proofErr w:type="spellStart"/>
      <w:r w:rsidR="0026631A">
        <w:rPr>
          <w:rFonts w:ascii="Calibri" w:hAnsi="Calibri" w:cstheme="minorHAnsi"/>
          <w:sz w:val="22"/>
          <w:szCs w:val="22"/>
        </w:rPr>
        <w:t>a</w:t>
      </w:r>
      <w:r w:rsidRPr="003C0D38">
        <w:rPr>
          <w:rFonts w:ascii="Calibri" w:hAnsi="Calibri" w:cstheme="minorHAnsi"/>
          <w:sz w:val="22"/>
          <w:szCs w:val="22"/>
        </w:rPr>
        <w:t>th</w:t>
      </w:r>
      <w:proofErr w:type="spellEnd"/>
      <w:r w:rsidRPr="002844A2">
        <w:rPr>
          <w:rFonts w:ascii="Calibri" w:hAnsi="Calibri" w:cstheme="minorHAnsi"/>
          <w:sz w:val="22"/>
          <w:szCs w:val="22"/>
        </w:rPr>
        <w:t xml:space="preserve">-Thabrani dalam </w:t>
      </w:r>
      <w:proofErr w:type="spellStart"/>
      <w:r w:rsidR="00A80069" w:rsidRPr="00A80069">
        <w:rPr>
          <w:rFonts w:ascii="Calibri" w:hAnsi="Calibri" w:cstheme="minorHAnsi"/>
          <w:i/>
          <w:iCs/>
          <w:sz w:val="22"/>
          <w:szCs w:val="22"/>
        </w:rPr>
        <w:t>a</w:t>
      </w:r>
      <w:r w:rsidRPr="00A80069">
        <w:rPr>
          <w:rFonts w:ascii="Calibri" w:hAnsi="Calibri" w:cstheme="minorHAnsi"/>
          <w:i/>
          <w:iCs/>
          <w:sz w:val="22"/>
          <w:szCs w:val="22"/>
        </w:rPr>
        <w:t>l-Kabîr</w:t>
      </w:r>
      <w:proofErr w:type="spellEnd"/>
      <w:r w:rsidR="00A80069">
        <w:rPr>
          <w:rFonts w:ascii="Calibri" w:hAnsi="Calibri" w:cstheme="minorHAnsi"/>
          <w:i/>
          <w:iCs/>
          <w:sz w:val="22"/>
          <w:szCs w:val="22"/>
        </w:rPr>
        <w:t>,</w:t>
      </w:r>
      <w:r w:rsidRPr="00A80069">
        <w:rPr>
          <w:rFonts w:ascii="Calibri" w:hAnsi="Calibri" w:cstheme="minorHAnsi"/>
          <w:i/>
          <w:iCs/>
          <w:sz w:val="22"/>
          <w:szCs w:val="22"/>
        </w:rPr>
        <w:t xml:space="preserve"> </w:t>
      </w:r>
      <w:r w:rsidRPr="002844A2">
        <w:rPr>
          <w:rFonts w:ascii="Calibri" w:hAnsi="Calibri" w:cstheme="minorHAnsi"/>
          <w:sz w:val="22"/>
          <w:szCs w:val="22"/>
        </w:rPr>
        <w:t xml:space="preserve">No. 269, </w:t>
      </w:r>
      <w:proofErr w:type="spellStart"/>
      <w:r w:rsidR="00A80069">
        <w:rPr>
          <w:rFonts w:ascii="Calibri" w:hAnsi="Calibri" w:cstheme="minorHAnsi"/>
          <w:sz w:val="22"/>
          <w:szCs w:val="22"/>
        </w:rPr>
        <w:t>a</w:t>
      </w:r>
      <w:r w:rsidRPr="003C0D38">
        <w:rPr>
          <w:rFonts w:ascii="Calibri" w:hAnsi="Calibri" w:cstheme="minorHAnsi"/>
          <w:sz w:val="22"/>
          <w:szCs w:val="22"/>
        </w:rPr>
        <w:t>l</w:t>
      </w:r>
      <w:proofErr w:type="spellEnd"/>
      <w:r w:rsidRPr="002844A2">
        <w:rPr>
          <w:rFonts w:ascii="Calibri" w:hAnsi="Calibri" w:cstheme="minorHAnsi"/>
          <w:sz w:val="22"/>
          <w:szCs w:val="22"/>
        </w:rPr>
        <w:t xml:space="preserve">-Baihaqi dalam </w:t>
      </w:r>
      <w:proofErr w:type="spellStart"/>
      <w:r w:rsidR="002A6593" w:rsidRPr="002A6593">
        <w:rPr>
          <w:rFonts w:ascii="Calibri" w:hAnsi="Calibri" w:cstheme="minorHAnsi"/>
          <w:i/>
          <w:iCs/>
          <w:sz w:val="22"/>
          <w:szCs w:val="22"/>
        </w:rPr>
        <w:t>a</w:t>
      </w:r>
      <w:r w:rsidRPr="002A6593">
        <w:rPr>
          <w:rFonts w:ascii="Calibri" w:hAnsi="Calibri" w:cstheme="minorHAnsi"/>
          <w:i/>
          <w:iCs/>
          <w:sz w:val="22"/>
          <w:szCs w:val="22"/>
        </w:rPr>
        <w:t>sy-Syu</w:t>
      </w:r>
      <w:r w:rsidR="00A257FA" w:rsidRPr="002A6593">
        <w:rPr>
          <w:rFonts w:ascii="Calibri" w:hAnsi="Calibri" w:cstheme="minorHAnsi"/>
          <w:i/>
          <w:iCs/>
          <w:sz w:val="22"/>
          <w:szCs w:val="22"/>
        </w:rPr>
        <w:t>’</w:t>
      </w:r>
      <w:r w:rsidRPr="002A6593">
        <w:rPr>
          <w:rFonts w:ascii="Calibri" w:hAnsi="Calibri" w:cstheme="minorHAnsi"/>
          <w:i/>
          <w:iCs/>
          <w:sz w:val="22"/>
          <w:szCs w:val="22"/>
        </w:rPr>
        <w:t>ab</w:t>
      </w:r>
      <w:proofErr w:type="spellEnd"/>
      <w:r w:rsidRPr="002844A2">
        <w:rPr>
          <w:rFonts w:ascii="Calibri" w:hAnsi="Calibri" w:cstheme="minorHAnsi"/>
          <w:sz w:val="22"/>
          <w:szCs w:val="22"/>
        </w:rPr>
        <w:t xml:space="preserve"> No. 3846-3847, dan </w:t>
      </w:r>
      <w:r w:rsidR="000F7EE6" w:rsidRPr="000F7EE6">
        <w:rPr>
          <w:rFonts w:ascii="Calibri" w:hAnsi="Calibri" w:cstheme="minorHAnsi"/>
          <w:i/>
          <w:iCs/>
          <w:sz w:val="22"/>
          <w:szCs w:val="22"/>
        </w:rPr>
        <w:t>a</w:t>
      </w:r>
      <w:r w:rsidRPr="000F7EE6">
        <w:rPr>
          <w:rFonts w:ascii="Calibri" w:hAnsi="Calibri" w:cstheme="minorHAnsi"/>
          <w:i/>
          <w:iCs/>
          <w:sz w:val="22"/>
          <w:szCs w:val="22"/>
        </w:rPr>
        <w:t xml:space="preserve">s-Sunan </w:t>
      </w:r>
      <w:proofErr w:type="spellStart"/>
      <w:r w:rsidR="000F7EE6">
        <w:rPr>
          <w:rFonts w:ascii="Calibri" w:hAnsi="Calibri" w:cstheme="minorHAnsi"/>
          <w:i/>
          <w:iCs/>
          <w:sz w:val="22"/>
          <w:szCs w:val="22"/>
        </w:rPr>
        <w:t>a</w:t>
      </w:r>
      <w:r w:rsidRPr="000F7EE6">
        <w:rPr>
          <w:rFonts w:ascii="Calibri" w:hAnsi="Calibri" w:cstheme="minorHAnsi"/>
          <w:i/>
          <w:iCs/>
          <w:sz w:val="22"/>
          <w:szCs w:val="22"/>
        </w:rPr>
        <w:t>l-Kubrâ</w:t>
      </w:r>
      <w:proofErr w:type="spellEnd"/>
      <w:r w:rsidR="00D356BA">
        <w:rPr>
          <w:rFonts w:ascii="Calibri" w:hAnsi="Calibri" w:cstheme="minorHAnsi"/>
          <w:i/>
          <w:iCs/>
          <w:sz w:val="22"/>
          <w:szCs w:val="22"/>
        </w:rPr>
        <w:t>,</w:t>
      </w:r>
      <w:r w:rsidRPr="002844A2">
        <w:rPr>
          <w:rFonts w:ascii="Calibri" w:hAnsi="Calibri" w:cstheme="minorHAnsi"/>
          <w:sz w:val="22"/>
          <w:szCs w:val="22"/>
        </w:rPr>
        <w:t xml:space="preserve"> No. 10278).</w:t>
      </w:r>
      <w:r w:rsidR="00A80069" w:rsidRPr="00A80069">
        <w:rPr>
          <w:rFonts w:ascii="Calibri" w:hAnsi="Calibri" w:cs="Traditional Arabic"/>
          <w:i/>
          <w:iCs/>
          <w:color w:val="000000" w:themeColor="text1"/>
          <w:sz w:val="22"/>
          <w:szCs w:val="32"/>
        </w:rPr>
        <w:t xml:space="preserve"> </w:t>
      </w:r>
    </w:p>
  </w:footnote>
  <w:footnote w:id="76">
    <w:p w14:paraId="12AF0C9B" w14:textId="61BDE971" w:rsidR="00823026" w:rsidRPr="003C0D38" w:rsidRDefault="00823026"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00C40034" w:rsidRPr="00D356BA">
        <w:rPr>
          <w:rFonts w:ascii="Calibri" w:hAnsi="Calibri" w:cs="Traditional Arabic"/>
          <w:i/>
          <w:iCs/>
          <w:sz w:val="22"/>
          <w:szCs w:val="32"/>
        </w:rPr>
        <w:t>Al-</w:t>
      </w:r>
      <w:proofErr w:type="spellStart"/>
      <w:r w:rsidR="00C40034" w:rsidRPr="00D356BA">
        <w:rPr>
          <w:rFonts w:ascii="Calibri" w:hAnsi="Calibri" w:cs="Traditional Arabic"/>
          <w:i/>
          <w:iCs/>
          <w:sz w:val="22"/>
          <w:szCs w:val="32"/>
        </w:rPr>
        <w:t>Majmû</w:t>
      </w:r>
      <w:proofErr w:type="spellEnd"/>
      <w:r w:rsidR="00C40034" w:rsidRPr="00D356BA">
        <w:rPr>
          <w:rFonts w:ascii="Calibri" w:hAnsi="Calibri" w:cs="Traditional Arabic"/>
          <w:i/>
          <w:iCs/>
          <w:sz w:val="22"/>
          <w:szCs w:val="32"/>
        </w:rPr>
        <w:t>’</w:t>
      </w:r>
      <w:r w:rsidR="00C40034" w:rsidRPr="003C0D38">
        <w:rPr>
          <w:rFonts w:ascii="Calibri" w:hAnsi="Calibri" w:cs="Traditional Arabic"/>
          <w:sz w:val="22"/>
          <w:szCs w:val="32"/>
        </w:rPr>
        <w:t xml:space="preserve">, </w:t>
      </w:r>
      <w:r w:rsidR="00D356BA">
        <w:rPr>
          <w:rFonts w:ascii="Calibri" w:hAnsi="Calibri" w:cs="Traditional Arabic"/>
          <w:sz w:val="22"/>
          <w:szCs w:val="32"/>
        </w:rPr>
        <w:t>(</w:t>
      </w:r>
      <w:r w:rsidR="00C40034" w:rsidRPr="003C0D38">
        <w:rPr>
          <w:rFonts w:ascii="Calibri" w:hAnsi="Calibri" w:cs="Traditional Arabic"/>
          <w:sz w:val="22"/>
          <w:szCs w:val="32"/>
        </w:rPr>
        <w:t>3/197)</w:t>
      </w:r>
      <w:r w:rsidR="00D356BA">
        <w:rPr>
          <w:rFonts w:ascii="Calibri" w:hAnsi="Calibri" w:cs="Traditional Arabic"/>
          <w:sz w:val="22"/>
          <w:szCs w:val="32"/>
        </w:rPr>
        <w:t>.</w:t>
      </w:r>
    </w:p>
  </w:footnote>
  <w:footnote w:id="77">
    <w:p w14:paraId="6F1C7434" w14:textId="543136C3" w:rsidR="00C40034" w:rsidRPr="003C0D38" w:rsidRDefault="00C40034"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00592DC7">
        <w:rPr>
          <w:rFonts w:ascii="Calibri" w:hAnsi="Calibri"/>
          <w:sz w:val="22"/>
        </w:rPr>
        <w:t>S</w:t>
      </w:r>
      <w:r w:rsidR="00883E1F" w:rsidRPr="003C0D38">
        <w:rPr>
          <w:rFonts w:ascii="Calibri" w:hAnsi="Calibri" w:cs="Traditional Arabic"/>
          <w:sz w:val="22"/>
          <w:szCs w:val="32"/>
        </w:rPr>
        <w:t xml:space="preserve">ebagaimana dinukil Ibnu Hajar dalam </w:t>
      </w:r>
      <w:r w:rsidR="00883E1F" w:rsidRPr="00592DC7">
        <w:rPr>
          <w:rFonts w:ascii="Calibri" w:hAnsi="Calibri" w:cs="Traditional Arabic"/>
          <w:i/>
          <w:iCs/>
          <w:sz w:val="22"/>
          <w:szCs w:val="32"/>
        </w:rPr>
        <w:t>Fath</w:t>
      </w:r>
      <w:r w:rsidR="00592DC7" w:rsidRPr="00592DC7">
        <w:rPr>
          <w:rFonts w:ascii="Calibri" w:hAnsi="Calibri" w:cs="Traditional Arabic"/>
          <w:i/>
          <w:iCs/>
          <w:sz w:val="22"/>
          <w:szCs w:val="32"/>
        </w:rPr>
        <w:t xml:space="preserve"> </w:t>
      </w:r>
      <w:proofErr w:type="spellStart"/>
      <w:r w:rsidR="00592DC7" w:rsidRPr="00592DC7">
        <w:rPr>
          <w:rFonts w:ascii="Calibri" w:hAnsi="Calibri" w:cs="Traditional Arabic"/>
          <w:i/>
          <w:iCs/>
          <w:sz w:val="22"/>
          <w:szCs w:val="32"/>
        </w:rPr>
        <w:t>a</w:t>
      </w:r>
      <w:r w:rsidR="00883E1F" w:rsidRPr="00592DC7">
        <w:rPr>
          <w:rFonts w:ascii="Calibri" w:hAnsi="Calibri" w:cs="Traditional Arabic"/>
          <w:i/>
          <w:iCs/>
          <w:sz w:val="22"/>
          <w:szCs w:val="32"/>
        </w:rPr>
        <w:t>l</w:t>
      </w:r>
      <w:r w:rsidR="00592DC7" w:rsidRPr="00592DC7">
        <w:rPr>
          <w:rFonts w:ascii="Calibri" w:hAnsi="Calibri" w:cs="Traditional Arabic"/>
          <w:i/>
          <w:iCs/>
          <w:sz w:val="22"/>
          <w:szCs w:val="32"/>
        </w:rPr>
        <w:t>-</w:t>
      </w:r>
      <w:r w:rsidR="00883E1F" w:rsidRPr="00592DC7">
        <w:rPr>
          <w:rFonts w:ascii="Calibri" w:hAnsi="Calibri" w:cs="Traditional Arabic"/>
          <w:i/>
          <w:iCs/>
          <w:sz w:val="22"/>
          <w:szCs w:val="32"/>
        </w:rPr>
        <w:t>Bârî</w:t>
      </w:r>
      <w:proofErr w:type="spellEnd"/>
      <w:r w:rsidR="00883E1F" w:rsidRPr="003C0D38">
        <w:rPr>
          <w:rFonts w:ascii="Calibri" w:hAnsi="Calibri" w:cs="Traditional Arabic"/>
          <w:sz w:val="22"/>
          <w:szCs w:val="32"/>
        </w:rPr>
        <w:t xml:space="preserve"> </w:t>
      </w:r>
      <w:r w:rsidR="00592DC7">
        <w:rPr>
          <w:rFonts w:ascii="Calibri" w:hAnsi="Calibri" w:cs="Traditional Arabic"/>
          <w:sz w:val="22"/>
          <w:szCs w:val="32"/>
        </w:rPr>
        <w:t>(</w:t>
      </w:r>
      <w:r w:rsidR="00883E1F" w:rsidRPr="003C0D38">
        <w:rPr>
          <w:rFonts w:ascii="Calibri" w:hAnsi="Calibri" w:cs="Traditional Arabic"/>
          <w:sz w:val="22"/>
          <w:szCs w:val="32"/>
        </w:rPr>
        <w:t>3/64)</w:t>
      </w:r>
      <w:r w:rsidR="008E08A0">
        <w:rPr>
          <w:rFonts w:ascii="Calibri" w:hAnsi="Calibri" w:cs="Traditional Arabic"/>
          <w:sz w:val="22"/>
          <w:szCs w:val="32"/>
        </w:rPr>
        <w:t>.</w:t>
      </w:r>
    </w:p>
  </w:footnote>
  <w:footnote w:id="78">
    <w:p w14:paraId="34C655B1" w14:textId="4D20FDF6" w:rsidR="008E285B" w:rsidRPr="003C0D38" w:rsidRDefault="008E285B"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006C242D" w:rsidRPr="009F4FC2">
        <w:rPr>
          <w:rFonts w:ascii="Calibri" w:hAnsi="Calibri" w:cs="Traditional Arabic"/>
          <w:i/>
          <w:iCs/>
          <w:sz w:val="22"/>
          <w:szCs w:val="32"/>
        </w:rPr>
        <w:t>Tuhfa</w:t>
      </w:r>
      <w:r w:rsidR="00DC0465">
        <w:rPr>
          <w:rFonts w:ascii="Calibri" w:hAnsi="Calibri" w:cs="Traditional Arabic"/>
          <w:i/>
          <w:iCs/>
          <w:sz w:val="22"/>
          <w:szCs w:val="32"/>
        </w:rPr>
        <w:t xml:space="preserve">h </w:t>
      </w:r>
      <w:proofErr w:type="spellStart"/>
      <w:r w:rsidR="00DC0465">
        <w:rPr>
          <w:rFonts w:ascii="Calibri" w:hAnsi="Calibri" w:cs="Traditional Arabic"/>
          <w:i/>
          <w:iCs/>
          <w:sz w:val="22"/>
          <w:szCs w:val="32"/>
        </w:rPr>
        <w:t>a</w:t>
      </w:r>
      <w:r w:rsidR="006C242D" w:rsidRPr="009F4FC2">
        <w:rPr>
          <w:rFonts w:ascii="Calibri" w:hAnsi="Calibri" w:cs="Traditional Arabic"/>
          <w:i/>
          <w:iCs/>
          <w:sz w:val="22"/>
          <w:szCs w:val="32"/>
        </w:rPr>
        <w:t>l</w:t>
      </w:r>
      <w:r w:rsidR="00DC0465">
        <w:rPr>
          <w:rFonts w:ascii="Calibri" w:hAnsi="Calibri" w:cs="Traditional Arabic"/>
          <w:i/>
          <w:iCs/>
          <w:sz w:val="22"/>
          <w:szCs w:val="32"/>
        </w:rPr>
        <w:t>-</w:t>
      </w:r>
      <w:r w:rsidR="006C242D" w:rsidRPr="009F4FC2">
        <w:rPr>
          <w:rFonts w:ascii="Calibri" w:hAnsi="Calibri" w:cs="Traditional Arabic"/>
          <w:i/>
          <w:iCs/>
          <w:sz w:val="22"/>
          <w:szCs w:val="32"/>
        </w:rPr>
        <w:t>Muhtâj</w:t>
      </w:r>
      <w:proofErr w:type="spellEnd"/>
      <w:r w:rsidR="006C242D" w:rsidRPr="003C0D38">
        <w:rPr>
          <w:rFonts w:ascii="Calibri" w:hAnsi="Calibri" w:cs="Traditional Arabic"/>
          <w:sz w:val="22"/>
          <w:szCs w:val="32"/>
        </w:rPr>
        <w:t xml:space="preserve">, </w:t>
      </w:r>
      <w:r w:rsidR="009F4FC2">
        <w:rPr>
          <w:rFonts w:ascii="Calibri" w:hAnsi="Calibri" w:cs="Traditional Arabic"/>
          <w:sz w:val="22"/>
          <w:szCs w:val="32"/>
        </w:rPr>
        <w:t>(</w:t>
      </w:r>
      <w:r w:rsidR="006C242D" w:rsidRPr="003C0D38">
        <w:rPr>
          <w:rFonts w:ascii="Calibri" w:hAnsi="Calibri" w:cs="Traditional Arabic"/>
          <w:sz w:val="22"/>
          <w:szCs w:val="32"/>
        </w:rPr>
        <w:t>3/466)</w:t>
      </w:r>
      <w:r w:rsidR="00342BEC">
        <w:rPr>
          <w:rFonts w:ascii="Calibri" w:hAnsi="Calibri" w:cs="Traditional Arabic"/>
          <w:sz w:val="22"/>
          <w:szCs w:val="32"/>
        </w:rPr>
        <w:t>.</w:t>
      </w:r>
    </w:p>
  </w:footnote>
  <w:footnote w:id="79">
    <w:p w14:paraId="211DDDBC" w14:textId="3A9BBB29" w:rsidR="006C242D" w:rsidRPr="003C0D38" w:rsidRDefault="006C242D"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00210B5B" w:rsidRPr="00566867">
        <w:rPr>
          <w:rFonts w:ascii="Calibri" w:hAnsi="Calibri" w:cs="Traditional Arabic"/>
          <w:i/>
          <w:iCs/>
          <w:sz w:val="22"/>
          <w:szCs w:val="32"/>
        </w:rPr>
        <w:t>Al-</w:t>
      </w:r>
      <w:proofErr w:type="spellStart"/>
      <w:r w:rsidR="00210B5B" w:rsidRPr="00566867">
        <w:rPr>
          <w:rFonts w:ascii="Calibri" w:hAnsi="Calibri" w:cs="Traditional Arabic"/>
          <w:i/>
          <w:iCs/>
          <w:sz w:val="22"/>
          <w:szCs w:val="32"/>
        </w:rPr>
        <w:t>Âdâb</w:t>
      </w:r>
      <w:proofErr w:type="spellEnd"/>
      <w:r w:rsidR="00210B5B">
        <w:rPr>
          <w:rFonts w:ascii="Calibri" w:hAnsi="Calibri" w:cs="Traditional Arabic"/>
          <w:i/>
          <w:iCs/>
          <w:sz w:val="22"/>
          <w:szCs w:val="32"/>
        </w:rPr>
        <w:t xml:space="preserve"> </w:t>
      </w:r>
      <w:proofErr w:type="spellStart"/>
      <w:r w:rsidR="00566867">
        <w:rPr>
          <w:rFonts w:ascii="Calibri" w:hAnsi="Calibri" w:cs="Traditional Arabic"/>
          <w:i/>
          <w:iCs/>
          <w:sz w:val="22"/>
          <w:szCs w:val="32"/>
        </w:rPr>
        <w:t>a</w:t>
      </w:r>
      <w:r w:rsidR="00210B5B" w:rsidRPr="00566867">
        <w:rPr>
          <w:rFonts w:ascii="Calibri" w:hAnsi="Calibri" w:cs="Traditional Arabic"/>
          <w:i/>
          <w:iCs/>
          <w:sz w:val="22"/>
          <w:szCs w:val="32"/>
        </w:rPr>
        <w:t>sy-Syar’iyyah</w:t>
      </w:r>
      <w:proofErr w:type="spellEnd"/>
      <w:r w:rsidR="00210B5B" w:rsidRPr="003C0D38">
        <w:rPr>
          <w:rFonts w:ascii="Calibri" w:hAnsi="Calibri" w:cs="Traditional Arabic"/>
          <w:sz w:val="22"/>
          <w:szCs w:val="32"/>
        </w:rPr>
        <w:t xml:space="preserve">, </w:t>
      </w:r>
      <w:r w:rsidR="00566867">
        <w:rPr>
          <w:rFonts w:ascii="Calibri" w:hAnsi="Calibri" w:cs="Traditional Arabic"/>
          <w:sz w:val="22"/>
          <w:szCs w:val="32"/>
        </w:rPr>
        <w:t>(</w:t>
      </w:r>
      <w:r w:rsidR="00210B5B" w:rsidRPr="003C0D38">
        <w:rPr>
          <w:rFonts w:ascii="Calibri" w:hAnsi="Calibri" w:cs="Traditional Arabic"/>
          <w:sz w:val="22"/>
          <w:szCs w:val="32"/>
        </w:rPr>
        <w:t>3/429)</w:t>
      </w:r>
      <w:r w:rsidR="004D230A">
        <w:rPr>
          <w:rFonts w:ascii="Calibri" w:hAnsi="Calibri" w:cs="Traditional Arabic"/>
          <w:sz w:val="22"/>
          <w:szCs w:val="32"/>
        </w:rPr>
        <w:t>.</w:t>
      </w:r>
    </w:p>
  </w:footnote>
  <w:footnote w:id="80">
    <w:p w14:paraId="0AEE1D72" w14:textId="44FC3A64" w:rsidR="00E24E12" w:rsidRPr="003C0D38" w:rsidRDefault="00E24E12"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000875CB">
        <w:rPr>
          <w:rFonts w:ascii="Calibri" w:hAnsi="Calibri" w:cs="Traditional Arabic"/>
          <w:sz w:val="22"/>
          <w:szCs w:val="32"/>
        </w:rPr>
        <w:t xml:space="preserve"> </w:t>
      </w:r>
      <w:proofErr w:type="spellStart"/>
      <w:r w:rsidR="00840FFA" w:rsidRPr="000875CB">
        <w:rPr>
          <w:rFonts w:ascii="Calibri" w:hAnsi="Calibri" w:cs="Traditional Arabic"/>
          <w:i/>
          <w:iCs/>
          <w:sz w:val="22"/>
          <w:szCs w:val="32"/>
        </w:rPr>
        <w:t>Fatâwâ</w:t>
      </w:r>
      <w:proofErr w:type="spellEnd"/>
      <w:r w:rsidR="00840FFA" w:rsidRPr="000875CB">
        <w:rPr>
          <w:rFonts w:ascii="Calibri" w:hAnsi="Calibri" w:cs="Traditional Arabic"/>
          <w:i/>
          <w:iCs/>
          <w:sz w:val="22"/>
          <w:szCs w:val="32"/>
        </w:rPr>
        <w:t xml:space="preserve"> </w:t>
      </w:r>
      <w:proofErr w:type="spellStart"/>
      <w:r w:rsidR="000875CB">
        <w:rPr>
          <w:rFonts w:ascii="Calibri" w:hAnsi="Calibri" w:cs="Traditional Arabic"/>
          <w:i/>
          <w:iCs/>
          <w:sz w:val="22"/>
          <w:szCs w:val="32"/>
        </w:rPr>
        <w:t>a</w:t>
      </w:r>
      <w:r w:rsidR="00840FFA" w:rsidRPr="000875CB">
        <w:rPr>
          <w:rFonts w:ascii="Calibri" w:hAnsi="Calibri" w:cs="Traditional Arabic"/>
          <w:i/>
          <w:iCs/>
          <w:sz w:val="22"/>
          <w:szCs w:val="32"/>
        </w:rPr>
        <w:t>l</w:t>
      </w:r>
      <w:proofErr w:type="spellEnd"/>
      <w:r w:rsidR="00840FFA" w:rsidRPr="000875CB">
        <w:rPr>
          <w:rFonts w:ascii="Calibri" w:hAnsi="Calibri" w:cs="Traditional Arabic"/>
          <w:i/>
          <w:iCs/>
          <w:sz w:val="22"/>
          <w:szCs w:val="32"/>
        </w:rPr>
        <w:t>-</w:t>
      </w:r>
      <w:r w:rsidR="000875CB">
        <w:rPr>
          <w:rFonts w:ascii="Calibri" w:hAnsi="Calibri" w:cs="Traditional Arabic"/>
          <w:i/>
          <w:iCs/>
          <w:sz w:val="22"/>
          <w:szCs w:val="32"/>
        </w:rPr>
        <w:t>‘</w:t>
      </w:r>
      <w:proofErr w:type="spellStart"/>
      <w:r w:rsidR="00840FFA" w:rsidRPr="000875CB">
        <w:rPr>
          <w:rFonts w:ascii="Calibri" w:hAnsi="Calibri" w:cs="Traditional Arabic"/>
          <w:i/>
          <w:iCs/>
          <w:sz w:val="22"/>
          <w:szCs w:val="32"/>
        </w:rPr>
        <w:t>Utsaimin</w:t>
      </w:r>
      <w:proofErr w:type="spellEnd"/>
      <w:r w:rsidR="00840FFA" w:rsidRPr="003C0D38">
        <w:rPr>
          <w:rFonts w:ascii="Calibri" w:hAnsi="Calibri" w:cs="Traditional Arabic"/>
          <w:sz w:val="22"/>
          <w:szCs w:val="32"/>
        </w:rPr>
        <w:t>, 12/395)</w:t>
      </w:r>
      <w:r w:rsidR="006E4400">
        <w:rPr>
          <w:rFonts w:ascii="Calibri" w:hAnsi="Calibri" w:cs="Traditional Arabic"/>
          <w:sz w:val="22"/>
          <w:szCs w:val="32"/>
        </w:rPr>
        <w:t>,</w:t>
      </w:r>
    </w:p>
  </w:footnote>
  <w:footnote w:id="81">
    <w:p w14:paraId="1253F634" w14:textId="1C9AEADD" w:rsidR="00102435" w:rsidRPr="003C0D38" w:rsidRDefault="00102435"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3C0D38">
        <w:rPr>
          <w:rFonts w:ascii="Calibri" w:hAnsi="Calibri" w:cs="Traditional Arabic"/>
          <w:sz w:val="22"/>
          <w:szCs w:val="32"/>
        </w:rPr>
        <w:t xml:space="preserve"> </w:t>
      </w:r>
      <w:r w:rsidRPr="003C0D38">
        <w:rPr>
          <w:rFonts w:ascii="Calibri" w:hAnsi="Calibri" w:cs="Traditional Arabic"/>
          <w:sz w:val="22"/>
          <w:szCs w:val="32"/>
        </w:rPr>
        <w:t>HR. Muslim</w:t>
      </w:r>
      <w:r w:rsidR="002C51BA">
        <w:rPr>
          <w:rFonts w:ascii="Calibri" w:hAnsi="Calibri" w:cs="Traditional Arabic"/>
          <w:sz w:val="22"/>
          <w:szCs w:val="32"/>
        </w:rPr>
        <w:t>,</w:t>
      </w:r>
      <w:r w:rsidRPr="003C0D38">
        <w:rPr>
          <w:rFonts w:ascii="Calibri" w:hAnsi="Calibri" w:cs="Traditional Arabic"/>
          <w:sz w:val="22"/>
          <w:szCs w:val="32"/>
        </w:rPr>
        <w:t xml:space="preserve"> No. 1396 dari Ummul Mukminin Maimunah</w:t>
      </w:r>
      <w:r w:rsidR="00DE72E2">
        <w:rPr>
          <w:rFonts w:ascii="Calibri" w:hAnsi="Calibri" w:cs="Traditional Arabic"/>
          <w:sz w:val="22"/>
          <w:szCs w:val="32"/>
        </w:rPr>
        <w:t xml:space="preserve"> </w:t>
      </w:r>
      <w:proofErr w:type="spellStart"/>
      <w:r w:rsidR="00DE72E2" w:rsidRPr="00DE72E2">
        <w:rPr>
          <w:rFonts w:ascii="Calibri" w:hAnsi="Calibri" w:cs="Traditional Arabic"/>
          <w:i/>
          <w:iCs/>
          <w:sz w:val="22"/>
          <w:szCs w:val="32"/>
        </w:rPr>
        <w:t>radhiyallâhu</w:t>
      </w:r>
      <w:proofErr w:type="spellEnd"/>
      <w:r w:rsidR="00DE72E2" w:rsidRPr="00DE72E2">
        <w:rPr>
          <w:rFonts w:ascii="Calibri" w:hAnsi="Calibri" w:cs="Traditional Arabic"/>
          <w:i/>
          <w:iCs/>
          <w:sz w:val="22"/>
          <w:szCs w:val="32"/>
        </w:rPr>
        <w:t xml:space="preserve"> '</w:t>
      </w:r>
      <w:proofErr w:type="spellStart"/>
      <w:r w:rsidR="00DE72E2" w:rsidRPr="00DE72E2">
        <w:rPr>
          <w:rFonts w:ascii="Calibri" w:hAnsi="Calibri" w:cs="Traditional Arabic"/>
          <w:i/>
          <w:iCs/>
          <w:sz w:val="22"/>
          <w:szCs w:val="32"/>
        </w:rPr>
        <w:t>anhâ</w:t>
      </w:r>
      <w:proofErr w:type="spellEnd"/>
      <w:r w:rsidR="00DE72E2" w:rsidRPr="00DE72E2">
        <w:rPr>
          <w:rFonts w:ascii="Calibri" w:hAnsi="Calibri" w:cs="Traditional Arabic"/>
          <w:i/>
          <w:iCs/>
          <w:sz w:val="22"/>
          <w:szCs w:val="32"/>
        </w:rPr>
        <w:t>.</w:t>
      </w:r>
    </w:p>
  </w:footnote>
  <w:footnote w:id="82">
    <w:p w14:paraId="13F09E5E" w14:textId="1B0BBB31" w:rsidR="002A1F50" w:rsidRPr="003C0D38" w:rsidRDefault="002A1F50"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E42E8A">
        <w:rPr>
          <w:rFonts w:ascii="Calibri" w:hAnsi="Calibri" w:cs="Traditional Arabic"/>
          <w:i/>
          <w:iCs/>
          <w:sz w:val="22"/>
          <w:szCs w:val="32"/>
        </w:rPr>
        <w:t>Al-</w:t>
      </w:r>
      <w:proofErr w:type="spellStart"/>
      <w:r w:rsidRPr="00E42E8A">
        <w:rPr>
          <w:rFonts w:ascii="Calibri" w:hAnsi="Calibri" w:cs="Traditional Arabic"/>
          <w:i/>
          <w:iCs/>
          <w:sz w:val="22"/>
          <w:szCs w:val="32"/>
        </w:rPr>
        <w:t>Ma</w:t>
      </w:r>
      <w:r w:rsidR="00E42E8A" w:rsidRPr="00E42E8A">
        <w:rPr>
          <w:rFonts w:ascii="Calibri" w:hAnsi="Calibri" w:cs="Traditional Arabic"/>
          <w:i/>
          <w:iCs/>
          <w:sz w:val="22"/>
          <w:szCs w:val="32"/>
        </w:rPr>
        <w:t>us</w:t>
      </w:r>
      <w:r w:rsidRPr="00E42E8A">
        <w:rPr>
          <w:rFonts w:ascii="Calibri" w:hAnsi="Calibri" w:cs="Traditional Arabic"/>
          <w:i/>
          <w:iCs/>
          <w:sz w:val="22"/>
          <w:szCs w:val="32"/>
        </w:rPr>
        <w:t>û’ah</w:t>
      </w:r>
      <w:proofErr w:type="spellEnd"/>
      <w:r w:rsidRPr="00E42E8A">
        <w:rPr>
          <w:rFonts w:ascii="Calibri" w:hAnsi="Calibri" w:cs="Traditional Arabic"/>
          <w:i/>
          <w:iCs/>
          <w:sz w:val="22"/>
          <w:szCs w:val="32"/>
        </w:rPr>
        <w:t xml:space="preserve"> </w:t>
      </w:r>
      <w:proofErr w:type="spellStart"/>
      <w:r w:rsidR="003C78A7">
        <w:rPr>
          <w:rFonts w:ascii="Calibri" w:hAnsi="Calibri" w:cs="Traditional Arabic"/>
          <w:i/>
          <w:iCs/>
          <w:sz w:val="22"/>
          <w:szCs w:val="32"/>
        </w:rPr>
        <w:t>a</w:t>
      </w:r>
      <w:r w:rsidRPr="00E42E8A">
        <w:rPr>
          <w:rFonts w:ascii="Calibri" w:hAnsi="Calibri" w:cs="Traditional Arabic"/>
          <w:i/>
          <w:iCs/>
          <w:sz w:val="22"/>
          <w:szCs w:val="32"/>
        </w:rPr>
        <w:t>l-Fiqhiyyah</w:t>
      </w:r>
      <w:proofErr w:type="spellEnd"/>
      <w:r w:rsidRPr="00E42E8A">
        <w:rPr>
          <w:rFonts w:ascii="Calibri" w:hAnsi="Calibri" w:cs="Traditional Arabic"/>
          <w:i/>
          <w:iCs/>
          <w:sz w:val="22"/>
          <w:szCs w:val="32"/>
        </w:rPr>
        <w:t xml:space="preserve"> </w:t>
      </w:r>
      <w:proofErr w:type="spellStart"/>
      <w:r w:rsidR="003C78A7">
        <w:rPr>
          <w:rFonts w:ascii="Calibri" w:hAnsi="Calibri" w:cs="Traditional Arabic"/>
          <w:i/>
          <w:iCs/>
          <w:sz w:val="22"/>
          <w:szCs w:val="32"/>
        </w:rPr>
        <w:t>a</w:t>
      </w:r>
      <w:r w:rsidRPr="00E42E8A">
        <w:rPr>
          <w:rFonts w:ascii="Calibri" w:hAnsi="Calibri" w:cs="Traditional Arabic"/>
          <w:i/>
          <w:iCs/>
          <w:sz w:val="22"/>
          <w:szCs w:val="32"/>
        </w:rPr>
        <w:t>l-Kuwaitiyyah</w:t>
      </w:r>
      <w:proofErr w:type="spellEnd"/>
      <w:r w:rsidRPr="003C0D38">
        <w:rPr>
          <w:rFonts w:ascii="Calibri" w:hAnsi="Calibri" w:cs="Traditional Arabic"/>
          <w:sz w:val="22"/>
          <w:szCs w:val="32"/>
        </w:rPr>
        <w:t xml:space="preserve"> </w:t>
      </w:r>
      <w:r w:rsidR="003C78A7">
        <w:rPr>
          <w:rFonts w:ascii="Calibri" w:hAnsi="Calibri" w:cs="Traditional Arabic"/>
          <w:sz w:val="22"/>
          <w:szCs w:val="32"/>
        </w:rPr>
        <w:t>(</w:t>
      </w:r>
      <w:r w:rsidRPr="003C0D38">
        <w:rPr>
          <w:rFonts w:ascii="Calibri" w:hAnsi="Calibri" w:cs="Traditional Arabic"/>
          <w:sz w:val="22"/>
          <w:szCs w:val="32"/>
        </w:rPr>
        <w:t>17/200-201</w:t>
      </w:r>
      <w:r w:rsidR="003C78A7">
        <w:rPr>
          <w:rFonts w:ascii="Calibri" w:hAnsi="Calibri" w:cs="Traditional Arabic"/>
          <w:sz w:val="22"/>
          <w:szCs w:val="32"/>
        </w:rPr>
        <w:t>)</w:t>
      </w:r>
      <w:r w:rsidRPr="003C0D38">
        <w:rPr>
          <w:rFonts w:ascii="Calibri" w:hAnsi="Calibri" w:cs="Traditional Arabic"/>
          <w:sz w:val="22"/>
          <w:szCs w:val="32"/>
        </w:rPr>
        <w:t xml:space="preserve"> dan </w:t>
      </w:r>
      <w:r w:rsidR="003C78A7">
        <w:rPr>
          <w:rFonts w:ascii="Calibri" w:hAnsi="Calibri" w:cs="Traditional Arabic"/>
          <w:sz w:val="22"/>
          <w:szCs w:val="32"/>
        </w:rPr>
        <w:t>(</w:t>
      </w:r>
      <w:r w:rsidRPr="003C0D38">
        <w:rPr>
          <w:rFonts w:ascii="Calibri" w:hAnsi="Calibri" w:cs="Traditional Arabic"/>
          <w:sz w:val="22"/>
          <w:szCs w:val="32"/>
        </w:rPr>
        <w:t xml:space="preserve">37/239), serta dipilih oleh </w:t>
      </w:r>
      <w:r w:rsidR="003C78A7">
        <w:rPr>
          <w:rFonts w:ascii="Calibri" w:hAnsi="Calibri" w:cs="Traditional Arabic"/>
          <w:sz w:val="22"/>
          <w:szCs w:val="32"/>
        </w:rPr>
        <w:t xml:space="preserve">Syekh </w:t>
      </w:r>
      <w:r w:rsidRPr="003C0D38">
        <w:rPr>
          <w:rFonts w:ascii="Calibri" w:hAnsi="Calibri" w:cs="Traditional Arabic"/>
          <w:sz w:val="22"/>
          <w:szCs w:val="32"/>
        </w:rPr>
        <w:t xml:space="preserve">Bin </w:t>
      </w:r>
      <w:proofErr w:type="spellStart"/>
      <w:r w:rsidRPr="003C0D38">
        <w:rPr>
          <w:rFonts w:ascii="Calibri" w:hAnsi="Calibri" w:cs="Traditional Arabic"/>
          <w:sz w:val="22"/>
          <w:szCs w:val="32"/>
        </w:rPr>
        <w:t>Baz</w:t>
      </w:r>
      <w:proofErr w:type="spellEnd"/>
      <w:r w:rsidRPr="003C0D38">
        <w:rPr>
          <w:rFonts w:ascii="Calibri" w:hAnsi="Calibri" w:cs="Traditional Arabic"/>
          <w:sz w:val="22"/>
          <w:szCs w:val="32"/>
        </w:rPr>
        <w:t xml:space="preserve"> </w:t>
      </w:r>
      <w:r w:rsidR="003C78A7">
        <w:rPr>
          <w:rFonts w:ascii="Calibri" w:hAnsi="Calibri" w:cs="Traditional Arabic"/>
          <w:sz w:val="22"/>
          <w:szCs w:val="32"/>
        </w:rPr>
        <w:t>[</w:t>
      </w:r>
      <w:proofErr w:type="spellStart"/>
      <w:r w:rsidRPr="003C78A7">
        <w:rPr>
          <w:rFonts w:ascii="Calibri" w:hAnsi="Calibri" w:cs="Traditional Arabic"/>
          <w:i/>
          <w:iCs/>
          <w:sz w:val="22"/>
          <w:szCs w:val="32"/>
        </w:rPr>
        <w:t>Fatâwâ</w:t>
      </w:r>
      <w:proofErr w:type="spellEnd"/>
      <w:r w:rsidRPr="003C78A7">
        <w:rPr>
          <w:rFonts w:ascii="Calibri" w:hAnsi="Calibri" w:cs="Traditional Arabic"/>
          <w:i/>
          <w:iCs/>
          <w:sz w:val="22"/>
          <w:szCs w:val="32"/>
        </w:rPr>
        <w:t xml:space="preserve"> </w:t>
      </w:r>
      <w:proofErr w:type="spellStart"/>
      <w:r w:rsidRPr="003C78A7">
        <w:rPr>
          <w:rFonts w:ascii="Calibri" w:hAnsi="Calibri" w:cs="Traditional Arabic"/>
          <w:i/>
          <w:iCs/>
          <w:sz w:val="22"/>
          <w:szCs w:val="32"/>
        </w:rPr>
        <w:t>Ibn</w:t>
      </w:r>
      <w:proofErr w:type="spellEnd"/>
      <w:r w:rsidRPr="003C78A7">
        <w:rPr>
          <w:rFonts w:ascii="Calibri" w:hAnsi="Calibri" w:cs="Traditional Arabic"/>
          <w:i/>
          <w:iCs/>
          <w:sz w:val="22"/>
          <w:szCs w:val="32"/>
        </w:rPr>
        <w:t xml:space="preserve"> </w:t>
      </w:r>
      <w:proofErr w:type="spellStart"/>
      <w:r w:rsidRPr="003C78A7">
        <w:rPr>
          <w:rFonts w:ascii="Calibri" w:hAnsi="Calibri" w:cs="Traditional Arabic"/>
          <w:i/>
          <w:iCs/>
          <w:sz w:val="22"/>
          <w:szCs w:val="32"/>
        </w:rPr>
        <w:t>Bâz</w:t>
      </w:r>
      <w:proofErr w:type="spellEnd"/>
      <w:r w:rsidRPr="003C0D38">
        <w:rPr>
          <w:rFonts w:ascii="Calibri" w:hAnsi="Calibri" w:cs="Traditional Arabic"/>
          <w:sz w:val="22"/>
          <w:szCs w:val="32"/>
        </w:rPr>
        <w:t xml:space="preserve">, </w:t>
      </w:r>
      <w:r w:rsidR="003C78A7">
        <w:rPr>
          <w:rFonts w:ascii="Calibri" w:hAnsi="Calibri" w:cs="Traditional Arabic"/>
          <w:sz w:val="22"/>
          <w:szCs w:val="32"/>
        </w:rPr>
        <w:t>(</w:t>
      </w:r>
      <w:r w:rsidRPr="003C0D38">
        <w:rPr>
          <w:rFonts w:ascii="Calibri" w:hAnsi="Calibri" w:cs="Traditional Arabic"/>
          <w:sz w:val="22"/>
          <w:szCs w:val="32"/>
        </w:rPr>
        <w:t xml:space="preserve">4/130) dan para ulama </w:t>
      </w:r>
      <w:proofErr w:type="spellStart"/>
      <w:r w:rsidR="003C78A7">
        <w:rPr>
          <w:rFonts w:ascii="Calibri" w:hAnsi="Calibri" w:cs="Traditional Arabic"/>
          <w:sz w:val="22"/>
          <w:szCs w:val="32"/>
        </w:rPr>
        <w:t>a</w:t>
      </w:r>
      <w:r w:rsidRPr="003C0D38">
        <w:rPr>
          <w:rFonts w:ascii="Calibri" w:hAnsi="Calibri" w:cs="Traditional Arabic"/>
          <w:sz w:val="22"/>
          <w:szCs w:val="32"/>
        </w:rPr>
        <w:t>l</w:t>
      </w:r>
      <w:proofErr w:type="spellEnd"/>
      <w:r w:rsidRPr="003C0D38">
        <w:rPr>
          <w:rFonts w:ascii="Calibri" w:hAnsi="Calibri" w:cs="Traditional Arabic"/>
          <w:sz w:val="22"/>
          <w:szCs w:val="32"/>
        </w:rPr>
        <w:t xml:space="preserve">-Lajnah </w:t>
      </w:r>
      <w:proofErr w:type="spellStart"/>
      <w:r w:rsidRPr="003C0D38">
        <w:rPr>
          <w:rFonts w:ascii="Calibri" w:hAnsi="Calibri" w:cs="Traditional Arabic"/>
          <w:sz w:val="22"/>
          <w:szCs w:val="32"/>
        </w:rPr>
        <w:t>ad-Dâ</w:t>
      </w:r>
      <w:r w:rsidR="003C78A7">
        <w:rPr>
          <w:rFonts w:ascii="Calibri" w:hAnsi="Calibri" w:cs="Traditional Arabic"/>
          <w:sz w:val="22"/>
          <w:szCs w:val="32"/>
        </w:rPr>
        <w:t>`</w:t>
      </w:r>
      <w:r w:rsidRPr="003C0D38">
        <w:rPr>
          <w:rFonts w:ascii="Calibri" w:hAnsi="Calibri" w:cs="Traditional Arabic"/>
          <w:sz w:val="22"/>
          <w:szCs w:val="32"/>
        </w:rPr>
        <w:t>imah</w:t>
      </w:r>
      <w:proofErr w:type="spellEnd"/>
      <w:r w:rsidRPr="003C0D38">
        <w:rPr>
          <w:rFonts w:ascii="Calibri" w:hAnsi="Calibri" w:cs="Traditional Arabic"/>
          <w:sz w:val="22"/>
          <w:szCs w:val="32"/>
        </w:rPr>
        <w:t xml:space="preserve"> </w:t>
      </w:r>
      <w:r w:rsidR="001D26A7">
        <w:rPr>
          <w:rFonts w:ascii="Calibri" w:hAnsi="Calibri" w:cs="Traditional Arabic"/>
          <w:sz w:val="22"/>
          <w:szCs w:val="32"/>
        </w:rPr>
        <w:t>[</w:t>
      </w:r>
      <w:proofErr w:type="spellStart"/>
      <w:r w:rsidRPr="001D26A7">
        <w:rPr>
          <w:rFonts w:ascii="Calibri" w:hAnsi="Calibri" w:cs="Traditional Arabic"/>
          <w:i/>
          <w:iCs/>
          <w:sz w:val="22"/>
          <w:szCs w:val="32"/>
        </w:rPr>
        <w:t>Fatâwâ</w:t>
      </w:r>
      <w:proofErr w:type="spellEnd"/>
      <w:r w:rsidRPr="001D26A7">
        <w:rPr>
          <w:rFonts w:ascii="Calibri" w:hAnsi="Calibri" w:cs="Traditional Arabic"/>
          <w:i/>
          <w:iCs/>
          <w:sz w:val="22"/>
          <w:szCs w:val="32"/>
        </w:rPr>
        <w:t xml:space="preserve"> </w:t>
      </w:r>
      <w:proofErr w:type="spellStart"/>
      <w:r w:rsidR="001D26A7">
        <w:rPr>
          <w:rFonts w:ascii="Calibri" w:hAnsi="Calibri" w:cs="Traditional Arabic"/>
          <w:i/>
          <w:iCs/>
          <w:sz w:val="22"/>
          <w:szCs w:val="32"/>
        </w:rPr>
        <w:t>a</w:t>
      </w:r>
      <w:r w:rsidRPr="001D26A7">
        <w:rPr>
          <w:rFonts w:ascii="Calibri" w:hAnsi="Calibri" w:cs="Traditional Arabic"/>
          <w:i/>
          <w:iCs/>
          <w:sz w:val="22"/>
          <w:szCs w:val="32"/>
        </w:rPr>
        <w:t>l</w:t>
      </w:r>
      <w:proofErr w:type="spellEnd"/>
      <w:r w:rsidRPr="001D26A7">
        <w:rPr>
          <w:rFonts w:ascii="Calibri" w:hAnsi="Calibri" w:cs="Traditional Arabic"/>
          <w:i/>
          <w:iCs/>
          <w:sz w:val="22"/>
          <w:szCs w:val="32"/>
        </w:rPr>
        <w:t>-Lajnah</w:t>
      </w:r>
      <w:r w:rsidRPr="003C0D38">
        <w:rPr>
          <w:rFonts w:ascii="Calibri" w:hAnsi="Calibri" w:cs="Traditional Arabic"/>
          <w:sz w:val="22"/>
          <w:szCs w:val="32"/>
        </w:rPr>
        <w:t xml:space="preserve"> </w:t>
      </w:r>
      <w:r w:rsidR="001D26A7">
        <w:rPr>
          <w:rFonts w:ascii="Calibri" w:hAnsi="Calibri" w:cs="Traditional Arabic"/>
          <w:sz w:val="22"/>
          <w:szCs w:val="32"/>
        </w:rPr>
        <w:t>(</w:t>
      </w:r>
      <w:r w:rsidRPr="003C0D38">
        <w:rPr>
          <w:rFonts w:ascii="Calibri" w:hAnsi="Calibri" w:cs="Traditional Arabic"/>
          <w:sz w:val="22"/>
          <w:szCs w:val="32"/>
        </w:rPr>
        <w:t>6/223)</w:t>
      </w:r>
      <w:r w:rsidR="001D26A7">
        <w:rPr>
          <w:rFonts w:ascii="Calibri" w:hAnsi="Calibri" w:cs="Traditional Arabic"/>
          <w:sz w:val="22"/>
          <w:szCs w:val="32"/>
        </w:rPr>
        <w:t>]</w:t>
      </w:r>
      <w:r w:rsidRPr="003C0D38">
        <w:rPr>
          <w:rFonts w:ascii="Calibri" w:hAnsi="Calibri" w:cs="Traditional Arabic"/>
          <w:sz w:val="22"/>
          <w:szCs w:val="32"/>
        </w:rPr>
        <w:t>.</w:t>
      </w:r>
      <w:r w:rsidR="00CB03BE" w:rsidRPr="00CB03BE">
        <w:rPr>
          <w:rFonts w:ascii="Calibri" w:hAnsi="Calibri" w:cs="Traditional Arabic"/>
          <w:i/>
          <w:iCs/>
          <w:color w:val="000000" w:themeColor="text1"/>
          <w:sz w:val="22"/>
          <w:szCs w:val="32"/>
        </w:rPr>
        <w:t xml:space="preserve"> </w:t>
      </w:r>
    </w:p>
  </w:footnote>
  <w:footnote w:id="83">
    <w:p w14:paraId="0994EFD5" w14:textId="51EDA953" w:rsidR="0026411D" w:rsidRPr="002844A2" w:rsidRDefault="0026411D" w:rsidP="0026411D">
      <w:pPr>
        <w:pStyle w:val="TeksCatatanKaki"/>
        <w:jc w:val="both"/>
        <w:rPr>
          <w:rFonts w:ascii="Calibri" w:hAnsi="Calibri" w:cstheme="minorHAnsi"/>
          <w:sz w:val="22"/>
          <w:szCs w:val="22"/>
        </w:rPr>
      </w:pPr>
      <w:r w:rsidRPr="003C0D38">
        <w:rPr>
          <w:rStyle w:val="ReferensiCatatanKaki"/>
          <w:rFonts w:ascii="Calibri" w:hAnsi="Calibri" w:cstheme="minorHAnsi"/>
          <w:sz w:val="22"/>
          <w:szCs w:val="22"/>
        </w:rPr>
        <w:footnoteRef/>
      </w:r>
      <w:r w:rsidRPr="002844A2">
        <w:rPr>
          <w:rFonts w:ascii="Calibri" w:hAnsi="Calibri" w:cstheme="minorHAnsi"/>
          <w:sz w:val="22"/>
          <w:szCs w:val="22"/>
        </w:rPr>
        <w:t xml:space="preserve"> </w:t>
      </w:r>
      <w:r w:rsidRPr="002844A2">
        <w:rPr>
          <w:rFonts w:ascii="Calibri" w:hAnsi="Calibri" w:cstheme="minorHAnsi"/>
          <w:sz w:val="22"/>
          <w:szCs w:val="22"/>
        </w:rPr>
        <w:t xml:space="preserve">Lihat penjelasan </w:t>
      </w:r>
      <w:proofErr w:type="spellStart"/>
      <w:r w:rsidRPr="002844A2">
        <w:rPr>
          <w:rFonts w:ascii="Calibri" w:hAnsi="Calibri" w:cstheme="minorHAnsi"/>
          <w:sz w:val="22"/>
          <w:szCs w:val="22"/>
        </w:rPr>
        <w:t>al</w:t>
      </w:r>
      <w:proofErr w:type="spellEnd"/>
      <w:r w:rsidRPr="002844A2">
        <w:rPr>
          <w:rFonts w:ascii="Calibri" w:hAnsi="Calibri" w:cstheme="minorHAnsi"/>
          <w:sz w:val="22"/>
          <w:szCs w:val="22"/>
        </w:rPr>
        <w:t xml:space="preserve">-Mawardi di </w:t>
      </w:r>
      <w:proofErr w:type="spellStart"/>
      <w:r w:rsidRPr="00A935F2">
        <w:rPr>
          <w:rFonts w:ascii="Calibri" w:hAnsi="Calibri" w:cstheme="minorHAnsi"/>
          <w:i/>
          <w:iCs/>
          <w:sz w:val="22"/>
          <w:szCs w:val="22"/>
        </w:rPr>
        <w:t>H</w:t>
      </w:r>
      <w:r w:rsidR="00CB03BE" w:rsidRPr="00DB595C">
        <w:rPr>
          <w:rFonts w:ascii="Calibri" w:hAnsi="Calibri" w:cs="Traditional Arabic"/>
          <w:i/>
          <w:iCs/>
          <w:color w:val="000000" w:themeColor="text1"/>
          <w:sz w:val="22"/>
          <w:szCs w:val="32"/>
        </w:rPr>
        <w:t>â</w:t>
      </w:r>
      <w:r w:rsidRPr="00A935F2">
        <w:rPr>
          <w:rFonts w:ascii="Calibri" w:hAnsi="Calibri" w:cstheme="minorHAnsi"/>
          <w:i/>
          <w:iCs/>
          <w:sz w:val="22"/>
          <w:szCs w:val="22"/>
        </w:rPr>
        <w:t>syiah</w:t>
      </w:r>
      <w:proofErr w:type="spellEnd"/>
      <w:r w:rsidRPr="00A935F2">
        <w:rPr>
          <w:rFonts w:ascii="Calibri" w:hAnsi="Calibri" w:cstheme="minorHAnsi"/>
          <w:i/>
          <w:iCs/>
          <w:sz w:val="22"/>
          <w:szCs w:val="22"/>
        </w:rPr>
        <w:t xml:space="preserve"> </w:t>
      </w:r>
      <w:proofErr w:type="spellStart"/>
      <w:r w:rsidRPr="00A935F2">
        <w:rPr>
          <w:rFonts w:ascii="Calibri" w:hAnsi="Calibri" w:cstheme="minorHAnsi"/>
          <w:i/>
          <w:iCs/>
          <w:sz w:val="22"/>
          <w:szCs w:val="22"/>
        </w:rPr>
        <w:t>Kif</w:t>
      </w:r>
      <w:r w:rsidR="00CB03BE" w:rsidRPr="00DB595C">
        <w:rPr>
          <w:rFonts w:ascii="Calibri" w:hAnsi="Calibri" w:cs="Traditional Arabic"/>
          <w:i/>
          <w:iCs/>
          <w:color w:val="000000" w:themeColor="text1"/>
          <w:sz w:val="22"/>
          <w:szCs w:val="32"/>
        </w:rPr>
        <w:t>â</w:t>
      </w:r>
      <w:r w:rsidRPr="00A935F2">
        <w:rPr>
          <w:rFonts w:ascii="Calibri" w:hAnsi="Calibri" w:cstheme="minorHAnsi"/>
          <w:i/>
          <w:iCs/>
          <w:sz w:val="22"/>
          <w:szCs w:val="22"/>
        </w:rPr>
        <w:t>ya</w:t>
      </w:r>
      <w:r w:rsidR="00CB03BE">
        <w:rPr>
          <w:rFonts w:ascii="Calibri" w:hAnsi="Calibri" w:cstheme="minorHAnsi"/>
          <w:i/>
          <w:iCs/>
          <w:sz w:val="22"/>
          <w:szCs w:val="22"/>
        </w:rPr>
        <w:t>h</w:t>
      </w:r>
      <w:proofErr w:type="spellEnd"/>
      <w:r w:rsidR="00CB03BE">
        <w:rPr>
          <w:rFonts w:ascii="Calibri" w:hAnsi="Calibri" w:cstheme="minorHAnsi"/>
          <w:i/>
          <w:iCs/>
          <w:sz w:val="22"/>
          <w:szCs w:val="22"/>
        </w:rPr>
        <w:t xml:space="preserve"> </w:t>
      </w:r>
      <w:proofErr w:type="spellStart"/>
      <w:r w:rsidR="00CB03BE">
        <w:rPr>
          <w:rFonts w:ascii="Calibri" w:hAnsi="Calibri" w:cstheme="minorHAnsi"/>
          <w:i/>
          <w:iCs/>
          <w:sz w:val="22"/>
          <w:szCs w:val="22"/>
        </w:rPr>
        <w:t>a</w:t>
      </w:r>
      <w:r w:rsidRPr="00A935F2">
        <w:rPr>
          <w:rFonts w:ascii="Calibri" w:hAnsi="Calibri" w:cstheme="minorHAnsi"/>
          <w:i/>
          <w:iCs/>
          <w:sz w:val="22"/>
          <w:szCs w:val="22"/>
        </w:rPr>
        <w:t>l</w:t>
      </w:r>
      <w:r w:rsidR="00CB03BE">
        <w:rPr>
          <w:rFonts w:ascii="Calibri" w:hAnsi="Calibri" w:cstheme="minorHAnsi"/>
          <w:i/>
          <w:iCs/>
          <w:sz w:val="22"/>
          <w:szCs w:val="22"/>
        </w:rPr>
        <w:t>-</w:t>
      </w:r>
      <w:r w:rsidRPr="00A935F2">
        <w:rPr>
          <w:rFonts w:ascii="Calibri" w:hAnsi="Calibri" w:cstheme="minorHAnsi"/>
          <w:i/>
          <w:iCs/>
          <w:sz w:val="22"/>
          <w:szCs w:val="22"/>
        </w:rPr>
        <w:t>Muht</w:t>
      </w:r>
      <w:r w:rsidR="00CB03BE" w:rsidRPr="00DB595C">
        <w:rPr>
          <w:rFonts w:ascii="Calibri" w:hAnsi="Calibri" w:cs="Traditional Arabic"/>
          <w:i/>
          <w:iCs/>
          <w:color w:val="000000" w:themeColor="text1"/>
          <w:sz w:val="22"/>
          <w:szCs w:val="32"/>
        </w:rPr>
        <w:t>â</w:t>
      </w:r>
      <w:r w:rsidRPr="00A935F2">
        <w:rPr>
          <w:rFonts w:ascii="Calibri" w:hAnsi="Calibri" w:cstheme="minorHAnsi"/>
          <w:i/>
          <w:iCs/>
          <w:sz w:val="22"/>
          <w:szCs w:val="22"/>
        </w:rPr>
        <w:t>j</w:t>
      </w:r>
      <w:proofErr w:type="spellEnd"/>
      <w:r w:rsidR="008A12C6">
        <w:rPr>
          <w:rFonts w:ascii="Calibri" w:hAnsi="Calibri" w:cstheme="minorHAnsi"/>
          <w:i/>
          <w:iCs/>
          <w:sz w:val="22"/>
          <w:szCs w:val="22"/>
        </w:rPr>
        <w:t>,</w:t>
      </w:r>
      <w:r w:rsidRPr="00A935F2">
        <w:rPr>
          <w:rFonts w:ascii="Calibri" w:hAnsi="Calibri" w:cstheme="minorHAnsi"/>
          <w:i/>
          <w:iCs/>
          <w:sz w:val="22"/>
          <w:szCs w:val="22"/>
        </w:rPr>
        <w:t xml:space="preserve"> </w:t>
      </w:r>
      <w:r w:rsidRPr="003C0D38">
        <w:rPr>
          <w:rFonts w:ascii="Calibri" w:hAnsi="Calibri" w:cstheme="minorHAnsi"/>
          <w:sz w:val="22"/>
          <w:szCs w:val="22"/>
        </w:rPr>
        <w:t>hl</w:t>
      </w:r>
      <w:r w:rsidR="008A12C6">
        <w:rPr>
          <w:rFonts w:ascii="Calibri" w:hAnsi="Calibri" w:cstheme="minorHAnsi"/>
          <w:sz w:val="22"/>
          <w:szCs w:val="22"/>
        </w:rPr>
        <w:t>m.</w:t>
      </w:r>
      <w:r w:rsidRPr="002844A2">
        <w:rPr>
          <w:rFonts w:ascii="Calibri" w:hAnsi="Calibri" w:cstheme="minorHAnsi"/>
          <w:sz w:val="22"/>
          <w:szCs w:val="22"/>
        </w:rPr>
        <w:t xml:space="preserve"> 106</w:t>
      </w:r>
      <w:r w:rsidR="008A12C6">
        <w:rPr>
          <w:rFonts w:ascii="Calibri" w:hAnsi="Calibri" w:cstheme="minorHAnsi"/>
          <w:sz w:val="22"/>
          <w:szCs w:val="22"/>
        </w:rPr>
        <w:t>.</w:t>
      </w:r>
    </w:p>
  </w:footnote>
  <w:footnote w:id="84">
    <w:p w14:paraId="614E5532" w14:textId="777CB053" w:rsidR="000E3E8B" w:rsidRPr="003C0D38" w:rsidRDefault="000E3E8B"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proofErr w:type="spellStart"/>
      <w:r w:rsidRPr="008841BE">
        <w:rPr>
          <w:rFonts w:ascii="Calibri" w:hAnsi="Calibri" w:cs="Traditional Arabic"/>
          <w:i/>
          <w:iCs/>
          <w:sz w:val="22"/>
          <w:szCs w:val="32"/>
        </w:rPr>
        <w:t>Ahkâm</w:t>
      </w:r>
      <w:proofErr w:type="spellEnd"/>
      <w:r w:rsidR="008841BE">
        <w:rPr>
          <w:rFonts w:ascii="Calibri" w:hAnsi="Calibri" w:cs="Traditional Arabic"/>
          <w:i/>
          <w:iCs/>
          <w:sz w:val="22"/>
          <w:szCs w:val="32"/>
        </w:rPr>
        <w:t xml:space="preserve"> </w:t>
      </w:r>
      <w:proofErr w:type="spellStart"/>
      <w:r w:rsidR="008841BE">
        <w:rPr>
          <w:rFonts w:ascii="Calibri" w:hAnsi="Calibri" w:cs="Traditional Arabic"/>
          <w:i/>
          <w:iCs/>
          <w:sz w:val="22"/>
          <w:szCs w:val="32"/>
        </w:rPr>
        <w:t>a</w:t>
      </w:r>
      <w:r w:rsidRPr="008841BE">
        <w:rPr>
          <w:rFonts w:ascii="Calibri" w:hAnsi="Calibri" w:cs="Traditional Arabic"/>
          <w:i/>
          <w:iCs/>
          <w:sz w:val="22"/>
          <w:szCs w:val="32"/>
        </w:rPr>
        <w:t>l</w:t>
      </w:r>
      <w:r w:rsidR="008841BE">
        <w:rPr>
          <w:rFonts w:ascii="Calibri" w:hAnsi="Calibri" w:cs="Traditional Arabic"/>
          <w:i/>
          <w:iCs/>
          <w:sz w:val="22"/>
          <w:szCs w:val="32"/>
        </w:rPr>
        <w:t>-</w:t>
      </w:r>
      <w:r w:rsidRPr="008841BE">
        <w:rPr>
          <w:rFonts w:ascii="Calibri" w:hAnsi="Calibri" w:cs="Traditional Arabic"/>
          <w:i/>
          <w:iCs/>
          <w:sz w:val="22"/>
          <w:szCs w:val="32"/>
        </w:rPr>
        <w:t>Qur</w:t>
      </w:r>
      <w:r w:rsidR="00B30C5B">
        <w:rPr>
          <w:rFonts w:ascii="Calibri" w:hAnsi="Calibri" w:cs="Traditional Arabic"/>
          <w:i/>
          <w:iCs/>
          <w:sz w:val="22"/>
          <w:szCs w:val="32"/>
        </w:rPr>
        <w:t>`</w:t>
      </w:r>
      <w:r w:rsidRPr="008841BE">
        <w:rPr>
          <w:rFonts w:ascii="Calibri" w:hAnsi="Calibri" w:cs="Traditional Arabic"/>
          <w:i/>
          <w:iCs/>
          <w:sz w:val="22"/>
          <w:szCs w:val="32"/>
        </w:rPr>
        <w:t>ân</w:t>
      </w:r>
      <w:proofErr w:type="spellEnd"/>
      <w:r w:rsidRPr="003C0D38">
        <w:rPr>
          <w:rFonts w:ascii="Calibri" w:hAnsi="Calibri" w:cs="Traditional Arabic"/>
          <w:sz w:val="22"/>
          <w:szCs w:val="32"/>
        </w:rPr>
        <w:t>,</w:t>
      </w:r>
      <w:r w:rsidR="00B30C5B">
        <w:rPr>
          <w:rFonts w:ascii="Calibri" w:hAnsi="Calibri" w:cs="Traditional Arabic"/>
          <w:sz w:val="22"/>
          <w:szCs w:val="32"/>
        </w:rPr>
        <w:t>(</w:t>
      </w:r>
      <w:r w:rsidRPr="003C0D38">
        <w:rPr>
          <w:rFonts w:ascii="Calibri" w:hAnsi="Calibri" w:cs="Traditional Arabic"/>
          <w:sz w:val="22"/>
          <w:szCs w:val="32"/>
        </w:rPr>
        <w:t>1/89-90)</w:t>
      </w:r>
      <w:r w:rsidR="008D2A9B">
        <w:rPr>
          <w:rFonts w:ascii="Calibri" w:hAnsi="Calibri" w:cs="Traditional Arabic"/>
          <w:sz w:val="22"/>
          <w:szCs w:val="32"/>
        </w:rPr>
        <w:t>.</w:t>
      </w:r>
    </w:p>
  </w:footnote>
  <w:footnote w:id="85">
    <w:p w14:paraId="1586FD87" w14:textId="52F0B5D6" w:rsidR="00EE4E86" w:rsidRPr="003C0D38" w:rsidRDefault="00EE4E86"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proofErr w:type="spellStart"/>
      <w:r w:rsidR="00EE4ACA" w:rsidRPr="008841BE">
        <w:rPr>
          <w:rFonts w:ascii="Calibri" w:hAnsi="Calibri" w:cs="Traditional Arabic"/>
          <w:i/>
          <w:iCs/>
          <w:sz w:val="22"/>
          <w:szCs w:val="32"/>
        </w:rPr>
        <w:t>Ahkâm</w:t>
      </w:r>
      <w:proofErr w:type="spellEnd"/>
      <w:r w:rsidR="00EE4ACA">
        <w:rPr>
          <w:rFonts w:ascii="Calibri" w:hAnsi="Calibri" w:cs="Traditional Arabic"/>
          <w:i/>
          <w:iCs/>
          <w:sz w:val="22"/>
          <w:szCs w:val="32"/>
        </w:rPr>
        <w:t xml:space="preserve"> </w:t>
      </w:r>
      <w:proofErr w:type="spellStart"/>
      <w:r w:rsidR="00EE4ACA">
        <w:rPr>
          <w:rFonts w:ascii="Calibri" w:hAnsi="Calibri" w:cs="Traditional Arabic"/>
          <w:i/>
          <w:iCs/>
          <w:sz w:val="22"/>
          <w:szCs w:val="32"/>
        </w:rPr>
        <w:t>a</w:t>
      </w:r>
      <w:r w:rsidR="00EE4ACA" w:rsidRPr="008841BE">
        <w:rPr>
          <w:rFonts w:ascii="Calibri" w:hAnsi="Calibri" w:cs="Traditional Arabic"/>
          <w:i/>
          <w:iCs/>
          <w:sz w:val="22"/>
          <w:szCs w:val="32"/>
        </w:rPr>
        <w:t>l</w:t>
      </w:r>
      <w:r w:rsidR="00EE4ACA">
        <w:rPr>
          <w:rFonts w:ascii="Calibri" w:hAnsi="Calibri" w:cs="Traditional Arabic"/>
          <w:i/>
          <w:iCs/>
          <w:sz w:val="22"/>
          <w:szCs w:val="32"/>
        </w:rPr>
        <w:t>-</w:t>
      </w:r>
      <w:r w:rsidRPr="008841BE">
        <w:rPr>
          <w:rFonts w:ascii="Calibri" w:hAnsi="Calibri" w:cs="Traditional Arabic"/>
          <w:i/>
          <w:iCs/>
          <w:sz w:val="22"/>
          <w:szCs w:val="32"/>
        </w:rPr>
        <w:t>Qur</w:t>
      </w:r>
      <w:r>
        <w:rPr>
          <w:rFonts w:ascii="Calibri" w:hAnsi="Calibri" w:cs="Traditional Arabic"/>
          <w:i/>
          <w:iCs/>
          <w:sz w:val="22"/>
          <w:szCs w:val="32"/>
        </w:rPr>
        <w:t>`</w:t>
      </w:r>
      <w:r w:rsidRPr="008841BE">
        <w:rPr>
          <w:rFonts w:ascii="Calibri" w:hAnsi="Calibri" w:cs="Traditional Arabic"/>
          <w:i/>
          <w:iCs/>
          <w:sz w:val="22"/>
          <w:szCs w:val="32"/>
        </w:rPr>
        <w:t>ân</w:t>
      </w:r>
      <w:proofErr w:type="spellEnd"/>
      <w:r w:rsidRPr="003C0D38">
        <w:rPr>
          <w:rFonts w:ascii="Calibri" w:hAnsi="Calibri" w:cs="Traditional Arabic"/>
          <w:sz w:val="22"/>
          <w:szCs w:val="32"/>
        </w:rPr>
        <w:t xml:space="preserve"> </w:t>
      </w:r>
      <w:r w:rsidR="00064315">
        <w:rPr>
          <w:rFonts w:ascii="Calibri" w:hAnsi="Calibri" w:cs="Traditional Arabic"/>
          <w:sz w:val="22"/>
          <w:szCs w:val="32"/>
        </w:rPr>
        <w:t>(</w:t>
      </w:r>
      <w:r w:rsidRPr="003C0D38">
        <w:rPr>
          <w:rFonts w:ascii="Calibri" w:hAnsi="Calibri" w:cs="Traditional Arabic"/>
          <w:sz w:val="22"/>
          <w:szCs w:val="32"/>
        </w:rPr>
        <w:t>1/90)</w:t>
      </w:r>
      <w:r w:rsidR="00064315">
        <w:rPr>
          <w:rFonts w:ascii="Calibri" w:hAnsi="Calibri" w:cs="Traditional Arabic"/>
          <w:sz w:val="22"/>
          <w:szCs w:val="32"/>
        </w:rPr>
        <w:t>.</w:t>
      </w:r>
    </w:p>
  </w:footnote>
  <w:footnote w:id="86">
    <w:p w14:paraId="50C74513" w14:textId="0B0AC19F" w:rsidR="00EF5EF2" w:rsidRPr="003C0D38" w:rsidRDefault="00EF5EF2"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3C0D38">
        <w:rPr>
          <w:rFonts w:ascii="Calibri" w:hAnsi="Calibri" w:cs="Traditional Arabic"/>
          <w:sz w:val="22"/>
          <w:szCs w:val="32"/>
        </w:rPr>
        <w:t xml:space="preserve">HR. Abu Daud </w:t>
      </w:r>
      <w:proofErr w:type="spellStart"/>
      <w:r w:rsidR="00E217A8">
        <w:rPr>
          <w:rFonts w:ascii="Calibri" w:hAnsi="Calibri" w:cs="Traditional Arabic"/>
          <w:sz w:val="22"/>
          <w:szCs w:val="32"/>
        </w:rPr>
        <w:t>a</w:t>
      </w:r>
      <w:r w:rsidRPr="003C0D38">
        <w:rPr>
          <w:rFonts w:ascii="Calibri" w:hAnsi="Calibri" w:cs="Traditional Arabic"/>
          <w:sz w:val="22"/>
          <w:szCs w:val="32"/>
        </w:rPr>
        <w:t>th-Thayalisi</w:t>
      </w:r>
      <w:proofErr w:type="spellEnd"/>
      <w:r w:rsidRPr="003C0D38">
        <w:rPr>
          <w:rFonts w:ascii="Calibri" w:hAnsi="Calibri" w:cs="Traditional Arabic"/>
          <w:sz w:val="22"/>
          <w:szCs w:val="32"/>
        </w:rPr>
        <w:t xml:space="preserve"> dalam </w:t>
      </w:r>
      <w:proofErr w:type="spellStart"/>
      <w:r w:rsidRPr="003C0D38">
        <w:rPr>
          <w:rFonts w:ascii="Calibri" w:hAnsi="Calibri" w:cs="Traditional Arabic"/>
          <w:sz w:val="22"/>
          <w:szCs w:val="32"/>
        </w:rPr>
        <w:t>Musnadnya</w:t>
      </w:r>
      <w:proofErr w:type="spellEnd"/>
      <w:r w:rsidR="00E217A8">
        <w:rPr>
          <w:rFonts w:ascii="Calibri" w:hAnsi="Calibri" w:cs="Traditional Arabic"/>
          <w:sz w:val="22"/>
          <w:szCs w:val="32"/>
        </w:rPr>
        <w:t>,</w:t>
      </w:r>
      <w:r w:rsidRPr="003C0D38">
        <w:rPr>
          <w:rFonts w:ascii="Calibri" w:hAnsi="Calibri" w:cs="Traditional Arabic"/>
          <w:sz w:val="22"/>
          <w:szCs w:val="32"/>
        </w:rPr>
        <w:t xml:space="preserve"> No. 1464, dengan sanad yang hasan</w:t>
      </w:r>
      <w:r w:rsidR="00E217A8">
        <w:rPr>
          <w:rFonts w:ascii="Calibri" w:hAnsi="Calibri" w:cs="Traditional Arabic"/>
          <w:sz w:val="22"/>
          <w:szCs w:val="32"/>
        </w:rPr>
        <w:t>.</w:t>
      </w:r>
    </w:p>
  </w:footnote>
  <w:footnote w:id="87">
    <w:p w14:paraId="076FA913" w14:textId="58536CEA" w:rsidR="00EF5EF2" w:rsidRPr="003C0D38" w:rsidRDefault="00EF5EF2"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3C0D38">
        <w:rPr>
          <w:rFonts w:ascii="Calibri" w:hAnsi="Calibri" w:cs="Traditional Arabic"/>
          <w:sz w:val="22"/>
          <w:szCs w:val="32"/>
        </w:rPr>
        <w:t>HR. Ahmad</w:t>
      </w:r>
      <w:r w:rsidR="00E217A8">
        <w:rPr>
          <w:rFonts w:ascii="Calibri" w:hAnsi="Calibri" w:cs="Traditional Arabic"/>
          <w:sz w:val="22"/>
          <w:szCs w:val="32"/>
        </w:rPr>
        <w:t>,</w:t>
      </w:r>
      <w:r w:rsidRPr="003C0D38">
        <w:rPr>
          <w:rFonts w:ascii="Calibri" w:hAnsi="Calibri" w:cs="Traditional Arabic"/>
          <w:sz w:val="22"/>
          <w:szCs w:val="32"/>
        </w:rPr>
        <w:t xml:space="preserve"> No. 18910, sanad</w:t>
      </w:r>
      <w:r w:rsidR="00E217A8">
        <w:rPr>
          <w:rFonts w:ascii="Calibri" w:hAnsi="Calibri" w:cs="Traditional Arabic"/>
          <w:sz w:val="22"/>
          <w:szCs w:val="32"/>
        </w:rPr>
        <w:t>nya</w:t>
      </w:r>
      <w:r w:rsidRPr="003C0D38">
        <w:rPr>
          <w:rFonts w:ascii="Calibri" w:hAnsi="Calibri" w:cs="Traditional Arabic"/>
          <w:sz w:val="22"/>
          <w:szCs w:val="32"/>
        </w:rPr>
        <w:t xml:space="preserve"> hasan</w:t>
      </w:r>
      <w:r w:rsidR="00E217A8">
        <w:rPr>
          <w:rFonts w:ascii="Calibri" w:hAnsi="Calibri" w:cs="Traditional Arabic"/>
          <w:sz w:val="22"/>
          <w:szCs w:val="32"/>
        </w:rPr>
        <w:t>.</w:t>
      </w:r>
    </w:p>
  </w:footnote>
  <w:footnote w:id="88">
    <w:p w14:paraId="72020653" w14:textId="6C6B6C2B" w:rsidR="00880815" w:rsidRPr="003C0D38" w:rsidRDefault="00880815"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3C0D38">
        <w:rPr>
          <w:rFonts w:ascii="Calibri" w:hAnsi="Calibri" w:cs="Traditional Arabic"/>
          <w:sz w:val="22"/>
          <w:szCs w:val="32"/>
        </w:rPr>
        <w:t xml:space="preserve"> </w:t>
      </w:r>
      <w:proofErr w:type="spellStart"/>
      <w:r w:rsidRPr="00924327">
        <w:rPr>
          <w:rFonts w:ascii="Calibri" w:hAnsi="Calibri" w:cs="Traditional Arabic"/>
          <w:i/>
          <w:iCs/>
          <w:sz w:val="22"/>
          <w:szCs w:val="32"/>
        </w:rPr>
        <w:t>Mushannaf</w:t>
      </w:r>
      <w:proofErr w:type="spellEnd"/>
      <w:r w:rsidRPr="00924327">
        <w:rPr>
          <w:rFonts w:ascii="Calibri" w:hAnsi="Calibri" w:cs="Traditional Arabic"/>
          <w:i/>
          <w:iCs/>
          <w:sz w:val="22"/>
          <w:szCs w:val="32"/>
        </w:rPr>
        <w:t xml:space="preserve"> </w:t>
      </w:r>
      <w:proofErr w:type="spellStart"/>
      <w:r w:rsidRPr="00924327">
        <w:rPr>
          <w:rFonts w:ascii="Calibri" w:hAnsi="Calibri" w:cs="Traditional Arabic"/>
          <w:i/>
          <w:iCs/>
          <w:sz w:val="22"/>
          <w:szCs w:val="32"/>
        </w:rPr>
        <w:t>Abdurrazzaq</w:t>
      </w:r>
      <w:proofErr w:type="spellEnd"/>
      <w:r w:rsidR="004D2E9F">
        <w:rPr>
          <w:rFonts w:ascii="Calibri" w:hAnsi="Calibri" w:cs="Traditional Arabic"/>
          <w:i/>
          <w:iCs/>
          <w:sz w:val="22"/>
          <w:szCs w:val="32"/>
        </w:rPr>
        <w:t>,</w:t>
      </w:r>
      <w:r w:rsidRPr="00924327">
        <w:rPr>
          <w:rFonts w:ascii="Calibri" w:hAnsi="Calibri" w:cs="Traditional Arabic"/>
          <w:i/>
          <w:iCs/>
          <w:sz w:val="22"/>
          <w:szCs w:val="32"/>
        </w:rPr>
        <w:t xml:space="preserve"> </w:t>
      </w:r>
      <w:r w:rsidRPr="003C0D38">
        <w:rPr>
          <w:rFonts w:ascii="Calibri" w:hAnsi="Calibri" w:cs="Traditional Arabic"/>
          <w:sz w:val="22"/>
          <w:szCs w:val="32"/>
        </w:rPr>
        <w:t>No. 8870</w:t>
      </w:r>
      <w:r w:rsidR="004D2E9F">
        <w:rPr>
          <w:rFonts w:ascii="Calibri" w:hAnsi="Calibri" w:cs="Traditional Arabic"/>
          <w:sz w:val="22"/>
          <w:szCs w:val="32"/>
        </w:rPr>
        <w:t>.</w:t>
      </w:r>
    </w:p>
  </w:footnote>
  <w:footnote w:id="89">
    <w:p w14:paraId="652DE112" w14:textId="59FEA432" w:rsidR="000C4C75" w:rsidRPr="003C0D38" w:rsidRDefault="000C4C75"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3C0D38">
        <w:rPr>
          <w:rFonts w:ascii="Calibri" w:hAnsi="Calibri" w:cs="Traditional Arabic"/>
          <w:sz w:val="22"/>
          <w:szCs w:val="32"/>
        </w:rPr>
        <w:t>HR. Abu Daud</w:t>
      </w:r>
      <w:r w:rsidR="00465C2E">
        <w:rPr>
          <w:rFonts w:ascii="Calibri" w:hAnsi="Calibri" w:cs="Traditional Arabic"/>
          <w:sz w:val="22"/>
          <w:szCs w:val="32"/>
        </w:rPr>
        <w:t>,</w:t>
      </w:r>
      <w:r w:rsidRPr="003C0D38">
        <w:rPr>
          <w:rFonts w:ascii="Calibri" w:hAnsi="Calibri" w:cs="Traditional Arabic"/>
          <w:sz w:val="22"/>
          <w:szCs w:val="32"/>
        </w:rPr>
        <w:t xml:space="preserve"> No. 554 dan </w:t>
      </w:r>
      <w:proofErr w:type="spellStart"/>
      <w:r w:rsidR="00465C2E">
        <w:rPr>
          <w:rFonts w:ascii="Calibri" w:hAnsi="Calibri" w:cs="Traditional Arabic"/>
          <w:sz w:val="22"/>
          <w:szCs w:val="32"/>
        </w:rPr>
        <w:t>a</w:t>
      </w:r>
      <w:r w:rsidRPr="003C0D38">
        <w:rPr>
          <w:rFonts w:ascii="Calibri" w:hAnsi="Calibri" w:cs="Traditional Arabic"/>
          <w:sz w:val="22"/>
          <w:szCs w:val="32"/>
        </w:rPr>
        <w:t>n-Nasa</w:t>
      </w:r>
      <w:r w:rsidR="00465C2E">
        <w:rPr>
          <w:rFonts w:ascii="Calibri" w:hAnsi="Calibri" w:cs="Traditional Arabic"/>
          <w:sz w:val="22"/>
          <w:szCs w:val="32"/>
        </w:rPr>
        <w:t>`</w:t>
      </w:r>
      <w:r w:rsidRPr="003C0D38">
        <w:rPr>
          <w:rFonts w:ascii="Calibri" w:hAnsi="Calibri" w:cs="Traditional Arabic"/>
          <w:sz w:val="22"/>
          <w:szCs w:val="32"/>
        </w:rPr>
        <w:t>i</w:t>
      </w:r>
      <w:proofErr w:type="spellEnd"/>
      <w:r w:rsidR="00465C2E">
        <w:rPr>
          <w:rFonts w:ascii="Calibri" w:hAnsi="Calibri" w:cs="Traditional Arabic"/>
          <w:sz w:val="22"/>
          <w:szCs w:val="32"/>
        </w:rPr>
        <w:t>,</w:t>
      </w:r>
      <w:r w:rsidRPr="003C0D38">
        <w:rPr>
          <w:rFonts w:ascii="Calibri" w:hAnsi="Calibri" w:cs="Traditional Arabic"/>
          <w:sz w:val="22"/>
          <w:szCs w:val="32"/>
        </w:rPr>
        <w:t xml:space="preserve"> No. 843 dari Ubay bin </w:t>
      </w:r>
      <w:proofErr w:type="spellStart"/>
      <w:r w:rsidRPr="003C0D38">
        <w:rPr>
          <w:rFonts w:ascii="Calibri" w:hAnsi="Calibri" w:cs="Traditional Arabic"/>
          <w:sz w:val="22"/>
          <w:szCs w:val="32"/>
        </w:rPr>
        <w:t>Ka’ab</w:t>
      </w:r>
      <w:proofErr w:type="spellEnd"/>
      <w:r w:rsidRPr="003C0D38">
        <w:rPr>
          <w:rFonts w:ascii="Calibri" w:hAnsi="Calibri" w:cs="Traditional Arabic"/>
          <w:sz w:val="22"/>
          <w:szCs w:val="32"/>
        </w:rPr>
        <w:t>, di</w:t>
      </w:r>
      <w:r w:rsidR="00612350">
        <w:rPr>
          <w:rFonts w:ascii="Calibri" w:hAnsi="Calibri" w:cs="Traditional Arabic"/>
          <w:sz w:val="22"/>
          <w:szCs w:val="32"/>
        </w:rPr>
        <w:t xml:space="preserve">nyatakan </w:t>
      </w:r>
      <w:r w:rsidRPr="003C0D38">
        <w:rPr>
          <w:rFonts w:ascii="Calibri" w:hAnsi="Calibri" w:cs="Traditional Arabic"/>
          <w:sz w:val="22"/>
          <w:szCs w:val="32"/>
        </w:rPr>
        <w:t xml:space="preserve">hasan </w:t>
      </w:r>
      <w:proofErr w:type="spellStart"/>
      <w:r w:rsidR="00612350">
        <w:rPr>
          <w:rFonts w:ascii="Calibri" w:hAnsi="Calibri" w:cs="Traditional Arabic"/>
          <w:sz w:val="22"/>
          <w:szCs w:val="32"/>
        </w:rPr>
        <w:t>a</w:t>
      </w:r>
      <w:r w:rsidRPr="003C0D38">
        <w:rPr>
          <w:rFonts w:ascii="Calibri" w:hAnsi="Calibri" w:cs="Traditional Arabic"/>
          <w:sz w:val="22"/>
          <w:szCs w:val="32"/>
        </w:rPr>
        <w:t>l</w:t>
      </w:r>
      <w:proofErr w:type="spellEnd"/>
      <w:r w:rsidRPr="003C0D38">
        <w:rPr>
          <w:rFonts w:ascii="Calibri" w:hAnsi="Calibri" w:cs="Traditional Arabic"/>
          <w:sz w:val="22"/>
          <w:szCs w:val="32"/>
        </w:rPr>
        <w:t>-Albani</w:t>
      </w:r>
      <w:r w:rsidR="00612350">
        <w:rPr>
          <w:rFonts w:ascii="Calibri" w:hAnsi="Calibri" w:cs="Traditional Arabic"/>
          <w:sz w:val="22"/>
          <w:szCs w:val="32"/>
        </w:rPr>
        <w:t>.</w:t>
      </w:r>
    </w:p>
  </w:footnote>
  <w:footnote w:id="90">
    <w:p w14:paraId="656DB892" w14:textId="119BBB43" w:rsidR="00892C89" w:rsidRPr="003C0D38" w:rsidRDefault="00892C89"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3C0D38">
        <w:rPr>
          <w:rFonts w:ascii="Calibri" w:hAnsi="Calibri" w:cs="Traditional Arabic"/>
          <w:sz w:val="22"/>
          <w:szCs w:val="32"/>
        </w:rPr>
        <w:t>Di</w:t>
      </w:r>
      <w:r w:rsidR="006A0CD2">
        <w:rPr>
          <w:rFonts w:ascii="Calibri" w:hAnsi="Calibri" w:cs="Traditional Arabic"/>
          <w:sz w:val="22"/>
          <w:szCs w:val="32"/>
        </w:rPr>
        <w:t xml:space="preserve">nyatakan </w:t>
      </w:r>
      <w:r w:rsidRPr="003C0D38">
        <w:rPr>
          <w:rFonts w:ascii="Calibri" w:hAnsi="Calibri" w:cs="Traditional Arabic"/>
          <w:sz w:val="22"/>
          <w:szCs w:val="32"/>
        </w:rPr>
        <w:t xml:space="preserve">sahih </w:t>
      </w:r>
      <w:r w:rsidR="00BC1302">
        <w:rPr>
          <w:rFonts w:ascii="Calibri" w:hAnsi="Calibri" w:cs="Traditional Arabic"/>
          <w:sz w:val="22"/>
          <w:szCs w:val="32"/>
        </w:rPr>
        <w:t xml:space="preserve">oleh </w:t>
      </w:r>
      <w:proofErr w:type="spellStart"/>
      <w:r w:rsidR="00BC1302">
        <w:rPr>
          <w:rFonts w:ascii="Calibri" w:hAnsi="Calibri" w:cs="Traditional Arabic"/>
          <w:sz w:val="22"/>
          <w:szCs w:val="32"/>
        </w:rPr>
        <w:t>a</w:t>
      </w:r>
      <w:r w:rsidRPr="003C0D38">
        <w:rPr>
          <w:rFonts w:ascii="Calibri" w:hAnsi="Calibri" w:cs="Traditional Arabic"/>
          <w:sz w:val="22"/>
          <w:szCs w:val="32"/>
        </w:rPr>
        <w:t>l</w:t>
      </w:r>
      <w:proofErr w:type="spellEnd"/>
      <w:r w:rsidRPr="003C0D38">
        <w:rPr>
          <w:rFonts w:ascii="Calibri" w:hAnsi="Calibri" w:cs="Traditional Arabic"/>
          <w:sz w:val="22"/>
          <w:szCs w:val="32"/>
        </w:rPr>
        <w:t xml:space="preserve">-Albani dalam </w:t>
      </w:r>
      <w:proofErr w:type="spellStart"/>
      <w:r w:rsidR="00BC1302" w:rsidRPr="00BC1302">
        <w:rPr>
          <w:rFonts w:ascii="Calibri" w:hAnsi="Calibri" w:cs="Traditional Arabic"/>
          <w:i/>
          <w:iCs/>
          <w:sz w:val="22"/>
          <w:szCs w:val="32"/>
        </w:rPr>
        <w:t>a</w:t>
      </w:r>
      <w:r w:rsidRPr="00BC1302">
        <w:rPr>
          <w:rFonts w:ascii="Calibri" w:hAnsi="Calibri" w:cs="Traditional Arabic"/>
          <w:i/>
          <w:iCs/>
          <w:sz w:val="22"/>
          <w:szCs w:val="32"/>
        </w:rPr>
        <w:t>sh-Shahîhah</w:t>
      </w:r>
      <w:proofErr w:type="spellEnd"/>
      <w:r w:rsidR="00BC1302">
        <w:rPr>
          <w:rFonts w:ascii="Calibri" w:hAnsi="Calibri" w:cs="Traditional Arabic"/>
          <w:sz w:val="22"/>
          <w:szCs w:val="32"/>
        </w:rPr>
        <w:t>,</w:t>
      </w:r>
      <w:r w:rsidRPr="003C0D38">
        <w:rPr>
          <w:rFonts w:ascii="Calibri" w:hAnsi="Calibri" w:cs="Traditional Arabic"/>
          <w:sz w:val="22"/>
          <w:szCs w:val="32"/>
        </w:rPr>
        <w:t xml:space="preserve"> No. 1912</w:t>
      </w:r>
      <w:r w:rsidR="00BC1302">
        <w:rPr>
          <w:rFonts w:ascii="Calibri" w:hAnsi="Calibri" w:cs="Traditional Arabic"/>
          <w:sz w:val="22"/>
          <w:szCs w:val="32"/>
        </w:rPr>
        <w:t>.</w:t>
      </w:r>
    </w:p>
  </w:footnote>
  <w:footnote w:id="91">
    <w:p w14:paraId="50217209" w14:textId="381F6327" w:rsidR="00D05EF0" w:rsidRPr="003C0D38" w:rsidRDefault="00D05EF0" w:rsidP="00D05EF0">
      <w:pPr>
        <w:pStyle w:val="NormalWeb"/>
        <w:shd w:val="clear" w:color="auto" w:fill="FFFFFF"/>
        <w:spacing w:before="0" w:beforeAutospacing="0" w:after="0" w:afterAutospacing="0" w:line="276" w:lineRule="auto"/>
        <w:jc w:val="both"/>
        <w:rPr>
          <w:rFonts w:ascii="Calibri" w:hAnsi="Calibri" w:cs="Traditional Arabic"/>
          <w:sz w:val="22"/>
          <w:szCs w:val="32"/>
        </w:rPr>
      </w:pPr>
      <w:r w:rsidRPr="003C0D38">
        <w:rPr>
          <w:rStyle w:val="ReferensiCatatanKaki"/>
          <w:rFonts w:ascii="Calibri" w:hAnsi="Calibri"/>
          <w:sz w:val="22"/>
        </w:rPr>
        <w:footnoteRef/>
      </w:r>
      <w:r w:rsidRPr="003C0D38">
        <w:rPr>
          <w:rFonts w:ascii="Calibri" w:hAnsi="Calibri"/>
          <w:sz w:val="22"/>
        </w:rPr>
        <w:t xml:space="preserve"> </w:t>
      </w:r>
      <w:r w:rsidRPr="003C0D38">
        <w:rPr>
          <w:rFonts w:ascii="Calibri" w:hAnsi="Calibri" w:cs="Traditional Arabic"/>
          <w:sz w:val="22"/>
          <w:szCs w:val="32"/>
        </w:rPr>
        <w:t xml:space="preserve"> </w:t>
      </w:r>
      <w:proofErr w:type="spellStart"/>
      <w:r w:rsidRPr="00034AA8">
        <w:rPr>
          <w:rFonts w:ascii="Calibri" w:hAnsi="Calibri" w:cs="Traditional Arabic"/>
          <w:i/>
          <w:iCs/>
          <w:sz w:val="22"/>
          <w:szCs w:val="32"/>
        </w:rPr>
        <w:t>Majmû</w:t>
      </w:r>
      <w:proofErr w:type="spellEnd"/>
      <w:r w:rsidRPr="00034AA8">
        <w:rPr>
          <w:rFonts w:ascii="Calibri" w:hAnsi="Calibri" w:cs="Traditional Arabic"/>
          <w:i/>
          <w:iCs/>
          <w:sz w:val="22"/>
          <w:szCs w:val="32"/>
        </w:rPr>
        <w:t xml:space="preserve">’ </w:t>
      </w:r>
      <w:proofErr w:type="spellStart"/>
      <w:r w:rsidR="003F6F2C">
        <w:rPr>
          <w:rFonts w:ascii="Calibri" w:hAnsi="Calibri" w:cs="Traditional Arabic"/>
          <w:i/>
          <w:iCs/>
          <w:sz w:val="22"/>
          <w:szCs w:val="32"/>
        </w:rPr>
        <w:t>a</w:t>
      </w:r>
      <w:r w:rsidRPr="00034AA8">
        <w:rPr>
          <w:rFonts w:ascii="Calibri" w:hAnsi="Calibri" w:cs="Traditional Arabic"/>
          <w:i/>
          <w:iCs/>
          <w:sz w:val="22"/>
          <w:szCs w:val="32"/>
        </w:rPr>
        <w:t>l-Fatâwâ</w:t>
      </w:r>
      <w:proofErr w:type="spellEnd"/>
      <w:r w:rsidRPr="00034AA8">
        <w:rPr>
          <w:rFonts w:ascii="Calibri" w:hAnsi="Calibri" w:cs="Traditional Arabic"/>
          <w:i/>
          <w:iCs/>
          <w:sz w:val="22"/>
          <w:szCs w:val="32"/>
        </w:rPr>
        <w:t>,</w:t>
      </w:r>
      <w:r w:rsidRPr="003C0D38">
        <w:rPr>
          <w:rFonts w:ascii="Calibri" w:hAnsi="Calibri" w:cs="Traditional Arabic"/>
          <w:sz w:val="22"/>
          <w:szCs w:val="32"/>
        </w:rPr>
        <w:t xml:space="preserve"> </w:t>
      </w:r>
      <w:r w:rsidR="00034AA8">
        <w:rPr>
          <w:rFonts w:ascii="Calibri" w:hAnsi="Calibri" w:cs="Traditional Arabic"/>
          <w:sz w:val="22"/>
          <w:szCs w:val="32"/>
        </w:rPr>
        <w:t>(</w:t>
      </w:r>
      <w:r w:rsidRPr="003C0D38">
        <w:rPr>
          <w:rFonts w:ascii="Calibri" w:hAnsi="Calibri" w:cs="Traditional Arabic"/>
          <w:sz w:val="22"/>
          <w:szCs w:val="32"/>
        </w:rPr>
        <w:t>31/220)</w:t>
      </w:r>
      <w:r w:rsidR="00034AA8">
        <w:rPr>
          <w:rFonts w:ascii="Calibri" w:hAnsi="Calibri" w:cs="Traditional Arabic"/>
          <w:sz w:val="22"/>
          <w:szCs w:val="32"/>
        </w:rPr>
        <w:t>.</w:t>
      </w:r>
    </w:p>
  </w:footnote>
  <w:footnote w:id="92">
    <w:p w14:paraId="79CE22A5" w14:textId="7204670F" w:rsidR="00992AF4" w:rsidRPr="003C0D38" w:rsidRDefault="00992AF4"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00151875" w:rsidRPr="003C0D38">
        <w:rPr>
          <w:rFonts w:ascii="Calibri" w:hAnsi="Calibri" w:cs="Traditional Arabic"/>
          <w:sz w:val="22"/>
          <w:szCs w:val="32"/>
        </w:rPr>
        <w:t xml:space="preserve">Lihat: </w:t>
      </w:r>
      <w:proofErr w:type="spellStart"/>
      <w:r w:rsidR="00151875" w:rsidRPr="0044493A">
        <w:rPr>
          <w:rFonts w:ascii="Calibri" w:hAnsi="Calibri" w:cs="Traditional Arabic"/>
          <w:i/>
          <w:iCs/>
          <w:sz w:val="22"/>
          <w:szCs w:val="32"/>
        </w:rPr>
        <w:t>Tharh</w:t>
      </w:r>
      <w:r w:rsidR="0044493A" w:rsidRPr="0044493A">
        <w:rPr>
          <w:rFonts w:ascii="Calibri" w:hAnsi="Calibri" w:cs="Traditional Arabic"/>
          <w:i/>
          <w:iCs/>
          <w:sz w:val="22"/>
          <w:szCs w:val="32"/>
        </w:rPr>
        <w:t>u</w:t>
      </w:r>
      <w:proofErr w:type="spellEnd"/>
      <w:r w:rsidR="00151875" w:rsidRPr="0044493A">
        <w:rPr>
          <w:rFonts w:ascii="Calibri" w:hAnsi="Calibri" w:cs="Traditional Arabic"/>
          <w:i/>
          <w:iCs/>
          <w:sz w:val="22"/>
          <w:szCs w:val="32"/>
        </w:rPr>
        <w:t xml:space="preserve"> </w:t>
      </w:r>
      <w:proofErr w:type="spellStart"/>
      <w:r w:rsidR="0044493A" w:rsidRPr="0044493A">
        <w:rPr>
          <w:rFonts w:ascii="Calibri" w:hAnsi="Calibri" w:cs="Traditional Arabic"/>
          <w:i/>
          <w:iCs/>
          <w:sz w:val="22"/>
          <w:szCs w:val="32"/>
        </w:rPr>
        <w:t>a</w:t>
      </w:r>
      <w:r w:rsidR="00151875" w:rsidRPr="0044493A">
        <w:rPr>
          <w:rFonts w:ascii="Calibri" w:hAnsi="Calibri" w:cs="Traditional Arabic"/>
          <w:i/>
          <w:iCs/>
          <w:sz w:val="22"/>
          <w:szCs w:val="32"/>
        </w:rPr>
        <w:t>t-Tatsrîb</w:t>
      </w:r>
      <w:proofErr w:type="spellEnd"/>
      <w:r w:rsidR="00151875" w:rsidRPr="003C0D38">
        <w:rPr>
          <w:rFonts w:ascii="Calibri" w:hAnsi="Calibri" w:cs="Traditional Arabic"/>
          <w:sz w:val="22"/>
          <w:szCs w:val="32"/>
        </w:rPr>
        <w:t xml:space="preserve"> </w:t>
      </w:r>
      <w:r w:rsidR="0044493A">
        <w:rPr>
          <w:rFonts w:ascii="Calibri" w:hAnsi="Calibri" w:cs="Traditional Arabic"/>
          <w:sz w:val="22"/>
          <w:szCs w:val="32"/>
        </w:rPr>
        <w:t>(</w:t>
      </w:r>
      <w:r w:rsidR="00151875" w:rsidRPr="003C0D38">
        <w:rPr>
          <w:rFonts w:ascii="Calibri" w:hAnsi="Calibri" w:cs="Traditional Arabic"/>
          <w:sz w:val="22"/>
          <w:szCs w:val="32"/>
        </w:rPr>
        <w:t>2/301)</w:t>
      </w:r>
      <w:r w:rsidR="0044493A">
        <w:rPr>
          <w:rFonts w:ascii="Calibri" w:hAnsi="Calibri" w:cs="Traditional Arabic"/>
          <w:sz w:val="22"/>
          <w:szCs w:val="32"/>
        </w:rPr>
        <w:t>.</w:t>
      </w:r>
    </w:p>
  </w:footnote>
  <w:footnote w:id="93">
    <w:p w14:paraId="3580A03F" w14:textId="3EAE8C73" w:rsidR="005C5959" w:rsidRPr="002844A2" w:rsidRDefault="001D3AD2" w:rsidP="005C5959">
      <w:pPr>
        <w:pStyle w:val="TeksCatatanKaki"/>
        <w:jc w:val="both"/>
        <w:rPr>
          <w:rFonts w:ascii="Calibri" w:hAnsi="Calibri" w:cstheme="minorHAnsi"/>
          <w:sz w:val="22"/>
          <w:szCs w:val="22"/>
        </w:rPr>
      </w:pPr>
      <w:r w:rsidRPr="002844A2">
        <w:rPr>
          <w:rFonts w:ascii="Calibri" w:hAnsi="Calibri" w:cstheme="minorHAnsi"/>
          <w:sz w:val="22"/>
          <w:szCs w:val="22"/>
          <w:vertAlign w:val="superscript"/>
        </w:rPr>
        <w:t>(</w:t>
      </w:r>
      <w:r w:rsidRPr="002844A2">
        <w:rPr>
          <w:rStyle w:val="ReferensiCatatanKaki"/>
          <w:rFonts w:ascii="Calibri" w:hAnsi="Calibri" w:cstheme="minorHAnsi"/>
          <w:sz w:val="22"/>
          <w:szCs w:val="22"/>
        </w:rPr>
        <w:footnoteRef/>
      </w:r>
      <w:r w:rsidRPr="002844A2">
        <w:rPr>
          <w:rFonts w:ascii="Calibri" w:hAnsi="Calibri" w:cstheme="minorHAnsi"/>
          <w:sz w:val="22"/>
          <w:szCs w:val="22"/>
          <w:vertAlign w:val="superscript"/>
        </w:rPr>
        <w:t>)</w:t>
      </w:r>
      <w:r w:rsidRPr="002844A2">
        <w:rPr>
          <w:rFonts w:ascii="Calibri" w:hAnsi="Calibri" w:cstheme="minorHAnsi"/>
          <w:sz w:val="22"/>
          <w:szCs w:val="22"/>
        </w:rPr>
        <w:t xml:space="preserve"> </w:t>
      </w:r>
      <w:r w:rsidR="005C5959" w:rsidRPr="002844A2">
        <w:rPr>
          <w:rFonts w:ascii="Calibri" w:hAnsi="Calibri" w:cstheme="minorHAnsi"/>
          <w:sz w:val="22"/>
          <w:szCs w:val="22"/>
        </w:rPr>
        <w:t>Para ulama sepakat bahwa mengangkat tangan disunahkan pada takbir pertama. Adapun pada takbir kedua, ketiga, dan seterusnya, para ulama berselisih. Ibnul Mundzir berkata,</w:t>
      </w:r>
    </w:p>
    <w:p w14:paraId="2290669B" w14:textId="77777777" w:rsidR="005C5959" w:rsidRPr="002844A2" w:rsidRDefault="005C5959" w:rsidP="005C5959">
      <w:pPr>
        <w:pStyle w:val="TeksCatatanKaki"/>
        <w:bidi/>
        <w:jc w:val="both"/>
        <w:rPr>
          <w:rFonts w:ascii="Calibri" w:hAnsi="Calibri" w:cs="Traditional Arabic"/>
          <w:sz w:val="22"/>
          <w:szCs w:val="28"/>
        </w:rPr>
      </w:pPr>
      <w:r w:rsidRPr="002844A2">
        <w:rPr>
          <w:rFonts w:ascii="Calibri" w:hAnsi="Calibri" w:cs="Traditional Arabic"/>
          <w:sz w:val="22"/>
          <w:szCs w:val="28"/>
          <w:rtl/>
          <w:lang w:bidi="ar-SA"/>
        </w:rPr>
        <w:t>وَأَجْمَعُوا عَلَى أَنَّ الْمُصَلِّيَ عَلَى الْجَنَازَةِ يَرْفَعُ يَدَيْهِ فِي أَوَّلِ تَكْبِيرَةٍ يُكَبِّرُهَا</w:t>
      </w:r>
    </w:p>
    <w:p w14:paraId="18BD1A5C" w14:textId="7A658672" w:rsidR="005C5959" w:rsidRPr="002844A2" w:rsidRDefault="00A257FA" w:rsidP="005C5959">
      <w:pPr>
        <w:pStyle w:val="TeksCatatanKaki"/>
        <w:jc w:val="both"/>
        <w:rPr>
          <w:rFonts w:ascii="Calibri" w:hAnsi="Calibri" w:cstheme="minorHAnsi"/>
          <w:sz w:val="22"/>
          <w:szCs w:val="22"/>
        </w:rPr>
      </w:pPr>
      <w:r w:rsidRPr="00DE0E36">
        <w:rPr>
          <w:rFonts w:ascii="Calibri" w:hAnsi="Calibri" w:cstheme="minorHAnsi"/>
          <w:i/>
          <w:iCs/>
          <w:sz w:val="22"/>
          <w:szCs w:val="22"/>
        </w:rPr>
        <w:t>“</w:t>
      </w:r>
      <w:r w:rsidR="005C5959" w:rsidRPr="00DE0E36">
        <w:rPr>
          <w:rFonts w:ascii="Calibri" w:hAnsi="Calibri" w:cstheme="minorHAnsi"/>
          <w:i/>
          <w:iCs/>
          <w:sz w:val="22"/>
          <w:szCs w:val="22"/>
        </w:rPr>
        <w:t>Para ulama telah sepakat bahwa orang yang salat jenazah mengangkat kedua tangannya pada takbir yang pertama.</w:t>
      </w:r>
      <w:r w:rsidRPr="00DE0E36">
        <w:rPr>
          <w:rFonts w:ascii="Calibri" w:hAnsi="Calibri" w:cstheme="minorHAnsi"/>
          <w:i/>
          <w:iCs/>
          <w:sz w:val="22"/>
          <w:szCs w:val="22"/>
        </w:rPr>
        <w:t>”</w:t>
      </w:r>
      <w:r w:rsidR="005C5959" w:rsidRPr="002844A2">
        <w:rPr>
          <w:rFonts w:ascii="Calibri" w:hAnsi="Calibri" w:cstheme="minorHAnsi"/>
          <w:sz w:val="22"/>
          <w:szCs w:val="22"/>
        </w:rPr>
        <w:t xml:space="preserve"> (</w:t>
      </w:r>
      <w:r w:rsidR="005C5959" w:rsidRPr="001803D4">
        <w:rPr>
          <w:rFonts w:ascii="Calibri" w:hAnsi="Calibri" w:cstheme="minorHAnsi"/>
          <w:i/>
          <w:iCs/>
          <w:sz w:val="22"/>
          <w:szCs w:val="22"/>
        </w:rPr>
        <w:t>Al-</w:t>
      </w:r>
      <w:proofErr w:type="spellStart"/>
      <w:r w:rsidR="005C5959" w:rsidRPr="001803D4">
        <w:rPr>
          <w:rFonts w:ascii="Calibri" w:hAnsi="Calibri" w:cstheme="minorHAnsi"/>
          <w:i/>
          <w:iCs/>
          <w:sz w:val="22"/>
          <w:szCs w:val="22"/>
        </w:rPr>
        <w:t>Ijmâ</w:t>
      </w:r>
      <w:proofErr w:type="spellEnd"/>
      <w:r w:rsidRPr="001803D4">
        <w:rPr>
          <w:rFonts w:ascii="Calibri" w:hAnsi="Calibri" w:cstheme="minorHAnsi"/>
          <w:i/>
          <w:iCs/>
          <w:sz w:val="22"/>
          <w:szCs w:val="22"/>
        </w:rPr>
        <w:t>’</w:t>
      </w:r>
      <w:r w:rsidR="005C5959" w:rsidRPr="002844A2">
        <w:rPr>
          <w:rFonts w:ascii="Calibri" w:hAnsi="Calibri" w:cstheme="minorHAnsi"/>
          <w:sz w:val="22"/>
          <w:szCs w:val="22"/>
        </w:rPr>
        <w:t xml:space="preserve">, </w:t>
      </w:r>
      <w:r w:rsidR="005C5959" w:rsidRPr="003C0D38">
        <w:rPr>
          <w:rFonts w:ascii="Calibri" w:hAnsi="Calibri" w:cstheme="minorHAnsi"/>
          <w:sz w:val="22"/>
          <w:szCs w:val="22"/>
        </w:rPr>
        <w:t>hl</w:t>
      </w:r>
      <w:r w:rsidR="001803D4">
        <w:rPr>
          <w:rFonts w:ascii="Calibri" w:hAnsi="Calibri" w:cstheme="minorHAnsi"/>
          <w:sz w:val="22"/>
          <w:szCs w:val="22"/>
        </w:rPr>
        <w:t>m</w:t>
      </w:r>
      <w:r w:rsidR="005C5959" w:rsidRPr="002844A2">
        <w:rPr>
          <w:rFonts w:ascii="Calibri" w:hAnsi="Calibri" w:cstheme="minorHAnsi"/>
          <w:sz w:val="22"/>
          <w:szCs w:val="22"/>
        </w:rPr>
        <w:t>. 44</w:t>
      </w:r>
      <w:r w:rsidR="001803D4">
        <w:rPr>
          <w:rFonts w:ascii="Calibri" w:hAnsi="Calibri" w:cstheme="minorHAnsi"/>
          <w:sz w:val="22"/>
          <w:szCs w:val="22"/>
        </w:rPr>
        <w:t>,</w:t>
      </w:r>
      <w:r w:rsidR="005C5959" w:rsidRPr="002844A2">
        <w:rPr>
          <w:rFonts w:ascii="Calibri" w:hAnsi="Calibri" w:cstheme="minorHAnsi"/>
          <w:sz w:val="22"/>
          <w:szCs w:val="22"/>
        </w:rPr>
        <w:t xml:space="preserve"> No. 84</w:t>
      </w:r>
      <w:r w:rsidR="005C5959" w:rsidRPr="003C0D38">
        <w:rPr>
          <w:rFonts w:ascii="Calibri" w:hAnsi="Calibri" w:cstheme="minorHAnsi"/>
          <w:sz w:val="22"/>
          <w:szCs w:val="22"/>
        </w:rPr>
        <w:t>)</w:t>
      </w:r>
      <w:r w:rsidR="00DF0027">
        <w:rPr>
          <w:rFonts w:ascii="Calibri" w:hAnsi="Calibri" w:cstheme="minorHAnsi"/>
          <w:sz w:val="22"/>
          <w:szCs w:val="22"/>
        </w:rPr>
        <w:t>.</w:t>
      </w:r>
    </w:p>
    <w:p w14:paraId="29A8EAEE" w14:textId="35082C23" w:rsidR="005C5959" w:rsidRPr="002844A2" w:rsidRDefault="005C5959" w:rsidP="005C5959">
      <w:pPr>
        <w:pStyle w:val="TeksCatatanKaki"/>
        <w:ind w:firstLine="720"/>
        <w:jc w:val="both"/>
        <w:rPr>
          <w:rFonts w:ascii="Calibri" w:hAnsi="Calibri" w:cstheme="minorHAnsi"/>
          <w:sz w:val="22"/>
          <w:szCs w:val="22"/>
        </w:rPr>
      </w:pPr>
      <w:r w:rsidRPr="002844A2">
        <w:rPr>
          <w:rFonts w:ascii="Calibri" w:hAnsi="Calibri" w:cstheme="minorHAnsi"/>
          <w:sz w:val="22"/>
          <w:szCs w:val="22"/>
        </w:rPr>
        <w:t xml:space="preserve">Jumhur ulama berpendapat bahwa kedua tangan diangkat pada setiap kali takbir. (Lihat penjelasan </w:t>
      </w:r>
      <w:proofErr w:type="spellStart"/>
      <w:r w:rsidR="00E834D6">
        <w:rPr>
          <w:rFonts w:ascii="Calibri" w:hAnsi="Calibri" w:cstheme="minorHAnsi"/>
          <w:sz w:val="22"/>
          <w:szCs w:val="22"/>
        </w:rPr>
        <w:t>a</w:t>
      </w:r>
      <w:r w:rsidRPr="003C0D38">
        <w:rPr>
          <w:rFonts w:ascii="Calibri" w:hAnsi="Calibri" w:cstheme="minorHAnsi"/>
          <w:sz w:val="22"/>
          <w:szCs w:val="22"/>
        </w:rPr>
        <w:t>t</w:t>
      </w:r>
      <w:r w:rsidRPr="002844A2">
        <w:rPr>
          <w:rFonts w:ascii="Calibri" w:hAnsi="Calibri" w:cstheme="minorHAnsi"/>
          <w:sz w:val="22"/>
          <w:szCs w:val="22"/>
        </w:rPr>
        <w:t>-Tirmidzi</w:t>
      </w:r>
      <w:proofErr w:type="spellEnd"/>
      <w:r w:rsidRPr="002844A2">
        <w:rPr>
          <w:rFonts w:ascii="Calibri" w:hAnsi="Calibri" w:cstheme="minorHAnsi"/>
          <w:sz w:val="22"/>
          <w:szCs w:val="22"/>
        </w:rPr>
        <w:t xml:space="preserve"> dalam Sunannya setelah hadis No. 1077). Hal ini dikuatkan oleh riwayat yang sahih dari Ibnu Umar </w:t>
      </w:r>
      <w:r w:rsidRPr="002844A2">
        <w:rPr>
          <w:rFonts w:ascii="Calibri" w:hAnsi="Calibri" w:cstheme="minorHAnsi"/>
          <w:i/>
          <w:iCs/>
          <w:sz w:val="22"/>
          <w:szCs w:val="22"/>
        </w:rPr>
        <w:t xml:space="preserve">radhiyallâhu </w:t>
      </w:r>
      <w:r w:rsidR="00A257FA" w:rsidRPr="002844A2">
        <w:rPr>
          <w:rFonts w:ascii="Calibri" w:hAnsi="Calibri" w:cstheme="minorHAnsi"/>
          <w:i/>
          <w:iCs/>
          <w:sz w:val="22"/>
          <w:szCs w:val="22"/>
        </w:rPr>
        <w:t>‘</w:t>
      </w:r>
      <w:r w:rsidRPr="002844A2">
        <w:rPr>
          <w:rFonts w:ascii="Calibri" w:hAnsi="Calibri" w:cstheme="minorHAnsi"/>
          <w:i/>
          <w:iCs/>
          <w:sz w:val="22"/>
          <w:szCs w:val="22"/>
        </w:rPr>
        <w:t>anhumâ</w:t>
      </w:r>
      <w:r w:rsidRPr="002844A2">
        <w:rPr>
          <w:rFonts w:ascii="Calibri" w:hAnsi="Calibri" w:cstheme="minorHAnsi"/>
          <w:sz w:val="22"/>
          <w:szCs w:val="22"/>
        </w:rPr>
        <w:t xml:space="preserve">, bahwa beliau mengangkat kedua tangannya pada setiap takbir dalam salat jenazah. Al-Bukhari meriwayatkannya secara </w:t>
      </w:r>
      <w:proofErr w:type="spellStart"/>
      <w:r w:rsidRPr="002844A2">
        <w:rPr>
          <w:rFonts w:ascii="Calibri" w:hAnsi="Calibri" w:cstheme="minorHAnsi"/>
          <w:sz w:val="22"/>
          <w:szCs w:val="22"/>
        </w:rPr>
        <w:t>ta</w:t>
      </w:r>
      <w:r w:rsidR="00A257FA" w:rsidRPr="002844A2">
        <w:rPr>
          <w:rFonts w:ascii="Calibri" w:hAnsi="Calibri" w:cstheme="minorHAnsi"/>
          <w:sz w:val="22"/>
          <w:szCs w:val="22"/>
        </w:rPr>
        <w:t>’</w:t>
      </w:r>
      <w:r w:rsidRPr="002844A2">
        <w:rPr>
          <w:rFonts w:ascii="Calibri" w:hAnsi="Calibri" w:cstheme="minorHAnsi"/>
          <w:sz w:val="22"/>
          <w:szCs w:val="22"/>
        </w:rPr>
        <w:t>liq</w:t>
      </w:r>
      <w:proofErr w:type="spellEnd"/>
      <w:r w:rsidRPr="002844A2">
        <w:rPr>
          <w:rFonts w:ascii="Calibri" w:hAnsi="Calibri" w:cstheme="minorHAnsi"/>
          <w:sz w:val="22"/>
          <w:szCs w:val="22"/>
        </w:rPr>
        <w:t xml:space="preserve"> dalam </w:t>
      </w:r>
      <w:r w:rsidRPr="002844A2">
        <w:rPr>
          <w:rFonts w:ascii="Calibri" w:hAnsi="Calibri" w:cstheme="minorHAnsi"/>
          <w:i/>
          <w:iCs/>
          <w:sz w:val="22"/>
          <w:szCs w:val="22"/>
        </w:rPr>
        <w:t xml:space="preserve">Bab </w:t>
      </w:r>
      <w:proofErr w:type="spellStart"/>
      <w:r w:rsidRPr="002844A2">
        <w:rPr>
          <w:rFonts w:ascii="Calibri" w:hAnsi="Calibri" w:cstheme="minorHAnsi"/>
          <w:i/>
          <w:iCs/>
          <w:sz w:val="22"/>
          <w:szCs w:val="22"/>
        </w:rPr>
        <w:t>Sunnah</w:t>
      </w:r>
      <w:proofErr w:type="spellEnd"/>
      <w:r w:rsidRPr="002844A2">
        <w:rPr>
          <w:rFonts w:ascii="Calibri" w:hAnsi="Calibri" w:cstheme="minorHAnsi"/>
          <w:i/>
          <w:iCs/>
          <w:sz w:val="22"/>
          <w:szCs w:val="22"/>
        </w:rPr>
        <w:t xml:space="preserve"> </w:t>
      </w:r>
      <w:proofErr w:type="spellStart"/>
      <w:r w:rsidRPr="002844A2">
        <w:rPr>
          <w:rFonts w:ascii="Calibri" w:hAnsi="Calibri" w:cstheme="minorHAnsi"/>
          <w:i/>
          <w:iCs/>
          <w:sz w:val="22"/>
          <w:szCs w:val="22"/>
        </w:rPr>
        <w:t>ash-Shalâh</w:t>
      </w:r>
      <w:proofErr w:type="spellEnd"/>
      <w:r w:rsidRPr="002844A2">
        <w:rPr>
          <w:rFonts w:ascii="Calibri" w:hAnsi="Calibri" w:cstheme="minorHAnsi"/>
          <w:i/>
          <w:iCs/>
          <w:sz w:val="22"/>
          <w:szCs w:val="22"/>
        </w:rPr>
        <w:t xml:space="preserve"> </w:t>
      </w:r>
      <w:r w:rsidR="00A257FA" w:rsidRPr="002844A2">
        <w:rPr>
          <w:rFonts w:ascii="Calibri" w:hAnsi="Calibri" w:cstheme="minorHAnsi"/>
          <w:i/>
          <w:iCs/>
          <w:sz w:val="22"/>
          <w:szCs w:val="22"/>
        </w:rPr>
        <w:t>‘</w:t>
      </w:r>
      <w:proofErr w:type="spellStart"/>
      <w:r w:rsidRPr="002844A2">
        <w:rPr>
          <w:rFonts w:ascii="Calibri" w:hAnsi="Calibri" w:cstheme="minorHAnsi"/>
          <w:i/>
          <w:iCs/>
          <w:sz w:val="22"/>
          <w:szCs w:val="22"/>
        </w:rPr>
        <w:t>alâ</w:t>
      </w:r>
      <w:proofErr w:type="spellEnd"/>
      <w:r w:rsidRPr="002844A2">
        <w:rPr>
          <w:rFonts w:ascii="Calibri" w:hAnsi="Calibri" w:cstheme="minorHAnsi"/>
          <w:i/>
          <w:iCs/>
          <w:sz w:val="22"/>
          <w:szCs w:val="22"/>
        </w:rPr>
        <w:t xml:space="preserve"> </w:t>
      </w:r>
      <w:proofErr w:type="spellStart"/>
      <w:r w:rsidRPr="002844A2">
        <w:rPr>
          <w:rFonts w:ascii="Calibri" w:hAnsi="Calibri" w:cstheme="minorHAnsi"/>
          <w:i/>
          <w:iCs/>
          <w:sz w:val="22"/>
          <w:szCs w:val="22"/>
        </w:rPr>
        <w:t>al-Janâzah</w:t>
      </w:r>
      <w:proofErr w:type="spellEnd"/>
      <w:r w:rsidRPr="002844A2">
        <w:rPr>
          <w:rFonts w:ascii="Calibri" w:hAnsi="Calibri" w:cstheme="minorHAnsi"/>
          <w:sz w:val="22"/>
          <w:szCs w:val="22"/>
        </w:rPr>
        <w:t xml:space="preserve">, dan disambungkan dalam kitabnya </w:t>
      </w:r>
      <w:proofErr w:type="spellStart"/>
      <w:r w:rsidRPr="005B4C10">
        <w:rPr>
          <w:rFonts w:ascii="Calibri" w:hAnsi="Calibri" w:cstheme="minorHAnsi"/>
          <w:i/>
          <w:iCs/>
          <w:sz w:val="22"/>
          <w:szCs w:val="22"/>
        </w:rPr>
        <w:t>Raf</w:t>
      </w:r>
      <w:r w:rsidR="00A257FA" w:rsidRPr="005B4C10">
        <w:rPr>
          <w:rFonts w:ascii="Calibri" w:hAnsi="Calibri" w:cstheme="minorHAnsi"/>
          <w:i/>
          <w:iCs/>
          <w:sz w:val="22"/>
          <w:szCs w:val="22"/>
        </w:rPr>
        <w:t>’</w:t>
      </w:r>
      <w:r w:rsidRPr="005B4C10">
        <w:rPr>
          <w:rFonts w:ascii="Calibri" w:hAnsi="Calibri" w:cstheme="minorHAnsi"/>
          <w:i/>
          <w:iCs/>
          <w:sz w:val="22"/>
          <w:szCs w:val="22"/>
        </w:rPr>
        <w:t>u</w:t>
      </w:r>
      <w:proofErr w:type="spellEnd"/>
      <w:r w:rsidR="00A01858">
        <w:rPr>
          <w:rFonts w:ascii="Calibri" w:hAnsi="Calibri" w:cstheme="minorHAnsi"/>
          <w:i/>
          <w:iCs/>
          <w:sz w:val="22"/>
          <w:szCs w:val="22"/>
        </w:rPr>
        <w:t xml:space="preserve"> </w:t>
      </w:r>
      <w:proofErr w:type="spellStart"/>
      <w:r w:rsidR="00A01858">
        <w:rPr>
          <w:rFonts w:ascii="Calibri" w:hAnsi="Calibri" w:cstheme="minorHAnsi"/>
          <w:i/>
          <w:iCs/>
          <w:sz w:val="22"/>
          <w:szCs w:val="22"/>
        </w:rPr>
        <w:t>a</w:t>
      </w:r>
      <w:r w:rsidRPr="005B4C10">
        <w:rPr>
          <w:rFonts w:ascii="Calibri" w:hAnsi="Calibri" w:cstheme="minorHAnsi"/>
          <w:i/>
          <w:iCs/>
          <w:sz w:val="22"/>
          <w:szCs w:val="22"/>
        </w:rPr>
        <w:t>l</w:t>
      </w:r>
      <w:r w:rsidR="00A01858">
        <w:rPr>
          <w:rFonts w:ascii="Calibri" w:hAnsi="Calibri" w:cstheme="minorHAnsi"/>
          <w:i/>
          <w:iCs/>
          <w:sz w:val="22"/>
          <w:szCs w:val="22"/>
        </w:rPr>
        <w:t>-</w:t>
      </w:r>
      <w:r w:rsidRPr="005B4C10">
        <w:rPr>
          <w:rFonts w:ascii="Calibri" w:hAnsi="Calibri" w:cstheme="minorHAnsi"/>
          <w:i/>
          <w:iCs/>
          <w:sz w:val="22"/>
          <w:szCs w:val="22"/>
        </w:rPr>
        <w:t>Yadain</w:t>
      </w:r>
      <w:proofErr w:type="spellEnd"/>
      <w:r w:rsidRPr="002844A2">
        <w:rPr>
          <w:rFonts w:ascii="Calibri" w:hAnsi="Calibri" w:cstheme="minorHAnsi"/>
          <w:sz w:val="22"/>
          <w:szCs w:val="22"/>
        </w:rPr>
        <w:t>,</w:t>
      </w:r>
    </w:p>
    <w:p w14:paraId="50496615" w14:textId="11EFFE1E" w:rsidR="005C5959" w:rsidRPr="002844A2" w:rsidRDefault="005C5959" w:rsidP="005C5959">
      <w:pPr>
        <w:pStyle w:val="TeksCatatanKaki"/>
        <w:bidi/>
        <w:jc w:val="both"/>
        <w:rPr>
          <w:rFonts w:ascii="Calibri" w:hAnsi="Calibri" w:cs="Traditional Arabic"/>
          <w:sz w:val="22"/>
          <w:szCs w:val="28"/>
        </w:rPr>
      </w:pPr>
      <w:r w:rsidRPr="002844A2">
        <w:rPr>
          <w:rFonts w:ascii="Calibri" w:hAnsi="Calibri" w:cs="Traditional Arabic"/>
          <w:sz w:val="22"/>
          <w:szCs w:val="28"/>
          <w:rtl/>
          <w:lang w:bidi="ar-SA"/>
        </w:rPr>
        <w:t>أَنَّهُ كَانَ يَرْفَعُ يَدَيْهِ فِي كُلِّ تَكْبِيرَةٍ عَلَى الْجَنَازَة</w:t>
      </w:r>
    </w:p>
    <w:p w14:paraId="6A5AAED3" w14:textId="60668EB3" w:rsidR="001D3AD2" w:rsidRPr="002844A2" w:rsidRDefault="00A257FA" w:rsidP="005C5959">
      <w:pPr>
        <w:pStyle w:val="TeksCatatanKaki"/>
        <w:jc w:val="both"/>
        <w:rPr>
          <w:rFonts w:ascii="Calibri" w:hAnsi="Calibri" w:cstheme="minorHAnsi"/>
          <w:sz w:val="22"/>
          <w:szCs w:val="22"/>
          <w:highlight w:val="green"/>
        </w:rPr>
      </w:pPr>
      <w:r w:rsidRPr="00ED517B">
        <w:rPr>
          <w:rFonts w:ascii="Calibri" w:hAnsi="Calibri" w:cstheme="minorHAnsi"/>
          <w:i/>
          <w:iCs/>
          <w:sz w:val="22"/>
          <w:szCs w:val="22"/>
        </w:rPr>
        <w:t>“</w:t>
      </w:r>
      <w:r w:rsidR="005C5959" w:rsidRPr="00ED517B">
        <w:rPr>
          <w:rFonts w:ascii="Calibri" w:hAnsi="Calibri" w:cstheme="minorHAnsi"/>
          <w:i/>
          <w:iCs/>
          <w:sz w:val="22"/>
          <w:szCs w:val="22"/>
        </w:rPr>
        <w:t>Bahwasanya Ibnu Umar mengangkat kedua tangannya pada setiap takbir dalam salat jenazah.</w:t>
      </w:r>
      <w:r w:rsidRPr="00ED517B">
        <w:rPr>
          <w:rFonts w:ascii="Calibri" w:hAnsi="Calibri" w:cstheme="minorHAnsi"/>
          <w:i/>
          <w:iCs/>
          <w:sz w:val="22"/>
          <w:szCs w:val="22"/>
        </w:rPr>
        <w:t>”</w:t>
      </w:r>
      <w:r w:rsidR="005C5959" w:rsidRPr="002844A2">
        <w:rPr>
          <w:rFonts w:ascii="Calibri" w:hAnsi="Calibri" w:cstheme="minorHAnsi"/>
          <w:sz w:val="22"/>
          <w:szCs w:val="22"/>
        </w:rPr>
        <w:t xml:space="preserve"> </w:t>
      </w:r>
      <w:r w:rsidR="001770D9">
        <w:rPr>
          <w:rFonts w:ascii="Calibri" w:hAnsi="Calibri" w:cstheme="minorHAnsi"/>
          <w:sz w:val="22"/>
          <w:szCs w:val="22"/>
        </w:rPr>
        <w:t>[</w:t>
      </w:r>
      <w:proofErr w:type="spellStart"/>
      <w:r w:rsidR="005C5959" w:rsidRPr="001770D9">
        <w:rPr>
          <w:rFonts w:ascii="Calibri" w:hAnsi="Calibri" w:cstheme="minorHAnsi"/>
          <w:i/>
          <w:iCs/>
          <w:sz w:val="22"/>
          <w:szCs w:val="22"/>
        </w:rPr>
        <w:t>Raf</w:t>
      </w:r>
      <w:r w:rsidRPr="001770D9">
        <w:rPr>
          <w:rFonts w:ascii="Calibri" w:hAnsi="Calibri" w:cstheme="minorHAnsi"/>
          <w:i/>
          <w:iCs/>
          <w:sz w:val="22"/>
          <w:szCs w:val="22"/>
        </w:rPr>
        <w:t>’</w:t>
      </w:r>
      <w:r w:rsidR="005C5959" w:rsidRPr="001770D9">
        <w:rPr>
          <w:rFonts w:ascii="Calibri" w:hAnsi="Calibri" w:cstheme="minorHAnsi"/>
          <w:i/>
          <w:iCs/>
          <w:sz w:val="22"/>
          <w:szCs w:val="22"/>
        </w:rPr>
        <w:t>u</w:t>
      </w:r>
      <w:proofErr w:type="spellEnd"/>
      <w:r w:rsidR="001770D9">
        <w:rPr>
          <w:rFonts w:ascii="Calibri" w:hAnsi="Calibri" w:cstheme="minorHAnsi"/>
          <w:i/>
          <w:iCs/>
          <w:sz w:val="22"/>
          <w:szCs w:val="22"/>
        </w:rPr>
        <w:t xml:space="preserve"> </w:t>
      </w:r>
      <w:proofErr w:type="spellStart"/>
      <w:r w:rsidR="001770D9">
        <w:rPr>
          <w:rFonts w:ascii="Calibri" w:hAnsi="Calibri" w:cstheme="minorHAnsi"/>
          <w:i/>
          <w:iCs/>
          <w:sz w:val="22"/>
          <w:szCs w:val="22"/>
        </w:rPr>
        <w:t>al-</w:t>
      </w:r>
      <w:r w:rsidR="005C5959" w:rsidRPr="001770D9">
        <w:rPr>
          <w:rFonts w:ascii="Calibri" w:hAnsi="Calibri" w:cstheme="minorHAnsi"/>
          <w:i/>
          <w:iCs/>
          <w:sz w:val="22"/>
          <w:szCs w:val="22"/>
        </w:rPr>
        <w:t>Yadain</w:t>
      </w:r>
      <w:proofErr w:type="spellEnd"/>
      <w:r w:rsidR="005C5959" w:rsidRPr="002844A2">
        <w:rPr>
          <w:rFonts w:ascii="Calibri" w:hAnsi="Calibri" w:cstheme="minorHAnsi"/>
          <w:sz w:val="22"/>
          <w:szCs w:val="22"/>
        </w:rPr>
        <w:t xml:space="preserve">, </w:t>
      </w:r>
      <w:r w:rsidR="005C5959" w:rsidRPr="003C0D38">
        <w:rPr>
          <w:rFonts w:ascii="Calibri" w:hAnsi="Calibri" w:cstheme="minorHAnsi"/>
          <w:sz w:val="22"/>
          <w:szCs w:val="22"/>
        </w:rPr>
        <w:t>hl</w:t>
      </w:r>
      <w:r w:rsidR="001770D9">
        <w:rPr>
          <w:rFonts w:ascii="Calibri" w:hAnsi="Calibri" w:cstheme="minorHAnsi"/>
          <w:sz w:val="22"/>
          <w:szCs w:val="22"/>
        </w:rPr>
        <w:t>m</w:t>
      </w:r>
      <w:r w:rsidR="005C5959" w:rsidRPr="002844A2">
        <w:rPr>
          <w:rFonts w:ascii="Calibri" w:hAnsi="Calibri" w:cstheme="minorHAnsi"/>
          <w:sz w:val="22"/>
          <w:szCs w:val="22"/>
        </w:rPr>
        <w:t>. 74</w:t>
      </w:r>
      <w:r w:rsidR="001770D9">
        <w:rPr>
          <w:rFonts w:ascii="Calibri" w:hAnsi="Calibri" w:cstheme="minorHAnsi"/>
          <w:sz w:val="22"/>
          <w:szCs w:val="22"/>
        </w:rPr>
        <w:t>,</w:t>
      </w:r>
      <w:r w:rsidR="005C5959" w:rsidRPr="002844A2">
        <w:rPr>
          <w:rFonts w:ascii="Calibri" w:hAnsi="Calibri" w:cstheme="minorHAnsi"/>
          <w:sz w:val="22"/>
          <w:szCs w:val="22"/>
        </w:rPr>
        <w:t xml:space="preserve"> No. 106; lihat juga </w:t>
      </w:r>
      <w:r w:rsidR="005C5959" w:rsidRPr="00525BFD">
        <w:rPr>
          <w:rFonts w:ascii="Calibri" w:hAnsi="Calibri" w:cstheme="minorHAnsi"/>
          <w:i/>
          <w:iCs/>
          <w:sz w:val="22"/>
          <w:szCs w:val="22"/>
        </w:rPr>
        <w:t>Fath</w:t>
      </w:r>
      <w:r w:rsidR="001770D9" w:rsidRPr="00525BFD">
        <w:rPr>
          <w:rFonts w:ascii="Calibri" w:hAnsi="Calibri" w:cstheme="minorHAnsi"/>
          <w:i/>
          <w:iCs/>
          <w:sz w:val="22"/>
          <w:szCs w:val="22"/>
        </w:rPr>
        <w:t xml:space="preserve"> </w:t>
      </w:r>
      <w:proofErr w:type="spellStart"/>
      <w:r w:rsidR="001770D9" w:rsidRPr="00525BFD">
        <w:rPr>
          <w:rFonts w:ascii="Calibri" w:hAnsi="Calibri" w:cstheme="minorHAnsi"/>
          <w:i/>
          <w:iCs/>
          <w:sz w:val="22"/>
          <w:szCs w:val="22"/>
        </w:rPr>
        <w:t>a</w:t>
      </w:r>
      <w:r w:rsidR="005C5959" w:rsidRPr="00525BFD">
        <w:rPr>
          <w:rFonts w:ascii="Calibri" w:hAnsi="Calibri" w:cstheme="minorHAnsi"/>
          <w:i/>
          <w:iCs/>
          <w:sz w:val="22"/>
          <w:szCs w:val="22"/>
        </w:rPr>
        <w:t>l</w:t>
      </w:r>
      <w:r w:rsidR="001770D9" w:rsidRPr="00525BFD">
        <w:rPr>
          <w:rFonts w:ascii="Calibri" w:hAnsi="Calibri" w:cstheme="minorHAnsi"/>
          <w:i/>
          <w:iCs/>
          <w:sz w:val="22"/>
          <w:szCs w:val="22"/>
        </w:rPr>
        <w:t>-</w:t>
      </w:r>
      <w:r w:rsidR="005C5959" w:rsidRPr="00525BFD">
        <w:rPr>
          <w:rFonts w:ascii="Calibri" w:hAnsi="Calibri" w:cstheme="minorHAnsi"/>
          <w:i/>
          <w:iCs/>
          <w:sz w:val="22"/>
          <w:szCs w:val="22"/>
        </w:rPr>
        <w:t>Bârî</w:t>
      </w:r>
      <w:proofErr w:type="spellEnd"/>
      <w:r w:rsidR="005C5959" w:rsidRPr="002844A2">
        <w:rPr>
          <w:rFonts w:ascii="Calibri" w:hAnsi="Calibri" w:cstheme="minorHAnsi"/>
          <w:sz w:val="22"/>
          <w:szCs w:val="22"/>
        </w:rPr>
        <w:t xml:space="preserve">, </w:t>
      </w:r>
      <w:r w:rsidR="00525BFD">
        <w:rPr>
          <w:rFonts w:ascii="Calibri" w:hAnsi="Calibri" w:cstheme="minorHAnsi"/>
          <w:sz w:val="22"/>
          <w:szCs w:val="22"/>
        </w:rPr>
        <w:t>(</w:t>
      </w:r>
      <w:r w:rsidR="005C5959" w:rsidRPr="002844A2">
        <w:rPr>
          <w:rFonts w:ascii="Calibri" w:hAnsi="Calibri" w:cstheme="minorHAnsi"/>
          <w:sz w:val="22"/>
          <w:szCs w:val="22"/>
        </w:rPr>
        <w:t>3/190</w:t>
      </w:r>
      <w:r w:rsidR="005C5959" w:rsidRPr="003C0D38">
        <w:rPr>
          <w:rFonts w:ascii="Calibri" w:hAnsi="Calibri" w:cstheme="minorHAnsi"/>
          <w:sz w:val="22"/>
          <w:szCs w:val="22"/>
        </w:rPr>
        <w:t>)</w:t>
      </w:r>
      <w:r w:rsidR="009B52DE">
        <w:rPr>
          <w:rFonts w:ascii="Calibri" w:hAnsi="Calibri" w:cstheme="minorHAnsi"/>
          <w:sz w:val="22"/>
          <w:szCs w:val="22"/>
        </w:rPr>
        <w:t>].</w:t>
      </w:r>
    </w:p>
  </w:footnote>
  <w:footnote w:id="94">
    <w:p w14:paraId="2938EFF9" w14:textId="3CEBFA91" w:rsidR="00413FB3" w:rsidRPr="002844A2" w:rsidRDefault="001D3AD2" w:rsidP="00413FB3">
      <w:pPr>
        <w:pStyle w:val="TeksCatatanKaki"/>
        <w:jc w:val="both"/>
        <w:rPr>
          <w:rFonts w:ascii="Calibri" w:hAnsi="Calibri" w:cstheme="minorHAnsi"/>
          <w:sz w:val="22"/>
          <w:szCs w:val="22"/>
        </w:rPr>
      </w:pPr>
      <w:r w:rsidRPr="002844A2">
        <w:rPr>
          <w:rFonts w:ascii="Calibri" w:hAnsi="Calibri" w:cstheme="minorHAnsi"/>
          <w:sz w:val="22"/>
          <w:szCs w:val="22"/>
          <w:vertAlign w:val="superscript"/>
        </w:rPr>
        <w:t>(</w:t>
      </w:r>
      <w:r w:rsidRPr="002844A2">
        <w:rPr>
          <w:rStyle w:val="ReferensiCatatanKaki"/>
          <w:rFonts w:ascii="Calibri" w:hAnsi="Calibri" w:cstheme="minorHAnsi"/>
          <w:sz w:val="22"/>
          <w:szCs w:val="22"/>
        </w:rPr>
        <w:footnoteRef/>
      </w:r>
      <w:r w:rsidRPr="002844A2">
        <w:rPr>
          <w:rFonts w:ascii="Calibri" w:hAnsi="Calibri" w:cstheme="minorHAnsi"/>
          <w:sz w:val="22"/>
          <w:szCs w:val="22"/>
          <w:vertAlign w:val="superscript"/>
        </w:rPr>
        <w:t>)</w:t>
      </w:r>
      <w:r w:rsidRPr="002844A2">
        <w:rPr>
          <w:rFonts w:ascii="Calibri" w:hAnsi="Calibri" w:cstheme="minorHAnsi"/>
          <w:sz w:val="22"/>
          <w:szCs w:val="22"/>
        </w:rPr>
        <w:t xml:space="preserve"> </w:t>
      </w:r>
      <w:r w:rsidR="00413FB3" w:rsidRPr="002844A2">
        <w:rPr>
          <w:rFonts w:ascii="Calibri" w:hAnsi="Calibri" w:cstheme="minorHAnsi"/>
          <w:sz w:val="22"/>
          <w:szCs w:val="22"/>
        </w:rPr>
        <w:t>Membaca Al-</w:t>
      </w:r>
      <w:proofErr w:type="spellStart"/>
      <w:r w:rsidR="00C16259">
        <w:rPr>
          <w:rFonts w:ascii="Calibri" w:hAnsi="Calibri" w:cstheme="minorHAnsi"/>
          <w:sz w:val="22"/>
          <w:szCs w:val="22"/>
        </w:rPr>
        <w:t>Fâtihah</w:t>
      </w:r>
      <w:proofErr w:type="spellEnd"/>
      <w:r w:rsidR="00413FB3" w:rsidRPr="002844A2">
        <w:rPr>
          <w:rFonts w:ascii="Calibri" w:hAnsi="Calibri" w:cstheme="minorHAnsi"/>
          <w:sz w:val="22"/>
          <w:szCs w:val="22"/>
        </w:rPr>
        <w:t xml:space="preserve"> dalam salat jenazah diperselisihkan para ulama. </w:t>
      </w:r>
      <w:r w:rsidR="008051A3">
        <w:rPr>
          <w:rFonts w:ascii="Calibri" w:hAnsi="Calibri" w:cstheme="minorHAnsi"/>
          <w:sz w:val="22"/>
          <w:szCs w:val="22"/>
        </w:rPr>
        <w:t>[</w:t>
      </w:r>
      <w:r w:rsidR="00413FB3" w:rsidRPr="002844A2">
        <w:rPr>
          <w:rFonts w:ascii="Calibri" w:hAnsi="Calibri" w:cstheme="minorHAnsi"/>
          <w:sz w:val="22"/>
          <w:szCs w:val="22"/>
        </w:rPr>
        <w:t xml:space="preserve">Lihat: </w:t>
      </w:r>
      <w:r w:rsidR="00413FB3" w:rsidRPr="00A155F6">
        <w:rPr>
          <w:rFonts w:ascii="Calibri" w:hAnsi="Calibri" w:cstheme="minorHAnsi"/>
          <w:i/>
          <w:iCs/>
          <w:sz w:val="22"/>
          <w:szCs w:val="22"/>
        </w:rPr>
        <w:t>Fath</w:t>
      </w:r>
      <w:r w:rsidR="00A155F6" w:rsidRPr="00A155F6">
        <w:rPr>
          <w:rFonts w:ascii="Calibri" w:hAnsi="Calibri" w:cstheme="minorHAnsi"/>
          <w:i/>
          <w:iCs/>
          <w:sz w:val="22"/>
          <w:szCs w:val="22"/>
        </w:rPr>
        <w:t xml:space="preserve"> </w:t>
      </w:r>
      <w:proofErr w:type="spellStart"/>
      <w:r w:rsidR="00A155F6" w:rsidRPr="00A155F6">
        <w:rPr>
          <w:rFonts w:ascii="Calibri" w:hAnsi="Calibri" w:cstheme="minorHAnsi"/>
          <w:i/>
          <w:iCs/>
          <w:sz w:val="22"/>
          <w:szCs w:val="22"/>
        </w:rPr>
        <w:t>a</w:t>
      </w:r>
      <w:r w:rsidR="00413FB3" w:rsidRPr="00A155F6">
        <w:rPr>
          <w:rFonts w:ascii="Calibri" w:hAnsi="Calibri" w:cstheme="minorHAnsi"/>
          <w:i/>
          <w:iCs/>
          <w:sz w:val="22"/>
          <w:szCs w:val="22"/>
        </w:rPr>
        <w:t>l</w:t>
      </w:r>
      <w:r w:rsidR="00A155F6" w:rsidRPr="00A155F6">
        <w:rPr>
          <w:rFonts w:ascii="Calibri" w:hAnsi="Calibri" w:cstheme="minorHAnsi"/>
          <w:i/>
          <w:iCs/>
          <w:sz w:val="22"/>
          <w:szCs w:val="22"/>
        </w:rPr>
        <w:t>-</w:t>
      </w:r>
      <w:r w:rsidR="00413FB3" w:rsidRPr="00A155F6">
        <w:rPr>
          <w:rFonts w:ascii="Calibri" w:hAnsi="Calibri" w:cstheme="minorHAnsi"/>
          <w:i/>
          <w:iCs/>
          <w:sz w:val="22"/>
          <w:szCs w:val="22"/>
        </w:rPr>
        <w:t>Bârî</w:t>
      </w:r>
      <w:proofErr w:type="spellEnd"/>
      <w:r w:rsidR="00413FB3" w:rsidRPr="002844A2">
        <w:rPr>
          <w:rFonts w:ascii="Calibri" w:hAnsi="Calibri" w:cstheme="minorHAnsi"/>
          <w:sz w:val="22"/>
          <w:szCs w:val="22"/>
        </w:rPr>
        <w:t>, Ibnu Hajar, 3/203</w:t>
      </w:r>
      <w:r w:rsidR="008051A3">
        <w:rPr>
          <w:rFonts w:ascii="Calibri" w:hAnsi="Calibri" w:cstheme="minorHAnsi"/>
          <w:sz w:val="22"/>
          <w:szCs w:val="22"/>
        </w:rPr>
        <w:t>]</w:t>
      </w:r>
      <w:r w:rsidR="00413FB3" w:rsidRPr="003C0D38">
        <w:rPr>
          <w:rFonts w:ascii="Calibri" w:hAnsi="Calibri" w:cstheme="minorHAnsi"/>
          <w:sz w:val="22"/>
          <w:szCs w:val="22"/>
        </w:rPr>
        <w:t>.</w:t>
      </w:r>
      <w:r w:rsidR="00413FB3" w:rsidRPr="002844A2">
        <w:rPr>
          <w:rFonts w:ascii="Calibri" w:hAnsi="Calibri" w:cstheme="minorHAnsi"/>
          <w:sz w:val="22"/>
          <w:szCs w:val="22"/>
        </w:rPr>
        <w:t xml:space="preserve"> Ibnu </w:t>
      </w:r>
      <w:proofErr w:type="spellStart"/>
      <w:r w:rsidR="00413FB3" w:rsidRPr="002844A2">
        <w:rPr>
          <w:rFonts w:ascii="Calibri" w:hAnsi="Calibri" w:cstheme="minorHAnsi"/>
          <w:sz w:val="22"/>
          <w:szCs w:val="22"/>
        </w:rPr>
        <w:t>Taimiyyah</w:t>
      </w:r>
      <w:proofErr w:type="spellEnd"/>
      <w:r w:rsidR="00413FB3" w:rsidRPr="002844A2">
        <w:rPr>
          <w:rFonts w:ascii="Calibri" w:hAnsi="Calibri" w:cstheme="minorHAnsi"/>
          <w:sz w:val="22"/>
          <w:szCs w:val="22"/>
        </w:rPr>
        <w:t xml:space="preserve"> </w:t>
      </w:r>
      <w:r w:rsidR="00413FB3" w:rsidRPr="002844A2">
        <w:rPr>
          <w:rFonts w:ascii="Calibri" w:hAnsi="Calibri" w:cstheme="minorHAnsi"/>
          <w:i/>
          <w:iCs/>
          <w:sz w:val="22"/>
          <w:szCs w:val="22"/>
        </w:rPr>
        <w:t>rahimahullâh</w:t>
      </w:r>
      <w:r w:rsidR="00413FB3" w:rsidRPr="002844A2">
        <w:rPr>
          <w:rFonts w:ascii="Calibri" w:hAnsi="Calibri" w:cstheme="minorHAnsi"/>
          <w:sz w:val="22"/>
          <w:szCs w:val="22"/>
        </w:rPr>
        <w:t xml:space="preserve"> berkata,</w:t>
      </w:r>
    </w:p>
    <w:p w14:paraId="085AFDD3" w14:textId="77777777" w:rsidR="00413FB3" w:rsidRPr="002844A2" w:rsidRDefault="00413FB3" w:rsidP="00413FB3">
      <w:pPr>
        <w:pStyle w:val="TeksCatatanKaki"/>
        <w:bidi/>
        <w:jc w:val="both"/>
        <w:rPr>
          <w:rFonts w:ascii="Calibri" w:hAnsi="Calibri" w:cs="Traditional Arabic"/>
          <w:sz w:val="22"/>
          <w:szCs w:val="28"/>
        </w:rPr>
      </w:pPr>
      <w:r w:rsidRPr="002844A2">
        <w:rPr>
          <w:rFonts w:ascii="Calibri" w:hAnsi="Calibri" w:cs="Traditional Arabic"/>
          <w:sz w:val="22"/>
          <w:szCs w:val="28"/>
          <w:rtl/>
          <w:lang w:bidi="ar-SA"/>
        </w:rPr>
        <w:t>وَتَنَازَعَ الْعُلَمَاءُ فِي الْقِرَاءَةِ عَلَى الْجِنَازَةِ عَلَى ثَلَاثَةِ أَقْوَالٍ: قِيلَ لَا تُسْتَحَبُّ بِحَالٍ كَمَا هُوَ مَذْهَبُ أَبِي حَنِيفَةَ وَمَالِكٍ. وَقِيلَ بَلْ يَجِبُ فِيهَا الْقِرَاءَةُ بِالْفَاتِحَةِ كَمَا يَقُولُهُ مَنْ يَقُولُهُ مِنْ أَصْحَابِ الشَّافِعِيِّ وَأَحْمَدَ. وَقِيلَ بَلْ قِرَاءَةُ الْفَاتِحَةِ فِيهَا سُنَّةٌ وَإِنْ لَمْ يَقْرَأْ بَلْ دَعَا بِلَا قِرَاءَةٍ جَازَ وَهَذَا هُوَ الصَّوَابُ</w:t>
      </w:r>
    </w:p>
    <w:p w14:paraId="25C83D61" w14:textId="007595F1" w:rsidR="00413FB3" w:rsidRPr="002844A2" w:rsidRDefault="00A257FA" w:rsidP="00413FB3">
      <w:pPr>
        <w:pStyle w:val="TeksCatatanKaki"/>
        <w:jc w:val="both"/>
        <w:rPr>
          <w:rFonts w:ascii="Calibri" w:hAnsi="Calibri" w:cstheme="minorHAnsi"/>
          <w:sz w:val="22"/>
          <w:szCs w:val="22"/>
        </w:rPr>
      </w:pPr>
      <w:r w:rsidRPr="0056381B">
        <w:rPr>
          <w:rFonts w:ascii="Calibri" w:hAnsi="Calibri" w:cstheme="minorHAnsi"/>
          <w:i/>
          <w:iCs/>
          <w:sz w:val="22"/>
          <w:szCs w:val="22"/>
        </w:rPr>
        <w:t>“</w:t>
      </w:r>
      <w:r w:rsidR="00413FB3" w:rsidRPr="0056381B">
        <w:rPr>
          <w:rFonts w:ascii="Calibri" w:hAnsi="Calibri" w:cstheme="minorHAnsi"/>
          <w:i/>
          <w:iCs/>
          <w:sz w:val="22"/>
          <w:szCs w:val="22"/>
        </w:rPr>
        <w:t xml:space="preserve">Para ulama berselisih tentang membaca </w:t>
      </w:r>
      <w:proofErr w:type="spellStart"/>
      <w:r w:rsidR="00D87A3F" w:rsidRPr="0056381B">
        <w:rPr>
          <w:rFonts w:ascii="Calibri" w:hAnsi="Calibri" w:cstheme="minorHAnsi"/>
          <w:i/>
          <w:iCs/>
          <w:sz w:val="22"/>
          <w:szCs w:val="22"/>
        </w:rPr>
        <w:t>a</w:t>
      </w:r>
      <w:r w:rsidR="00413FB3" w:rsidRPr="0056381B">
        <w:rPr>
          <w:rFonts w:ascii="Calibri" w:hAnsi="Calibri" w:cstheme="minorHAnsi"/>
          <w:i/>
          <w:iCs/>
          <w:sz w:val="22"/>
          <w:szCs w:val="22"/>
        </w:rPr>
        <w:t>l-F</w:t>
      </w:r>
      <w:r w:rsidR="00D87A3F" w:rsidRPr="003C0D38">
        <w:rPr>
          <w:rFonts w:ascii="Calibri" w:hAnsi="Calibri" w:cstheme="minorHAnsi"/>
          <w:i/>
          <w:iCs/>
          <w:sz w:val="22"/>
          <w:szCs w:val="22"/>
        </w:rPr>
        <w:t>â</w:t>
      </w:r>
      <w:r w:rsidR="00413FB3" w:rsidRPr="0056381B">
        <w:rPr>
          <w:rFonts w:ascii="Calibri" w:hAnsi="Calibri" w:cstheme="minorHAnsi"/>
          <w:i/>
          <w:iCs/>
          <w:sz w:val="22"/>
          <w:szCs w:val="22"/>
        </w:rPr>
        <w:t>tihah</w:t>
      </w:r>
      <w:proofErr w:type="spellEnd"/>
      <w:r w:rsidR="00413FB3" w:rsidRPr="0056381B">
        <w:rPr>
          <w:rFonts w:ascii="Calibri" w:hAnsi="Calibri" w:cstheme="minorHAnsi"/>
          <w:i/>
          <w:iCs/>
          <w:sz w:val="22"/>
          <w:szCs w:val="22"/>
        </w:rPr>
        <w:t xml:space="preserve"> dalam salat jenazah menjadi tiga pendapat. </w:t>
      </w:r>
      <w:r w:rsidR="00413FB3" w:rsidRPr="0056381B">
        <w:rPr>
          <w:rFonts w:ascii="Calibri" w:hAnsi="Calibri" w:cstheme="minorHAnsi"/>
          <w:b/>
          <w:bCs/>
          <w:i/>
          <w:iCs/>
          <w:sz w:val="22"/>
          <w:szCs w:val="22"/>
        </w:rPr>
        <w:t>Pertama</w:t>
      </w:r>
      <w:r w:rsidR="00413FB3" w:rsidRPr="0056381B">
        <w:rPr>
          <w:rFonts w:ascii="Calibri" w:hAnsi="Calibri" w:cstheme="minorHAnsi"/>
          <w:i/>
          <w:iCs/>
          <w:sz w:val="22"/>
          <w:szCs w:val="22"/>
        </w:rPr>
        <w:t>, tidak disyariatkan sama sekali</w:t>
      </w:r>
      <w:r w:rsidR="00DD12D3" w:rsidRPr="0056381B">
        <w:rPr>
          <w:rFonts w:ascii="Calibri" w:hAnsi="Calibri" w:cstheme="minorHAnsi"/>
          <w:i/>
          <w:iCs/>
          <w:sz w:val="22"/>
          <w:szCs w:val="22"/>
        </w:rPr>
        <w:t>,</w:t>
      </w:r>
      <w:r w:rsidR="00413FB3" w:rsidRPr="0056381B">
        <w:rPr>
          <w:rFonts w:ascii="Calibri" w:hAnsi="Calibri" w:cstheme="minorHAnsi"/>
          <w:i/>
          <w:iCs/>
          <w:sz w:val="22"/>
          <w:szCs w:val="22"/>
        </w:rPr>
        <w:t xml:space="preserve"> ini pendapat Abu Hanifah</w:t>
      </w:r>
      <w:r w:rsidR="00AF04E5" w:rsidRPr="0056381B">
        <w:rPr>
          <w:rFonts w:ascii="Calibri" w:hAnsi="Calibri" w:cstheme="minorHAnsi"/>
          <w:i/>
          <w:iCs/>
          <w:sz w:val="22"/>
          <w:szCs w:val="22"/>
        </w:rPr>
        <w:t>,</w:t>
      </w:r>
      <w:r w:rsidR="00413FB3" w:rsidRPr="0056381B">
        <w:rPr>
          <w:rFonts w:ascii="Calibri" w:hAnsi="Calibri" w:cstheme="minorHAnsi"/>
          <w:i/>
          <w:iCs/>
          <w:sz w:val="22"/>
          <w:szCs w:val="22"/>
        </w:rPr>
        <w:t xml:space="preserve"> </w:t>
      </w:r>
      <w:r w:rsidR="00AF04E5" w:rsidRPr="001D0E8D">
        <w:rPr>
          <w:rFonts w:ascii="Calibri" w:hAnsi="Calibri" w:cstheme="minorHAnsi"/>
          <w:sz w:val="22"/>
          <w:szCs w:val="22"/>
        </w:rPr>
        <w:t>[</w:t>
      </w:r>
      <w:r w:rsidR="00D87A3F" w:rsidRPr="001D0E8D">
        <w:rPr>
          <w:rFonts w:ascii="Calibri" w:hAnsi="Calibri" w:cstheme="minorHAnsi"/>
          <w:sz w:val="22"/>
          <w:szCs w:val="22"/>
        </w:rPr>
        <w:t>Lihat</w:t>
      </w:r>
      <w:r w:rsidR="00413FB3" w:rsidRPr="001D0E8D">
        <w:rPr>
          <w:rFonts w:ascii="Calibri" w:hAnsi="Calibri" w:cstheme="minorHAnsi"/>
          <w:sz w:val="22"/>
          <w:szCs w:val="22"/>
        </w:rPr>
        <w:t>:</w:t>
      </w:r>
      <w:r w:rsidR="00413FB3" w:rsidRPr="0056381B">
        <w:rPr>
          <w:rFonts w:ascii="Calibri" w:hAnsi="Calibri" w:cstheme="minorHAnsi"/>
          <w:i/>
          <w:iCs/>
          <w:sz w:val="22"/>
          <w:szCs w:val="22"/>
        </w:rPr>
        <w:t xml:space="preserve"> </w:t>
      </w:r>
      <w:r w:rsidRPr="0056381B">
        <w:rPr>
          <w:rFonts w:ascii="Calibri" w:hAnsi="Calibri" w:cstheme="minorHAnsi"/>
          <w:i/>
          <w:iCs/>
          <w:sz w:val="22"/>
          <w:szCs w:val="22"/>
        </w:rPr>
        <w:t>‘</w:t>
      </w:r>
      <w:r w:rsidR="00413FB3" w:rsidRPr="0056381B">
        <w:rPr>
          <w:rFonts w:ascii="Calibri" w:hAnsi="Calibri" w:cstheme="minorHAnsi"/>
          <w:i/>
          <w:iCs/>
          <w:sz w:val="22"/>
          <w:szCs w:val="22"/>
        </w:rPr>
        <w:t>Umda</w:t>
      </w:r>
      <w:r w:rsidR="00AF04E5" w:rsidRPr="0056381B">
        <w:rPr>
          <w:rFonts w:ascii="Calibri" w:hAnsi="Calibri" w:cstheme="minorHAnsi"/>
          <w:i/>
          <w:iCs/>
          <w:sz w:val="22"/>
          <w:szCs w:val="22"/>
        </w:rPr>
        <w:t xml:space="preserve">h </w:t>
      </w:r>
      <w:proofErr w:type="spellStart"/>
      <w:r w:rsidR="00AF04E5" w:rsidRPr="0056381B">
        <w:rPr>
          <w:rFonts w:ascii="Calibri" w:hAnsi="Calibri" w:cstheme="minorHAnsi"/>
          <w:i/>
          <w:iCs/>
          <w:sz w:val="22"/>
          <w:szCs w:val="22"/>
        </w:rPr>
        <w:t>al-</w:t>
      </w:r>
      <w:r w:rsidR="00413FB3" w:rsidRPr="0056381B">
        <w:rPr>
          <w:rFonts w:ascii="Calibri" w:hAnsi="Calibri" w:cstheme="minorHAnsi"/>
          <w:i/>
          <w:iCs/>
          <w:sz w:val="22"/>
          <w:szCs w:val="22"/>
        </w:rPr>
        <w:t>Qârî</w:t>
      </w:r>
      <w:proofErr w:type="spellEnd"/>
      <w:r w:rsidR="00413FB3" w:rsidRPr="0056381B">
        <w:rPr>
          <w:rFonts w:ascii="Calibri" w:hAnsi="Calibri" w:cstheme="minorHAnsi"/>
          <w:i/>
          <w:iCs/>
          <w:sz w:val="22"/>
          <w:szCs w:val="22"/>
        </w:rPr>
        <w:t xml:space="preserve">, </w:t>
      </w:r>
      <w:r w:rsidR="00AF04E5" w:rsidRPr="001D0E8D">
        <w:rPr>
          <w:rFonts w:ascii="Calibri" w:hAnsi="Calibri" w:cstheme="minorHAnsi"/>
          <w:sz w:val="22"/>
          <w:szCs w:val="22"/>
        </w:rPr>
        <w:t>(</w:t>
      </w:r>
      <w:r w:rsidR="00413FB3" w:rsidRPr="001D0E8D">
        <w:rPr>
          <w:rFonts w:ascii="Calibri" w:hAnsi="Calibri" w:cstheme="minorHAnsi"/>
          <w:sz w:val="22"/>
          <w:szCs w:val="22"/>
        </w:rPr>
        <w:t>8/139)</w:t>
      </w:r>
      <w:r w:rsidR="00AF04E5" w:rsidRPr="001D0E8D">
        <w:rPr>
          <w:rFonts w:ascii="Calibri" w:hAnsi="Calibri" w:cstheme="minorHAnsi"/>
          <w:sz w:val="22"/>
          <w:szCs w:val="22"/>
        </w:rPr>
        <w:t>]</w:t>
      </w:r>
      <w:r w:rsidR="00413FB3" w:rsidRPr="0056381B">
        <w:rPr>
          <w:rFonts w:ascii="Calibri" w:hAnsi="Calibri" w:cstheme="minorHAnsi"/>
          <w:i/>
          <w:iCs/>
          <w:sz w:val="22"/>
          <w:szCs w:val="22"/>
        </w:rPr>
        <w:t xml:space="preserve"> dan Malik </w:t>
      </w:r>
      <w:r w:rsidR="00AF04E5" w:rsidRPr="00CE3FA0">
        <w:rPr>
          <w:rFonts w:ascii="Calibri" w:hAnsi="Calibri" w:cstheme="minorHAnsi"/>
          <w:sz w:val="22"/>
          <w:szCs w:val="22"/>
        </w:rPr>
        <w:t>[</w:t>
      </w:r>
      <w:proofErr w:type="spellStart"/>
      <w:r w:rsidR="00413FB3" w:rsidRPr="0056381B">
        <w:rPr>
          <w:rFonts w:ascii="Calibri" w:hAnsi="Calibri" w:cstheme="minorHAnsi"/>
          <w:i/>
          <w:iCs/>
          <w:sz w:val="22"/>
          <w:szCs w:val="22"/>
        </w:rPr>
        <w:t>Syarh</w:t>
      </w:r>
      <w:proofErr w:type="spellEnd"/>
      <w:r w:rsidR="00413FB3" w:rsidRPr="0056381B">
        <w:rPr>
          <w:rFonts w:ascii="Calibri" w:hAnsi="Calibri" w:cstheme="minorHAnsi"/>
          <w:i/>
          <w:iCs/>
          <w:sz w:val="22"/>
          <w:szCs w:val="22"/>
        </w:rPr>
        <w:t xml:space="preserve"> </w:t>
      </w:r>
      <w:proofErr w:type="spellStart"/>
      <w:r w:rsidR="00413FB3" w:rsidRPr="0056381B">
        <w:rPr>
          <w:rFonts w:ascii="Calibri" w:hAnsi="Calibri" w:cstheme="minorHAnsi"/>
          <w:i/>
          <w:iCs/>
          <w:sz w:val="22"/>
          <w:szCs w:val="22"/>
        </w:rPr>
        <w:t>Shahîh</w:t>
      </w:r>
      <w:proofErr w:type="spellEnd"/>
      <w:r w:rsidR="00413FB3" w:rsidRPr="0056381B">
        <w:rPr>
          <w:rFonts w:ascii="Calibri" w:hAnsi="Calibri" w:cstheme="minorHAnsi"/>
          <w:i/>
          <w:iCs/>
          <w:sz w:val="22"/>
          <w:szCs w:val="22"/>
        </w:rPr>
        <w:t xml:space="preserve"> </w:t>
      </w:r>
      <w:proofErr w:type="spellStart"/>
      <w:r w:rsidR="00AF04E5" w:rsidRPr="0056381B">
        <w:rPr>
          <w:rFonts w:ascii="Calibri" w:hAnsi="Calibri" w:cstheme="minorHAnsi"/>
          <w:i/>
          <w:iCs/>
          <w:sz w:val="22"/>
          <w:szCs w:val="22"/>
        </w:rPr>
        <w:t>a</w:t>
      </w:r>
      <w:r w:rsidR="00413FB3" w:rsidRPr="0056381B">
        <w:rPr>
          <w:rFonts w:ascii="Calibri" w:hAnsi="Calibri" w:cstheme="minorHAnsi"/>
          <w:i/>
          <w:iCs/>
          <w:sz w:val="22"/>
          <w:szCs w:val="22"/>
        </w:rPr>
        <w:t>l-Bukhârî</w:t>
      </w:r>
      <w:proofErr w:type="spellEnd"/>
      <w:r w:rsidR="00413FB3" w:rsidRPr="0056381B">
        <w:rPr>
          <w:rFonts w:ascii="Calibri" w:hAnsi="Calibri" w:cstheme="minorHAnsi"/>
          <w:i/>
          <w:iCs/>
          <w:sz w:val="22"/>
          <w:szCs w:val="22"/>
        </w:rPr>
        <w:t xml:space="preserve">, </w:t>
      </w:r>
      <w:r w:rsidR="00413FB3" w:rsidRPr="00CE3FA0">
        <w:rPr>
          <w:rFonts w:ascii="Calibri" w:hAnsi="Calibri" w:cstheme="minorHAnsi"/>
          <w:sz w:val="22"/>
          <w:szCs w:val="22"/>
        </w:rPr>
        <w:t xml:space="preserve">Ibnu </w:t>
      </w:r>
      <w:proofErr w:type="spellStart"/>
      <w:r w:rsidR="00413FB3" w:rsidRPr="00CE3FA0">
        <w:rPr>
          <w:rFonts w:ascii="Calibri" w:hAnsi="Calibri" w:cstheme="minorHAnsi"/>
          <w:sz w:val="22"/>
          <w:szCs w:val="22"/>
        </w:rPr>
        <w:t>Baththal</w:t>
      </w:r>
      <w:proofErr w:type="spellEnd"/>
      <w:r w:rsidR="00413FB3" w:rsidRPr="00CE3FA0">
        <w:rPr>
          <w:rFonts w:ascii="Calibri" w:hAnsi="Calibri" w:cstheme="minorHAnsi"/>
          <w:sz w:val="22"/>
          <w:szCs w:val="22"/>
        </w:rPr>
        <w:t xml:space="preserve">, </w:t>
      </w:r>
      <w:r w:rsidR="00AF04E5" w:rsidRPr="00CE3FA0">
        <w:rPr>
          <w:rFonts w:ascii="Calibri" w:hAnsi="Calibri" w:cstheme="minorHAnsi"/>
          <w:sz w:val="22"/>
          <w:szCs w:val="22"/>
        </w:rPr>
        <w:t>(</w:t>
      </w:r>
      <w:r w:rsidR="00413FB3" w:rsidRPr="00CE3FA0">
        <w:rPr>
          <w:rFonts w:ascii="Calibri" w:hAnsi="Calibri" w:cstheme="minorHAnsi"/>
          <w:sz w:val="22"/>
          <w:szCs w:val="22"/>
        </w:rPr>
        <w:t>3/317)</w:t>
      </w:r>
      <w:r w:rsidR="00AF04E5" w:rsidRPr="00CE3FA0">
        <w:rPr>
          <w:rFonts w:ascii="Calibri" w:hAnsi="Calibri" w:cstheme="minorHAnsi"/>
          <w:sz w:val="22"/>
          <w:szCs w:val="22"/>
        </w:rPr>
        <w:t>]</w:t>
      </w:r>
      <w:r w:rsidR="00413FB3" w:rsidRPr="0056381B">
        <w:rPr>
          <w:rFonts w:ascii="Calibri" w:hAnsi="Calibri" w:cstheme="minorHAnsi"/>
          <w:i/>
          <w:iCs/>
          <w:sz w:val="22"/>
          <w:szCs w:val="22"/>
        </w:rPr>
        <w:t xml:space="preserve">. </w:t>
      </w:r>
      <w:r w:rsidR="00413FB3" w:rsidRPr="0056381B">
        <w:rPr>
          <w:rFonts w:ascii="Calibri" w:hAnsi="Calibri" w:cstheme="minorHAnsi"/>
          <w:b/>
          <w:bCs/>
          <w:i/>
          <w:iCs/>
          <w:sz w:val="22"/>
          <w:szCs w:val="22"/>
        </w:rPr>
        <w:t>Kedua</w:t>
      </w:r>
      <w:r w:rsidR="00413FB3" w:rsidRPr="0056381B">
        <w:rPr>
          <w:rFonts w:ascii="Calibri" w:hAnsi="Calibri" w:cstheme="minorHAnsi"/>
          <w:i/>
          <w:iCs/>
          <w:sz w:val="22"/>
          <w:szCs w:val="22"/>
        </w:rPr>
        <w:t xml:space="preserve">, wajib membaca </w:t>
      </w:r>
      <w:proofErr w:type="spellStart"/>
      <w:r w:rsidR="00DD12D3" w:rsidRPr="0056381B">
        <w:rPr>
          <w:rFonts w:ascii="Calibri" w:hAnsi="Calibri" w:cstheme="minorHAnsi"/>
          <w:i/>
          <w:iCs/>
          <w:sz w:val="22"/>
          <w:szCs w:val="22"/>
        </w:rPr>
        <w:t>a</w:t>
      </w:r>
      <w:r w:rsidR="00413FB3" w:rsidRPr="0056381B">
        <w:rPr>
          <w:rFonts w:ascii="Calibri" w:hAnsi="Calibri" w:cstheme="minorHAnsi"/>
          <w:i/>
          <w:iCs/>
          <w:sz w:val="22"/>
          <w:szCs w:val="22"/>
        </w:rPr>
        <w:t>l-F</w:t>
      </w:r>
      <w:r w:rsidR="00DD12D3" w:rsidRPr="0056381B">
        <w:rPr>
          <w:rFonts w:ascii="Calibri" w:hAnsi="Calibri" w:cstheme="minorHAnsi"/>
          <w:i/>
          <w:iCs/>
          <w:sz w:val="22"/>
          <w:szCs w:val="22"/>
        </w:rPr>
        <w:t>â</w:t>
      </w:r>
      <w:r w:rsidR="00413FB3" w:rsidRPr="0056381B">
        <w:rPr>
          <w:rFonts w:ascii="Calibri" w:hAnsi="Calibri" w:cstheme="minorHAnsi"/>
          <w:i/>
          <w:iCs/>
          <w:sz w:val="22"/>
          <w:szCs w:val="22"/>
        </w:rPr>
        <w:t>tiha</w:t>
      </w:r>
      <w:r w:rsidR="00DD12D3" w:rsidRPr="0056381B">
        <w:rPr>
          <w:rFonts w:ascii="Calibri" w:hAnsi="Calibri" w:cstheme="minorHAnsi"/>
          <w:i/>
          <w:iCs/>
          <w:sz w:val="22"/>
          <w:szCs w:val="22"/>
        </w:rPr>
        <w:t>h</w:t>
      </w:r>
      <w:proofErr w:type="spellEnd"/>
      <w:r w:rsidR="00DD12D3" w:rsidRPr="0056381B">
        <w:rPr>
          <w:rFonts w:ascii="Calibri" w:hAnsi="Calibri" w:cstheme="minorHAnsi"/>
          <w:i/>
          <w:iCs/>
          <w:sz w:val="22"/>
          <w:szCs w:val="22"/>
        </w:rPr>
        <w:t>,</w:t>
      </w:r>
      <w:r w:rsidR="00413FB3" w:rsidRPr="0056381B">
        <w:rPr>
          <w:rFonts w:ascii="Calibri" w:hAnsi="Calibri" w:cstheme="minorHAnsi"/>
          <w:i/>
          <w:iCs/>
          <w:sz w:val="22"/>
          <w:szCs w:val="22"/>
        </w:rPr>
        <w:t xml:space="preserve"> ini pendapat sebagian ulama </w:t>
      </w:r>
      <w:proofErr w:type="spellStart"/>
      <w:r w:rsidR="00413FB3" w:rsidRPr="0056381B">
        <w:rPr>
          <w:rFonts w:ascii="Calibri" w:hAnsi="Calibri" w:cstheme="minorHAnsi"/>
          <w:i/>
          <w:iCs/>
          <w:sz w:val="22"/>
          <w:szCs w:val="22"/>
        </w:rPr>
        <w:t>Syafi</w:t>
      </w:r>
      <w:r w:rsidRPr="0056381B">
        <w:rPr>
          <w:rFonts w:ascii="Calibri" w:hAnsi="Calibri" w:cstheme="minorHAnsi"/>
          <w:i/>
          <w:iCs/>
          <w:sz w:val="22"/>
          <w:szCs w:val="22"/>
        </w:rPr>
        <w:t>’</w:t>
      </w:r>
      <w:r w:rsidR="00413FB3" w:rsidRPr="0056381B">
        <w:rPr>
          <w:rFonts w:ascii="Calibri" w:hAnsi="Calibri" w:cstheme="minorHAnsi"/>
          <w:i/>
          <w:iCs/>
          <w:sz w:val="22"/>
          <w:szCs w:val="22"/>
        </w:rPr>
        <w:t>iyah</w:t>
      </w:r>
      <w:proofErr w:type="spellEnd"/>
      <w:r w:rsidR="00413FB3" w:rsidRPr="0056381B">
        <w:rPr>
          <w:rFonts w:ascii="Calibri" w:hAnsi="Calibri" w:cstheme="minorHAnsi"/>
          <w:i/>
          <w:iCs/>
          <w:sz w:val="22"/>
          <w:szCs w:val="22"/>
        </w:rPr>
        <w:t xml:space="preserve"> dan </w:t>
      </w:r>
      <w:proofErr w:type="spellStart"/>
      <w:r w:rsidR="00413FB3" w:rsidRPr="0056381B">
        <w:rPr>
          <w:rFonts w:ascii="Calibri" w:hAnsi="Calibri" w:cstheme="minorHAnsi"/>
          <w:i/>
          <w:iCs/>
          <w:sz w:val="22"/>
          <w:szCs w:val="22"/>
        </w:rPr>
        <w:t>Hanabilah</w:t>
      </w:r>
      <w:proofErr w:type="spellEnd"/>
      <w:r w:rsidR="00413FB3" w:rsidRPr="0056381B">
        <w:rPr>
          <w:rFonts w:ascii="Calibri" w:hAnsi="Calibri" w:cstheme="minorHAnsi"/>
          <w:i/>
          <w:iCs/>
          <w:sz w:val="22"/>
          <w:szCs w:val="22"/>
        </w:rPr>
        <w:t xml:space="preserve">. </w:t>
      </w:r>
      <w:r w:rsidR="00413FB3" w:rsidRPr="0056381B">
        <w:rPr>
          <w:rFonts w:ascii="Calibri" w:hAnsi="Calibri" w:cstheme="minorHAnsi"/>
          <w:b/>
          <w:bCs/>
          <w:i/>
          <w:iCs/>
          <w:sz w:val="22"/>
          <w:szCs w:val="22"/>
        </w:rPr>
        <w:t>Ketiga</w:t>
      </w:r>
      <w:r w:rsidR="00413FB3" w:rsidRPr="0056381B">
        <w:rPr>
          <w:rFonts w:ascii="Calibri" w:hAnsi="Calibri" w:cstheme="minorHAnsi"/>
          <w:i/>
          <w:iCs/>
          <w:sz w:val="22"/>
          <w:szCs w:val="22"/>
        </w:rPr>
        <w:t xml:space="preserve">, membaca </w:t>
      </w:r>
      <w:proofErr w:type="spellStart"/>
      <w:r w:rsidR="005F424A" w:rsidRPr="0056381B">
        <w:rPr>
          <w:rFonts w:ascii="Calibri" w:hAnsi="Calibri" w:cstheme="minorHAnsi"/>
          <w:i/>
          <w:iCs/>
          <w:sz w:val="22"/>
          <w:szCs w:val="22"/>
        </w:rPr>
        <w:t>a</w:t>
      </w:r>
      <w:r w:rsidR="00413FB3" w:rsidRPr="0056381B">
        <w:rPr>
          <w:rFonts w:ascii="Calibri" w:hAnsi="Calibri" w:cstheme="minorHAnsi"/>
          <w:i/>
          <w:iCs/>
          <w:sz w:val="22"/>
          <w:szCs w:val="22"/>
        </w:rPr>
        <w:t>l-F</w:t>
      </w:r>
      <w:r w:rsidR="005F424A" w:rsidRPr="003C0D38">
        <w:rPr>
          <w:rFonts w:ascii="Calibri" w:hAnsi="Calibri" w:cstheme="minorHAnsi"/>
          <w:i/>
          <w:iCs/>
          <w:sz w:val="22"/>
          <w:szCs w:val="22"/>
        </w:rPr>
        <w:t>â</w:t>
      </w:r>
      <w:r w:rsidR="00413FB3" w:rsidRPr="0056381B">
        <w:rPr>
          <w:rFonts w:ascii="Calibri" w:hAnsi="Calibri" w:cstheme="minorHAnsi"/>
          <w:i/>
          <w:iCs/>
          <w:sz w:val="22"/>
          <w:szCs w:val="22"/>
        </w:rPr>
        <w:t>tihah</w:t>
      </w:r>
      <w:proofErr w:type="spellEnd"/>
      <w:r w:rsidR="00413FB3" w:rsidRPr="0056381B">
        <w:rPr>
          <w:rFonts w:ascii="Calibri" w:hAnsi="Calibri" w:cstheme="minorHAnsi"/>
          <w:i/>
          <w:iCs/>
          <w:sz w:val="22"/>
          <w:szCs w:val="22"/>
        </w:rPr>
        <w:t xml:space="preserve"> adalah sunah; jika tidak dibaca dan hanya berdoa saja, maka dibolehkan</w:t>
      </w:r>
      <w:r w:rsidR="00DD12D3" w:rsidRPr="0056381B">
        <w:rPr>
          <w:rFonts w:ascii="Calibri" w:hAnsi="Calibri" w:cstheme="minorHAnsi"/>
          <w:i/>
          <w:iCs/>
          <w:sz w:val="22"/>
          <w:szCs w:val="22"/>
        </w:rPr>
        <w:t>,</w:t>
      </w:r>
      <w:r w:rsidR="00413FB3" w:rsidRPr="0056381B">
        <w:rPr>
          <w:rFonts w:ascii="Calibri" w:hAnsi="Calibri" w:cstheme="minorHAnsi"/>
          <w:i/>
          <w:iCs/>
          <w:sz w:val="22"/>
          <w:szCs w:val="22"/>
        </w:rPr>
        <w:t xml:space="preserve"> dan inilah pendapat yang benar.</w:t>
      </w:r>
      <w:r w:rsidRPr="0056381B">
        <w:rPr>
          <w:rFonts w:ascii="Calibri" w:hAnsi="Calibri" w:cstheme="minorHAnsi"/>
          <w:i/>
          <w:iCs/>
          <w:sz w:val="22"/>
          <w:szCs w:val="22"/>
        </w:rPr>
        <w:t>”</w:t>
      </w:r>
      <w:r w:rsidR="00413FB3" w:rsidRPr="002844A2">
        <w:rPr>
          <w:rFonts w:ascii="Calibri" w:hAnsi="Calibri" w:cstheme="minorHAnsi"/>
          <w:sz w:val="22"/>
          <w:szCs w:val="22"/>
        </w:rPr>
        <w:t xml:space="preserve"> </w:t>
      </w:r>
      <w:r w:rsidR="00833CCD">
        <w:rPr>
          <w:rFonts w:ascii="Calibri" w:hAnsi="Calibri" w:cstheme="minorHAnsi"/>
          <w:sz w:val="22"/>
          <w:szCs w:val="22"/>
        </w:rPr>
        <w:t>[</w:t>
      </w:r>
      <w:proofErr w:type="spellStart"/>
      <w:r w:rsidR="00413FB3" w:rsidRPr="00833CCD">
        <w:rPr>
          <w:rFonts w:ascii="Calibri" w:hAnsi="Calibri" w:cstheme="minorHAnsi"/>
          <w:i/>
          <w:iCs/>
          <w:sz w:val="22"/>
          <w:szCs w:val="22"/>
        </w:rPr>
        <w:t>Majmû</w:t>
      </w:r>
      <w:proofErr w:type="spellEnd"/>
      <w:r w:rsidRPr="00833CCD">
        <w:rPr>
          <w:rFonts w:ascii="Calibri" w:hAnsi="Calibri" w:cstheme="minorHAnsi"/>
          <w:i/>
          <w:iCs/>
          <w:sz w:val="22"/>
          <w:szCs w:val="22"/>
        </w:rPr>
        <w:t>’</w:t>
      </w:r>
      <w:r w:rsidR="00413FB3" w:rsidRPr="00833CCD">
        <w:rPr>
          <w:rFonts w:ascii="Calibri" w:hAnsi="Calibri" w:cstheme="minorHAnsi"/>
          <w:i/>
          <w:iCs/>
          <w:sz w:val="22"/>
          <w:szCs w:val="22"/>
        </w:rPr>
        <w:t xml:space="preserve"> </w:t>
      </w:r>
      <w:proofErr w:type="spellStart"/>
      <w:r w:rsidR="00833CCD">
        <w:rPr>
          <w:rFonts w:ascii="Calibri" w:hAnsi="Calibri" w:cstheme="minorHAnsi"/>
          <w:i/>
          <w:iCs/>
          <w:sz w:val="22"/>
          <w:szCs w:val="22"/>
        </w:rPr>
        <w:t>a</w:t>
      </w:r>
      <w:r w:rsidR="00413FB3" w:rsidRPr="00833CCD">
        <w:rPr>
          <w:rFonts w:ascii="Calibri" w:hAnsi="Calibri" w:cstheme="minorHAnsi"/>
          <w:i/>
          <w:iCs/>
          <w:sz w:val="22"/>
          <w:szCs w:val="22"/>
        </w:rPr>
        <w:t>l-Fatâwâ</w:t>
      </w:r>
      <w:proofErr w:type="spellEnd"/>
      <w:r w:rsidR="00413FB3" w:rsidRPr="002844A2">
        <w:rPr>
          <w:rFonts w:ascii="Calibri" w:hAnsi="Calibri" w:cstheme="minorHAnsi"/>
          <w:sz w:val="22"/>
          <w:szCs w:val="22"/>
        </w:rPr>
        <w:t xml:space="preserve">, </w:t>
      </w:r>
      <w:r w:rsidR="00833CCD">
        <w:rPr>
          <w:rFonts w:ascii="Calibri" w:hAnsi="Calibri" w:cstheme="minorHAnsi"/>
          <w:sz w:val="22"/>
          <w:szCs w:val="22"/>
        </w:rPr>
        <w:t>(</w:t>
      </w:r>
      <w:r w:rsidR="00413FB3" w:rsidRPr="002844A2">
        <w:rPr>
          <w:rFonts w:ascii="Calibri" w:hAnsi="Calibri" w:cstheme="minorHAnsi"/>
          <w:sz w:val="22"/>
          <w:szCs w:val="22"/>
        </w:rPr>
        <w:t>22/274</w:t>
      </w:r>
      <w:r w:rsidR="00413FB3" w:rsidRPr="003C0D38">
        <w:rPr>
          <w:rFonts w:ascii="Calibri" w:hAnsi="Calibri" w:cstheme="minorHAnsi"/>
          <w:sz w:val="22"/>
          <w:szCs w:val="22"/>
        </w:rPr>
        <w:t>)</w:t>
      </w:r>
      <w:r w:rsidR="00833CCD">
        <w:rPr>
          <w:rFonts w:ascii="Calibri" w:hAnsi="Calibri" w:cstheme="minorHAnsi"/>
          <w:sz w:val="22"/>
          <w:szCs w:val="22"/>
        </w:rPr>
        <w:t>].</w:t>
      </w:r>
    </w:p>
    <w:p w14:paraId="0DE76EC9" w14:textId="066BC17F" w:rsidR="00413FB3" w:rsidRPr="002844A2" w:rsidRDefault="00413FB3" w:rsidP="00413FB3">
      <w:pPr>
        <w:pStyle w:val="TeksCatatanKaki"/>
        <w:ind w:firstLine="720"/>
        <w:jc w:val="both"/>
        <w:rPr>
          <w:rFonts w:ascii="Calibri" w:hAnsi="Calibri" w:cstheme="minorHAnsi"/>
          <w:sz w:val="22"/>
          <w:szCs w:val="22"/>
        </w:rPr>
      </w:pPr>
      <w:r w:rsidRPr="002844A2">
        <w:rPr>
          <w:rFonts w:ascii="Calibri" w:hAnsi="Calibri" w:cstheme="minorHAnsi"/>
          <w:sz w:val="22"/>
          <w:szCs w:val="22"/>
        </w:rPr>
        <w:t>Perselisihan ini muncul karena telah sahih diriwayatkan bahwa Ibnu Umar salat jenazah tanpa membaca Al-</w:t>
      </w:r>
      <w:proofErr w:type="spellStart"/>
      <w:r w:rsidR="00C16259">
        <w:rPr>
          <w:rFonts w:ascii="Calibri" w:hAnsi="Calibri" w:cstheme="minorHAnsi"/>
          <w:sz w:val="22"/>
          <w:szCs w:val="22"/>
        </w:rPr>
        <w:t>Fâtihah</w:t>
      </w:r>
      <w:proofErr w:type="spellEnd"/>
      <w:r w:rsidRPr="002844A2">
        <w:rPr>
          <w:rFonts w:ascii="Calibri" w:hAnsi="Calibri" w:cstheme="minorHAnsi"/>
          <w:sz w:val="22"/>
          <w:szCs w:val="22"/>
        </w:rPr>
        <w:t>. Dari Nafi</w:t>
      </w:r>
      <w:r w:rsidR="00A257FA" w:rsidRPr="002844A2">
        <w:rPr>
          <w:rFonts w:ascii="Calibri" w:hAnsi="Calibri" w:cstheme="minorHAnsi"/>
          <w:sz w:val="22"/>
          <w:szCs w:val="22"/>
        </w:rPr>
        <w:t>’</w:t>
      </w:r>
      <w:r w:rsidRPr="002844A2">
        <w:rPr>
          <w:rFonts w:ascii="Calibri" w:hAnsi="Calibri" w:cstheme="minorHAnsi"/>
          <w:sz w:val="22"/>
          <w:szCs w:val="22"/>
        </w:rPr>
        <w:t>, ia berkata,</w:t>
      </w:r>
    </w:p>
    <w:p w14:paraId="0291BF82" w14:textId="77777777" w:rsidR="00413FB3" w:rsidRPr="002844A2" w:rsidRDefault="00413FB3" w:rsidP="00413FB3">
      <w:pPr>
        <w:pStyle w:val="TeksCatatanKaki"/>
        <w:bidi/>
        <w:jc w:val="both"/>
        <w:rPr>
          <w:rFonts w:ascii="Calibri" w:hAnsi="Calibri" w:cs="Traditional Arabic"/>
          <w:sz w:val="22"/>
          <w:szCs w:val="28"/>
        </w:rPr>
      </w:pPr>
      <w:r w:rsidRPr="002844A2">
        <w:rPr>
          <w:rFonts w:ascii="Calibri" w:hAnsi="Calibri" w:cs="Traditional Arabic"/>
          <w:sz w:val="22"/>
          <w:szCs w:val="28"/>
          <w:rtl/>
          <w:lang w:bidi="ar-SA"/>
        </w:rPr>
        <w:t>أَنَّ عَبْدَ اللهِ بْنَ عُمَرَ كَانَ لَا يَقْرَأُ فِي الصَّلَاةِ عَلَى الْجِنَازَةِ</w:t>
      </w:r>
    </w:p>
    <w:p w14:paraId="2C6C9154" w14:textId="7FB9FBAA" w:rsidR="00413FB3" w:rsidRPr="002844A2" w:rsidRDefault="00A257FA" w:rsidP="00413FB3">
      <w:pPr>
        <w:pStyle w:val="TeksCatatanKaki"/>
        <w:jc w:val="both"/>
        <w:rPr>
          <w:rFonts w:ascii="Calibri" w:hAnsi="Calibri" w:cstheme="minorHAnsi"/>
          <w:sz w:val="22"/>
          <w:szCs w:val="22"/>
        </w:rPr>
      </w:pPr>
      <w:r w:rsidRPr="00E435FA">
        <w:rPr>
          <w:rFonts w:ascii="Calibri" w:hAnsi="Calibri" w:cstheme="minorHAnsi"/>
          <w:i/>
          <w:iCs/>
          <w:sz w:val="22"/>
          <w:szCs w:val="22"/>
        </w:rPr>
        <w:t>“</w:t>
      </w:r>
      <w:r w:rsidR="00413FB3" w:rsidRPr="00E435FA">
        <w:rPr>
          <w:rFonts w:ascii="Calibri" w:hAnsi="Calibri" w:cstheme="minorHAnsi"/>
          <w:i/>
          <w:iCs/>
          <w:sz w:val="22"/>
          <w:szCs w:val="22"/>
        </w:rPr>
        <w:t xml:space="preserve">Bahwasanya Ibnu Umar tidak membaca </w:t>
      </w:r>
      <w:r w:rsidR="00413FB3">
        <w:rPr>
          <w:rFonts w:ascii="Calibri" w:hAnsi="Calibri" w:cstheme="minorHAnsi"/>
          <w:i/>
          <w:iCs/>
          <w:sz w:val="22"/>
          <w:szCs w:val="22"/>
        </w:rPr>
        <w:t>Al-</w:t>
      </w:r>
      <w:proofErr w:type="spellStart"/>
      <w:r w:rsidR="00C16259">
        <w:rPr>
          <w:rFonts w:ascii="Calibri" w:hAnsi="Calibri" w:cstheme="minorHAnsi"/>
          <w:i/>
          <w:iCs/>
          <w:sz w:val="22"/>
          <w:szCs w:val="22"/>
        </w:rPr>
        <w:t>Fâtihah</w:t>
      </w:r>
      <w:proofErr w:type="spellEnd"/>
      <w:r w:rsidR="00413FB3" w:rsidRPr="00E435FA">
        <w:rPr>
          <w:rFonts w:ascii="Calibri" w:hAnsi="Calibri" w:cstheme="minorHAnsi"/>
          <w:i/>
          <w:iCs/>
          <w:sz w:val="22"/>
          <w:szCs w:val="22"/>
        </w:rPr>
        <w:t xml:space="preserve"> dalam salat jenazah.</w:t>
      </w:r>
      <w:r w:rsidRPr="00E435FA">
        <w:rPr>
          <w:rFonts w:ascii="Calibri" w:hAnsi="Calibri" w:cstheme="minorHAnsi"/>
          <w:i/>
          <w:iCs/>
          <w:sz w:val="22"/>
          <w:szCs w:val="22"/>
        </w:rPr>
        <w:t>”</w:t>
      </w:r>
      <w:r w:rsidR="00413FB3" w:rsidRPr="002844A2">
        <w:rPr>
          <w:rFonts w:ascii="Calibri" w:hAnsi="Calibri" w:cstheme="minorHAnsi"/>
          <w:sz w:val="22"/>
          <w:szCs w:val="22"/>
        </w:rPr>
        <w:t xml:space="preserve"> (HR. Malik</w:t>
      </w:r>
      <w:r w:rsidR="00575342">
        <w:rPr>
          <w:rFonts w:ascii="Calibri" w:hAnsi="Calibri" w:cstheme="minorHAnsi"/>
          <w:sz w:val="22"/>
          <w:szCs w:val="22"/>
        </w:rPr>
        <w:t>,</w:t>
      </w:r>
      <w:r w:rsidR="00413FB3" w:rsidRPr="002844A2">
        <w:rPr>
          <w:rFonts w:ascii="Calibri" w:hAnsi="Calibri" w:cstheme="minorHAnsi"/>
          <w:sz w:val="22"/>
          <w:szCs w:val="22"/>
        </w:rPr>
        <w:t xml:space="preserve"> No. 777</w:t>
      </w:r>
      <w:r w:rsidR="00413FB3" w:rsidRPr="003C0D38">
        <w:rPr>
          <w:rFonts w:ascii="Calibri" w:hAnsi="Calibri" w:cstheme="minorHAnsi"/>
          <w:sz w:val="22"/>
          <w:szCs w:val="22"/>
        </w:rPr>
        <w:t>)</w:t>
      </w:r>
      <w:r w:rsidR="00312820">
        <w:rPr>
          <w:rFonts w:ascii="Calibri" w:hAnsi="Calibri" w:cstheme="minorHAnsi"/>
          <w:sz w:val="22"/>
          <w:szCs w:val="22"/>
        </w:rPr>
        <w:t>.</w:t>
      </w:r>
    </w:p>
    <w:p w14:paraId="5C1018B6" w14:textId="690A55A5" w:rsidR="00413FB3" w:rsidRPr="002844A2" w:rsidRDefault="00413FB3" w:rsidP="00413FB3">
      <w:pPr>
        <w:pStyle w:val="TeksCatatanKaki"/>
        <w:ind w:firstLine="720"/>
        <w:jc w:val="both"/>
        <w:rPr>
          <w:rFonts w:ascii="Calibri" w:hAnsi="Calibri" w:cstheme="minorHAnsi"/>
          <w:sz w:val="22"/>
          <w:szCs w:val="22"/>
        </w:rPr>
      </w:pPr>
      <w:r w:rsidRPr="002844A2">
        <w:rPr>
          <w:rFonts w:ascii="Calibri" w:hAnsi="Calibri" w:cstheme="minorHAnsi"/>
          <w:sz w:val="22"/>
          <w:szCs w:val="22"/>
        </w:rPr>
        <w:t xml:space="preserve">Di sisi lain, hadis-hadis lain menunjukkan wajibnya membaca </w:t>
      </w:r>
      <w:proofErr w:type="spellStart"/>
      <w:r w:rsidR="00A153BD">
        <w:rPr>
          <w:rFonts w:ascii="Calibri" w:hAnsi="Calibri" w:cstheme="minorHAnsi"/>
          <w:sz w:val="22"/>
          <w:szCs w:val="22"/>
        </w:rPr>
        <w:t>a</w:t>
      </w:r>
      <w:r w:rsidRPr="003C0D38">
        <w:rPr>
          <w:rFonts w:ascii="Calibri" w:hAnsi="Calibri" w:cstheme="minorHAnsi"/>
          <w:sz w:val="22"/>
          <w:szCs w:val="22"/>
        </w:rPr>
        <w:t>l</w:t>
      </w:r>
      <w:r w:rsidRPr="002844A2">
        <w:rPr>
          <w:rFonts w:ascii="Calibri" w:hAnsi="Calibri" w:cstheme="minorHAnsi"/>
          <w:sz w:val="22"/>
          <w:szCs w:val="22"/>
        </w:rPr>
        <w:t>-</w:t>
      </w:r>
      <w:r w:rsidR="00C16259">
        <w:rPr>
          <w:rFonts w:ascii="Calibri" w:hAnsi="Calibri" w:cstheme="minorHAnsi"/>
          <w:sz w:val="22"/>
          <w:szCs w:val="22"/>
        </w:rPr>
        <w:t>Fâtihah</w:t>
      </w:r>
      <w:proofErr w:type="spellEnd"/>
      <w:r w:rsidRPr="002844A2">
        <w:rPr>
          <w:rFonts w:ascii="Calibri" w:hAnsi="Calibri" w:cstheme="minorHAnsi"/>
          <w:sz w:val="22"/>
          <w:szCs w:val="22"/>
        </w:rPr>
        <w:t xml:space="preserve"> dalam salat, seperti sabda Nabi </w:t>
      </w:r>
      <w:r w:rsidR="00A257FA" w:rsidRPr="003C0D38">
        <w:rPr>
          <w:rFonts w:ascii="Calibri" w:hAnsi="Calibri" w:cstheme="minorHAnsi"/>
          <w:sz w:val="22"/>
          <w:szCs w:val="28"/>
          <w:rtl/>
        </w:rPr>
        <w:t>ﷺ</w:t>
      </w:r>
      <w:r w:rsidRPr="002844A2">
        <w:rPr>
          <w:rFonts w:ascii="Calibri" w:hAnsi="Calibri" w:cstheme="minorHAnsi"/>
          <w:sz w:val="22"/>
          <w:szCs w:val="22"/>
        </w:rPr>
        <w:t>,</w:t>
      </w:r>
    </w:p>
    <w:p w14:paraId="7090DCC0" w14:textId="00A48C73" w:rsidR="00413FB3" w:rsidRPr="002844A2" w:rsidRDefault="00FD1070" w:rsidP="00413FB3">
      <w:pPr>
        <w:pStyle w:val="TeksCatatanKaki"/>
        <w:bidi/>
        <w:jc w:val="both"/>
        <w:rPr>
          <w:rFonts w:ascii="Calibri" w:hAnsi="Calibri" w:cs="Traditional Arabic"/>
          <w:sz w:val="22"/>
          <w:szCs w:val="28"/>
        </w:rPr>
      </w:pPr>
      <w:r w:rsidRPr="00503446">
        <w:rPr>
          <w:rFonts w:ascii="Calibri" w:hAnsi="Calibri" w:cs="Traditional Arabic" w:hint="cs"/>
          <w:sz w:val="22"/>
          <w:szCs w:val="28"/>
          <w:rtl/>
          <w:lang w:bidi="ar-SA"/>
        </w:rPr>
        <w:t>((</w:t>
      </w:r>
      <w:r w:rsidR="00413FB3" w:rsidRPr="002844A2">
        <w:rPr>
          <w:rFonts w:ascii="Calibri" w:hAnsi="Calibri" w:cs="Traditional Arabic"/>
          <w:sz w:val="22"/>
          <w:szCs w:val="28"/>
          <w:rtl/>
          <w:lang w:bidi="ar-SA"/>
        </w:rPr>
        <w:t>لَا صَلَاةَ لِمَنْ لَمْ يَقْرَأْ بِفَاتِحَةِ الْكِتَابِ</w:t>
      </w:r>
      <w:r>
        <w:rPr>
          <w:rFonts w:ascii="Calibri" w:hAnsi="Calibri" w:cs="Traditional Arabic" w:hint="cs"/>
          <w:sz w:val="22"/>
          <w:szCs w:val="28"/>
          <w:rtl/>
          <w:lang w:bidi="ar-SA"/>
        </w:rPr>
        <w:t>))</w:t>
      </w:r>
    </w:p>
    <w:p w14:paraId="00719B67" w14:textId="261C467E" w:rsidR="00413FB3" w:rsidRPr="002844A2" w:rsidRDefault="00A257FA" w:rsidP="00413FB3">
      <w:pPr>
        <w:pStyle w:val="TeksCatatanKaki"/>
        <w:jc w:val="both"/>
        <w:rPr>
          <w:rFonts w:ascii="Calibri" w:hAnsi="Calibri" w:cstheme="minorHAnsi"/>
          <w:sz w:val="22"/>
          <w:szCs w:val="22"/>
        </w:rPr>
      </w:pPr>
      <w:r w:rsidRPr="00FD1070">
        <w:rPr>
          <w:rFonts w:ascii="Calibri" w:hAnsi="Calibri" w:cstheme="minorHAnsi"/>
          <w:i/>
          <w:iCs/>
          <w:sz w:val="22"/>
          <w:szCs w:val="22"/>
        </w:rPr>
        <w:t>“</w:t>
      </w:r>
      <w:r w:rsidR="00413FB3" w:rsidRPr="00FD1070">
        <w:rPr>
          <w:rFonts w:ascii="Calibri" w:hAnsi="Calibri" w:cstheme="minorHAnsi"/>
          <w:i/>
          <w:iCs/>
          <w:sz w:val="22"/>
          <w:szCs w:val="22"/>
        </w:rPr>
        <w:t xml:space="preserve">Tidak ada salat bagi orang yang tidak membaca </w:t>
      </w:r>
      <w:proofErr w:type="spellStart"/>
      <w:r w:rsidR="00FD1070">
        <w:rPr>
          <w:rFonts w:ascii="Calibri" w:hAnsi="Calibri" w:cstheme="minorHAnsi"/>
          <w:i/>
          <w:iCs/>
          <w:sz w:val="22"/>
          <w:szCs w:val="22"/>
        </w:rPr>
        <w:t>a</w:t>
      </w:r>
      <w:r w:rsidR="00413FB3" w:rsidRPr="00FD1070">
        <w:rPr>
          <w:rFonts w:ascii="Calibri" w:hAnsi="Calibri" w:cstheme="minorHAnsi"/>
          <w:i/>
          <w:iCs/>
          <w:sz w:val="22"/>
          <w:szCs w:val="22"/>
        </w:rPr>
        <w:t>l-F</w:t>
      </w:r>
      <w:r w:rsidR="00FD1070" w:rsidRPr="003C0D38">
        <w:rPr>
          <w:rFonts w:ascii="Calibri" w:hAnsi="Calibri" w:cstheme="minorHAnsi"/>
          <w:i/>
          <w:iCs/>
          <w:sz w:val="22"/>
          <w:szCs w:val="22"/>
        </w:rPr>
        <w:t>â</w:t>
      </w:r>
      <w:r w:rsidR="00413FB3" w:rsidRPr="00FD1070">
        <w:rPr>
          <w:rFonts w:ascii="Calibri" w:hAnsi="Calibri" w:cstheme="minorHAnsi"/>
          <w:i/>
          <w:iCs/>
          <w:sz w:val="22"/>
          <w:szCs w:val="22"/>
        </w:rPr>
        <w:t>tihah</w:t>
      </w:r>
      <w:proofErr w:type="spellEnd"/>
      <w:r w:rsidR="00413FB3" w:rsidRPr="00FD1070">
        <w:rPr>
          <w:rFonts w:ascii="Calibri" w:hAnsi="Calibri" w:cstheme="minorHAnsi"/>
          <w:i/>
          <w:iCs/>
          <w:sz w:val="22"/>
          <w:szCs w:val="22"/>
        </w:rPr>
        <w:t>.</w:t>
      </w:r>
      <w:r w:rsidRPr="00FD1070">
        <w:rPr>
          <w:rFonts w:ascii="Calibri" w:hAnsi="Calibri" w:cstheme="minorHAnsi"/>
          <w:i/>
          <w:iCs/>
          <w:sz w:val="22"/>
          <w:szCs w:val="22"/>
        </w:rPr>
        <w:t>”</w:t>
      </w:r>
      <w:r w:rsidR="00413FB3" w:rsidRPr="002844A2">
        <w:rPr>
          <w:rFonts w:ascii="Calibri" w:hAnsi="Calibri" w:cstheme="minorHAnsi"/>
          <w:sz w:val="22"/>
          <w:szCs w:val="22"/>
        </w:rPr>
        <w:t xml:space="preserve"> (HR. Al-</w:t>
      </w:r>
      <w:r w:rsidR="00413FB3" w:rsidRPr="003C0D38">
        <w:rPr>
          <w:rFonts w:ascii="Calibri" w:hAnsi="Calibri" w:cstheme="minorHAnsi"/>
          <w:sz w:val="22"/>
          <w:szCs w:val="22"/>
        </w:rPr>
        <w:t>Bukh</w:t>
      </w:r>
      <w:r w:rsidR="00B06A9F">
        <w:rPr>
          <w:rFonts w:ascii="Calibri" w:hAnsi="Calibri" w:cstheme="minorHAnsi"/>
          <w:sz w:val="22"/>
          <w:szCs w:val="22"/>
        </w:rPr>
        <w:t>a</w:t>
      </w:r>
      <w:r w:rsidR="00413FB3" w:rsidRPr="003C0D38">
        <w:rPr>
          <w:rFonts w:ascii="Calibri" w:hAnsi="Calibri" w:cstheme="minorHAnsi"/>
          <w:sz w:val="22"/>
          <w:szCs w:val="22"/>
        </w:rPr>
        <w:t>ri</w:t>
      </w:r>
      <w:r w:rsidR="00B06A9F">
        <w:rPr>
          <w:rFonts w:ascii="Calibri" w:hAnsi="Calibri" w:cstheme="minorHAnsi"/>
          <w:sz w:val="22"/>
          <w:szCs w:val="22"/>
        </w:rPr>
        <w:t>,</w:t>
      </w:r>
      <w:r w:rsidR="00413FB3" w:rsidRPr="002844A2">
        <w:rPr>
          <w:rFonts w:ascii="Calibri" w:hAnsi="Calibri" w:cstheme="minorHAnsi"/>
          <w:sz w:val="22"/>
          <w:szCs w:val="22"/>
        </w:rPr>
        <w:t xml:space="preserve"> No. 714 dan Muslim</w:t>
      </w:r>
      <w:r w:rsidR="000A3B0A">
        <w:rPr>
          <w:rFonts w:ascii="Calibri" w:hAnsi="Calibri" w:cstheme="minorHAnsi"/>
          <w:sz w:val="22"/>
          <w:szCs w:val="22"/>
        </w:rPr>
        <w:t>,</w:t>
      </w:r>
      <w:r w:rsidR="00413FB3" w:rsidRPr="002844A2">
        <w:rPr>
          <w:rFonts w:ascii="Calibri" w:hAnsi="Calibri" w:cstheme="minorHAnsi"/>
          <w:sz w:val="22"/>
          <w:szCs w:val="22"/>
        </w:rPr>
        <w:t xml:space="preserve"> No. 595</w:t>
      </w:r>
      <w:r w:rsidR="00413FB3" w:rsidRPr="003C0D38">
        <w:rPr>
          <w:rFonts w:ascii="Calibri" w:hAnsi="Calibri" w:cstheme="minorHAnsi"/>
          <w:sz w:val="22"/>
          <w:szCs w:val="22"/>
        </w:rPr>
        <w:t>)</w:t>
      </w:r>
      <w:r w:rsidR="00D05E81">
        <w:rPr>
          <w:rFonts w:ascii="Calibri" w:hAnsi="Calibri" w:cstheme="minorHAnsi"/>
          <w:sz w:val="22"/>
          <w:szCs w:val="22"/>
        </w:rPr>
        <w:t>.</w:t>
      </w:r>
    </w:p>
    <w:p w14:paraId="21637664" w14:textId="2E627165" w:rsidR="00413FB3" w:rsidRPr="002844A2" w:rsidRDefault="00413FB3" w:rsidP="00413FB3">
      <w:pPr>
        <w:pStyle w:val="TeksCatatanKaki"/>
        <w:ind w:firstLine="720"/>
        <w:jc w:val="both"/>
        <w:rPr>
          <w:rFonts w:ascii="Calibri" w:hAnsi="Calibri" w:cstheme="minorHAnsi"/>
          <w:sz w:val="22"/>
          <w:szCs w:val="22"/>
        </w:rPr>
      </w:pPr>
      <w:r w:rsidRPr="002844A2">
        <w:rPr>
          <w:rFonts w:ascii="Calibri" w:hAnsi="Calibri" w:cstheme="minorHAnsi"/>
          <w:sz w:val="22"/>
          <w:szCs w:val="22"/>
        </w:rPr>
        <w:t xml:space="preserve">Salat jenazah termasuk salat sebagaimana Allah menamakannya dengan </w:t>
      </w:r>
      <w:r w:rsidR="00A257FA" w:rsidRPr="002844A2">
        <w:rPr>
          <w:rFonts w:ascii="Calibri" w:hAnsi="Calibri" w:cstheme="minorHAnsi"/>
          <w:sz w:val="22"/>
          <w:szCs w:val="22"/>
        </w:rPr>
        <w:t>“</w:t>
      </w:r>
      <w:r w:rsidRPr="002844A2">
        <w:rPr>
          <w:rFonts w:ascii="Calibri" w:hAnsi="Calibri" w:cstheme="minorHAnsi"/>
          <w:sz w:val="22"/>
          <w:szCs w:val="22"/>
        </w:rPr>
        <w:t>salat</w:t>
      </w:r>
      <w:r w:rsidR="00A257FA" w:rsidRPr="002844A2">
        <w:rPr>
          <w:rFonts w:ascii="Calibri" w:hAnsi="Calibri" w:cstheme="minorHAnsi"/>
          <w:sz w:val="22"/>
          <w:szCs w:val="22"/>
        </w:rPr>
        <w:t>”</w:t>
      </w:r>
      <w:r w:rsidRPr="002844A2">
        <w:rPr>
          <w:rFonts w:ascii="Calibri" w:hAnsi="Calibri" w:cstheme="minorHAnsi"/>
          <w:sz w:val="22"/>
          <w:szCs w:val="22"/>
        </w:rPr>
        <w:t xml:space="preserve"> dalam firman-Nya, </w:t>
      </w:r>
      <w:r w:rsidR="00A257FA" w:rsidRPr="002844A2">
        <w:rPr>
          <w:rFonts w:ascii="Calibri" w:hAnsi="Calibri" w:cstheme="minorHAnsi"/>
          <w:i/>
          <w:iCs/>
          <w:sz w:val="22"/>
          <w:szCs w:val="22"/>
        </w:rPr>
        <w:t>“</w:t>
      </w:r>
      <w:r w:rsidRPr="002844A2">
        <w:rPr>
          <w:rFonts w:ascii="Calibri" w:hAnsi="Calibri" w:cstheme="minorHAnsi"/>
          <w:i/>
          <w:iCs/>
          <w:sz w:val="22"/>
          <w:szCs w:val="22"/>
        </w:rPr>
        <w:t>Dan janganlah engkau sekali-kali menyalatkan (jenazah) seorang pun yang mati di antara mereka (kaum munafik)</w:t>
      </w:r>
      <w:r w:rsidR="00A257FA" w:rsidRPr="002844A2">
        <w:rPr>
          <w:rFonts w:ascii="Calibri" w:hAnsi="Calibri" w:cstheme="minorHAnsi"/>
          <w:i/>
          <w:iCs/>
          <w:sz w:val="22"/>
          <w:szCs w:val="22"/>
        </w:rPr>
        <w:t>”</w:t>
      </w:r>
      <w:r w:rsidRPr="002844A2">
        <w:rPr>
          <w:rFonts w:ascii="Calibri" w:hAnsi="Calibri" w:cstheme="minorHAnsi"/>
          <w:sz w:val="22"/>
          <w:szCs w:val="22"/>
        </w:rPr>
        <w:t xml:space="preserve"> (QS. At-Taubah: 84). Nabi </w:t>
      </w:r>
      <w:r w:rsidR="00A257FA" w:rsidRPr="003C0D38">
        <w:rPr>
          <w:rFonts w:ascii="Calibri" w:hAnsi="Calibri" w:cstheme="minorHAnsi"/>
          <w:sz w:val="22"/>
          <w:szCs w:val="28"/>
          <w:rtl/>
        </w:rPr>
        <w:t>ﷺ</w:t>
      </w:r>
      <w:r w:rsidRPr="002844A2">
        <w:rPr>
          <w:rFonts w:ascii="Calibri" w:hAnsi="Calibri" w:cstheme="minorHAnsi"/>
          <w:sz w:val="22"/>
          <w:szCs w:val="22"/>
        </w:rPr>
        <w:t xml:space="preserve"> pun menyebutnya salat dalam sabda-sabda beliau seperti </w:t>
      </w:r>
      <w:r w:rsidR="00A257FA" w:rsidRPr="002844A2">
        <w:rPr>
          <w:rFonts w:ascii="Calibri" w:hAnsi="Calibri" w:cstheme="minorHAnsi"/>
          <w:i/>
          <w:iCs/>
          <w:sz w:val="22"/>
          <w:szCs w:val="22"/>
        </w:rPr>
        <w:t>“</w:t>
      </w:r>
      <w:r w:rsidRPr="002844A2">
        <w:rPr>
          <w:rFonts w:ascii="Calibri" w:hAnsi="Calibri" w:cstheme="minorHAnsi"/>
          <w:i/>
          <w:iCs/>
          <w:sz w:val="22"/>
          <w:szCs w:val="22"/>
        </w:rPr>
        <w:t>Shalatlah atas jenazah sahabat kalian</w:t>
      </w:r>
      <w:r w:rsidR="00A257FA" w:rsidRPr="002844A2">
        <w:rPr>
          <w:rFonts w:ascii="Calibri" w:hAnsi="Calibri" w:cstheme="minorHAnsi"/>
          <w:i/>
          <w:iCs/>
          <w:sz w:val="22"/>
          <w:szCs w:val="22"/>
        </w:rPr>
        <w:t>”</w:t>
      </w:r>
      <w:r w:rsidRPr="002844A2">
        <w:rPr>
          <w:rFonts w:ascii="Calibri" w:hAnsi="Calibri" w:cstheme="minorHAnsi"/>
          <w:sz w:val="22"/>
          <w:szCs w:val="22"/>
        </w:rPr>
        <w:t xml:space="preserve"> dan </w:t>
      </w:r>
      <w:r w:rsidR="00A257FA" w:rsidRPr="002844A2">
        <w:rPr>
          <w:rFonts w:ascii="Calibri" w:hAnsi="Calibri" w:cstheme="minorHAnsi"/>
          <w:i/>
          <w:iCs/>
          <w:sz w:val="22"/>
          <w:szCs w:val="22"/>
        </w:rPr>
        <w:t>“</w:t>
      </w:r>
      <w:r w:rsidRPr="002844A2">
        <w:rPr>
          <w:rFonts w:ascii="Calibri" w:hAnsi="Calibri" w:cstheme="minorHAnsi"/>
          <w:i/>
          <w:iCs/>
          <w:sz w:val="22"/>
          <w:szCs w:val="22"/>
        </w:rPr>
        <w:t>Barang siapa yang menyalatkan jenazah...</w:t>
      </w:r>
      <w:r w:rsidR="00A257FA" w:rsidRPr="002844A2">
        <w:rPr>
          <w:rFonts w:ascii="Calibri" w:hAnsi="Calibri" w:cstheme="minorHAnsi"/>
          <w:i/>
          <w:iCs/>
          <w:sz w:val="22"/>
          <w:szCs w:val="22"/>
        </w:rPr>
        <w:t>”</w:t>
      </w:r>
      <w:r w:rsidRPr="002844A2">
        <w:rPr>
          <w:rFonts w:ascii="Calibri" w:hAnsi="Calibri" w:cstheme="minorHAnsi"/>
          <w:sz w:val="22"/>
          <w:szCs w:val="22"/>
        </w:rPr>
        <w:t xml:space="preserve">. Demikian pula Ibnu Abbas pernah </w:t>
      </w:r>
      <w:proofErr w:type="spellStart"/>
      <w:r w:rsidRPr="002844A2">
        <w:rPr>
          <w:rFonts w:ascii="Calibri" w:hAnsi="Calibri" w:cstheme="minorHAnsi"/>
          <w:sz w:val="22"/>
          <w:szCs w:val="22"/>
        </w:rPr>
        <w:t>menjaharkan</w:t>
      </w:r>
      <w:proofErr w:type="spellEnd"/>
      <w:r w:rsidRPr="002844A2">
        <w:rPr>
          <w:rFonts w:ascii="Calibri" w:hAnsi="Calibri" w:cstheme="minorHAnsi"/>
          <w:sz w:val="22"/>
          <w:szCs w:val="22"/>
        </w:rPr>
        <w:t xml:space="preserve"> </w:t>
      </w:r>
      <w:proofErr w:type="spellStart"/>
      <w:r w:rsidR="00FE24E8" w:rsidRPr="002844A2">
        <w:rPr>
          <w:rFonts w:ascii="Calibri" w:hAnsi="Calibri" w:cstheme="minorHAnsi"/>
          <w:sz w:val="22"/>
          <w:szCs w:val="22"/>
        </w:rPr>
        <w:t>a</w:t>
      </w:r>
      <w:r w:rsidRPr="002844A2">
        <w:rPr>
          <w:rFonts w:ascii="Calibri" w:hAnsi="Calibri" w:cstheme="minorHAnsi"/>
          <w:sz w:val="22"/>
          <w:szCs w:val="22"/>
        </w:rPr>
        <w:t>l-F</w:t>
      </w:r>
      <w:r w:rsidR="00FE24E8" w:rsidRPr="002844A2">
        <w:rPr>
          <w:rFonts w:ascii="Calibri" w:hAnsi="Calibri" w:cstheme="minorHAnsi"/>
          <w:sz w:val="22"/>
          <w:szCs w:val="22"/>
        </w:rPr>
        <w:t>â</w:t>
      </w:r>
      <w:r w:rsidRPr="002844A2">
        <w:rPr>
          <w:rFonts w:ascii="Calibri" w:hAnsi="Calibri" w:cstheme="minorHAnsi"/>
          <w:sz w:val="22"/>
          <w:szCs w:val="22"/>
        </w:rPr>
        <w:t>tihah</w:t>
      </w:r>
      <w:proofErr w:type="spellEnd"/>
      <w:r w:rsidRPr="002844A2">
        <w:rPr>
          <w:rFonts w:ascii="Calibri" w:hAnsi="Calibri" w:cstheme="minorHAnsi"/>
          <w:sz w:val="22"/>
          <w:szCs w:val="22"/>
        </w:rPr>
        <w:t xml:space="preserve"> dalam salat jenazah (HR. Al-</w:t>
      </w:r>
      <w:r w:rsidRPr="003C0D38">
        <w:rPr>
          <w:rFonts w:ascii="Calibri" w:hAnsi="Calibri" w:cstheme="minorHAnsi"/>
          <w:sz w:val="22"/>
          <w:szCs w:val="22"/>
        </w:rPr>
        <w:t>Bukh</w:t>
      </w:r>
      <w:r w:rsidR="00026ADB">
        <w:rPr>
          <w:rFonts w:ascii="Calibri" w:hAnsi="Calibri" w:cstheme="minorHAnsi"/>
          <w:sz w:val="22"/>
          <w:szCs w:val="22"/>
        </w:rPr>
        <w:t>a</w:t>
      </w:r>
      <w:r w:rsidRPr="003C0D38">
        <w:rPr>
          <w:rFonts w:ascii="Calibri" w:hAnsi="Calibri" w:cstheme="minorHAnsi"/>
          <w:sz w:val="22"/>
          <w:szCs w:val="22"/>
        </w:rPr>
        <w:t>ri</w:t>
      </w:r>
      <w:r w:rsidR="00026ADB">
        <w:rPr>
          <w:rFonts w:ascii="Calibri" w:hAnsi="Calibri" w:cstheme="minorHAnsi"/>
          <w:sz w:val="22"/>
          <w:szCs w:val="22"/>
        </w:rPr>
        <w:t>,</w:t>
      </w:r>
      <w:r w:rsidRPr="002844A2">
        <w:rPr>
          <w:rFonts w:ascii="Calibri" w:hAnsi="Calibri" w:cstheme="minorHAnsi"/>
          <w:sz w:val="22"/>
          <w:szCs w:val="22"/>
        </w:rPr>
        <w:t xml:space="preserve"> No. 1335) dan menjelaskan bahwa itu adalah sunah Nabi </w:t>
      </w:r>
      <w:r w:rsidR="00A257FA" w:rsidRPr="002844A2">
        <w:rPr>
          <w:rFonts w:ascii="Calibri" w:hAnsi="Calibri" w:cs="Traditional Arabic"/>
          <w:sz w:val="22"/>
          <w:szCs w:val="28"/>
          <w:rtl/>
          <w:lang w:bidi="ar-SA"/>
        </w:rPr>
        <w:t>ﷺ</w:t>
      </w:r>
      <w:r w:rsidRPr="002844A2">
        <w:rPr>
          <w:rFonts w:ascii="Calibri" w:hAnsi="Calibri" w:cstheme="minorHAnsi"/>
          <w:sz w:val="22"/>
          <w:szCs w:val="22"/>
        </w:rPr>
        <w:t xml:space="preserve">. </w:t>
      </w:r>
      <w:r w:rsidR="00EB0D0A">
        <w:rPr>
          <w:rFonts w:ascii="Calibri" w:hAnsi="Calibri" w:cstheme="minorHAnsi"/>
          <w:sz w:val="22"/>
          <w:szCs w:val="22"/>
        </w:rPr>
        <w:t>[</w:t>
      </w:r>
      <w:r w:rsidRPr="002844A2">
        <w:rPr>
          <w:rFonts w:ascii="Calibri" w:hAnsi="Calibri" w:cstheme="minorHAnsi"/>
          <w:sz w:val="22"/>
          <w:szCs w:val="22"/>
        </w:rPr>
        <w:t xml:space="preserve">Lihat: </w:t>
      </w:r>
      <w:r w:rsidRPr="00EB0D0A">
        <w:rPr>
          <w:rFonts w:ascii="Calibri" w:hAnsi="Calibri" w:cstheme="minorHAnsi"/>
          <w:i/>
          <w:iCs/>
          <w:sz w:val="22"/>
          <w:szCs w:val="22"/>
        </w:rPr>
        <w:t>Asy-</w:t>
      </w:r>
      <w:proofErr w:type="spellStart"/>
      <w:r w:rsidRPr="00EB0D0A">
        <w:rPr>
          <w:rFonts w:ascii="Calibri" w:hAnsi="Calibri" w:cstheme="minorHAnsi"/>
          <w:i/>
          <w:iCs/>
          <w:sz w:val="22"/>
          <w:szCs w:val="22"/>
        </w:rPr>
        <w:t>Syarh</w:t>
      </w:r>
      <w:proofErr w:type="spellEnd"/>
      <w:r w:rsidRPr="00EB0D0A">
        <w:rPr>
          <w:rFonts w:ascii="Calibri" w:hAnsi="Calibri" w:cstheme="minorHAnsi"/>
          <w:i/>
          <w:iCs/>
          <w:sz w:val="22"/>
          <w:szCs w:val="22"/>
        </w:rPr>
        <w:t xml:space="preserve"> </w:t>
      </w:r>
      <w:proofErr w:type="spellStart"/>
      <w:r w:rsidR="00EB0D0A">
        <w:rPr>
          <w:rFonts w:ascii="Calibri" w:hAnsi="Calibri" w:cstheme="minorHAnsi"/>
          <w:i/>
          <w:iCs/>
          <w:sz w:val="22"/>
          <w:szCs w:val="22"/>
        </w:rPr>
        <w:t>a</w:t>
      </w:r>
      <w:r w:rsidRPr="00EB0D0A">
        <w:rPr>
          <w:rFonts w:ascii="Calibri" w:hAnsi="Calibri" w:cstheme="minorHAnsi"/>
          <w:i/>
          <w:iCs/>
          <w:sz w:val="22"/>
          <w:szCs w:val="22"/>
        </w:rPr>
        <w:t>l-Mumti</w:t>
      </w:r>
      <w:proofErr w:type="spellEnd"/>
      <w:r w:rsidR="00A257FA" w:rsidRPr="00EB0D0A">
        <w:rPr>
          <w:rFonts w:ascii="Calibri" w:hAnsi="Calibri" w:cstheme="minorHAnsi"/>
          <w:i/>
          <w:iCs/>
          <w:sz w:val="22"/>
          <w:szCs w:val="22"/>
        </w:rPr>
        <w:t>’</w:t>
      </w:r>
      <w:r w:rsidRPr="002844A2">
        <w:rPr>
          <w:rFonts w:ascii="Calibri" w:hAnsi="Calibri" w:cstheme="minorHAnsi"/>
          <w:sz w:val="22"/>
          <w:szCs w:val="22"/>
        </w:rPr>
        <w:t xml:space="preserve">, </w:t>
      </w:r>
      <w:r w:rsidR="00EB0D0A">
        <w:rPr>
          <w:rFonts w:ascii="Calibri" w:hAnsi="Calibri" w:cstheme="minorHAnsi"/>
          <w:sz w:val="22"/>
          <w:szCs w:val="22"/>
        </w:rPr>
        <w:t>(</w:t>
      </w:r>
      <w:r w:rsidRPr="002844A2">
        <w:rPr>
          <w:rFonts w:ascii="Calibri" w:hAnsi="Calibri" w:cstheme="minorHAnsi"/>
          <w:sz w:val="22"/>
          <w:szCs w:val="22"/>
        </w:rPr>
        <w:t>5/318</w:t>
      </w:r>
      <w:r w:rsidRPr="003C0D38">
        <w:rPr>
          <w:rFonts w:ascii="Calibri" w:hAnsi="Calibri" w:cstheme="minorHAnsi"/>
          <w:sz w:val="22"/>
          <w:szCs w:val="22"/>
        </w:rPr>
        <w:t>)</w:t>
      </w:r>
      <w:r w:rsidR="00EB0D0A">
        <w:rPr>
          <w:rFonts w:ascii="Calibri" w:hAnsi="Calibri" w:cstheme="minorHAnsi"/>
          <w:sz w:val="22"/>
          <w:szCs w:val="22"/>
        </w:rPr>
        <w:t>].</w:t>
      </w:r>
    </w:p>
    <w:p w14:paraId="20EB81D0" w14:textId="6051ECD5" w:rsidR="001D3AD2" w:rsidRPr="002844A2" w:rsidRDefault="00413FB3" w:rsidP="00FE24E8">
      <w:pPr>
        <w:pStyle w:val="TeksCatatanKaki"/>
        <w:ind w:firstLine="720"/>
        <w:jc w:val="both"/>
        <w:rPr>
          <w:rFonts w:ascii="Calibri" w:hAnsi="Calibri" w:cstheme="minorHAnsi"/>
          <w:sz w:val="22"/>
          <w:szCs w:val="22"/>
        </w:rPr>
      </w:pPr>
      <w:r w:rsidRPr="002844A2">
        <w:rPr>
          <w:rFonts w:ascii="Calibri" w:hAnsi="Calibri" w:cstheme="minorHAnsi"/>
          <w:sz w:val="22"/>
          <w:szCs w:val="22"/>
        </w:rPr>
        <w:t xml:space="preserve">Maka untuk lebih berhati-hati, hendaknya seseorang membaca </w:t>
      </w:r>
      <w:proofErr w:type="spellStart"/>
      <w:r w:rsidR="00FE24E8" w:rsidRPr="002844A2">
        <w:rPr>
          <w:rFonts w:ascii="Calibri" w:hAnsi="Calibri" w:cstheme="minorHAnsi"/>
          <w:sz w:val="22"/>
          <w:szCs w:val="22"/>
        </w:rPr>
        <w:t>a</w:t>
      </w:r>
      <w:r w:rsidRPr="002844A2">
        <w:rPr>
          <w:rFonts w:ascii="Calibri" w:hAnsi="Calibri" w:cstheme="minorHAnsi"/>
          <w:sz w:val="22"/>
          <w:szCs w:val="22"/>
        </w:rPr>
        <w:t>l-F</w:t>
      </w:r>
      <w:r w:rsidR="00FE24E8" w:rsidRPr="002844A2">
        <w:rPr>
          <w:rFonts w:ascii="Calibri" w:hAnsi="Calibri" w:cstheme="minorHAnsi"/>
          <w:sz w:val="22"/>
          <w:szCs w:val="22"/>
        </w:rPr>
        <w:t>â</w:t>
      </w:r>
      <w:r w:rsidRPr="002844A2">
        <w:rPr>
          <w:rFonts w:ascii="Calibri" w:hAnsi="Calibri" w:cstheme="minorHAnsi"/>
          <w:sz w:val="22"/>
          <w:szCs w:val="22"/>
        </w:rPr>
        <w:t>tihah</w:t>
      </w:r>
      <w:proofErr w:type="spellEnd"/>
      <w:r w:rsidRPr="002844A2">
        <w:rPr>
          <w:rFonts w:ascii="Calibri" w:hAnsi="Calibri" w:cstheme="minorHAnsi"/>
          <w:sz w:val="22"/>
          <w:szCs w:val="22"/>
        </w:rPr>
        <w:t xml:space="preserve"> dalam salat jenazah.</w:t>
      </w:r>
    </w:p>
  </w:footnote>
  <w:footnote w:id="95">
    <w:p w14:paraId="48720E24" w14:textId="0970A204" w:rsidR="00DD12D3" w:rsidRPr="002844A2" w:rsidRDefault="001D3AD2" w:rsidP="00DD12D3">
      <w:pPr>
        <w:pStyle w:val="TeksCatatanKaki"/>
        <w:jc w:val="both"/>
        <w:rPr>
          <w:rFonts w:ascii="Calibri" w:hAnsi="Calibri" w:cstheme="minorHAnsi"/>
          <w:sz w:val="22"/>
          <w:szCs w:val="22"/>
        </w:rPr>
      </w:pPr>
      <w:r w:rsidRPr="002844A2">
        <w:rPr>
          <w:rFonts w:ascii="Calibri" w:hAnsi="Calibri" w:cstheme="minorHAnsi"/>
          <w:sz w:val="22"/>
          <w:szCs w:val="22"/>
          <w:vertAlign w:val="superscript"/>
        </w:rPr>
        <w:t>(</w:t>
      </w:r>
      <w:r w:rsidRPr="002844A2">
        <w:rPr>
          <w:rStyle w:val="ReferensiCatatanKaki"/>
          <w:rFonts w:ascii="Calibri" w:hAnsi="Calibri" w:cstheme="minorHAnsi"/>
          <w:sz w:val="22"/>
          <w:szCs w:val="22"/>
        </w:rPr>
        <w:footnoteRef/>
      </w:r>
      <w:r w:rsidRPr="002844A2">
        <w:rPr>
          <w:rFonts w:ascii="Calibri" w:hAnsi="Calibri" w:cstheme="minorHAnsi"/>
          <w:sz w:val="22"/>
          <w:szCs w:val="22"/>
          <w:vertAlign w:val="superscript"/>
        </w:rPr>
        <w:t>)</w:t>
      </w:r>
      <w:r w:rsidRPr="002844A2">
        <w:rPr>
          <w:rFonts w:ascii="Calibri" w:hAnsi="Calibri" w:cstheme="minorHAnsi"/>
          <w:sz w:val="22"/>
          <w:szCs w:val="22"/>
        </w:rPr>
        <w:t xml:space="preserve"> </w:t>
      </w:r>
      <w:r w:rsidR="00DD12D3" w:rsidRPr="002844A2">
        <w:rPr>
          <w:rFonts w:ascii="Calibri" w:hAnsi="Calibri" w:cstheme="minorHAnsi"/>
          <w:sz w:val="22"/>
          <w:szCs w:val="22"/>
        </w:rPr>
        <w:t xml:space="preserve">Berdasarkan hadis Ibnu Abbas, dari </w:t>
      </w:r>
      <w:proofErr w:type="spellStart"/>
      <w:r w:rsidR="00DD12D3" w:rsidRPr="002844A2">
        <w:rPr>
          <w:rFonts w:ascii="Calibri" w:hAnsi="Calibri" w:cstheme="minorHAnsi"/>
          <w:sz w:val="22"/>
          <w:szCs w:val="22"/>
        </w:rPr>
        <w:t>Thalhah</w:t>
      </w:r>
      <w:proofErr w:type="spellEnd"/>
      <w:r w:rsidR="00DD12D3" w:rsidRPr="002844A2">
        <w:rPr>
          <w:rFonts w:ascii="Calibri" w:hAnsi="Calibri" w:cstheme="minorHAnsi"/>
          <w:sz w:val="22"/>
          <w:szCs w:val="22"/>
        </w:rPr>
        <w:t xml:space="preserve"> bin Abdullah bin </w:t>
      </w:r>
      <w:r w:rsidR="00A257FA" w:rsidRPr="002844A2">
        <w:rPr>
          <w:rFonts w:ascii="Calibri" w:hAnsi="Calibri" w:cstheme="minorHAnsi"/>
          <w:sz w:val="22"/>
          <w:szCs w:val="22"/>
        </w:rPr>
        <w:t>‘</w:t>
      </w:r>
      <w:r w:rsidR="00DD12D3" w:rsidRPr="002844A2">
        <w:rPr>
          <w:rFonts w:ascii="Calibri" w:hAnsi="Calibri" w:cstheme="minorHAnsi"/>
          <w:sz w:val="22"/>
          <w:szCs w:val="22"/>
        </w:rPr>
        <w:t>Auf, ia berkata,</w:t>
      </w:r>
    </w:p>
    <w:p w14:paraId="5A955FA1" w14:textId="77777777" w:rsidR="00DD12D3" w:rsidRPr="002844A2" w:rsidRDefault="00DD12D3" w:rsidP="00DD12D3">
      <w:pPr>
        <w:pStyle w:val="TeksCatatanKaki"/>
        <w:bidi/>
        <w:jc w:val="both"/>
        <w:rPr>
          <w:rFonts w:ascii="Calibri" w:hAnsi="Calibri" w:cs="Traditional Arabic"/>
          <w:sz w:val="22"/>
          <w:szCs w:val="28"/>
        </w:rPr>
      </w:pPr>
      <w:r w:rsidRPr="002844A2">
        <w:rPr>
          <w:rFonts w:ascii="Calibri" w:hAnsi="Calibri" w:cs="Traditional Arabic"/>
          <w:sz w:val="22"/>
          <w:szCs w:val="28"/>
          <w:rtl/>
          <w:lang w:bidi="ar-SA"/>
        </w:rPr>
        <w:t>صَلَّيْتُ خَلْفَ ابْنِ عَبَّاسٍ رَضِيَ اللهُ عَنْهُمَا عَلَى جَنَازَةٍ فَقَرَأَ بِفَاتِحَةِ الْكِتَابِ وَسُورَةٍ وَجَهَرَ حَتَّى أَسْمَعَنَا، فَلَمَّا فَرَغَ أَخَذْتُ بِيَدِهِ فَسَأَلْتُهُ فَقَالَ: سُنَّةٌ وَحَقٌّ</w:t>
      </w:r>
    </w:p>
    <w:p w14:paraId="2F829A8D" w14:textId="72344428" w:rsidR="00DD12D3" w:rsidRPr="002844A2" w:rsidRDefault="00A257FA" w:rsidP="00DD12D3">
      <w:pPr>
        <w:pStyle w:val="TeksCatatanKaki"/>
        <w:jc w:val="both"/>
        <w:rPr>
          <w:rFonts w:ascii="Calibri" w:hAnsi="Calibri" w:cstheme="minorHAnsi"/>
          <w:sz w:val="22"/>
          <w:szCs w:val="22"/>
        </w:rPr>
      </w:pPr>
      <w:r w:rsidRPr="007D5F3C">
        <w:rPr>
          <w:rFonts w:ascii="Calibri" w:hAnsi="Calibri" w:cstheme="minorHAnsi"/>
          <w:i/>
          <w:iCs/>
          <w:sz w:val="22"/>
          <w:szCs w:val="22"/>
        </w:rPr>
        <w:t>“</w:t>
      </w:r>
      <w:r w:rsidR="00DD12D3" w:rsidRPr="007D5F3C">
        <w:rPr>
          <w:rFonts w:ascii="Calibri" w:hAnsi="Calibri" w:cstheme="minorHAnsi"/>
          <w:i/>
          <w:iCs/>
          <w:sz w:val="22"/>
          <w:szCs w:val="22"/>
        </w:rPr>
        <w:t xml:space="preserve">Aku salat bermakmum kepada Ibnu Abbas </w:t>
      </w:r>
      <w:r w:rsidR="00DD12D3" w:rsidRPr="002844A2">
        <w:rPr>
          <w:rFonts w:ascii="Calibri" w:hAnsi="Calibri" w:cstheme="minorHAnsi"/>
          <w:i/>
          <w:iCs/>
          <w:sz w:val="22"/>
          <w:szCs w:val="22"/>
        </w:rPr>
        <w:t xml:space="preserve">radhiyallâhu </w:t>
      </w:r>
      <w:r w:rsidRPr="002844A2">
        <w:rPr>
          <w:rFonts w:ascii="Calibri" w:hAnsi="Calibri" w:cstheme="minorHAnsi"/>
          <w:i/>
          <w:iCs/>
          <w:sz w:val="22"/>
          <w:szCs w:val="22"/>
        </w:rPr>
        <w:t>‘</w:t>
      </w:r>
      <w:r w:rsidR="00DD12D3" w:rsidRPr="002844A2">
        <w:rPr>
          <w:rFonts w:ascii="Calibri" w:hAnsi="Calibri" w:cstheme="minorHAnsi"/>
          <w:i/>
          <w:iCs/>
          <w:sz w:val="22"/>
          <w:szCs w:val="22"/>
        </w:rPr>
        <w:t>anhumâ</w:t>
      </w:r>
      <w:r w:rsidR="00DD12D3" w:rsidRPr="007D5F3C">
        <w:rPr>
          <w:rFonts w:ascii="Calibri" w:hAnsi="Calibri" w:cstheme="minorHAnsi"/>
          <w:i/>
          <w:iCs/>
          <w:sz w:val="22"/>
          <w:szCs w:val="22"/>
        </w:rPr>
        <w:t xml:space="preserve"> dalam salat jenazah. Beliau membaca </w:t>
      </w:r>
      <w:proofErr w:type="spellStart"/>
      <w:r w:rsidR="00C16259" w:rsidRPr="007D5F3C">
        <w:rPr>
          <w:rFonts w:ascii="Calibri" w:hAnsi="Calibri" w:cstheme="minorHAnsi"/>
          <w:i/>
          <w:iCs/>
          <w:sz w:val="22"/>
          <w:szCs w:val="22"/>
        </w:rPr>
        <w:t>al-Fâtihah</w:t>
      </w:r>
      <w:proofErr w:type="spellEnd"/>
      <w:r w:rsidR="00DD12D3" w:rsidRPr="007D5F3C">
        <w:rPr>
          <w:rFonts w:ascii="Calibri" w:hAnsi="Calibri" w:cstheme="minorHAnsi"/>
          <w:i/>
          <w:iCs/>
          <w:sz w:val="22"/>
          <w:szCs w:val="22"/>
        </w:rPr>
        <w:t xml:space="preserve"> dan sebuah surah, dan </w:t>
      </w:r>
      <w:proofErr w:type="spellStart"/>
      <w:r w:rsidR="00DD12D3" w:rsidRPr="007D5F3C">
        <w:rPr>
          <w:rFonts w:ascii="Calibri" w:hAnsi="Calibri" w:cstheme="minorHAnsi"/>
          <w:i/>
          <w:iCs/>
          <w:sz w:val="22"/>
          <w:szCs w:val="22"/>
        </w:rPr>
        <w:t>menjaharkan</w:t>
      </w:r>
      <w:proofErr w:type="spellEnd"/>
      <w:r w:rsidR="00DD12D3" w:rsidRPr="007D5F3C">
        <w:rPr>
          <w:rFonts w:ascii="Calibri" w:hAnsi="Calibri" w:cstheme="minorHAnsi"/>
          <w:i/>
          <w:iCs/>
          <w:sz w:val="22"/>
          <w:szCs w:val="22"/>
        </w:rPr>
        <w:t xml:space="preserve"> bacaannya hingga kami mendengarnya. Setelah selesai aku memegang tangannya dan bertanya. Beliau menjawab, </w:t>
      </w:r>
      <w:r w:rsidRPr="007D5F3C">
        <w:rPr>
          <w:rFonts w:ascii="Calibri" w:hAnsi="Calibri" w:cstheme="minorHAnsi"/>
          <w:i/>
          <w:iCs/>
          <w:sz w:val="22"/>
          <w:szCs w:val="22"/>
        </w:rPr>
        <w:t>‘</w:t>
      </w:r>
      <w:r w:rsidR="00DD12D3" w:rsidRPr="007D5F3C">
        <w:rPr>
          <w:rFonts w:ascii="Calibri" w:hAnsi="Calibri" w:cstheme="minorHAnsi"/>
          <w:i/>
          <w:iCs/>
          <w:sz w:val="22"/>
          <w:szCs w:val="22"/>
        </w:rPr>
        <w:t>Ini adalah sunah dan kebenaran.</w:t>
      </w:r>
      <w:r w:rsidRPr="007D5F3C">
        <w:rPr>
          <w:rFonts w:ascii="Calibri" w:hAnsi="Calibri" w:cstheme="minorHAnsi"/>
          <w:i/>
          <w:iCs/>
          <w:sz w:val="22"/>
          <w:szCs w:val="22"/>
        </w:rPr>
        <w:t>’“</w:t>
      </w:r>
      <w:r w:rsidR="00DD12D3" w:rsidRPr="002844A2">
        <w:rPr>
          <w:rFonts w:ascii="Calibri" w:hAnsi="Calibri" w:cstheme="minorHAnsi"/>
          <w:sz w:val="22"/>
          <w:szCs w:val="22"/>
        </w:rPr>
        <w:t xml:space="preserve"> (HR. An-</w:t>
      </w:r>
      <w:proofErr w:type="spellStart"/>
      <w:r w:rsidR="00DD12D3" w:rsidRPr="002844A2">
        <w:rPr>
          <w:rFonts w:ascii="Calibri" w:hAnsi="Calibri" w:cstheme="minorHAnsi"/>
          <w:sz w:val="22"/>
          <w:szCs w:val="22"/>
        </w:rPr>
        <w:t>Nasa</w:t>
      </w:r>
      <w:r w:rsidRPr="002844A2">
        <w:rPr>
          <w:rFonts w:ascii="Calibri" w:hAnsi="Calibri" w:cstheme="minorHAnsi"/>
          <w:sz w:val="22"/>
          <w:szCs w:val="22"/>
        </w:rPr>
        <w:t>’</w:t>
      </w:r>
      <w:r w:rsidR="00DD12D3" w:rsidRPr="002844A2">
        <w:rPr>
          <w:rFonts w:ascii="Calibri" w:hAnsi="Calibri" w:cstheme="minorHAnsi"/>
          <w:sz w:val="22"/>
          <w:szCs w:val="22"/>
        </w:rPr>
        <w:t>i</w:t>
      </w:r>
      <w:proofErr w:type="spellEnd"/>
      <w:r w:rsidR="00F37EFE">
        <w:rPr>
          <w:rFonts w:ascii="Calibri" w:hAnsi="Calibri" w:cstheme="minorHAnsi"/>
          <w:sz w:val="22"/>
          <w:szCs w:val="22"/>
        </w:rPr>
        <w:t>,</w:t>
      </w:r>
      <w:r w:rsidR="00DD12D3" w:rsidRPr="002844A2">
        <w:rPr>
          <w:rFonts w:ascii="Calibri" w:hAnsi="Calibri" w:cstheme="minorHAnsi"/>
          <w:sz w:val="22"/>
          <w:szCs w:val="22"/>
        </w:rPr>
        <w:t xml:space="preserve"> No. 1987, disahihkan </w:t>
      </w:r>
      <w:proofErr w:type="spellStart"/>
      <w:r w:rsidR="000B78D2">
        <w:rPr>
          <w:rFonts w:ascii="Calibri" w:hAnsi="Calibri" w:cstheme="minorHAnsi"/>
          <w:sz w:val="22"/>
          <w:szCs w:val="22"/>
        </w:rPr>
        <w:t>a</w:t>
      </w:r>
      <w:r w:rsidR="00DD12D3" w:rsidRPr="003C0D38">
        <w:rPr>
          <w:rFonts w:ascii="Calibri" w:hAnsi="Calibri" w:cstheme="minorHAnsi"/>
          <w:sz w:val="22"/>
          <w:szCs w:val="22"/>
        </w:rPr>
        <w:t>l</w:t>
      </w:r>
      <w:proofErr w:type="spellEnd"/>
      <w:r w:rsidR="00DD12D3" w:rsidRPr="002844A2">
        <w:rPr>
          <w:rFonts w:ascii="Calibri" w:hAnsi="Calibri" w:cstheme="minorHAnsi"/>
          <w:sz w:val="22"/>
          <w:szCs w:val="22"/>
        </w:rPr>
        <w:t>-Albani</w:t>
      </w:r>
      <w:r w:rsidR="00DD12D3" w:rsidRPr="003C0D38">
        <w:rPr>
          <w:rFonts w:ascii="Calibri" w:hAnsi="Calibri" w:cstheme="minorHAnsi"/>
          <w:sz w:val="22"/>
          <w:szCs w:val="22"/>
        </w:rPr>
        <w:t>)</w:t>
      </w:r>
      <w:r w:rsidR="005F45F5">
        <w:rPr>
          <w:rFonts w:ascii="Calibri" w:hAnsi="Calibri" w:cstheme="minorHAnsi"/>
          <w:sz w:val="22"/>
          <w:szCs w:val="22"/>
        </w:rPr>
        <w:t>.</w:t>
      </w:r>
    </w:p>
    <w:p w14:paraId="406FDEC0" w14:textId="5AFA4981" w:rsidR="00DD12D3" w:rsidRPr="002844A2" w:rsidRDefault="00DD12D3" w:rsidP="00DD12D3">
      <w:pPr>
        <w:pStyle w:val="TeksCatatanKaki"/>
        <w:ind w:firstLine="720"/>
        <w:jc w:val="both"/>
        <w:rPr>
          <w:rFonts w:ascii="Calibri" w:hAnsi="Calibri" w:cstheme="minorHAnsi"/>
          <w:sz w:val="22"/>
          <w:szCs w:val="22"/>
        </w:rPr>
      </w:pPr>
      <w:r w:rsidRPr="002844A2">
        <w:rPr>
          <w:rFonts w:ascii="Calibri" w:hAnsi="Calibri" w:cstheme="minorHAnsi"/>
          <w:sz w:val="22"/>
          <w:szCs w:val="22"/>
        </w:rPr>
        <w:t xml:space="preserve">Adapun jumhur ulama berpendapat tidak disyariatkan membaca surah setelah </w:t>
      </w:r>
      <w:proofErr w:type="spellStart"/>
      <w:r w:rsidRPr="002844A2">
        <w:rPr>
          <w:rFonts w:ascii="Calibri" w:hAnsi="Calibri" w:cstheme="minorHAnsi"/>
          <w:sz w:val="22"/>
          <w:szCs w:val="22"/>
        </w:rPr>
        <w:t>al-Fâtihah</w:t>
      </w:r>
      <w:proofErr w:type="spellEnd"/>
      <w:r w:rsidRPr="002844A2">
        <w:rPr>
          <w:rFonts w:ascii="Calibri" w:hAnsi="Calibri" w:cstheme="minorHAnsi"/>
          <w:sz w:val="22"/>
          <w:szCs w:val="22"/>
        </w:rPr>
        <w:t xml:space="preserve"> sama sekali, karena riwayat di atas dinilai </w:t>
      </w:r>
      <w:proofErr w:type="spellStart"/>
      <w:r w:rsidRPr="00F04439">
        <w:rPr>
          <w:rFonts w:ascii="Calibri" w:hAnsi="Calibri" w:cstheme="minorHAnsi"/>
          <w:i/>
          <w:iCs/>
          <w:sz w:val="22"/>
          <w:szCs w:val="22"/>
        </w:rPr>
        <w:t>sya</w:t>
      </w:r>
      <w:r w:rsidR="00EC6144">
        <w:rPr>
          <w:rFonts w:ascii="Calibri" w:hAnsi="Calibri" w:cstheme="minorHAnsi"/>
          <w:i/>
          <w:iCs/>
          <w:sz w:val="22"/>
          <w:szCs w:val="22"/>
        </w:rPr>
        <w:t>d</w:t>
      </w:r>
      <w:r w:rsidRPr="00F04439">
        <w:rPr>
          <w:rFonts w:ascii="Calibri" w:hAnsi="Calibri" w:cstheme="minorHAnsi"/>
          <w:i/>
          <w:iCs/>
          <w:sz w:val="22"/>
          <w:szCs w:val="22"/>
        </w:rPr>
        <w:t>z</w:t>
      </w:r>
      <w:proofErr w:type="spellEnd"/>
      <w:r w:rsidRPr="003C0D38">
        <w:rPr>
          <w:rFonts w:ascii="Calibri" w:hAnsi="Calibri" w:cstheme="minorHAnsi"/>
          <w:sz w:val="22"/>
          <w:szCs w:val="22"/>
        </w:rPr>
        <w:t>.</w:t>
      </w:r>
      <w:r w:rsidRPr="002844A2">
        <w:rPr>
          <w:rFonts w:ascii="Calibri" w:hAnsi="Calibri" w:cstheme="minorHAnsi"/>
          <w:sz w:val="22"/>
          <w:szCs w:val="22"/>
        </w:rPr>
        <w:t xml:space="preserve"> Yang sahih adalah riwayat Ibnu Abbas dalam </w:t>
      </w:r>
      <w:proofErr w:type="spellStart"/>
      <w:r w:rsidRPr="002844A2">
        <w:rPr>
          <w:rFonts w:ascii="Calibri" w:hAnsi="Calibri" w:cstheme="minorHAnsi"/>
          <w:i/>
          <w:iCs/>
          <w:sz w:val="22"/>
          <w:szCs w:val="22"/>
        </w:rPr>
        <w:t>Shahîh</w:t>
      </w:r>
      <w:proofErr w:type="spellEnd"/>
      <w:r w:rsidRPr="002844A2">
        <w:rPr>
          <w:rFonts w:ascii="Calibri" w:hAnsi="Calibri" w:cstheme="minorHAnsi"/>
          <w:i/>
          <w:iCs/>
          <w:sz w:val="22"/>
          <w:szCs w:val="22"/>
        </w:rPr>
        <w:t xml:space="preserve"> </w:t>
      </w:r>
      <w:proofErr w:type="spellStart"/>
      <w:r w:rsidRPr="002844A2">
        <w:rPr>
          <w:rFonts w:ascii="Calibri" w:hAnsi="Calibri" w:cstheme="minorHAnsi"/>
          <w:i/>
          <w:iCs/>
          <w:sz w:val="22"/>
          <w:szCs w:val="22"/>
        </w:rPr>
        <w:t>al-Bukhâri</w:t>
      </w:r>
      <w:proofErr w:type="spellEnd"/>
      <w:r w:rsidRPr="002844A2">
        <w:rPr>
          <w:rFonts w:ascii="Calibri" w:hAnsi="Calibri" w:cstheme="minorHAnsi"/>
          <w:sz w:val="22"/>
          <w:szCs w:val="22"/>
        </w:rPr>
        <w:t xml:space="preserve"> tanpa tambahan membaca surah. Dari </w:t>
      </w:r>
      <w:proofErr w:type="spellStart"/>
      <w:r w:rsidRPr="002844A2">
        <w:rPr>
          <w:rFonts w:ascii="Calibri" w:hAnsi="Calibri" w:cstheme="minorHAnsi"/>
          <w:sz w:val="22"/>
          <w:szCs w:val="22"/>
        </w:rPr>
        <w:t>Thalhah</w:t>
      </w:r>
      <w:proofErr w:type="spellEnd"/>
      <w:r w:rsidRPr="002844A2">
        <w:rPr>
          <w:rFonts w:ascii="Calibri" w:hAnsi="Calibri" w:cstheme="minorHAnsi"/>
          <w:sz w:val="22"/>
          <w:szCs w:val="22"/>
        </w:rPr>
        <w:t xml:space="preserve"> bin Abdullah bin Auf,</w:t>
      </w:r>
    </w:p>
    <w:p w14:paraId="1EC14930" w14:textId="77777777" w:rsidR="00DD12D3" w:rsidRPr="002844A2" w:rsidRDefault="00DD12D3" w:rsidP="00DD12D3">
      <w:pPr>
        <w:pStyle w:val="TeksCatatanKaki"/>
        <w:bidi/>
        <w:jc w:val="both"/>
        <w:rPr>
          <w:rFonts w:ascii="Calibri" w:hAnsi="Calibri" w:cs="Traditional Arabic"/>
          <w:sz w:val="22"/>
          <w:szCs w:val="28"/>
        </w:rPr>
      </w:pPr>
      <w:r w:rsidRPr="002844A2">
        <w:rPr>
          <w:rFonts w:ascii="Calibri" w:hAnsi="Calibri" w:cs="Traditional Arabic"/>
          <w:sz w:val="22"/>
          <w:szCs w:val="28"/>
          <w:rtl/>
          <w:lang w:bidi="ar-SA"/>
        </w:rPr>
        <w:t>صَلَّيْتُ خَلْفَ ابْنِ عَبَّاسٍ رَضِيَ اللهُ عَنْهُمَا عَلَى جَنَازَةٍ فَقَرَأَ بِفَاتِحَةِ الْكِتَابِ قَالَ: لِيَعْلَمُوا أَنَّهَا سُنَّةٌ</w:t>
      </w:r>
    </w:p>
    <w:p w14:paraId="78217D51" w14:textId="761353BD" w:rsidR="00DD12D3" w:rsidRPr="002844A2" w:rsidRDefault="00A257FA" w:rsidP="00DD12D3">
      <w:pPr>
        <w:pStyle w:val="TeksCatatanKaki"/>
        <w:jc w:val="both"/>
        <w:rPr>
          <w:rFonts w:ascii="Calibri" w:hAnsi="Calibri" w:cstheme="minorHAnsi"/>
          <w:sz w:val="22"/>
          <w:szCs w:val="22"/>
        </w:rPr>
      </w:pPr>
      <w:r w:rsidRPr="00643FA7">
        <w:rPr>
          <w:rFonts w:ascii="Calibri" w:hAnsi="Calibri" w:cstheme="minorHAnsi"/>
          <w:i/>
          <w:iCs/>
          <w:sz w:val="22"/>
          <w:szCs w:val="22"/>
        </w:rPr>
        <w:t>“</w:t>
      </w:r>
      <w:r w:rsidR="00DD12D3" w:rsidRPr="00643FA7">
        <w:rPr>
          <w:rFonts w:ascii="Calibri" w:hAnsi="Calibri" w:cstheme="minorHAnsi"/>
          <w:i/>
          <w:iCs/>
          <w:sz w:val="22"/>
          <w:szCs w:val="22"/>
        </w:rPr>
        <w:t xml:space="preserve">Aku salat bermakmum kepada Ibnu Abbas </w:t>
      </w:r>
      <w:r w:rsidR="00DD12D3" w:rsidRPr="002844A2">
        <w:rPr>
          <w:rFonts w:ascii="Calibri" w:hAnsi="Calibri" w:cstheme="minorHAnsi"/>
          <w:i/>
          <w:iCs/>
          <w:sz w:val="22"/>
          <w:szCs w:val="22"/>
        </w:rPr>
        <w:t xml:space="preserve">radhiyallâhu </w:t>
      </w:r>
      <w:r w:rsidRPr="002844A2">
        <w:rPr>
          <w:rFonts w:ascii="Calibri" w:hAnsi="Calibri" w:cstheme="minorHAnsi"/>
          <w:i/>
          <w:iCs/>
          <w:sz w:val="22"/>
          <w:szCs w:val="22"/>
        </w:rPr>
        <w:t>‘</w:t>
      </w:r>
      <w:r w:rsidR="00DD12D3" w:rsidRPr="002844A2">
        <w:rPr>
          <w:rFonts w:ascii="Calibri" w:hAnsi="Calibri" w:cstheme="minorHAnsi"/>
          <w:i/>
          <w:iCs/>
          <w:sz w:val="22"/>
          <w:szCs w:val="22"/>
        </w:rPr>
        <w:t>anhumâ</w:t>
      </w:r>
      <w:r w:rsidR="00DD12D3" w:rsidRPr="00643FA7">
        <w:rPr>
          <w:rFonts w:ascii="Calibri" w:hAnsi="Calibri" w:cstheme="minorHAnsi"/>
          <w:i/>
          <w:iCs/>
          <w:sz w:val="22"/>
          <w:szCs w:val="22"/>
        </w:rPr>
        <w:t xml:space="preserve"> dalam salat jenazah, dan beliau membaca </w:t>
      </w:r>
      <w:proofErr w:type="spellStart"/>
      <w:r w:rsidR="00643FA7" w:rsidRPr="00643FA7">
        <w:rPr>
          <w:rFonts w:ascii="Calibri" w:hAnsi="Calibri" w:cstheme="minorHAnsi"/>
          <w:i/>
          <w:iCs/>
          <w:sz w:val="22"/>
          <w:szCs w:val="22"/>
        </w:rPr>
        <w:t>a</w:t>
      </w:r>
      <w:r w:rsidR="00C16259" w:rsidRPr="00643FA7">
        <w:rPr>
          <w:rFonts w:ascii="Calibri" w:hAnsi="Calibri" w:cstheme="minorHAnsi"/>
          <w:i/>
          <w:iCs/>
          <w:sz w:val="22"/>
          <w:szCs w:val="22"/>
        </w:rPr>
        <w:t>l-Fâtihah</w:t>
      </w:r>
      <w:proofErr w:type="spellEnd"/>
      <w:r w:rsidR="00DD12D3" w:rsidRPr="00643FA7">
        <w:rPr>
          <w:rFonts w:ascii="Calibri" w:hAnsi="Calibri" w:cstheme="minorHAnsi"/>
          <w:i/>
          <w:iCs/>
          <w:sz w:val="22"/>
          <w:szCs w:val="22"/>
        </w:rPr>
        <w:t xml:space="preserve">. Beliau berkata, </w:t>
      </w:r>
      <w:r w:rsidRPr="00643FA7">
        <w:rPr>
          <w:rFonts w:ascii="Calibri" w:hAnsi="Calibri" w:cstheme="minorHAnsi"/>
          <w:i/>
          <w:iCs/>
          <w:sz w:val="22"/>
          <w:szCs w:val="22"/>
        </w:rPr>
        <w:t>‘</w:t>
      </w:r>
      <w:r w:rsidR="00DD12D3" w:rsidRPr="00643FA7">
        <w:rPr>
          <w:rFonts w:ascii="Calibri" w:hAnsi="Calibri" w:cstheme="minorHAnsi"/>
          <w:i/>
          <w:iCs/>
          <w:sz w:val="22"/>
          <w:szCs w:val="22"/>
        </w:rPr>
        <w:t xml:space="preserve">Agar mereka tahu bahwa membaca </w:t>
      </w:r>
      <w:proofErr w:type="spellStart"/>
      <w:r w:rsidR="00DD12D3" w:rsidRPr="00643FA7">
        <w:rPr>
          <w:rFonts w:ascii="Calibri" w:hAnsi="Calibri" w:cstheme="minorHAnsi"/>
          <w:i/>
          <w:iCs/>
          <w:sz w:val="22"/>
          <w:szCs w:val="22"/>
        </w:rPr>
        <w:t>al-Fâtihah</w:t>
      </w:r>
      <w:proofErr w:type="spellEnd"/>
      <w:r w:rsidR="00DD12D3" w:rsidRPr="00643FA7">
        <w:rPr>
          <w:rFonts w:ascii="Calibri" w:hAnsi="Calibri" w:cstheme="minorHAnsi"/>
          <w:i/>
          <w:iCs/>
          <w:sz w:val="22"/>
          <w:szCs w:val="22"/>
        </w:rPr>
        <w:t xml:space="preserve"> adalah sunah Nabi.</w:t>
      </w:r>
      <w:r w:rsidRPr="00643FA7">
        <w:rPr>
          <w:rFonts w:ascii="Calibri" w:hAnsi="Calibri" w:cstheme="minorHAnsi"/>
          <w:i/>
          <w:iCs/>
          <w:sz w:val="22"/>
          <w:szCs w:val="22"/>
        </w:rPr>
        <w:t>’“</w:t>
      </w:r>
      <w:r w:rsidR="00DD12D3" w:rsidRPr="002844A2">
        <w:rPr>
          <w:rFonts w:ascii="Calibri" w:hAnsi="Calibri" w:cstheme="minorHAnsi"/>
          <w:sz w:val="22"/>
          <w:szCs w:val="22"/>
        </w:rPr>
        <w:t xml:space="preserve"> (HR. Al-</w:t>
      </w:r>
      <w:r w:rsidR="00DD12D3" w:rsidRPr="003C0D38">
        <w:rPr>
          <w:rFonts w:ascii="Calibri" w:hAnsi="Calibri" w:cstheme="minorHAnsi"/>
          <w:sz w:val="22"/>
          <w:szCs w:val="22"/>
        </w:rPr>
        <w:t>Bukh</w:t>
      </w:r>
      <w:r w:rsidR="00174DB2">
        <w:rPr>
          <w:rFonts w:ascii="Calibri" w:hAnsi="Calibri" w:cstheme="minorHAnsi"/>
          <w:sz w:val="22"/>
          <w:szCs w:val="22"/>
        </w:rPr>
        <w:t>a</w:t>
      </w:r>
      <w:r w:rsidR="00DD12D3" w:rsidRPr="003C0D38">
        <w:rPr>
          <w:rFonts w:ascii="Calibri" w:hAnsi="Calibri" w:cstheme="minorHAnsi"/>
          <w:sz w:val="22"/>
          <w:szCs w:val="22"/>
        </w:rPr>
        <w:t>ri</w:t>
      </w:r>
      <w:r w:rsidR="009C7CC8">
        <w:rPr>
          <w:rFonts w:ascii="Calibri" w:hAnsi="Calibri" w:cstheme="minorHAnsi"/>
          <w:sz w:val="22"/>
          <w:szCs w:val="22"/>
        </w:rPr>
        <w:t>,</w:t>
      </w:r>
      <w:r w:rsidR="00DD12D3" w:rsidRPr="002844A2">
        <w:rPr>
          <w:rFonts w:ascii="Calibri" w:hAnsi="Calibri" w:cstheme="minorHAnsi"/>
          <w:sz w:val="22"/>
          <w:szCs w:val="22"/>
        </w:rPr>
        <w:t xml:space="preserve"> No. 1335</w:t>
      </w:r>
      <w:r w:rsidR="00DD12D3" w:rsidRPr="003C0D38">
        <w:rPr>
          <w:rFonts w:ascii="Calibri" w:hAnsi="Calibri" w:cstheme="minorHAnsi"/>
          <w:sz w:val="22"/>
          <w:szCs w:val="22"/>
        </w:rPr>
        <w:t>)</w:t>
      </w:r>
      <w:r w:rsidR="006A4733">
        <w:rPr>
          <w:rFonts w:ascii="Calibri" w:hAnsi="Calibri" w:cstheme="minorHAnsi"/>
          <w:sz w:val="22"/>
          <w:szCs w:val="22"/>
        </w:rPr>
        <w:t>.</w:t>
      </w:r>
    </w:p>
    <w:p w14:paraId="042DC5ED" w14:textId="0F98F2C1" w:rsidR="001D3AD2" w:rsidRPr="002844A2" w:rsidRDefault="00DD12D3" w:rsidP="00DD12D3">
      <w:pPr>
        <w:pStyle w:val="TeksCatatanKaki"/>
        <w:ind w:firstLine="720"/>
        <w:jc w:val="both"/>
        <w:rPr>
          <w:rFonts w:ascii="Calibri" w:hAnsi="Calibri" w:cstheme="minorHAnsi"/>
          <w:sz w:val="22"/>
          <w:szCs w:val="22"/>
        </w:rPr>
      </w:pPr>
      <w:r w:rsidRPr="002844A2">
        <w:rPr>
          <w:rFonts w:ascii="Calibri" w:hAnsi="Calibri" w:cstheme="minorHAnsi"/>
          <w:sz w:val="22"/>
          <w:szCs w:val="22"/>
        </w:rPr>
        <w:t xml:space="preserve">Al-Baihaqi setelah meriwayatkan </w:t>
      </w:r>
      <w:proofErr w:type="spellStart"/>
      <w:r w:rsidRPr="002844A2">
        <w:rPr>
          <w:rFonts w:ascii="Calibri" w:hAnsi="Calibri" w:cstheme="minorHAnsi"/>
          <w:sz w:val="22"/>
          <w:szCs w:val="22"/>
        </w:rPr>
        <w:t>atsar</w:t>
      </w:r>
      <w:proofErr w:type="spellEnd"/>
      <w:r w:rsidRPr="002844A2">
        <w:rPr>
          <w:rFonts w:ascii="Calibri" w:hAnsi="Calibri" w:cstheme="minorHAnsi"/>
          <w:sz w:val="22"/>
          <w:szCs w:val="22"/>
        </w:rPr>
        <w:t xml:space="preserve"> Ibnu Abbas yang menyebutkan pembacaan surah, berkata, </w:t>
      </w:r>
      <w:r w:rsidR="00A257FA" w:rsidRPr="002844A2">
        <w:rPr>
          <w:rFonts w:ascii="Calibri" w:hAnsi="Calibri" w:cstheme="minorHAnsi"/>
          <w:i/>
          <w:iCs/>
          <w:sz w:val="22"/>
          <w:szCs w:val="22"/>
        </w:rPr>
        <w:t>“</w:t>
      </w:r>
      <w:r w:rsidRPr="002844A2">
        <w:rPr>
          <w:rFonts w:ascii="Calibri" w:hAnsi="Calibri" w:cstheme="minorHAnsi"/>
          <w:i/>
          <w:iCs/>
          <w:sz w:val="22"/>
          <w:szCs w:val="22"/>
        </w:rPr>
        <w:t xml:space="preserve">Penyebutan </w:t>
      </w:r>
      <w:r w:rsidR="00A257FA" w:rsidRPr="002844A2">
        <w:rPr>
          <w:rFonts w:ascii="Calibri" w:hAnsi="Calibri" w:cstheme="minorHAnsi"/>
          <w:i/>
          <w:iCs/>
          <w:sz w:val="22"/>
          <w:szCs w:val="22"/>
        </w:rPr>
        <w:t>‘</w:t>
      </w:r>
      <w:r w:rsidRPr="002844A2">
        <w:rPr>
          <w:rFonts w:ascii="Calibri" w:hAnsi="Calibri" w:cstheme="minorHAnsi"/>
          <w:i/>
          <w:iCs/>
          <w:sz w:val="22"/>
          <w:szCs w:val="22"/>
        </w:rPr>
        <w:t>surah</w:t>
      </w:r>
      <w:r w:rsidR="00A257FA" w:rsidRPr="002844A2">
        <w:rPr>
          <w:rFonts w:ascii="Calibri" w:hAnsi="Calibri" w:cstheme="minorHAnsi"/>
          <w:i/>
          <w:iCs/>
          <w:sz w:val="22"/>
          <w:szCs w:val="22"/>
        </w:rPr>
        <w:t>’</w:t>
      </w:r>
      <w:r w:rsidRPr="002844A2">
        <w:rPr>
          <w:rFonts w:ascii="Calibri" w:hAnsi="Calibri" w:cstheme="minorHAnsi"/>
          <w:i/>
          <w:iCs/>
          <w:sz w:val="22"/>
          <w:szCs w:val="22"/>
        </w:rPr>
        <w:t xml:space="preserve"> dalam riwayat ini tidak </w:t>
      </w:r>
      <w:proofErr w:type="spellStart"/>
      <w:r w:rsidRPr="002844A2">
        <w:rPr>
          <w:rFonts w:ascii="Calibri" w:hAnsi="Calibri" w:cstheme="minorHAnsi"/>
          <w:i/>
          <w:iCs/>
          <w:sz w:val="22"/>
          <w:szCs w:val="22"/>
        </w:rPr>
        <w:t>mahfuzh</w:t>
      </w:r>
      <w:proofErr w:type="spellEnd"/>
      <w:r w:rsidRPr="002844A2">
        <w:rPr>
          <w:rFonts w:ascii="Calibri" w:hAnsi="Calibri" w:cstheme="minorHAnsi"/>
          <w:i/>
          <w:iCs/>
          <w:sz w:val="22"/>
          <w:szCs w:val="22"/>
        </w:rPr>
        <w:t xml:space="preserve"> (tidak terjaga).</w:t>
      </w:r>
      <w:r w:rsidR="00A257FA" w:rsidRPr="002844A2">
        <w:rPr>
          <w:rFonts w:ascii="Calibri" w:hAnsi="Calibri" w:cstheme="minorHAnsi"/>
          <w:i/>
          <w:iCs/>
          <w:sz w:val="22"/>
          <w:szCs w:val="22"/>
        </w:rPr>
        <w:t>”</w:t>
      </w:r>
      <w:r w:rsidRPr="002844A2">
        <w:rPr>
          <w:rFonts w:ascii="Calibri" w:hAnsi="Calibri" w:cstheme="minorHAnsi"/>
          <w:sz w:val="22"/>
          <w:szCs w:val="22"/>
        </w:rPr>
        <w:t xml:space="preserve"> </w:t>
      </w:r>
      <w:r w:rsidR="00D1082A">
        <w:rPr>
          <w:rFonts w:ascii="Calibri" w:hAnsi="Calibri" w:cstheme="minorHAnsi"/>
          <w:sz w:val="22"/>
          <w:szCs w:val="22"/>
        </w:rPr>
        <w:t>[</w:t>
      </w:r>
      <w:r w:rsidRPr="00C74A05">
        <w:rPr>
          <w:rFonts w:ascii="Calibri" w:hAnsi="Calibri" w:cstheme="minorHAnsi"/>
          <w:i/>
          <w:iCs/>
          <w:sz w:val="22"/>
          <w:szCs w:val="22"/>
        </w:rPr>
        <w:t xml:space="preserve">As-Sunan </w:t>
      </w:r>
      <w:proofErr w:type="spellStart"/>
      <w:r w:rsidR="00D1082A">
        <w:rPr>
          <w:rFonts w:ascii="Calibri" w:hAnsi="Calibri" w:cstheme="minorHAnsi"/>
          <w:i/>
          <w:iCs/>
          <w:sz w:val="22"/>
          <w:szCs w:val="22"/>
        </w:rPr>
        <w:t>a</w:t>
      </w:r>
      <w:r w:rsidRPr="00C74A05">
        <w:rPr>
          <w:rFonts w:ascii="Calibri" w:hAnsi="Calibri" w:cstheme="minorHAnsi"/>
          <w:i/>
          <w:iCs/>
          <w:sz w:val="22"/>
          <w:szCs w:val="22"/>
        </w:rPr>
        <w:t>l-Kubrâ</w:t>
      </w:r>
      <w:proofErr w:type="spellEnd"/>
      <w:r w:rsidRPr="002844A2">
        <w:rPr>
          <w:rFonts w:ascii="Calibri" w:hAnsi="Calibri" w:cstheme="minorHAnsi"/>
          <w:sz w:val="22"/>
          <w:szCs w:val="22"/>
        </w:rPr>
        <w:t xml:space="preserve">, </w:t>
      </w:r>
      <w:r w:rsidR="00D1082A">
        <w:rPr>
          <w:rFonts w:ascii="Calibri" w:hAnsi="Calibri" w:cstheme="minorHAnsi"/>
          <w:sz w:val="22"/>
          <w:szCs w:val="22"/>
        </w:rPr>
        <w:t>(</w:t>
      </w:r>
      <w:r w:rsidRPr="002844A2">
        <w:rPr>
          <w:rFonts w:ascii="Calibri" w:hAnsi="Calibri" w:cstheme="minorHAnsi"/>
          <w:sz w:val="22"/>
          <w:szCs w:val="22"/>
        </w:rPr>
        <w:t>4/26</w:t>
      </w:r>
      <w:r w:rsidR="00D1082A">
        <w:rPr>
          <w:rFonts w:ascii="Calibri" w:hAnsi="Calibri" w:cstheme="minorHAnsi"/>
          <w:sz w:val="22"/>
          <w:szCs w:val="22"/>
        </w:rPr>
        <w:t>),</w:t>
      </w:r>
      <w:r w:rsidRPr="002844A2">
        <w:rPr>
          <w:rFonts w:ascii="Calibri" w:hAnsi="Calibri" w:cstheme="minorHAnsi"/>
          <w:sz w:val="22"/>
          <w:szCs w:val="22"/>
        </w:rPr>
        <w:t xml:space="preserve"> No. 6954). Namun pernyataan Al-Baihaqi ini diselisihi ulama lain yang memandang tambahan </w:t>
      </w:r>
      <w:r w:rsidR="00A257FA" w:rsidRPr="002844A2">
        <w:rPr>
          <w:rFonts w:ascii="Calibri" w:hAnsi="Calibri" w:cstheme="minorHAnsi"/>
          <w:sz w:val="22"/>
          <w:szCs w:val="22"/>
        </w:rPr>
        <w:t>“</w:t>
      </w:r>
      <w:r w:rsidRPr="002844A2">
        <w:rPr>
          <w:rFonts w:ascii="Calibri" w:hAnsi="Calibri" w:cstheme="minorHAnsi"/>
          <w:sz w:val="22"/>
          <w:szCs w:val="22"/>
        </w:rPr>
        <w:t>membaca surah</w:t>
      </w:r>
      <w:r w:rsidR="00A257FA" w:rsidRPr="002844A2">
        <w:rPr>
          <w:rFonts w:ascii="Calibri" w:hAnsi="Calibri" w:cstheme="minorHAnsi"/>
          <w:sz w:val="22"/>
          <w:szCs w:val="22"/>
        </w:rPr>
        <w:t>”</w:t>
      </w:r>
      <w:r w:rsidRPr="002844A2">
        <w:rPr>
          <w:rFonts w:ascii="Calibri" w:hAnsi="Calibri" w:cstheme="minorHAnsi"/>
          <w:sz w:val="22"/>
          <w:szCs w:val="22"/>
        </w:rPr>
        <w:t xml:space="preserve"> adalah tambahan yang sahih, di antaranya</w:t>
      </w:r>
      <w:r w:rsidR="00F6579D">
        <w:rPr>
          <w:rFonts w:ascii="Calibri" w:hAnsi="Calibri" w:cstheme="minorHAnsi"/>
          <w:sz w:val="22"/>
          <w:szCs w:val="22"/>
        </w:rPr>
        <w:t>:</w:t>
      </w:r>
      <w:r w:rsidRPr="003C0D38">
        <w:rPr>
          <w:rFonts w:ascii="Calibri" w:hAnsi="Calibri" w:cstheme="minorHAnsi"/>
          <w:sz w:val="22"/>
          <w:szCs w:val="22"/>
        </w:rPr>
        <w:t xml:space="preserve"> </w:t>
      </w:r>
      <w:proofErr w:type="spellStart"/>
      <w:r w:rsidR="00F6579D">
        <w:rPr>
          <w:rFonts w:ascii="Calibri" w:hAnsi="Calibri" w:cstheme="minorHAnsi"/>
          <w:sz w:val="22"/>
          <w:szCs w:val="22"/>
        </w:rPr>
        <w:t>a</w:t>
      </w:r>
      <w:r w:rsidRPr="003C0D38">
        <w:rPr>
          <w:rFonts w:ascii="Calibri" w:hAnsi="Calibri" w:cstheme="minorHAnsi"/>
          <w:sz w:val="22"/>
          <w:szCs w:val="22"/>
        </w:rPr>
        <w:t>n</w:t>
      </w:r>
      <w:proofErr w:type="spellEnd"/>
      <w:r w:rsidRPr="002844A2">
        <w:rPr>
          <w:rFonts w:ascii="Calibri" w:hAnsi="Calibri" w:cstheme="minorHAnsi"/>
          <w:sz w:val="22"/>
          <w:szCs w:val="22"/>
        </w:rPr>
        <w:t xml:space="preserve">-Nawawi </w:t>
      </w:r>
      <w:r w:rsidR="00F6579D">
        <w:rPr>
          <w:rFonts w:ascii="Calibri" w:hAnsi="Calibri" w:cstheme="minorHAnsi"/>
          <w:sz w:val="22"/>
          <w:szCs w:val="22"/>
        </w:rPr>
        <w:t>[</w:t>
      </w:r>
      <w:r w:rsidRPr="00F6579D">
        <w:rPr>
          <w:rFonts w:ascii="Calibri" w:hAnsi="Calibri" w:cstheme="minorHAnsi"/>
          <w:i/>
          <w:iCs/>
          <w:sz w:val="22"/>
          <w:szCs w:val="22"/>
        </w:rPr>
        <w:t>Al-</w:t>
      </w:r>
      <w:proofErr w:type="spellStart"/>
      <w:r w:rsidRPr="00F6579D">
        <w:rPr>
          <w:rFonts w:ascii="Calibri" w:hAnsi="Calibri" w:cstheme="minorHAnsi"/>
          <w:i/>
          <w:iCs/>
          <w:sz w:val="22"/>
          <w:szCs w:val="22"/>
        </w:rPr>
        <w:t>Majmû</w:t>
      </w:r>
      <w:proofErr w:type="spellEnd"/>
      <w:r w:rsidR="00A257FA" w:rsidRPr="00F6579D">
        <w:rPr>
          <w:rFonts w:ascii="Calibri" w:hAnsi="Calibri" w:cstheme="minorHAnsi"/>
          <w:i/>
          <w:iCs/>
          <w:sz w:val="22"/>
          <w:szCs w:val="22"/>
        </w:rPr>
        <w:t>’</w:t>
      </w:r>
      <w:r w:rsidRPr="002844A2">
        <w:rPr>
          <w:rFonts w:ascii="Calibri" w:hAnsi="Calibri" w:cstheme="minorHAnsi"/>
          <w:sz w:val="22"/>
          <w:szCs w:val="22"/>
        </w:rPr>
        <w:t xml:space="preserve">, </w:t>
      </w:r>
      <w:r w:rsidR="00F6579D">
        <w:rPr>
          <w:rFonts w:ascii="Calibri" w:hAnsi="Calibri" w:cstheme="minorHAnsi"/>
          <w:sz w:val="22"/>
          <w:szCs w:val="22"/>
        </w:rPr>
        <w:t>(</w:t>
      </w:r>
      <w:r w:rsidRPr="002844A2">
        <w:rPr>
          <w:rFonts w:ascii="Calibri" w:hAnsi="Calibri" w:cstheme="minorHAnsi"/>
          <w:sz w:val="22"/>
          <w:szCs w:val="22"/>
        </w:rPr>
        <w:t>5/234</w:t>
      </w:r>
      <w:r w:rsidRPr="003C0D38">
        <w:rPr>
          <w:rFonts w:ascii="Calibri" w:hAnsi="Calibri" w:cstheme="minorHAnsi"/>
          <w:sz w:val="22"/>
          <w:szCs w:val="22"/>
        </w:rPr>
        <w:t>)</w:t>
      </w:r>
      <w:r w:rsidR="00F6579D">
        <w:rPr>
          <w:rFonts w:ascii="Calibri" w:hAnsi="Calibri" w:cstheme="minorHAnsi"/>
          <w:sz w:val="22"/>
          <w:szCs w:val="22"/>
        </w:rPr>
        <w:t>]</w:t>
      </w:r>
      <w:r w:rsidRPr="002844A2">
        <w:rPr>
          <w:rFonts w:ascii="Calibri" w:hAnsi="Calibri" w:cstheme="minorHAnsi"/>
          <w:sz w:val="22"/>
          <w:szCs w:val="22"/>
        </w:rPr>
        <w:t xml:space="preserve"> dan Ibnu Hajar </w:t>
      </w:r>
      <w:r w:rsidR="00F6579D">
        <w:rPr>
          <w:rFonts w:ascii="Calibri" w:hAnsi="Calibri" w:cstheme="minorHAnsi"/>
          <w:sz w:val="22"/>
          <w:szCs w:val="22"/>
        </w:rPr>
        <w:t>[</w:t>
      </w:r>
      <w:r w:rsidRPr="00F6579D">
        <w:rPr>
          <w:rFonts w:ascii="Calibri" w:hAnsi="Calibri" w:cstheme="minorHAnsi"/>
          <w:i/>
          <w:iCs/>
          <w:sz w:val="22"/>
          <w:szCs w:val="22"/>
        </w:rPr>
        <w:t>At-</w:t>
      </w:r>
      <w:proofErr w:type="spellStart"/>
      <w:r w:rsidRPr="00F6579D">
        <w:rPr>
          <w:rFonts w:ascii="Calibri" w:hAnsi="Calibri" w:cstheme="minorHAnsi"/>
          <w:i/>
          <w:iCs/>
          <w:sz w:val="22"/>
          <w:szCs w:val="22"/>
        </w:rPr>
        <w:t>Talkhîsh</w:t>
      </w:r>
      <w:proofErr w:type="spellEnd"/>
      <w:r w:rsidRPr="002844A2">
        <w:rPr>
          <w:rFonts w:ascii="Calibri" w:hAnsi="Calibri" w:cstheme="minorHAnsi"/>
          <w:sz w:val="22"/>
          <w:szCs w:val="22"/>
        </w:rPr>
        <w:t xml:space="preserve">, </w:t>
      </w:r>
      <w:r w:rsidR="006D0F31">
        <w:rPr>
          <w:rFonts w:ascii="Calibri" w:hAnsi="Calibri" w:cstheme="minorHAnsi"/>
          <w:sz w:val="22"/>
          <w:szCs w:val="22"/>
        </w:rPr>
        <w:t>9</w:t>
      </w:r>
      <w:r w:rsidRPr="003C0D38">
        <w:rPr>
          <w:rFonts w:ascii="Calibri" w:hAnsi="Calibri" w:cstheme="minorHAnsi"/>
          <w:sz w:val="22"/>
          <w:szCs w:val="22"/>
        </w:rPr>
        <w:t>5</w:t>
      </w:r>
      <w:r w:rsidRPr="002844A2">
        <w:rPr>
          <w:rFonts w:ascii="Calibri" w:hAnsi="Calibri" w:cstheme="minorHAnsi"/>
          <w:sz w:val="22"/>
          <w:szCs w:val="22"/>
        </w:rPr>
        <w:t>/165</w:t>
      </w:r>
      <w:r w:rsidRPr="003C0D38">
        <w:rPr>
          <w:rFonts w:ascii="Calibri" w:hAnsi="Calibri" w:cstheme="minorHAnsi"/>
          <w:sz w:val="22"/>
          <w:szCs w:val="22"/>
        </w:rPr>
        <w:t>)</w:t>
      </w:r>
      <w:r w:rsidR="006D0F31">
        <w:rPr>
          <w:rFonts w:ascii="Calibri" w:hAnsi="Calibri" w:cstheme="minorHAnsi"/>
          <w:sz w:val="22"/>
          <w:szCs w:val="22"/>
        </w:rPr>
        <w:t>]</w:t>
      </w:r>
      <w:r w:rsidRPr="003C0D38">
        <w:rPr>
          <w:rFonts w:ascii="Calibri" w:hAnsi="Calibri" w:cstheme="minorHAnsi"/>
          <w:sz w:val="22"/>
          <w:szCs w:val="22"/>
        </w:rPr>
        <w:t>.</w:t>
      </w:r>
      <w:r w:rsidRPr="002844A2">
        <w:rPr>
          <w:rFonts w:ascii="Calibri" w:hAnsi="Calibri" w:cstheme="minorHAnsi"/>
          <w:sz w:val="22"/>
          <w:szCs w:val="22"/>
        </w:rPr>
        <w:t xml:space="preserve"> Lihat juga penjelasan Al-Albani dalam </w:t>
      </w:r>
      <w:proofErr w:type="spellStart"/>
      <w:r w:rsidRPr="00AF1372">
        <w:rPr>
          <w:rFonts w:ascii="Calibri" w:hAnsi="Calibri" w:cstheme="minorHAnsi"/>
          <w:i/>
          <w:iCs/>
          <w:sz w:val="22"/>
          <w:szCs w:val="22"/>
        </w:rPr>
        <w:t>Ashl</w:t>
      </w:r>
      <w:proofErr w:type="spellEnd"/>
      <w:r w:rsidRPr="00AF1372">
        <w:rPr>
          <w:rFonts w:ascii="Calibri" w:hAnsi="Calibri" w:cstheme="minorHAnsi"/>
          <w:i/>
          <w:iCs/>
          <w:sz w:val="22"/>
          <w:szCs w:val="22"/>
        </w:rPr>
        <w:t xml:space="preserve"> </w:t>
      </w:r>
      <w:proofErr w:type="spellStart"/>
      <w:r w:rsidRPr="00AF1372">
        <w:rPr>
          <w:rFonts w:ascii="Calibri" w:hAnsi="Calibri" w:cstheme="minorHAnsi"/>
          <w:i/>
          <w:iCs/>
          <w:sz w:val="22"/>
          <w:szCs w:val="22"/>
        </w:rPr>
        <w:t>Shifa</w:t>
      </w:r>
      <w:r w:rsidR="00AF1372">
        <w:rPr>
          <w:rFonts w:ascii="Calibri" w:hAnsi="Calibri" w:cstheme="minorHAnsi"/>
          <w:i/>
          <w:iCs/>
          <w:sz w:val="22"/>
          <w:szCs w:val="22"/>
        </w:rPr>
        <w:t>h</w:t>
      </w:r>
      <w:proofErr w:type="spellEnd"/>
      <w:r w:rsidRPr="00AF1372">
        <w:rPr>
          <w:rFonts w:ascii="Calibri" w:hAnsi="Calibri" w:cstheme="minorHAnsi"/>
          <w:i/>
          <w:iCs/>
          <w:sz w:val="22"/>
          <w:szCs w:val="22"/>
        </w:rPr>
        <w:t xml:space="preserve"> </w:t>
      </w:r>
      <w:proofErr w:type="spellStart"/>
      <w:r w:rsidR="00AF1372">
        <w:rPr>
          <w:rFonts w:ascii="Calibri" w:hAnsi="Calibri" w:cstheme="minorHAnsi"/>
          <w:i/>
          <w:iCs/>
          <w:sz w:val="22"/>
          <w:szCs w:val="22"/>
        </w:rPr>
        <w:t>a</w:t>
      </w:r>
      <w:r w:rsidRPr="00AF1372">
        <w:rPr>
          <w:rFonts w:ascii="Calibri" w:hAnsi="Calibri" w:cstheme="minorHAnsi"/>
          <w:i/>
          <w:iCs/>
          <w:sz w:val="22"/>
          <w:szCs w:val="22"/>
        </w:rPr>
        <w:t>sh-Shalâh</w:t>
      </w:r>
      <w:proofErr w:type="spellEnd"/>
      <w:r w:rsidRPr="002844A2">
        <w:rPr>
          <w:rFonts w:ascii="Calibri" w:hAnsi="Calibri" w:cstheme="minorHAnsi"/>
          <w:sz w:val="22"/>
          <w:szCs w:val="22"/>
        </w:rPr>
        <w:t xml:space="preserve">, </w:t>
      </w:r>
      <w:r w:rsidR="00AF1372">
        <w:rPr>
          <w:rFonts w:ascii="Calibri" w:hAnsi="Calibri" w:cstheme="minorHAnsi"/>
          <w:sz w:val="22"/>
          <w:szCs w:val="22"/>
        </w:rPr>
        <w:t>(</w:t>
      </w:r>
      <w:r w:rsidRPr="002844A2">
        <w:rPr>
          <w:rFonts w:ascii="Calibri" w:hAnsi="Calibri" w:cstheme="minorHAnsi"/>
          <w:sz w:val="22"/>
          <w:szCs w:val="22"/>
        </w:rPr>
        <w:t>2/555</w:t>
      </w:r>
      <w:r w:rsidR="00AF1372">
        <w:rPr>
          <w:rFonts w:ascii="Calibri" w:hAnsi="Calibri" w:cstheme="minorHAnsi"/>
          <w:sz w:val="22"/>
          <w:szCs w:val="22"/>
        </w:rPr>
        <w:t>)</w:t>
      </w:r>
      <w:r w:rsidRPr="003C0D38">
        <w:rPr>
          <w:rFonts w:ascii="Calibri" w:hAnsi="Calibri" w:cstheme="minorHAnsi"/>
          <w:sz w:val="22"/>
          <w:szCs w:val="22"/>
        </w:rPr>
        <w:t>,</w:t>
      </w:r>
      <w:r w:rsidRPr="002844A2">
        <w:rPr>
          <w:rFonts w:ascii="Calibri" w:hAnsi="Calibri" w:cstheme="minorHAnsi"/>
          <w:sz w:val="22"/>
          <w:szCs w:val="22"/>
        </w:rPr>
        <w:t xml:space="preserve"> serta </w:t>
      </w:r>
      <w:proofErr w:type="spellStart"/>
      <w:r w:rsidRPr="00AF1372">
        <w:rPr>
          <w:rFonts w:ascii="Calibri" w:hAnsi="Calibri" w:cstheme="minorHAnsi"/>
          <w:i/>
          <w:iCs/>
          <w:sz w:val="22"/>
          <w:szCs w:val="22"/>
        </w:rPr>
        <w:t>Dzakhîratul</w:t>
      </w:r>
      <w:proofErr w:type="spellEnd"/>
      <w:r w:rsidRPr="00AF1372">
        <w:rPr>
          <w:rFonts w:ascii="Calibri" w:hAnsi="Calibri" w:cstheme="minorHAnsi"/>
          <w:i/>
          <w:iCs/>
          <w:sz w:val="22"/>
          <w:szCs w:val="22"/>
        </w:rPr>
        <w:t xml:space="preserve"> </w:t>
      </w:r>
      <w:r w:rsidR="00A257FA" w:rsidRPr="00AF1372">
        <w:rPr>
          <w:rFonts w:ascii="Calibri" w:hAnsi="Calibri" w:cstheme="minorHAnsi"/>
          <w:i/>
          <w:iCs/>
          <w:sz w:val="22"/>
          <w:szCs w:val="22"/>
        </w:rPr>
        <w:t>‘</w:t>
      </w:r>
      <w:proofErr w:type="spellStart"/>
      <w:r w:rsidRPr="00AF1372">
        <w:rPr>
          <w:rFonts w:ascii="Calibri" w:hAnsi="Calibri" w:cstheme="minorHAnsi"/>
          <w:i/>
          <w:iCs/>
          <w:sz w:val="22"/>
          <w:szCs w:val="22"/>
        </w:rPr>
        <w:t>Uqbâ</w:t>
      </w:r>
      <w:proofErr w:type="spellEnd"/>
      <w:r w:rsidRPr="002844A2">
        <w:rPr>
          <w:rFonts w:ascii="Calibri" w:hAnsi="Calibri" w:cstheme="minorHAnsi"/>
          <w:sz w:val="22"/>
          <w:szCs w:val="22"/>
        </w:rPr>
        <w:t xml:space="preserve">, </w:t>
      </w:r>
      <w:proofErr w:type="spellStart"/>
      <w:r w:rsidR="00AF1372">
        <w:rPr>
          <w:rFonts w:ascii="Calibri" w:hAnsi="Calibri" w:cstheme="minorHAnsi"/>
          <w:sz w:val="22"/>
          <w:szCs w:val="22"/>
        </w:rPr>
        <w:t>a</w:t>
      </w:r>
      <w:r w:rsidRPr="003C0D38">
        <w:rPr>
          <w:rFonts w:ascii="Calibri" w:hAnsi="Calibri" w:cstheme="minorHAnsi"/>
          <w:sz w:val="22"/>
          <w:szCs w:val="22"/>
        </w:rPr>
        <w:t>l</w:t>
      </w:r>
      <w:r w:rsidRPr="002844A2">
        <w:rPr>
          <w:rFonts w:ascii="Calibri" w:hAnsi="Calibri" w:cstheme="minorHAnsi"/>
          <w:sz w:val="22"/>
          <w:szCs w:val="22"/>
        </w:rPr>
        <w:t>-Ityubi</w:t>
      </w:r>
      <w:proofErr w:type="spellEnd"/>
      <w:r w:rsidRPr="002844A2">
        <w:rPr>
          <w:rFonts w:ascii="Calibri" w:hAnsi="Calibri" w:cstheme="minorHAnsi"/>
          <w:sz w:val="22"/>
          <w:szCs w:val="22"/>
        </w:rPr>
        <w:t xml:space="preserve">, </w:t>
      </w:r>
      <w:r w:rsidR="009E69B5">
        <w:rPr>
          <w:rFonts w:ascii="Calibri" w:hAnsi="Calibri" w:cstheme="minorHAnsi"/>
          <w:sz w:val="22"/>
          <w:szCs w:val="22"/>
        </w:rPr>
        <w:t>(</w:t>
      </w:r>
      <w:r w:rsidRPr="002844A2">
        <w:rPr>
          <w:rFonts w:ascii="Calibri" w:hAnsi="Calibri" w:cstheme="minorHAnsi"/>
          <w:sz w:val="22"/>
          <w:szCs w:val="22"/>
        </w:rPr>
        <w:t>19/321</w:t>
      </w:r>
      <w:r w:rsidR="009E69B5">
        <w:rPr>
          <w:rFonts w:ascii="Calibri" w:hAnsi="Calibri" w:cstheme="minorHAnsi"/>
          <w:sz w:val="22"/>
          <w:szCs w:val="22"/>
        </w:rPr>
        <w:t>)</w:t>
      </w:r>
      <w:r w:rsidR="00347999">
        <w:rPr>
          <w:rFonts w:ascii="Calibri" w:hAnsi="Calibri" w:cstheme="minorHAnsi"/>
          <w:sz w:val="22"/>
          <w:szCs w:val="22"/>
        </w:rPr>
        <w:t>]</w:t>
      </w:r>
      <w:r w:rsidRPr="003C0D38">
        <w:rPr>
          <w:rFonts w:ascii="Calibri" w:hAnsi="Calibri" w:cstheme="minorHAnsi"/>
          <w:sz w:val="22"/>
          <w:szCs w:val="22"/>
        </w:rPr>
        <w:t>.</w:t>
      </w:r>
    </w:p>
  </w:footnote>
  <w:footnote w:id="96">
    <w:p w14:paraId="610CA318" w14:textId="1EE0C380" w:rsidR="009944A9" w:rsidRPr="002844A2" w:rsidRDefault="00DD3CAE" w:rsidP="009944A9">
      <w:pPr>
        <w:pStyle w:val="TeksCatatanKaki"/>
        <w:jc w:val="both"/>
        <w:rPr>
          <w:rFonts w:ascii="Calibri" w:hAnsi="Calibri" w:cstheme="minorHAnsi"/>
          <w:sz w:val="22"/>
          <w:szCs w:val="22"/>
        </w:rPr>
      </w:pPr>
      <w:r w:rsidRPr="002844A2">
        <w:rPr>
          <w:rFonts w:ascii="Calibri" w:hAnsi="Calibri" w:cstheme="minorHAnsi"/>
          <w:sz w:val="22"/>
          <w:szCs w:val="22"/>
          <w:vertAlign w:val="superscript"/>
        </w:rPr>
        <w:t>(</w:t>
      </w:r>
      <w:r w:rsidRPr="002844A2">
        <w:rPr>
          <w:rStyle w:val="ReferensiCatatanKaki"/>
          <w:rFonts w:ascii="Calibri" w:hAnsi="Calibri" w:cstheme="minorHAnsi"/>
          <w:sz w:val="22"/>
          <w:szCs w:val="22"/>
        </w:rPr>
        <w:footnoteRef/>
      </w:r>
      <w:r w:rsidRPr="002844A2">
        <w:rPr>
          <w:rFonts w:ascii="Calibri" w:hAnsi="Calibri" w:cstheme="minorHAnsi"/>
          <w:sz w:val="22"/>
          <w:szCs w:val="22"/>
          <w:vertAlign w:val="superscript"/>
        </w:rPr>
        <w:t>)</w:t>
      </w:r>
      <w:r w:rsidRPr="002844A2">
        <w:rPr>
          <w:rFonts w:ascii="Calibri" w:hAnsi="Calibri" w:cstheme="minorHAnsi"/>
          <w:sz w:val="22"/>
          <w:szCs w:val="22"/>
        </w:rPr>
        <w:t xml:space="preserve"> </w:t>
      </w:r>
      <w:r w:rsidR="009944A9" w:rsidRPr="002844A2">
        <w:rPr>
          <w:rFonts w:ascii="Calibri" w:hAnsi="Calibri" w:cstheme="minorHAnsi"/>
          <w:sz w:val="22"/>
          <w:szCs w:val="22"/>
        </w:rPr>
        <w:t xml:space="preserve">Berdasarkan hadis Abu Umamah bin </w:t>
      </w:r>
      <w:proofErr w:type="spellStart"/>
      <w:r w:rsidR="009944A9" w:rsidRPr="002844A2">
        <w:rPr>
          <w:rFonts w:ascii="Calibri" w:hAnsi="Calibri" w:cstheme="minorHAnsi"/>
          <w:sz w:val="22"/>
          <w:szCs w:val="22"/>
        </w:rPr>
        <w:t>Sahl</w:t>
      </w:r>
      <w:proofErr w:type="spellEnd"/>
      <w:r w:rsidR="009944A9" w:rsidRPr="002844A2">
        <w:rPr>
          <w:rFonts w:ascii="Calibri" w:hAnsi="Calibri" w:cstheme="minorHAnsi"/>
          <w:sz w:val="22"/>
          <w:szCs w:val="22"/>
        </w:rPr>
        <w:t xml:space="preserve"> bin </w:t>
      </w:r>
      <w:proofErr w:type="spellStart"/>
      <w:r w:rsidR="009944A9" w:rsidRPr="002844A2">
        <w:rPr>
          <w:rFonts w:ascii="Calibri" w:hAnsi="Calibri" w:cstheme="minorHAnsi"/>
          <w:sz w:val="22"/>
          <w:szCs w:val="22"/>
        </w:rPr>
        <w:t>Hunaif</w:t>
      </w:r>
      <w:proofErr w:type="spellEnd"/>
      <w:r w:rsidR="009944A9" w:rsidRPr="002844A2">
        <w:rPr>
          <w:rFonts w:ascii="Calibri" w:hAnsi="Calibri" w:cstheme="minorHAnsi"/>
          <w:sz w:val="22"/>
          <w:szCs w:val="22"/>
        </w:rPr>
        <w:t xml:space="preserve">, ia menyebutkan bahwa sebagian sahabat Rasulullah </w:t>
      </w:r>
      <w:r w:rsidR="00A257FA" w:rsidRPr="002844A2">
        <w:rPr>
          <w:rFonts w:ascii="Calibri" w:hAnsi="Calibri" w:cs="Traditional Arabic"/>
          <w:sz w:val="22"/>
          <w:szCs w:val="28"/>
          <w:rtl/>
          <w:lang w:bidi="ar-SA"/>
        </w:rPr>
        <w:t>ﷺ</w:t>
      </w:r>
      <w:r w:rsidR="009944A9" w:rsidRPr="002844A2">
        <w:rPr>
          <w:rFonts w:ascii="Calibri" w:hAnsi="Calibri" w:cstheme="minorHAnsi"/>
          <w:sz w:val="22"/>
          <w:szCs w:val="22"/>
        </w:rPr>
        <w:t xml:space="preserve"> mengabarkan kepadanya,</w:t>
      </w:r>
    </w:p>
    <w:p w14:paraId="3CD9ABA8" w14:textId="77777777" w:rsidR="009944A9" w:rsidRPr="002844A2" w:rsidRDefault="009944A9" w:rsidP="009944A9">
      <w:pPr>
        <w:pStyle w:val="TeksCatatanKaki"/>
        <w:bidi/>
        <w:jc w:val="both"/>
        <w:rPr>
          <w:rFonts w:ascii="Calibri" w:hAnsi="Calibri" w:cs="Traditional Arabic"/>
          <w:sz w:val="22"/>
          <w:szCs w:val="28"/>
        </w:rPr>
      </w:pPr>
      <w:r w:rsidRPr="002844A2">
        <w:rPr>
          <w:rFonts w:ascii="Calibri" w:hAnsi="Calibri" w:cs="Traditional Arabic"/>
          <w:sz w:val="22"/>
          <w:szCs w:val="28"/>
          <w:rtl/>
          <w:lang w:bidi="ar-SA"/>
        </w:rPr>
        <w:t>أَنَّ السُّنَّةَ فِي الصَّلَاةِ عَلَى الْجِنَازَةِ أَنْ يُكَبِّرَ الْإِمَامُ ثُمَّ يَقْرَأَ بِفَاتِحَةِ الْكِتَابِ بَعْدَ التَّكْبِيرَةِ الْأُولَى سِرًّا فِي نَفْسِهِ ثُمَّ يُصَلِّيَ عَلَى النَّبِيِّ صَلَّى اللهُ عَلَيْهِ وَسَلَّمَ</w:t>
      </w:r>
    </w:p>
    <w:p w14:paraId="7FB02A96" w14:textId="58C815DA" w:rsidR="00DD3CAE" w:rsidRPr="002844A2" w:rsidRDefault="00A257FA" w:rsidP="009944A9">
      <w:pPr>
        <w:pStyle w:val="TeksCatatanKaki"/>
        <w:jc w:val="both"/>
        <w:rPr>
          <w:rFonts w:ascii="Calibri" w:hAnsi="Calibri" w:cstheme="minorHAnsi"/>
          <w:sz w:val="22"/>
          <w:szCs w:val="22"/>
          <w:highlight w:val="green"/>
          <w:rtl/>
        </w:rPr>
      </w:pPr>
      <w:r w:rsidRPr="00A30986">
        <w:rPr>
          <w:rFonts w:ascii="Calibri" w:hAnsi="Calibri" w:cstheme="minorHAnsi"/>
          <w:i/>
          <w:iCs/>
          <w:sz w:val="22"/>
          <w:szCs w:val="22"/>
        </w:rPr>
        <w:t>“</w:t>
      </w:r>
      <w:r w:rsidR="009944A9" w:rsidRPr="00A30986">
        <w:rPr>
          <w:rFonts w:ascii="Calibri" w:hAnsi="Calibri" w:cstheme="minorHAnsi"/>
          <w:i/>
          <w:iCs/>
          <w:sz w:val="22"/>
          <w:szCs w:val="22"/>
        </w:rPr>
        <w:t xml:space="preserve">Bahwa sunah dalam salat jenazah adalah imam bertakbir, lalu membaca </w:t>
      </w:r>
      <w:proofErr w:type="spellStart"/>
      <w:r w:rsidR="00D81CE1" w:rsidRPr="00A30986">
        <w:rPr>
          <w:rFonts w:ascii="Calibri" w:hAnsi="Calibri" w:cstheme="minorHAnsi"/>
          <w:i/>
          <w:iCs/>
          <w:sz w:val="22"/>
          <w:szCs w:val="22"/>
        </w:rPr>
        <w:t>a</w:t>
      </w:r>
      <w:r w:rsidR="00C16259" w:rsidRPr="00A30986">
        <w:rPr>
          <w:rFonts w:ascii="Calibri" w:hAnsi="Calibri" w:cstheme="minorHAnsi"/>
          <w:i/>
          <w:iCs/>
          <w:sz w:val="22"/>
          <w:szCs w:val="22"/>
        </w:rPr>
        <w:t>l-Fâtihah</w:t>
      </w:r>
      <w:proofErr w:type="spellEnd"/>
      <w:r w:rsidR="009944A9" w:rsidRPr="00A30986">
        <w:rPr>
          <w:rFonts w:ascii="Calibri" w:hAnsi="Calibri" w:cstheme="minorHAnsi"/>
          <w:i/>
          <w:iCs/>
          <w:sz w:val="22"/>
          <w:szCs w:val="22"/>
        </w:rPr>
        <w:t xml:space="preserve"> secara </w:t>
      </w:r>
      <w:proofErr w:type="spellStart"/>
      <w:r w:rsidR="009944A9" w:rsidRPr="00A30986">
        <w:rPr>
          <w:rFonts w:ascii="Calibri" w:hAnsi="Calibri" w:cstheme="minorHAnsi"/>
          <w:i/>
          <w:iCs/>
          <w:sz w:val="22"/>
          <w:szCs w:val="22"/>
        </w:rPr>
        <w:t>sir</w:t>
      </w:r>
      <w:r w:rsidR="00D81CE1" w:rsidRPr="00A30986">
        <w:rPr>
          <w:rFonts w:ascii="Calibri" w:hAnsi="Calibri" w:cstheme="minorHAnsi"/>
          <w:i/>
          <w:iCs/>
          <w:sz w:val="22"/>
          <w:szCs w:val="22"/>
        </w:rPr>
        <w:t>r</w:t>
      </w:r>
      <w:proofErr w:type="spellEnd"/>
      <w:r w:rsidR="009944A9" w:rsidRPr="00A30986">
        <w:rPr>
          <w:rFonts w:ascii="Calibri" w:hAnsi="Calibri" w:cstheme="minorHAnsi"/>
          <w:i/>
          <w:iCs/>
          <w:sz w:val="22"/>
          <w:szCs w:val="22"/>
        </w:rPr>
        <w:t xml:space="preserve"> (pelan) setelah takbir pertama, kemudian bers</w:t>
      </w:r>
      <w:r w:rsidR="00A30986" w:rsidRPr="00A30986">
        <w:rPr>
          <w:rFonts w:ascii="Calibri" w:hAnsi="Calibri" w:cstheme="minorHAnsi"/>
          <w:i/>
          <w:iCs/>
          <w:sz w:val="22"/>
          <w:szCs w:val="22"/>
        </w:rPr>
        <w:t>e</w:t>
      </w:r>
      <w:r w:rsidR="009944A9" w:rsidRPr="00A30986">
        <w:rPr>
          <w:rFonts w:ascii="Calibri" w:hAnsi="Calibri" w:cstheme="minorHAnsi"/>
          <w:i/>
          <w:iCs/>
          <w:sz w:val="22"/>
          <w:szCs w:val="22"/>
        </w:rPr>
        <w:t xml:space="preserve">lawat kepada Nabi </w:t>
      </w:r>
      <w:r w:rsidRPr="00A30986">
        <w:rPr>
          <w:rFonts w:ascii="Calibri" w:hAnsi="Calibri" w:cs="Traditional Arabic"/>
          <w:i/>
          <w:iCs/>
          <w:sz w:val="22"/>
          <w:szCs w:val="28"/>
          <w:rtl/>
          <w:lang w:bidi="ar-SA"/>
        </w:rPr>
        <w:t>ﷺ</w:t>
      </w:r>
      <w:r w:rsidR="009944A9" w:rsidRPr="00A30986">
        <w:rPr>
          <w:rFonts w:ascii="Calibri" w:hAnsi="Calibri" w:cstheme="minorHAnsi"/>
          <w:i/>
          <w:iCs/>
          <w:sz w:val="22"/>
          <w:szCs w:val="22"/>
        </w:rPr>
        <w:t>.</w:t>
      </w:r>
      <w:r w:rsidRPr="00A30986">
        <w:rPr>
          <w:rFonts w:ascii="Calibri" w:hAnsi="Calibri" w:cstheme="minorHAnsi"/>
          <w:i/>
          <w:iCs/>
          <w:sz w:val="22"/>
          <w:szCs w:val="22"/>
        </w:rPr>
        <w:t>”</w:t>
      </w:r>
      <w:r w:rsidR="009944A9" w:rsidRPr="002844A2">
        <w:rPr>
          <w:rFonts w:ascii="Calibri" w:hAnsi="Calibri" w:cstheme="minorHAnsi"/>
          <w:sz w:val="22"/>
          <w:szCs w:val="22"/>
        </w:rPr>
        <w:t xml:space="preserve"> (HR. Al-Hakim</w:t>
      </w:r>
      <w:r w:rsidR="00937083">
        <w:rPr>
          <w:rFonts w:ascii="Calibri" w:hAnsi="Calibri" w:cstheme="minorHAnsi"/>
          <w:sz w:val="22"/>
          <w:szCs w:val="22"/>
        </w:rPr>
        <w:t>,</w:t>
      </w:r>
      <w:r w:rsidR="009944A9" w:rsidRPr="002844A2">
        <w:rPr>
          <w:rFonts w:ascii="Calibri" w:hAnsi="Calibri" w:cstheme="minorHAnsi"/>
          <w:sz w:val="22"/>
          <w:szCs w:val="22"/>
        </w:rPr>
        <w:t xml:space="preserve"> No. 1331 dan </w:t>
      </w:r>
      <w:proofErr w:type="spellStart"/>
      <w:r w:rsidR="00937083">
        <w:rPr>
          <w:rFonts w:ascii="Calibri" w:hAnsi="Calibri" w:cstheme="minorHAnsi"/>
          <w:sz w:val="22"/>
          <w:szCs w:val="22"/>
        </w:rPr>
        <w:t>a</w:t>
      </w:r>
      <w:r w:rsidR="009944A9" w:rsidRPr="003C0D38">
        <w:rPr>
          <w:rFonts w:ascii="Calibri" w:hAnsi="Calibri" w:cstheme="minorHAnsi"/>
          <w:sz w:val="22"/>
          <w:szCs w:val="22"/>
        </w:rPr>
        <w:t>l</w:t>
      </w:r>
      <w:proofErr w:type="spellEnd"/>
      <w:r w:rsidR="009944A9" w:rsidRPr="002844A2">
        <w:rPr>
          <w:rFonts w:ascii="Calibri" w:hAnsi="Calibri" w:cstheme="minorHAnsi"/>
          <w:sz w:val="22"/>
          <w:szCs w:val="22"/>
        </w:rPr>
        <w:t xml:space="preserve">-Baihaqi dalam </w:t>
      </w:r>
      <w:r w:rsidR="00937083" w:rsidRPr="00937083">
        <w:rPr>
          <w:rFonts w:ascii="Calibri" w:hAnsi="Calibri" w:cstheme="minorHAnsi"/>
          <w:i/>
          <w:iCs/>
          <w:sz w:val="22"/>
          <w:szCs w:val="22"/>
        </w:rPr>
        <w:t>a</w:t>
      </w:r>
      <w:r w:rsidR="009944A9" w:rsidRPr="00937083">
        <w:rPr>
          <w:rFonts w:ascii="Calibri" w:hAnsi="Calibri" w:cstheme="minorHAnsi"/>
          <w:i/>
          <w:iCs/>
          <w:sz w:val="22"/>
          <w:szCs w:val="22"/>
        </w:rPr>
        <w:t xml:space="preserve">s-Sunan </w:t>
      </w:r>
      <w:proofErr w:type="spellStart"/>
      <w:r w:rsidR="00937083" w:rsidRPr="00937083">
        <w:rPr>
          <w:rFonts w:ascii="Calibri" w:hAnsi="Calibri" w:cstheme="minorHAnsi"/>
          <w:i/>
          <w:iCs/>
          <w:sz w:val="22"/>
          <w:szCs w:val="22"/>
        </w:rPr>
        <w:t>a</w:t>
      </w:r>
      <w:r w:rsidR="009944A9" w:rsidRPr="00937083">
        <w:rPr>
          <w:rFonts w:ascii="Calibri" w:hAnsi="Calibri" w:cstheme="minorHAnsi"/>
          <w:i/>
          <w:iCs/>
          <w:sz w:val="22"/>
          <w:szCs w:val="22"/>
        </w:rPr>
        <w:t>l-Kubrâ</w:t>
      </w:r>
      <w:proofErr w:type="spellEnd"/>
      <w:r w:rsidR="00937083" w:rsidRPr="00937083">
        <w:rPr>
          <w:rFonts w:ascii="Calibri" w:hAnsi="Calibri" w:cstheme="minorHAnsi"/>
          <w:i/>
          <w:iCs/>
          <w:sz w:val="22"/>
          <w:szCs w:val="22"/>
        </w:rPr>
        <w:t>,</w:t>
      </w:r>
      <w:r w:rsidR="009944A9" w:rsidRPr="002844A2">
        <w:rPr>
          <w:rFonts w:ascii="Calibri" w:hAnsi="Calibri" w:cstheme="minorHAnsi"/>
          <w:sz w:val="22"/>
          <w:szCs w:val="22"/>
        </w:rPr>
        <w:t xml:space="preserve"> No. 6959 dan 6962</w:t>
      </w:r>
      <w:r w:rsidR="00DD3CAE" w:rsidRPr="003C0D38">
        <w:rPr>
          <w:rFonts w:ascii="Calibri" w:hAnsi="Calibri" w:cstheme="minorHAnsi"/>
          <w:sz w:val="22"/>
          <w:szCs w:val="22"/>
        </w:rPr>
        <w:t>)</w:t>
      </w:r>
      <w:r w:rsidR="00FD740D">
        <w:rPr>
          <w:rFonts w:ascii="Calibri" w:hAnsi="Calibri" w:cstheme="minorHAnsi"/>
          <w:sz w:val="22"/>
          <w:szCs w:val="22"/>
        </w:rPr>
        <w:t>.</w:t>
      </w:r>
    </w:p>
  </w:footnote>
  <w:footnote w:id="97">
    <w:p w14:paraId="306EC3D0" w14:textId="1243B414" w:rsidR="00A96065" w:rsidRPr="003C0D38" w:rsidRDefault="00A96065"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3C0D38">
        <w:rPr>
          <w:rFonts w:ascii="Calibri" w:hAnsi="Calibri" w:cs="Traditional Arabic"/>
          <w:spacing w:val="2"/>
          <w:sz w:val="22"/>
          <w:szCs w:val="32"/>
        </w:rPr>
        <w:t>HR. Al-Bukh</w:t>
      </w:r>
      <w:r w:rsidR="005A2BE9">
        <w:rPr>
          <w:rFonts w:ascii="Calibri" w:hAnsi="Calibri" w:cs="Traditional Arabic"/>
          <w:spacing w:val="2"/>
          <w:sz w:val="22"/>
          <w:szCs w:val="32"/>
        </w:rPr>
        <w:t>a</w:t>
      </w:r>
      <w:r w:rsidRPr="003C0D38">
        <w:rPr>
          <w:rFonts w:ascii="Calibri" w:hAnsi="Calibri" w:cs="Traditional Arabic"/>
          <w:spacing w:val="2"/>
          <w:sz w:val="22"/>
          <w:szCs w:val="32"/>
        </w:rPr>
        <w:t>ri</w:t>
      </w:r>
      <w:r w:rsidR="005A2BE9">
        <w:rPr>
          <w:rFonts w:ascii="Calibri" w:hAnsi="Calibri" w:cs="Traditional Arabic"/>
          <w:spacing w:val="2"/>
          <w:sz w:val="22"/>
          <w:szCs w:val="32"/>
        </w:rPr>
        <w:t>,</w:t>
      </w:r>
      <w:r w:rsidRPr="003C0D38">
        <w:rPr>
          <w:rFonts w:ascii="Calibri" w:hAnsi="Calibri" w:cs="Traditional Arabic"/>
          <w:spacing w:val="2"/>
          <w:sz w:val="22"/>
          <w:szCs w:val="32"/>
        </w:rPr>
        <w:t xml:space="preserve"> No. 3369 dan Muslim No. 407</w:t>
      </w:r>
      <w:r w:rsidR="00DE3419">
        <w:rPr>
          <w:rFonts w:ascii="Calibri" w:hAnsi="Calibri" w:cs="Traditional Arabic"/>
          <w:spacing w:val="2"/>
          <w:sz w:val="22"/>
          <w:szCs w:val="32"/>
        </w:rPr>
        <w:t>.</w:t>
      </w:r>
    </w:p>
  </w:footnote>
  <w:footnote w:id="98">
    <w:p w14:paraId="15E1BEF3" w14:textId="16D0378C" w:rsidR="00D40C29" w:rsidRPr="003C0D38" w:rsidRDefault="00D40C29"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3C0D38">
        <w:rPr>
          <w:rFonts w:ascii="Calibri" w:hAnsi="Calibri" w:cs="Traditional Arabic"/>
          <w:spacing w:val="2"/>
          <w:sz w:val="22"/>
          <w:szCs w:val="32"/>
        </w:rPr>
        <w:t>HR. Abu Daud</w:t>
      </w:r>
      <w:r w:rsidR="005A2BE9">
        <w:rPr>
          <w:rFonts w:ascii="Calibri" w:hAnsi="Calibri" w:cs="Traditional Arabic"/>
          <w:spacing w:val="2"/>
          <w:sz w:val="22"/>
          <w:szCs w:val="32"/>
        </w:rPr>
        <w:t>,</w:t>
      </w:r>
      <w:r w:rsidRPr="003C0D38">
        <w:rPr>
          <w:rFonts w:ascii="Calibri" w:hAnsi="Calibri" w:cs="Traditional Arabic"/>
          <w:spacing w:val="2"/>
          <w:sz w:val="22"/>
          <w:szCs w:val="32"/>
        </w:rPr>
        <w:t xml:space="preserve"> No. 3201, di</w:t>
      </w:r>
      <w:r w:rsidR="000E00E1">
        <w:rPr>
          <w:rFonts w:ascii="Calibri" w:hAnsi="Calibri" w:cs="Traditional Arabic"/>
          <w:spacing w:val="2"/>
          <w:sz w:val="22"/>
          <w:szCs w:val="32"/>
        </w:rPr>
        <w:t xml:space="preserve">nyatakan </w:t>
      </w:r>
      <w:r w:rsidRPr="003C0D38">
        <w:rPr>
          <w:rFonts w:ascii="Calibri" w:hAnsi="Calibri" w:cs="Traditional Arabic"/>
          <w:spacing w:val="2"/>
          <w:sz w:val="22"/>
          <w:szCs w:val="32"/>
        </w:rPr>
        <w:t>sahih Al-Albani</w:t>
      </w:r>
      <w:r w:rsidR="00DE3419">
        <w:rPr>
          <w:rFonts w:ascii="Calibri" w:hAnsi="Calibri" w:cs="Traditional Arabic"/>
          <w:spacing w:val="2"/>
          <w:sz w:val="22"/>
          <w:szCs w:val="32"/>
        </w:rPr>
        <w:t>.</w:t>
      </w:r>
    </w:p>
  </w:footnote>
  <w:footnote w:id="99">
    <w:p w14:paraId="411F51EF" w14:textId="5A41998C" w:rsidR="002263FA" w:rsidRPr="003C0D38" w:rsidRDefault="002263FA"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3C0D38">
        <w:rPr>
          <w:rFonts w:ascii="Calibri" w:hAnsi="Calibri" w:cs="Traditional Arabic"/>
          <w:spacing w:val="2"/>
          <w:sz w:val="22"/>
          <w:szCs w:val="32"/>
        </w:rPr>
        <w:t>HR. Muslim</w:t>
      </w:r>
      <w:r w:rsidR="006730B4">
        <w:rPr>
          <w:rFonts w:ascii="Calibri" w:hAnsi="Calibri" w:cs="Traditional Arabic"/>
          <w:spacing w:val="2"/>
          <w:sz w:val="22"/>
          <w:szCs w:val="32"/>
        </w:rPr>
        <w:t>,</w:t>
      </w:r>
      <w:r w:rsidRPr="003C0D38">
        <w:rPr>
          <w:rFonts w:ascii="Calibri" w:hAnsi="Calibri" w:cs="Traditional Arabic"/>
          <w:spacing w:val="2"/>
          <w:sz w:val="22"/>
          <w:szCs w:val="32"/>
        </w:rPr>
        <w:t xml:space="preserve"> No. 963</w:t>
      </w:r>
      <w:r w:rsidR="006730B4">
        <w:rPr>
          <w:rFonts w:ascii="Calibri" w:hAnsi="Calibri" w:cs="Traditional Arabic"/>
          <w:spacing w:val="2"/>
          <w:sz w:val="22"/>
          <w:szCs w:val="32"/>
        </w:rPr>
        <w:t>.</w:t>
      </w:r>
    </w:p>
  </w:footnote>
  <w:footnote w:id="100">
    <w:p w14:paraId="2B9AE7CF" w14:textId="61567426" w:rsidR="00CD5008" w:rsidRPr="002844A2" w:rsidRDefault="00CD5008" w:rsidP="00CD5008">
      <w:pPr>
        <w:pStyle w:val="TeksCatatanKaki"/>
        <w:jc w:val="both"/>
        <w:rPr>
          <w:rFonts w:ascii="Calibri" w:hAnsi="Calibri" w:cstheme="minorHAnsi"/>
          <w:sz w:val="22"/>
          <w:szCs w:val="22"/>
        </w:rPr>
      </w:pPr>
      <w:r w:rsidRPr="003C0D38">
        <w:rPr>
          <w:rStyle w:val="ReferensiCatatanKaki"/>
          <w:rFonts w:ascii="Calibri" w:hAnsi="Calibri" w:cstheme="minorHAnsi"/>
          <w:sz w:val="22"/>
          <w:szCs w:val="22"/>
        </w:rPr>
        <w:footnoteRef/>
      </w:r>
      <w:r w:rsidRPr="003C0D38">
        <w:rPr>
          <w:rFonts w:ascii="Calibri" w:hAnsi="Calibri" w:cstheme="minorHAnsi"/>
          <w:sz w:val="22"/>
          <w:szCs w:val="22"/>
        </w:rPr>
        <w:t xml:space="preserve"> </w:t>
      </w:r>
      <w:r w:rsidRPr="003C0D38">
        <w:rPr>
          <w:rFonts w:ascii="Calibri" w:hAnsi="Calibri" w:cstheme="minorHAnsi"/>
          <w:sz w:val="22"/>
          <w:szCs w:val="22"/>
        </w:rPr>
        <w:t>Lihat</w:t>
      </w:r>
      <w:r w:rsidR="00995290">
        <w:rPr>
          <w:rFonts w:ascii="Calibri" w:hAnsi="Calibri" w:cstheme="minorHAnsi"/>
          <w:sz w:val="22"/>
          <w:szCs w:val="22"/>
        </w:rPr>
        <w:t>:</w:t>
      </w:r>
      <w:r w:rsidRPr="003C0D38">
        <w:rPr>
          <w:rFonts w:ascii="Calibri" w:hAnsi="Calibri" w:cstheme="minorHAnsi"/>
          <w:sz w:val="22"/>
          <w:szCs w:val="22"/>
        </w:rPr>
        <w:t xml:space="preserve"> </w:t>
      </w:r>
      <w:proofErr w:type="spellStart"/>
      <w:r w:rsidR="00CF76AF" w:rsidRPr="00CF76AF">
        <w:rPr>
          <w:rFonts w:ascii="Calibri" w:hAnsi="Calibri" w:cstheme="minorHAnsi"/>
          <w:i/>
          <w:iCs/>
          <w:sz w:val="22"/>
          <w:szCs w:val="22"/>
        </w:rPr>
        <w:t>Majmû</w:t>
      </w:r>
      <w:proofErr w:type="spellEnd"/>
      <w:r w:rsidR="00CF76AF" w:rsidRPr="00CF76AF">
        <w:rPr>
          <w:rFonts w:ascii="Calibri" w:hAnsi="Calibri" w:cstheme="minorHAnsi"/>
          <w:i/>
          <w:iCs/>
          <w:sz w:val="22"/>
          <w:szCs w:val="22"/>
        </w:rPr>
        <w:t xml:space="preserve">’ </w:t>
      </w:r>
      <w:proofErr w:type="spellStart"/>
      <w:r w:rsidR="00CF76AF" w:rsidRPr="00CF76AF">
        <w:rPr>
          <w:rFonts w:ascii="Calibri" w:hAnsi="Calibri" w:cstheme="minorHAnsi"/>
          <w:i/>
          <w:iCs/>
          <w:sz w:val="22"/>
          <w:szCs w:val="22"/>
        </w:rPr>
        <w:t>Fatâwâ</w:t>
      </w:r>
      <w:proofErr w:type="spellEnd"/>
      <w:r w:rsidR="00CF76AF" w:rsidRPr="00CF76AF">
        <w:rPr>
          <w:rFonts w:ascii="Calibri" w:hAnsi="Calibri" w:cstheme="minorHAnsi"/>
          <w:i/>
          <w:iCs/>
          <w:sz w:val="22"/>
          <w:szCs w:val="22"/>
        </w:rPr>
        <w:t xml:space="preserve"> </w:t>
      </w:r>
      <w:proofErr w:type="spellStart"/>
      <w:r w:rsidR="00CF76AF" w:rsidRPr="00CF76AF">
        <w:rPr>
          <w:rFonts w:ascii="Calibri" w:hAnsi="Calibri" w:cstheme="minorHAnsi"/>
          <w:i/>
          <w:iCs/>
          <w:sz w:val="22"/>
          <w:szCs w:val="22"/>
        </w:rPr>
        <w:t>wa-Rasâ`il</w:t>
      </w:r>
      <w:proofErr w:type="spellEnd"/>
      <w:r w:rsidR="00CF76AF" w:rsidRPr="00CF76AF">
        <w:rPr>
          <w:rFonts w:ascii="Calibri" w:hAnsi="Calibri" w:cstheme="minorHAnsi"/>
          <w:i/>
          <w:iCs/>
          <w:sz w:val="22"/>
          <w:szCs w:val="22"/>
        </w:rPr>
        <w:t xml:space="preserve"> </w:t>
      </w:r>
      <w:proofErr w:type="spellStart"/>
      <w:r w:rsidR="00CF76AF" w:rsidRPr="00CF76AF">
        <w:rPr>
          <w:rFonts w:ascii="Calibri" w:hAnsi="Calibri" w:cstheme="minorHAnsi"/>
          <w:i/>
          <w:iCs/>
          <w:sz w:val="22"/>
          <w:szCs w:val="22"/>
        </w:rPr>
        <w:t>al</w:t>
      </w:r>
      <w:proofErr w:type="spellEnd"/>
      <w:r w:rsidR="00CF76AF" w:rsidRPr="00CF76AF">
        <w:rPr>
          <w:rFonts w:ascii="Calibri" w:hAnsi="Calibri" w:cstheme="minorHAnsi"/>
          <w:i/>
          <w:iCs/>
          <w:sz w:val="22"/>
          <w:szCs w:val="22"/>
        </w:rPr>
        <w:t>-‘</w:t>
      </w:r>
      <w:proofErr w:type="spellStart"/>
      <w:r w:rsidR="00CF76AF" w:rsidRPr="00CF76AF">
        <w:rPr>
          <w:rFonts w:ascii="Calibri" w:hAnsi="Calibri" w:cstheme="minorHAnsi"/>
          <w:i/>
          <w:iCs/>
          <w:sz w:val="22"/>
          <w:szCs w:val="22"/>
        </w:rPr>
        <w:t>Utsaimin</w:t>
      </w:r>
      <w:proofErr w:type="spellEnd"/>
      <w:r w:rsidRPr="003C0D38">
        <w:rPr>
          <w:rFonts w:ascii="Calibri" w:hAnsi="Calibri" w:cstheme="minorHAnsi"/>
          <w:sz w:val="22"/>
          <w:szCs w:val="22"/>
        </w:rPr>
        <w:t xml:space="preserve"> </w:t>
      </w:r>
      <w:r w:rsidR="00C666F8">
        <w:rPr>
          <w:rFonts w:ascii="Calibri" w:hAnsi="Calibri" w:cstheme="minorHAnsi"/>
          <w:sz w:val="22"/>
          <w:szCs w:val="22"/>
        </w:rPr>
        <w:t>(</w:t>
      </w:r>
      <w:r w:rsidRPr="003C0D38">
        <w:rPr>
          <w:rFonts w:ascii="Calibri" w:hAnsi="Calibri" w:cstheme="minorHAnsi"/>
          <w:sz w:val="22"/>
          <w:szCs w:val="22"/>
        </w:rPr>
        <w:t>17/103</w:t>
      </w:r>
      <w:r w:rsidR="00C666F8">
        <w:rPr>
          <w:rFonts w:ascii="Calibri" w:hAnsi="Calibri" w:cstheme="minorHAnsi"/>
          <w:sz w:val="22"/>
          <w:szCs w:val="22"/>
        </w:rPr>
        <w:t>).</w:t>
      </w:r>
    </w:p>
  </w:footnote>
  <w:footnote w:id="101">
    <w:p w14:paraId="1F33B89B" w14:textId="6ABEB233" w:rsidR="00AD146A" w:rsidRPr="002844A2" w:rsidRDefault="004214BD" w:rsidP="00AD146A">
      <w:pPr>
        <w:pStyle w:val="TeksCatatanKaki"/>
        <w:jc w:val="both"/>
        <w:rPr>
          <w:rFonts w:ascii="Calibri" w:hAnsi="Calibri" w:cstheme="minorHAnsi"/>
          <w:sz w:val="22"/>
          <w:szCs w:val="22"/>
        </w:rPr>
      </w:pPr>
      <w:r w:rsidRPr="003C0D38">
        <w:rPr>
          <w:rStyle w:val="ReferensiCatatanKaki"/>
          <w:rFonts w:ascii="Calibri" w:hAnsi="Calibri" w:cstheme="minorHAnsi"/>
          <w:sz w:val="22"/>
          <w:szCs w:val="22"/>
        </w:rPr>
        <w:footnoteRef/>
      </w:r>
      <w:r w:rsidRPr="002844A2">
        <w:rPr>
          <w:rFonts w:ascii="Calibri" w:hAnsi="Calibri" w:cstheme="minorHAnsi"/>
          <w:sz w:val="22"/>
          <w:szCs w:val="22"/>
        </w:rPr>
        <w:t xml:space="preserve"> </w:t>
      </w:r>
      <w:r w:rsidR="00AD146A" w:rsidRPr="002844A2">
        <w:rPr>
          <w:rFonts w:ascii="Calibri" w:hAnsi="Calibri" w:cstheme="minorHAnsi"/>
          <w:sz w:val="22"/>
          <w:szCs w:val="22"/>
        </w:rPr>
        <w:t>Al-Azhim Abadi berkata,</w:t>
      </w:r>
    </w:p>
    <w:p w14:paraId="1E3DE15C" w14:textId="36E29F33" w:rsidR="00AD146A" w:rsidRPr="002844A2" w:rsidRDefault="00AD146A" w:rsidP="00AD146A">
      <w:pPr>
        <w:pStyle w:val="TeksCatatanKaki"/>
        <w:bidi/>
        <w:jc w:val="both"/>
        <w:rPr>
          <w:rFonts w:ascii="Calibri" w:hAnsi="Calibri" w:cs="Traditional Arabic"/>
          <w:sz w:val="22"/>
          <w:szCs w:val="28"/>
        </w:rPr>
      </w:pPr>
      <w:r w:rsidRPr="002844A2">
        <w:rPr>
          <w:rFonts w:ascii="Calibri" w:hAnsi="Calibri" w:cs="Traditional Arabic"/>
          <w:sz w:val="22"/>
          <w:szCs w:val="28"/>
          <w:rtl/>
          <w:lang w:bidi="ar-SA"/>
        </w:rPr>
        <w:t xml:space="preserve">وَأَمَّا الصَّلَاةُ عَلَى الطِّفْلِ الَّذِي لَمْ يَبْلُغِ الْحُلُمَ فَكَالصَّلَاةِ عَلَى الْكَبِيرِ، وَلَمْ يَثْبُتْ عَنِ النَّبِيِّ بِسَنَدٍ صَحِيحٍ أَنَّهُ عَلَّمَ أَصْحَابَهُ دُعَاءً آخَرَ لِلْمَيِّتِ الصَّغِيرِ غَيْرَ الدُّعَاءِ الَّذِي عَلَّمَهُمْ لِلْمَيِّتِ الْكَبِيرِ، بَلْ كَانَ يَقُولُ: </w:t>
      </w:r>
      <w:r w:rsidR="00FA4A01">
        <w:rPr>
          <w:rFonts w:ascii="Calibri" w:hAnsi="Calibri" w:cs="Traditional Arabic" w:hint="cs"/>
          <w:sz w:val="22"/>
          <w:szCs w:val="28"/>
          <w:rtl/>
          <w:lang w:bidi="ar-SA"/>
        </w:rPr>
        <w:t>((</w:t>
      </w:r>
      <w:r w:rsidRPr="002844A2">
        <w:rPr>
          <w:rFonts w:ascii="Calibri" w:hAnsi="Calibri" w:cs="Traditional Arabic"/>
          <w:sz w:val="22"/>
          <w:szCs w:val="28"/>
          <w:rtl/>
          <w:lang w:bidi="ar-SA"/>
        </w:rPr>
        <w:t>اللَّهُمَّ اغْفِرْ لِحَيِّنَا وَمَيِّتِنَا وَشَاهِدِنَا وَغَائِبِنَا وَصَغِيرِنَا وَكَبِيرِنَا</w:t>
      </w:r>
      <w:r w:rsidR="00FA4A01">
        <w:rPr>
          <w:rFonts w:ascii="Calibri" w:hAnsi="Calibri" w:cs="Traditional Arabic" w:hint="cs"/>
          <w:sz w:val="22"/>
          <w:szCs w:val="28"/>
          <w:rtl/>
          <w:lang w:bidi="ar-SA"/>
        </w:rPr>
        <w:t>))</w:t>
      </w:r>
    </w:p>
    <w:p w14:paraId="2FE959E7" w14:textId="2C7D12EF" w:rsidR="00C32D71" w:rsidRPr="002844A2" w:rsidRDefault="00A257FA" w:rsidP="00AD146A">
      <w:pPr>
        <w:pStyle w:val="TeksCatatanKaki"/>
        <w:jc w:val="both"/>
        <w:rPr>
          <w:rFonts w:ascii="Calibri" w:hAnsi="Calibri" w:cstheme="minorHAnsi"/>
          <w:i/>
          <w:iCs/>
          <w:sz w:val="22"/>
          <w:szCs w:val="22"/>
        </w:rPr>
      </w:pPr>
      <w:r w:rsidRPr="00107BB0">
        <w:rPr>
          <w:rFonts w:ascii="Calibri" w:hAnsi="Calibri" w:cstheme="minorHAnsi"/>
          <w:i/>
          <w:iCs/>
          <w:sz w:val="22"/>
          <w:szCs w:val="22"/>
        </w:rPr>
        <w:t>“</w:t>
      </w:r>
      <w:r w:rsidR="00AD146A" w:rsidRPr="00107BB0">
        <w:rPr>
          <w:rFonts w:ascii="Calibri" w:hAnsi="Calibri" w:cstheme="minorHAnsi"/>
          <w:i/>
          <w:iCs/>
          <w:sz w:val="22"/>
          <w:szCs w:val="22"/>
        </w:rPr>
        <w:t xml:space="preserve">Adapun salat atas jenazah anak kecil yang belum balig, maka hukumnya sama dengan salat atas jenazah orang dewasa. Tidak valid dari Nabi </w:t>
      </w:r>
      <w:r w:rsidRPr="00107BB0">
        <w:rPr>
          <w:rFonts w:ascii="Calibri" w:hAnsi="Calibri" w:cs="Traditional Arabic"/>
          <w:i/>
          <w:iCs/>
          <w:sz w:val="22"/>
          <w:szCs w:val="28"/>
          <w:rtl/>
          <w:lang w:bidi="ar-SA"/>
        </w:rPr>
        <w:t>ﷺ</w:t>
      </w:r>
      <w:r w:rsidR="00AD146A" w:rsidRPr="00107BB0">
        <w:rPr>
          <w:rFonts w:ascii="Calibri" w:hAnsi="Calibri" w:cstheme="minorHAnsi"/>
          <w:i/>
          <w:iCs/>
          <w:sz w:val="22"/>
          <w:szCs w:val="22"/>
        </w:rPr>
        <w:t xml:space="preserve"> dengan sanad yang sahih bahwa beliau mengajarkan kepada para sahabat doa khusus untuk jenazah anak kecil selain doa yang diajarkan untuk jenazah orang dewasa. Bahkan beliau berdoa dengan</w:t>
      </w:r>
      <w:r w:rsidR="00826BD5" w:rsidRPr="00107BB0">
        <w:rPr>
          <w:rFonts w:ascii="Calibri" w:hAnsi="Calibri" w:cstheme="minorHAnsi"/>
          <w:i/>
          <w:iCs/>
          <w:sz w:val="22"/>
          <w:szCs w:val="22"/>
        </w:rPr>
        <w:t>,</w:t>
      </w:r>
    </w:p>
    <w:p w14:paraId="5165D283" w14:textId="637FAB2D" w:rsidR="00C32D71" w:rsidRPr="002844A2" w:rsidRDefault="00826BD5" w:rsidP="00C32D71">
      <w:pPr>
        <w:shd w:val="clear" w:color="auto" w:fill="FFFFFF"/>
        <w:spacing w:after="0" w:line="240" w:lineRule="auto"/>
        <w:jc w:val="both"/>
        <w:rPr>
          <w:rFonts w:eastAsia="Times New Roman" w:cs="Traditional Arabic"/>
          <w:spacing w:val="2"/>
        </w:rPr>
      </w:pPr>
      <w:r w:rsidRPr="00503446">
        <w:rPr>
          <w:rFonts w:eastAsia="Times New Roman" w:cs="Traditional Arabic" w:hint="cs"/>
          <w:szCs w:val="28"/>
          <w:rtl/>
        </w:rPr>
        <w:t>((</w:t>
      </w:r>
      <w:r w:rsidR="00C32D71" w:rsidRPr="002844A2">
        <w:rPr>
          <w:rFonts w:eastAsia="Times New Roman" w:cs="Traditional Arabic"/>
          <w:szCs w:val="28"/>
          <w:rtl/>
        </w:rPr>
        <w:t>اللَّهُمَّ اغْفِرْ لِحَيِّنَا وَمَيِّتِنَا، وَشَاهِدِنَا وَغَائِبِنَا، وَصَغِيرِنَا وَكَبِيرِنَا</w:t>
      </w:r>
      <w:r>
        <w:rPr>
          <w:rFonts w:eastAsia="Times New Roman" w:cs="Traditional Arabic" w:hint="cs"/>
          <w:szCs w:val="28"/>
          <w:rtl/>
        </w:rPr>
        <w:t>))</w:t>
      </w:r>
    </w:p>
    <w:p w14:paraId="46FB5219" w14:textId="0FA6DCF3" w:rsidR="00AD146A" w:rsidRPr="002844A2" w:rsidRDefault="00AD146A" w:rsidP="00C32D71">
      <w:pPr>
        <w:pStyle w:val="TeksCatatanKaki"/>
        <w:jc w:val="both"/>
        <w:rPr>
          <w:rFonts w:ascii="Calibri" w:hAnsi="Calibri" w:cstheme="minorHAnsi"/>
          <w:sz w:val="22"/>
          <w:szCs w:val="22"/>
        </w:rPr>
      </w:pPr>
      <w:r w:rsidRPr="00826BD5">
        <w:rPr>
          <w:rFonts w:ascii="Calibri" w:hAnsi="Calibri" w:cstheme="minorHAnsi"/>
          <w:i/>
          <w:iCs/>
          <w:sz w:val="22"/>
          <w:szCs w:val="22"/>
        </w:rPr>
        <w:t xml:space="preserve"> </w:t>
      </w:r>
      <w:r w:rsidR="00A257FA" w:rsidRPr="00826BD5">
        <w:rPr>
          <w:rFonts w:ascii="Calibri" w:hAnsi="Calibri" w:cstheme="minorHAnsi"/>
          <w:i/>
          <w:iCs/>
          <w:sz w:val="22"/>
          <w:szCs w:val="22"/>
        </w:rPr>
        <w:t>‘</w:t>
      </w:r>
      <w:r w:rsidRPr="00826BD5">
        <w:rPr>
          <w:rFonts w:ascii="Calibri" w:hAnsi="Calibri" w:cstheme="minorHAnsi"/>
          <w:i/>
          <w:iCs/>
          <w:sz w:val="22"/>
          <w:szCs w:val="22"/>
        </w:rPr>
        <w:t>Ya Allah, ampunilah yang hidup dan yang telah wafat di antara kami, yang hadir dan yang tidak hadir, yang masih kecil dan yang sudah tua.</w:t>
      </w:r>
      <w:r w:rsidR="00A257FA" w:rsidRPr="00826BD5">
        <w:rPr>
          <w:rFonts w:ascii="Calibri" w:hAnsi="Calibri" w:cstheme="minorHAnsi"/>
          <w:i/>
          <w:iCs/>
          <w:sz w:val="22"/>
          <w:szCs w:val="22"/>
        </w:rPr>
        <w:t>’”</w:t>
      </w:r>
      <w:r w:rsidRPr="002844A2">
        <w:rPr>
          <w:rFonts w:ascii="Calibri" w:hAnsi="Calibri" w:cstheme="minorHAnsi"/>
          <w:sz w:val="22"/>
          <w:szCs w:val="22"/>
        </w:rPr>
        <w:t xml:space="preserve"> </w:t>
      </w:r>
      <w:r w:rsidR="00487DBC">
        <w:rPr>
          <w:rFonts w:ascii="Calibri" w:hAnsi="Calibri" w:cstheme="minorHAnsi"/>
          <w:sz w:val="22"/>
          <w:szCs w:val="22"/>
        </w:rPr>
        <w:t>[</w:t>
      </w:r>
      <w:r w:rsidR="00A257FA" w:rsidRPr="00487DBC">
        <w:rPr>
          <w:rFonts w:ascii="Calibri" w:hAnsi="Calibri" w:cstheme="minorHAnsi"/>
          <w:i/>
          <w:iCs/>
          <w:sz w:val="22"/>
          <w:szCs w:val="22"/>
        </w:rPr>
        <w:t>‘</w:t>
      </w:r>
      <w:proofErr w:type="spellStart"/>
      <w:r w:rsidRPr="00487DBC">
        <w:rPr>
          <w:rFonts w:ascii="Calibri" w:hAnsi="Calibri" w:cstheme="minorHAnsi"/>
          <w:i/>
          <w:iCs/>
          <w:sz w:val="22"/>
          <w:szCs w:val="22"/>
        </w:rPr>
        <w:t>Aun</w:t>
      </w:r>
      <w:proofErr w:type="spellEnd"/>
      <w:r w:rsidR="00FF0E43">
        <w:rPr>
          <w:rFonts w:ascii="Calibri" w:hAnsi="Calibri" w:cstheme="minorHAnsi"/>
          <w:i/>
          <w:iCs/>
          <w:sz w:val="22"/>
          <w:szCs w:val="22"/>
        </w:rPr>
        <w:t xml:space="preserve"> </w:t>
      </w:r>
      <w:proofErr w:type="spellStart"/>
      <w:r w:rsidR="00FF0E43">
        <w:rPr>
          <w:rFonts w:ascii="Calibri" w:hAnsi="Calibri" w:cstheme="minorHAnsi"/>
          <w:i/>
          <w:iCs/>
          <w:sz w:val="22"/>
          <w:szCs w:val="22"/>
        </w:rPr>
        <w:t>a</w:t>
      </w:r>
      <w:r w:rsidRPr="00487DBC">
        <w:rPr>
          <w:rFonts w:ascii="Calibri" w:hAnsi="Calibri" w:cstheme="minorHAnsi"/>
          <w:i/>
          <w:iCs/>
          <w:sz w:val="22"/>
          <w:szCs w:val="22"/>
        </w:rPr>
        <w:t>l</w:t>
      </w:r>
      <w:r w:rsidR="00FF0E43">
        <w:rPr>
          <w:rFonts w:ascii="Calibri" w:hAnsi="Calibri" w:cstheme="minorHAnsi"/>
          <w:i/>
          <w:iCs/>
          <w:sz w:val="22"/>
          <w:szCs w:val="22"/>
        </w:rPr>
        <w:t>-</w:t>
      </w:r>
      <w:r w:rsidRPr="00487DBC">
        <w:rPr>
          <w:rFonts w:ascii="Calibri" w:hAnsi="Calibri" w:cstheme="minorHAnsi"/>
          <w:i/>
          <w:iCs/>
          <w:sz w:val="22"/>
          <w:szCs w:val="22"/>
        </w:rPr>
        <w:t>Ma</w:t>
      </w:r>
      <w:r w:rsidR="00A257FA" w:rsidRPr="00487DBC">
        <w:rPr>
          <w:rFonts w:ascii="Calibri" w:hAnsi="Calibri" w:cstheme="minorHAnsi"/>
          <w:i/>
          <w:iCs/>
          <w:sz w:val="22"/>
          <w:szCs w:val="22"/>
        </w:rPr>
        <w:t>’</w:t>
      </w:r>
      <w:r w:rsidRPr="00487DBC">
        <w:rPr>
          <w:rFonts w:ascii="Calibri" w:hAnsi="Calibri" w:cstheme="minorHAnsi"/>
          <w:i/>
          <w:iCs/>
          <w:sz w:val="22"/>
          <w:szCs w:val="22"/>
        </w:rPr>
        <w:t>bûd</w:t>
      </w:r>
      <w:proofErr w:type="spellEnd"/>
      <w:r w:rsidRPr="002844A2">
        <w:rPr>
          <w:rFonts w:ascii="Calibri" w:hAnsi="Calibri" w:cstheme="minorHAnsi"/>
          <w:sz w:val="22"/>
          <w:szCs w:val="22"/>
        </w:rPr>
        <w:t xml:space="preserve">, </w:t>
      </w:r>
      <w:r w:rsidR="00487DBC">
        <w:rPr>
          <w:rFonts w:ascii="Calibri" w:hAnsi="Calibri" w:cstheme="minorHAnsi"/>
          <w:sz w:val="22"/>
          <w:szCs w:val="22"/>
        </w:rPr>
        <w:t>(</w:t>
      </w:r>
      <w:r w:rsidRPr="002844A2">
        <w:rPr>
          <w:rFonts w:ascii="Calibri" w:hAnsi="Calibri" w:cstheme="minorHAnsi"/>
          <w:sz w:val="22"/>
          <w:szCs w:val="22"/>
        </w:rPr>
        <w:t>8/362</w:t>
      </w:r>
      <w:r w:rsidRPr="003C0D38">
        <w:rPr>
          <w:rFonts w:ascii="Calibri" w:hAnsi="Calibri" w:cstheme="minorHAnsi"/>
          <w:sz w:val="22"/>
          <w:szCs w:val="22"/>
        </w:rPr>
        <w:t>)</w:t>
      </w:r>
      <w:r w:rsidR="00487DBC">
        <w:rPr>
          <w:rFonts w:ascii="Calibri" w:hAnsi="Calibri" w:cstheme="minorHAnsi"/>
          <w:sz w:val="22"/>
          <w:szCs w:val="22"/>
        </w:rPr>
        <w:t>]</w:t>
      </w:r>
    </w:p>
    <w:p w14:paraId="5C85CF34" w14:textId="1AB62F49" w:rsidR="004214BD" w:rsidRPr="002844A2" w:rsidRDefault="00AD146A" w:rsidP="00C32D71">
      <w:pPr>
        <w:pStyle w:val="TeksCatatanKaki"/>
        <w:ind w:firstLine="720"/>
        <w:jc w:val="both"/>
        <w:rPr>
          <w:rFonts w:ascii="Calibri" w:hAnsi="Calibri" w:cstheme="minorHAnsi"/>
          <w:sz w:val="22"/>
          <w:szCs w:val="22"/>
        </w:rPr>
      </w:pPr>
      <w:r w:rsidRPr="002844A2">
        <w:rPr>
          <w:rFonts w:ascii="Calibri" w:hAnsi="Calibri" w:cstheme="minorHAnsi"/>
          <w:sz w:val="22"/>
          <w:szCs w:val="22"/>
        </w:rPr>
        <w:t xml:space="preserve">Ini merupakan isyarat bahwa </w:t>
      </w:r>
      <w:proofErr w:type="spellStart"/>
      <w:r w:rsidRPr="002844A2">
        <w:rPr>
          <w:rFonts w:ascii="Calibri" w:hAnsi="Calibri" w:cstheme="minorHAnsi"/>
          <w:sz w:val="22"/>
          <w:szCs w:val="22"/>
        </w:rPr>
        <w:t>al</w:t>
      </w:r>
      <w:proofErr w:type="spellEnd"/>
      <w:r w:rsidRPr="002844A2">
        <w:rPr>
          <w:rFonts w:ascii="Calibri" w:hAnsi="Calibri" w:cstheme="minorHAnsi"/>
          <w:sz w:val="22"/>
          <w:szCs w:val="22"/>
        </w:rPr>
        <w:t>-Azhim Abadi berpendapat bolehnya berdoa untuk jenazah anak kecil dengan doa yang sama yang digunakan untuk jenazah orang dewasa.</w:t>
      </w:r>
    </w:p>
  </w:footnote>
  <w:footnote w:id="102">
    <w:p w14:paraId="060313CF" w14:textId="5F97A6FA" w:rsidR="002A464F" w:rsidRPr="00753A89" w:rsidRDefault="002A464F" w:rsidP="00753A89">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bidi w:val="0"/>
        <w:spacing w:after="0" w:line="240" w:lineRule="auto"/>
        <w:jc w:val="both"/>
        <w:rPr>
          <w:rFonts w:eastAsia="Times New Roman" w:cs="Traditional Arabic"/>
          <w:spacing w:val="2"/>
          <w:szCs w:val="32"/>
          <w:bdr w:val="none" w:sz="0" w:space="0" w:color="auto"/>
          <w:lang w:eastAsia="en-US"/>
        </w:rPr>
      </w:pPr>
      <w:r>
        <w:rPr>
          <w:rStyle w:val="ReferensiCatatanKaki"/>
        </w:rPr>
        <w:footnoteRef/>
      </w:r>
      <w:r>
        <w:t xml:space="preserve"> </w:t>
      </w:r>
      <w:r w:rsidRPr="003C0D38">
        <w:rPr>
          <w:rFonts w:eastAsia="Times New Roman" w:cs="Traditional Arabic"/>
          <w:spacing w:val="2"/>
          <w:szCs w:val="32"/>
          <w:bdr w:val="none" w:sz="0" w:space="0" w:color="auto"/>
          <w:lang w:eastAsia="en-US"/>
        </w:rPr>
        <w:t xml:space="preserve"> </w:t>
      </w:r>
      <w:proofErr w:type="spellStart"/>
      <w:r w:rsidRPr="009657D3">
        <w:rPr>
          <w:rFonts w:eastAsia="Times New Roman" w:cs="Traditional Arabic"/>
          <w:i/>
          <w:iCs/>
          <w:spacing w:val="2"/>
          <w:szCs w:val="32"/>
          <w:bdr w:val="none" w:sz="0" w:space="0" w:color="auto"/>
          <w:lang w:eastAsia="en-US"/>
        </w:rPr>
        <w:t>Shahîh</w:t>
      </w:r>
      <w:proofErr w:type="spellEnd"/>
      <w:r w:rsidRPr="009657D3">
        <w:rPr>
          <w:rFonts w:eastAsia="Times New Roman" w:cs="Traditional Arabic"/>
          <w:i/>
          <w:iCs/>
          <w:spacing w:val="2"/>
          <w:szCs w:val="32"/>
          <w:bdr w:val="none" w:sz="0" w:space="0" w:color="auto"/>
          <w:lang w:eastAsia="en-US"/>
        </w:rPr>
        <w:t xml:space="preserve"> </w:t>
      </w:r>
      <w:proofErr w:type="spellStart"/>
      <w:r w:rsidR="009657D3">
        <w:rPr>
          <w:rFonts w:eastAsia="Times New Roman" w:cs="Traditional Arabic"/>
          <w:i/>
          <w:iCs/>
          <w:spacing w:val="2"/>
          <w:szCs w:val="32"/>
          <w:bdr w:val="none" w:sz="0" w:space="0" w:color="auto"/>
          <w:lang w:eastAsia="en-US"/>
        </w:rPr>
        <w:t>a</w:t>
      </w:r>
      <w:r w:rsidRPr="009657D3">
        <w:rPr>
          <w:rFonts w:eastAsia="Times New Roman" w:cs="Traditional Arabic"/>
          <w:i/>
          <w:iCs/>
          <w:spacing w:val="2"/>
          <w:szCs w:val="32"/>
          <w:bdr w:val="none" w:sz="0" w:space="0" w:color="auto"/>
          <w:lang w:eastAsia="en-US"/>
        </w:rPr>
        <w:t>l-Bukhâri</w:t>
      </w:r>
      <w:proofErr w:type="spellEnd"/>
      <w:r w:rsidRPr="003C0D38">
        <w:rPr>
          <w:rFonts w:eastAsia="Times New Roman" w:cs="Traditional Arabic"/>
          <w:spacing w:val="2"/>
          <w:szCs w:val="32"/>
          <w:bdr w:val="none" w:sz="0" w:space="0" w:color="auto"/>
          <w:lang w:eastAsia="en-US"/>
        </w:rPr>
        <w:t xml:space="preserve">, </w:t>
      </w:r>
      <w:r w:rsidR="009657D3">
        <w:rPr>
          <w:rFonts w:eastAsia="Times New Roman" w:cs="Traditional Arabic"/>
          <w:spacing w:val="2"/>
          <w:szCs w:val="32"/>
          <w:bdr w:val="none" w:sz="0" w:space="0" w:color="auto"/>
          <w:lang w:eastAsia="en-US"/>
        </w:rPr>
        <w:t>(</w:t>
      </w:r>
      <w:r w:rsidRPr="003C0D38">
        <w:rPr>
          <w:rFonts w:eastAsia="Times New Roman" w:cs="Traditional Arabic"/>
          <w:spacing w:val="2"/>
          <w:szCs w:val="32"/>
          <w:bdr w:val="none" w:sz="0" w:space="0" w:color="auto"/>
          <w:lang w:eastAsia="en-US"/>
        </w:rPr>
        <w:t>2/89</w:t>
      </w:r>
      <w:r w:rsidR="009657D3">
        <w:rPr>
          <w:rFonts w:eastAsia="Times New Roman" w:cs="Traditional Arabic"/>
          <w:spacing w:val="2"/>
          <w:szCs w:val="32"/>
          <w:bdr w:val="none" w:sz="0" w:space="0" w:color="auto"/>
          <w:lang w:eastAsia="en-US"/>
        </w:rPr>
        <w:t>)</w:t>
      </w:r>
      <w:r w:rsidRPr="003C0D38">
        <w:rPr>
          <w:rFonts w:eastAsia="Times New Roman" w:cs="Traditional Arabic"/>
          <w:spacing w:val="2"/>
          <w:szCs w:val="32"/>
          <w:bdr w:val="none" w:sz="0" w:space="0" w:color="auto"/>
          <w:lang w:eastAsia="en-US"/>
        </w:rPr>
        <w:t xml:space="preserve">, Bab </w:t>
      </w:r>
      <w:proofErr w:type="spellStart"/>
      <w:r w:rsidRPr="009657D3">
        <w:rPr>
          <w:rFonts w:eastAsia="Times New Roman" w:cs="Traditional Arabic"/>
          <w:i/>
          <w:iCs/>
          <w:spacing w:val="2"/>
          <w:szCs w:val="32"/>
          <w:bdr w:val="none" w:sz="0" w:space="0" w:color="auto"/>
          <w:lang w:eastAsia="en-US"/>
        </w:rPr>
        <w:t>Qirâ’ah</w:t>
      </w:r>
      <w:proofErr w:type="spellEnd"/>
      <w:r w:rsidRPr="009657D3">
        <w:rPr>
          <w:rFonts w:eastAsia="Times New Roman" w:cs="Traditional Arabic"/>
          <w:i/>
          <w:iCs/>
          <w:spacing w:val="2"/>
          <w:szCs w:val="32"/>
          <w:bdr w:val="none" w:sz="0" w:space="0" w:color="auto"/>
          <w:lang w:eastAsia="en-US"/>
        </w:rPr>
        <w:t xml:space="preserve"> </w:t>
      </w:r>
      <w:proofErr w:type="spellStart"/>
      <w:r w:rsidRPr="009657D3">
        <w:rPr>
          <w:rFonts w:eastAsia="Times New Roman" w:cs="Traditional Arabic"/>
          <w:i/>
          <w:iCs/>
          <w:spacing w:val="2"/>
          <w:szCs w:val="32"/>
          <w:bdr w:val="none" w:sz="0" w:space="0" w:color="auto"/>
          <w:lang w:eastAsia="en-US"/>
        </w:rPr>
        <w:t>Fâtihah</w:t>
      </w:r>
      <w:proofErr w:type="spellEnd"/>
      <w:r w:rsidRPr="009657D3">
        <w:rPr>
          <w:rFonts w:eastAsia="Times New Roman" w:cs="Traditional Arabic"/>
          <w:i/>
          <w:iCs/>
          <w:spacing w:val="2"/>
          <w:szCs w:val="32"/>
          <w:bdr w:val="none" w:sz="0" w:space="0" w:color="auto"/>
          <w:lang w:eastAsia="en-US"/>
        </w:rPr>
        <w:t xml:space="preserve"> </w:t>
      </w:r>
      <w:proofErr w:type="spellStart"/>
      <w:r w:rsidR="001C2E8C">
        <w:rPr>
          <w:rFonts w:eastAsia="Times New Roman" w:cs="Traditional Arabic"/>
          <w:i/>
          <w:iCs/>
          <w:spacing w:val="2"/>
          <w:szCs w:val="32"/>
          <w:bdr w:val="none" w:sz="0" w:space="0" w:color="auto"/>
          <w:lang w:eastAsia="en-US"/>
        </w:rPr>
        <w:t>a</w:t>
      </w:r>
      <w:r w:rsidRPr="009657D3">
        <w:rPr>
          <w:rFonts w:eastAsia="Times New Roman" w:cs="Traditional Arabic"/>
          <w:i/>
          <w:iCs/>
          <w:spacing w:val="2"/>
          <w:szCs w:val="32"/>
          <w:bdr w:val="none" w:sz="0" w:space="0" w:color="auto"/>
          <w:lang w:eastAsia="en-US"/>
        </w:rPr>
        <w:t>l-Kitâb</w:t>
      </w:r>
      <w:proofErr w:type="spellEnd"/>
      <w:r w:rsidRPr="009657D3">
        <w:rPr>
          <w:rFonts w:eastAsia="Times New Roman" w:cs="Traditional Arabic"/>
          <w:i/>
          <w:iCs/>
          <w:spacing w:val="2"/>
          <w:szCs w:val="32"/>
          <w:bdr w:val="none" w:sz="0" w:space="0" w:color="auto"/>
          <w:lang w:eastAsia="en-US"/>
        </w:rPr>
        <w:t xml:space="preserve"> ‘</w:t>
      </w:r>
      <w:proofErr w:type="spellStart"/>
      <w:r w:rsidRPr="009657D3">
        <w:rPr>
          <w:rFonts w:eastAsia="Times New Roman" w:cs="Traditional Arabic"/>
          <w:i/>
          <w:iCs/>
          <w:spacing w:val="2"/>
          <w:szCs w:val="32"/>
          <w:bdr w:val="none" w:sz="0" w:space="0" w:color="auto"/>
          <w:lang w:eastAsia="en-US"/>
        </w:rPr>
        <w:t>alâ</w:t>
      </w:r>
      <w:proofErr w:type="spellEnd"/>
      <w:r w:rsidRPr="009657D3">
        <w:rPr>
          <w:rFonts w:eastAsia="Times New Roman" w:cs="Traditional Arabic"/>
          <w:i/>
          <w:iCs/>
          <w:spacing w:val="2"/>
          <w:szCs w:val="32"/>
          <w:bdr w:val="none" w:sz="0" w:space="0" w:color="auto"/>
          <w:lang w:eastAsia="en-US"/>
        </w:rPr>
        <w:t xml:space="preserve"> </w:t>
      </w:r>
      <w:proofErr w:type="spellStart"/>
      <w:r w:rsidR="009657D3">
        <w:rPr>
          <w:rFonts w:eastAsia="Times New Roman" w:cs="Traditional Arabic"/>
          <w:i/>
          <w:iCs/>
          <w:spacing w:val="2"/>
          <w:szCs w:val="32"/>
          <w:bdr w:val="none" w:sz="0" w:space="0" w:color="auto"/>
          <w:lang w:eastAsia="en-US"/>
        </w:rPr>
        <w:t>a</w:t>
      </w:r>
      <w:r w:rsidRPr="009657D3">
        <w:rPr>
          <w:rFonts w:eastAsia="Times New Roman" w:cs="Traditional Arabic"/>
          <w:i/>
          <w:iCs/>
          <w:spacing w:val="2"/>
          <w:szCs w:val="32"/>
          <w:bdr w:val="none" w:sz="0" w:space="0" w:color="auto"/>
          <w:lang w:eastAsia="en-US"/>
        </w:rPr>
        <w:t>l-Janâzah</w:t>
      </w:r>
      <w:proofErr w:type="spellEnd"/>
      <w:r w:rsidR="009657D3">
        <w:rPr>
          <w:rFonts w:eastAsia="Times New Roman" w:cs="Traditional Arabic"/>
          <w:spacing w:val="2"/>
          <w:szCs w:val="32"/>
          <w:bdr w:val="none" w:sz="0" w:space="0" w:color="auto"/>
          <w:lang w:eastAsia="en-US"/>
        </w:rPr>
        <w:t>.</w:t>
      </w:r>
    </w:p>
  </w:footnote>
  <w:footnote w:id="103">
    <w:p w14:paraId="09D02A7B" w14:textId="34F179CA" w:rsidR="0032512E" w:rsidRPr="003C0D38" w:rsidRDefault="0032512E"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3C0D38">
        <w:rPr>
          <w:rFonts w:ascii="Calibri" w:hAnsi="Calibri" w:cs="Traditional Arabic"/>
          <w:spacing w:val="2"/>
          <w:sz w:val="22"/>
          <w:szCs w:val="32"/>
        </w:rPr>
        <w:t xml:space="preserve"> </w:t>
      </w:r>
      <w:r w:rsidRPr="00743A1F">
        <w:rPr>
          <w:rFonts w:ascii="Calibri" w:hAnsi="Calibri" w:cs="Traditional Arabic"/>
          <w:i/>
          <w:iCs/>
          <w:spacing w:val="2"/>
          <w:sz w:val="22"/>
          <w:szCs w:val="32"/>
        </w:rPr>
        <w:t>Al-</w:t>
      </w:r>
      <w:proofErr w:type="spellStart"/>
      <w:r w:rsidRPr="00743A1F">
        <w:rPr>
          <w:rFonts w:ascii="Calibri" w:hAnsi="Calibri" w:cs="Traditional Arabic"/>
          <w:i/>
          <w:iCs/>
          <w:spacing w:val="2"/>
          <w:sz w:val="22"/>
          <w:szCs w:val="32"/>
        </w:rPr>
        <w:t>Mughnî</w:t>
      </w:r>
      <w:proofErr w:type="spellEnd"/>
      <w:r w:rsidRPr="003C0D38">
        <w:rPr>
          <w:rFonts w:ascii="Calibri" w:hAnsi="Calibri" w:cs="Traditional Arabic"/>
          <w:spacing w:val="2"/>
          <w:sz w:val="22"/>
          <w:szCs w:val="32"/>
        </w:rPr>
        <w:t xml:space="preserve">, Ibnu </w:t>
      </w:r>
      <w:proofErr w:type="spellStart"/>
      <w:r w:rsidRPr="003C0D38">
        <w:rPr>
          <w:rFonts w:ascii="Calibri" w:hAnsi="Calibri" w:cs="Traditional Arabic"/>
          <w:spacing w:val="2"/>
          <w:sz w:val="22"/>
          <w:szCs w:val="32"/>
        </w:rPr>
        <w:t>Qudamah</w:t>
      </w:r>
      <w:proofErr w:type="spellEnd"/>
      <w:r w:rsidRPr="003C0D38">
        <w:rPr>
          <w:rFonts w:ascii="Calibri" w:hAnsi="Calibri" w:cs="Traditional Arabic"/>
          <w:spacing w:val="2"/>
          <w:sz w:val="22"/>
          <w:szCs w:val="32"/>
        </w:rPr>
        <w:t xml:space="preserve">, </w:t>
      </w:r>
      <w:r w:rsidR="00743A1F">
        <w:rPr>
          <w:rFonts w:ascii="Calibri" w:hAnsi="Calibri" w:cs="Traditional Arabic"/>
          <w:spacing w:val="2"/>
          <w:sz w:val="22"/>
          <w:szCs w:val="32"/>
        </w:rPr>
        <w:t>(</w:t>
      </w:r>
      <w:r w:rsidRPr="003C0D38">
        <w:rPr>
          <w:rFonts w:ascii="Calibri" w:hAnsi="Calibri" w:cs="Traditional Arabic"/>
          <w:spacing w:val="2"/>
          <w:sz w:val="22"/>
          <w:szCs w:val="32"/>
        </w:rPr>
        <w:t>2/365)</w:t>
      </w:r>
      <w:r w:rsidR="00743A1F">
        <w:rPr>
          <w:rFonts w:ascii="Calibri" w:hAnsi="Calibri" w:cs="Traditional Arabic"/>
          <w:spacing w:val="2"/>
          <w:sz w:val="22"/>
          <w:szCs w:val="32"/>
        </w:rPr>
        <w:t>.</w:t>
      </w:r>
    </w:p>
  </w:footnote>
  <w:footnote w:id="104">
    <w:p w14:paraId="6735601D" w14:textId="28176ED6" w:rsidR="003576A6" w:rsidRPr="003C0D38" w:rsidRDefault="003576A6"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3C0D38">
        <w:rPr>
          <w:rFonts w:ascii="Calibri" w:hAnsi="Calibri" w:cs="Traditional Arabic"/>
          <w:spacing w:val="2"/>
          <w:sz w:val="22"/>
          <w:szCs w:val="32"/>
        </w:rPr>
        <w:t xml:space="preserve"> </w:t>
      </w:r>
      <w:r w:rsidRPr="00743A1F">
        <w:rPr>
          <w:rFonts w:ascii="Calibri" w:hAnsi="Calibri" w:cs="Traditional Arabic"/>
          <w:i/>
          <w:iCs/>
          <w:spacing w:val="2"/>
          <w:sz w:val="22"/>
          <w:szCs w:val="32"/>
        </w:rPr>
        <w:t>Al-</w:t>
      </w:r>
      <w:proofErr w:type="spellStart"/>
      <w:r w:rsidRPr="00743A1F">
        <w:rPr>
          <w:rFonts w:ascii="Calibri" w:hAnsi="Calibri" w:cs="Traditional Arabic"/>
          <w:i/>
          <w:iCs/>
          <w:spacing w:val="2"/>
          <w:sz w:val="22"/>
          <w:szCs w:val="32"/>
        </w:rPr>
        <w:t>Mughnî</w:t>
      </w:r>
      <w:proofErr w:type="spellEnd"/>
      <w:r w:rsidRPr="00743A1F">
        <w:rPr>
          <w:rFonts w:ascii="Calibri" w:hAnsi="Calibri" w:cs="Traditional Arabic"/>
          <w:i/>
          <w:iCs/>
          <w:spacing w:val="2"/>
          <w:sz w:val="22"/>
          <w:szCs w:val="32"/>
        </w:rPr>
        <w:t>,</w:t>
      </w:r>
      <w:r w:rsidRPr="003C0D38">
        <w:rPr>
          <w:rFonts w:ascii="Calibri" w:hAnsi="Calibri" w:cs="Traditional Arabic"/>
          <w:spacing w:val="2"/>
          <w:sz w:val="22"/>
          <w:szCs w:val="32"/>
        </w:rPr>
        <w:t xml:space="preserve"> </w:t>
      </w:r>
      <w:r w:rsidR="00743A1F">
        <w:rPr>
          <w:rFonts w:ascii="Calibri" w:hAnsi="Calibri" w:cs="Traditional Arabic"/>
          <w:spacing w:val="2"/>
          <w:sz w:val="22"/>
          <w:szCs w:val="32"/>
        </w:rPr>
        <w:t>(</w:t>
      </w:r>
      <w:r w:rsidRPr="003C0D38">
        <w:rPr>
          <w:rFonts w:ascii="Calibri" w:hAnsi="Calibri" w:cs="Traditional Arabic"/>
          <w:spacing w:val="2"/>
          <w:sz w:val="22"/>
          <w:szCs w:val="32"/>
        </w:rPr>
        <w:t>2/365)</w:t>
      </w:r>
      <w:r w:rsidR="00743A1F">
        <w:rPr>
          <w:rFonts w:ascii="Calibri" w:hAnsi="Calibri" w:cs="Traditional Arabic"/>
          <w:spacing w:val="2"/>
          <w:sz w:val="22"/>
          <w:szCs w:val="32"/>
        </w:rPr>
        <w:t>.</w:t>
      </w:r>
    </w:p>
  </w:footnote>
  <w:footnote w:id="105">
    <w:p w14:paraId="02EA7D36" w14:textId="37133C95" w:rsidR="00534530" w:rsidRPr="003C0D38" w:rsidRDefault="004214BD" w:rsidP="00C17950">
      <w:pPr>
        <w:pStyle w:val="TeksCatatanKaki"/>
        <w:jc w:val="both"/>
        <w:rPr>
          <w:rFonts w:ascii="Calibri" w:hAnsi="Calibri" w:cstheme="minorHAnsi"/>
          <w:sz w:val="22"/>
          <w:szCs w:val="22"/>
        </w:rPr>
      </w:pPr>
      <w:r w:rsidRPr="003C0D38">
        <w:rPr>
          <w:rStyle w:val="ReferensiCatatanKaki"/>
          <w:rFonts w:ascii="Calibri" w:hAnsi="Calibri" w:cstheme="minorHAnsi"/>
          <w:sz w:val="22"/>
          <w:szCs w:val="22"/>
        </w:rPr>
        <w:footnoteRef/>
      </w:r>
      <w:r w:rsidRPr="003C0D38">
        <w:rPr>
          <w:rFonts w:ascii="Calibri" w:hAnsi="Calibri" w:cstheme="minorHAnsi"/>
          <w:sz w:val="22"/>
          <w:szCs w:val="22"/>
        </w:rPr>
        <w:t xml:space="preserve"> </w:t>
      </w:r>
      <w:r w:rsidR="00534530" w:rsidRPr="003C0D38">
        <w:rPr>
          <w:rFonts w:ascii="Calibri" w:hAnsi="Calibri" w:cs="Calibri"/>
          <w:sz w:val="22"/>
          <w:szCs w:val="22"/>
        </w:rPr>
        <w:t xml:space="preserve">Telah datang dalam hadis-hadis dan </w:t>
      </w:r>
      <w:proofErr w:type="spellStart"/>
      <w:r w:rsidR="00534530" w:rsidRPr="003C0D38">
        <w:rPr>
          <w:rFonts w:ascii="Calibri" w:hAnsi="Calibri" w:cs="Calibri"/>
          <w:sz w:val="22"/>
          <w:szCs w:val="22"/>
        </w:rPr>
        <w:t>atsar</w:t>
      </w:r>
      <w:proofErr w:type="spellEnd"/>
      <w:r w:rsidR="00534530" w:rsidRPr="003C0D38">
        <w:rPr>
          <w:rFonts w:ascii="Calibri" w:hAnsi="Calibri" w:cs="Calibri"/>
          <w:sz w:val="22"/>
          <w:szCs w:val="22"/>
        </w:rPr>
        <w:t xml:space="preserve"> sahabat yang sahih bahwa Nabi </w:t>
      </w:r>
      <w:r w:rsidR="00A257FA" w:rsidRPr="003C0D38">
        <w:rPr>
          <w:rFonts w:ascii="Calibri" w:hAnsi="Calibri" w:cs="Traditional Arabic"/>
          <w:sz w:val="22"/>
          <w:szCs w:val="28"/>
          <w:rtl/>
          <w:lang w:bidi="ar-SA"/>
        </w:rPr>
        <w:t>ﷺ</w:t>
      </w:r>
      <w:r w:rsidR="00534530" w:rsidRPr="003C0D38">
        <w:rPr>
          <w:rFonts w:ascii="Calibri" w:hAnsi="Calibri" w:cs="Calibri"/>
          <w:sz w:val="22"/>
          <w:szCs w:val="22"/>
        </w:rPr>
        <w:t xml:space="preserve"> pernah bertakbir dalam salat jenazah lebih dari empat kali, yaitu lima kali, tujuh kali, bahkan sembilan kali. Karenanya, boleh seseorang bertakbir lebih dari empat kali, dan sesekali melakukannya untuk menunjukkan bahwa hal itu pun termasuk sunah Nabi </w:t>
      </w:r>
      <w:r w:rsidR="00A257FA" w:rsidRPr="003C0D38">
        <w:rPr>
          <w:rFonts w:ascii="Calibri" w:hAnsi="Calibri" w:cs="Traditional Arabic"/>
          <w:sz w:val="22"/>
          <w:szCs w:val="28"/>
          <w:rtl/>
          <w:lang w:bidi="ar-SA"/>
        </w:rPr>
        <w:t>ﷺ</w:t>
      </w:r>
      <w:r w:rsidR="00534530" w:rsidRPr="003C0D38">
        <w:rPr>
          <w:rFonts w:ascii="Calibri" w:hAnsi="Calibri" w:cs="Calibri"/>
          <w:sz w:val="22"/>
          <w:szCs w:val="22"/>
        </w:rPr>
        <w:t xml:space="preserve">. Namun jika seseorang ingin menetapkan satu cara saja, hendaknya ia bertakbir empat kali, karena hadis-hadis yang menunjukkan takbir empat kali jumlahnya lebih banyak. </w:t>
      </w:r>
      <w:r w:rsidR="00243D3D">
        <w:rPr>
          <w:rFonts w:ascii="Calibri" w:hAnsi="Calibri" w:cs="Calibri"/>
          <w:sz w:val="22"/>
          <w:szCs w:val="22"/>
        </w:rPr>
        <w:t>(</w:t>
      </w:r>
      <w:r w:rsidR="00534530" w:rsidRPr="003C0D38">
        <w:rPr>
          <w:rFonts w:ascii="Calibri" w:hAnsi="Calibri" w:cs="Calibri"/>
          <w:sz w:val="22"/>
          <w:szCs w:val="22"/>
        </w:rPr>
        <w:t xml:space="preserve">Lihat: </w:t>
      </w:r>
      <w:proofErr w:type="spellStart"/>
      <w:r w:rsidR="00534530" w:rsidRPr="00296A1E">
        <w:rPr>
          <w:rFonts w:ascii="Calibri" w:hAnsi="Calibri" w:cs="Calibri"/>
          <w:i/>
          <w:iCs/>
          <w:sz w:val="22"/>
          <w:szCs w:val="22"/>
        </w:rPr>
        <w:t>Ahkâm</w:t>
      </w:r>
      <w:proofErr w:type="spellEnd"/>
      <w:r w:rsidR="00534530" w:rsidRPr="00296A1E">
        <w:rPr>
          <w:rFonts w:ascii="Calibri" w:hAnsi="Calibri" w:cs="Calibri"/>
          <w:i/>
          <w:iCs/>
          <w:sz w:val="22"/>
          <w:szCs w:val="22"/>
        </w:rPr>
        <w:t xml:space="preserve"> </w:t>
      </w:r>
      <w:proofErr w:type="spellStart"/>
      <w:r w:rsidR="00296A1E">
        <w:rPr>
          <w:rFonts w:ascii="Calibri" w:hAnsi="Calibri" w:cs="Calibri"/>
          <w:i/>
          <w:iCs/>
          <w:sz w:val="22"/>
          <w:szCs w:val="22"/>
        </w:rPr>
        <w:t>a</w:t>
      </w:r>
      <w:r w:rsidR="00534530" w:rsidRPr="00296A1E">
        <w:rPr>
          <w:rFonts w:ascii="Calibri" w:hAnsi="Calibri" w:cs="Calibri"/>
          <w:i/>
          <w:iCs/>
          <w:sz w:val="22"/>
          <w:szCs w:val="22"/>
        </w:rPr>
        <w:t>l-Janâ</w:t>
      </w:r>
      <w:r w:rsidR="00A257FA" w:rsidRPr="00296A1E">
        <w:rPr>
          <w:rFonts w:ascii="Calibri" w:hAnsi="Calibri" w:cs="Calibri"/>
          <w:i/>
          <w:iCs/>
          <w:sz w:val="22"/>
          <w:szCs w:val="22"/>
        </w:rPr>
        <w:t>’</w:t>
      </w:r>
      <w:r w:rsidR="00534530" w:rsidRPr="00296A1E">
        <w:rPr>
          <w:rFonts w:ascii="Calibri" w:hAnsi="Calibri" w:cs="Calibri"/>
          <w:i/>
          <w:iCs/>
          <w:sz w:val="22"/>
          <w:szCs w:val="22"/>
        </w:rPr>
        <w:t>iz</w:t>
      </w:r>
      <w:proofErr w:type="spellEnd"/>
      <w:r w:rsidR="00534530" w:rsidRPr="003C0D38">
        <w:rPr>
          <w:rFonts w:ascii="Calibri" w:hAnsi="Calibri" w:cs="Calibri"/>
          <w:sz w:val="22"/>
          <w:szCs w:val="22"/>
        </w:rPr>
        <w:t xml:space="preserve">, </w:t>
      </w:r>
      <w:proofErr w:type="spellStart"/>
      <w:r w:rsidR="00296A1E">
        <w:rPr>
          <w:rFonts w:ascii="Calibri" w:hAnsi="Calibri" w:cs="Calibri"/>
          <w:sz w:val="22"/>
          <w:szCs w:val="22"/>
        </w:rPr>
        <w:t>a</w:t>
      </w:r>
      <w:r w:rsidR="00534530" w:rsidRPr="003C0D38">
        <w:rPr>
          <w:rFonts w:ascii="Calibri" w:hAnsi="Calibri" w:cs="Calibri"/>
          <w:sz w:val="22"/>
          <w:szCs w:val="22"/>
        </w:rPr>
        <w:t>l</w:t>
      </w:r>
      <w:proofErr w:type="spellEnd"/>
      <w:r w:rsidR="00534530" w:rsidRPr="003C0D38">
        <w:rPr>
          <w:rFonts w:ascii="Calibri" w:hAnsi="Calibri" w:cs="Calibri"/>
          <w:sz w:val="22"/>
          <w:szCs w:val="22"/>
        </w:rPr>
        <w:t>-Albani, hl</w:t>
      </w:r>
      <w:r w:rsidR="00296A1E">
        <w:rPr>
          <w:rFonts w:ascii="Calibri" w:hAnsi="Calibri" w:cs="Calibri"/>
          <w:sz w:val="22"/>
          <w:szCs w:val="22"/>
        </w:rPr>
        <w:t>m</w:t>
      </w:r>
      <w:r w:rsidR="00534530" w:rsidRPr="003C0D38">
        <w:rPr>
          <w:rFonts w:ascii="Calibri" w:hAnsi="Calibri" w:cs="Calibri"/>
          <w:sz w:val="22"/>
          <w:szCs w:val="22"/>
        </w:rPr>
        <w:t>. 111-114)</w:t>
      </w:r>
      <w:r w:rsidR="00243D3D">
        <w:rPr>
          <w:rFonts w:ascii="Calibri" w:hAnsi="Calibri" w:cs="Calibri"/>
          <w:sz w:val="22"/>
          <w:szCs w:val="22"/>
        </w:rPr>
        <w:t>.</w:t>
      </w:r>
    </w:p>
    <w:p w14:paraId="78D228A0" w14:textId="162E928B" w:rsidR="00534530" w:rsidRPr="003C0D38" w:rsidRDefault="00534530" w:rsidP="00C17950">
      <w:pPr>
        <w:pStyle w:val="TeksCatatanKaki"/>
        <w:ind w:firstLine="720"/>
        <w:jc w:val="both"/>
        <w:rPr>
          <w:rFonts w:ascii="Calibri" w:hAnsi="Calibri" w:cs="Calibri"/>
          <w:sz w:val="22"/>
          <w:szCs w:val="22"/>
        </w:rPr>
      </w:pPr>
      <w:r w:rsidRPr="003C0D38">
        <w:rPr>
          <w:rFonts w:ascii="Calibri" w:hAnsi="Calibri" w:cs="Calibri"/>
          <w:sz w:val="22"/>
          <w:szCs w:val="22"/>
        </w:rPr>
        <w:t xml:space="preserve">Ibnul Qayyim </w:t>
      </w:r>
      <w:r w:rsidRPr="000C1A63">
        <w:rPr>
          <w:rFonts w:ascii="Calibri" w:hAnsi="Calibri" w:cs="Calibri"/>
          <w:i/>
          <w:iCs/>
          <w:sz w:val="22"/>
          <w:szCs w:val="22"/>
        </w:rPr>
        <w:t>rahimahullâh</w:t>
      </w:r>
      <w:r w:rsidRPr="003C0D38">
        <w:rPr>
          <w:rFonts w:ascii="Calibri" w:hAnsi="Calibri" w:cs="Calibri"/>
          <w:sz w:val="22"/>
          <w:szCs w:val="22"/>
        </w:rPr>
        <w:t xml:space="preserve"> berkata,</w:t>
      </w:r>
    </w:p>
    <w:p w14:paraId="316D822E" w14:textId="77777777" w:rsidR="00534530" w:rsidRPr="003C0D38" w:rsidRDefault="00534530" w:rsidP="00C17950">
      <w:pPr>
        <w:pStyle w:val="TeksCatatanKaki"/>
        <w:bidi/>
        <w:jc w:val="both"/>
        <w:rPr>
          <w:rFonts w:ascii="Calibri" w:hAnsi="Calibri" w:cs="Traditional Arabic"/>
          <w:sz w:val="22"/>
          <w:szCs w:val="28"/>
        </w:rPr>
      </w:pPr>
      <w:r w:rsidRPr="003C0D38">
        <w:rPr>
          <w:rFonts w:ascii="Calibri" w:hAnsi="Calibri" w:cs="Traditional Arabic"/>
          <w:sz w:val="22"/>
          <w:szCs w:val="28"/>
          <w:rtl/>
          <w:lang w:bidi="ar-SA"/>
        </w:rPr>
        <w:t>وَهَذِهِ آثَارٌ صَحِيحَةٌ فَلَا مُوجِبَ لِلْمَنْعِ مِنْهَا، وَالنَّبِيُّ صَلَّى اللهُ عَلَيْهِ وَسَلَّمَ لَمْ يَمْنَعْ مِمَّا زَادَ عَلَى الْأَرْبَعِ بَلْ فَعَلَهُ هُوَ وَأَصْحَابُهُ مِنْ بَعْدِهِ</w:t>
      </w:r>
    </w:p>
    <w:p w14:paraId="495416E0" w14:textId="67A7125E" w:rsidR="004214BD" w:rsidRPr="003C0D38" w:rsidRDefault="00A257FA" w:rsidP="00C17950">
      <w:pPr>
        <w:pStyle w:val="TeksCatatanKaki"/>
        <w:jc w:val="both"/>
        <w:rPr>
          <w:rFonts w:ascii="Calibri" w:hAnsi="Calibri" w:cs="Calibri"/>
          <w:sz w:val="22"/>
          <w:szCs w:val="22"/>
        </w:rPr>
      </w:pPr>
      <w:r w:rsidRPr="003C0D38">
        <w:rPr>
          <w:rFonts w:ascii="Calibri" w:hAnsi="Calibri" w:cs="Calibri"/>
          <w:i/>
          <w:iCs/>
          <w:sz w:val="22"/>
          <w:szCs w:val="22"/>
        </w:rPr>
        <w:t>“</w:t>
      </w:r>
      <w:r w:rsidR="00534530" w:rsidRPr="003C0D38">
        <w:rPr>
          <w:rFonts w:ascii="Calibri" w:hAnsi="Calibri" w:cs="Calibri"/>
          <w:i/>
          <w:iCs/>
          <w:sz w:val="22"/>
          <w:szCs w:val="22"/>
        </w:rPr>
        <w:t xml:space="preserve">Ini adalah </w:t>
      </w:r>
      <w:proofErr w:type="spellStart"/>
      <w:r w:rsidR="00534530" w:rsidRPr="003C0D38">
        <w:rPr>
          <w:rFonts w:ascii="Calibri" w:hAnsi="Calibri" w:cs="Calibri"/>
          <w:i/>
          <w:iCs/>
          <w:sz w:val="22"/>
          <w:szCs w:val="22"/>
        </w:rPr>
        <w:t>atsar-atsar</w:t>
      </w:r>
      <w:proofErr w:type="spellEnd"/>
      <w:r w:rsidR="00534530" w:rsidRPr="003C0D38">
        <w:rPr>
          <w:rFonts w:ascii="Calibri" w:hAnsi="Calibri" w:cs="Calibri"/>
          <w:i/>
          <w:iCs/>
          <w:sz w:val="22"/>
          <w:szCs w:val="22"/>
        </w:rPr>
        <w:t xml:space="preserve"> yang sahih, sehingga tidak ada alasan untuk melarang bertakbir lebih dari empat kali. Nabi </w:t>
      </w:r>
      <w:r w:rsidRPr="003C0D38">
        <w:rPr>
          <w:rFonts w:ascii="Calibri" w:hAnsi="Calibri" w:cs="Traditional Arabic"/>
          <w:i/>
          <w:iCs/>
          <w:sz w:val="22"/>
          <w:szCs w:val="28"/>
          <w:rtl/>
          <w:lang w:bidi="ar-SA"/>
        </w:rPr>
        <w:t>ﷺ</w:t>
      </w:r>
      <w:r w:rsidR="00534530" w:rsidRPr="003C0D38">
        <w:rPr>
          <w:rFonts w:ascii="Calibri" w:hAnsi="Calibri" w:cs="Calibri"/>
          <w:i/>
          <w:iCs/>
          <w:sz w:val="22"/>
          <w:szCs w:val="22"/>
        </w:rPr>
        <w:t xml:space="preserve"> pun tidak melarangnya, bahkan beliau sendiri melakukannya dan para sahabat setelah beliau pun demikian.</w:t>
      </w:r>
      <w:r w:rsidRPr="003C0D38">
        <w:rPr>
          <w:rFonts w:ascii="Calibri" w:hAnsi="Calibri" w:cs="Calibri"/>
          <w:i/>
          <w:iCs/>
          <w:sz w:val="22"/>
          <w:szCs w:val="22"/>
        </w:rPr>
        <w:t>”</w:t>
      </w:r>
      <w:r w:rsidR="00534530" w:rsidRPr="003C0D38">
        <w:rPr>
          <w:rFonts w:ascii="Calibri" w:hAnsi="Calibri" w:cs="Calibri"/>
          <w:sz w:val="22"/>
          <w:szCs w:val="22"/>
        </w:rPr>
        <w:t xml:space="preserve"> </w:t>
      </w:r>
      <w:r w:rsidR="004F5E79">
        <w:rPr>
          <w:rFonts w:ascii="Calibri" w:hAnsi="Calibri" w:cs="Calibri"/>
          <w:sz w:val="22"/>
          <w:szCs w:val="22"/>
        </w:rPr>
        <w:t>[</w:t>
      </w:r>
      <w:proofErr w:type="spellStart"/>
      <w:r w:rsidR="00534530" w:rsidRPr="004F5E79">
        <w:rPr>
          <w:rFonts w:ascii="Calibri" w:hAnsi="Calibri" w:cs="Calibri"/>
          <w:i/>
          <w:iCs/>
          <w:sz w:val="22"/>
          <w:szCs w:val="22"/>
        </w:rPr>
        <w:t>Zâd</w:t>
      </w:r>
      <w:proofErr w:type="spellEnd"/>
      <w:r w:rsidR="004F5E79" w:rsidRPr="004F5E79">
        <w:rPr>
          <w:rFonts w:ascii="Calibri" w:hAnsi="Calibri" w:cs="Calibri"/>
          <w:i/>
          <w:iCs/>
          <w:sz w:val="22"/>
          <w:szCs w:val="22"/>
        </w:rPr>
        <w:t xml:space="preserve"> </w:t>
      </w:r>
      <w:proofErr w:type="spellStart"/>
      <w:r w:rsidR="004F5E79" w:rsidRPr="004F5E79">
        <w:rPr>
          <w:rFonts w:ascii="Calibri" w:hAnsi="Calibri" w:cs="Calibri"/>
          <w:i/>
          <w:iCs/>
          <w:sz w:val="22"/>
          <w:szCs w:val="22"/>
        </w:rPr>
        <w:t>a</w:t>
      </w:r>
      <w:r w:rsidR="00534530" w:rsidRPr="004F5E79">
        <w:rPr>
          <w:rFonts w:ascii="Calibri" w:hAnsi="Calibri" w:cs="Calibri"/>
          <w:i/>
          <w:iCs/>
          <w:sz w:val="22"/>
          <w:szCs w:val="22"/>
        </w:rPr>
        <w:t>l</w:t>
      </w:r>
      <w:r w:rsidR="004F5E79" w:rsidRPr="004F5E79">
        <w:rPr>
          <w:rFonts w:ascii="Calibri" w:hAnsi="Calibri" w:cs="Calibri"/>
          <w:i/>
          <w:iCs/>
          <w:sz w:val="22"/>
          <w:szCs w:val="22"/>
        </w:rPr>
        <w:t>-</w:t>
      </w:r>
      <w:r w:rsidR="00534530" w:rsidRPr="004F5E79">
        <w:rPr>
          <w:rFonts w:ascii="Calibri" w:hAnsi="Calibri" w:cs="Calibri"/>
          <w:i/>
          <w:iCs/>
          <w:sz w:val="22"/>
          <w:szCs w:val="22"/>
        </w:rPr>
        <w:t>Ma</w:t>
      </w:r>
      <w:r w:rsidR="004F5E79" w:rsidRPr="004F5E79">
        <w:rPr>
          <w:rFonts w:ascii="Calibri" w:hAnsi="Calibri" w:cs="Calibri"/>
          <w:i/>
          <w:iCs/>
          <w:sz w:val="22"/>
          <w:szCs w:val="22"/>
        </w:rPr>
        <w:t>’</w:t>
      </w:r>
      <w:r w:rsidR="00534530" w:rsidRPr="004F5E79">
        <w:rPr>
          <w:rFonts w:ascii="Calibri" w:hAnsi="Calibri" w:cs="Calibri"/>
          <w:i/>
          <w:iCs/>
          <w:sz w:val="22"/>
          <w:szCs w:val="22"/>
        </w:rPr>
        <w:t>âd</w:t>
      </w:r>
      <w:proofErr w:type="spellEnd"/>
      <w:r w:rsidR="00534530" w:rsidRPr="003C0D38">
        <w:rPr>
          <w:rFonts w:ascii="Calibri" w:hAnsi="Calibri" w:cs="Calibri"/>
          <w:sz w:val="22"/>
          <w:szCs w:val="22"/>
        </w:rPr>
        <w:t xml:space="preserve">, </w:t>
      </w:r>
      <w:r w:rsidR="004F5E79">
        <w:rPr>
          <w:rFonts w:ascii="Calibri" w:hAnsi="Calibri" w:cs="Calibri"/>
          <w:sz w:val="22"/>
          <w:szCs w:val="22"/>
        </w:rPr>
        <w:t>(</w:t>
      </w:r>
      <w:r w:rsidR="00534530" w:rsidRPr="003C0D38">
        <w:rPr>
          <w:rFonts w:ascii="Calibri" w:hAnsi="Calibri" w:cs="Calibri"/>
          <w:sz w:val="22"/>
          <w:szCs w:val="22"/>
        </w:rPr>
        <w:t>1/489)</w:t>
      </w:r>
      <w:r w:rsidR="004F5E79">
        <w:rPr>
          <w:rFonts w:ascii="Calibri" w:hAnsi="Calibri" w:cs="Calibri"/>
          <w:sz w:val="22"/>
          <w:szCs w:val="22"/>
        </w:rPr>
        <w:t>]</w:t>
      </w:r>
      <w:r w:rsidR="00CD1E16">
        <w:rPr>
          <w:rFonts w:ascii="Calibri" w:hAnsi="Calibri" w:cs="Calibri"/>
          <w:sz w:val="22"/>
          <w:szCs w:val="22"/>
        </w:rPr>
        <w:t>.</w:t>
      </w:r>
    </w:p>
  </w:footnote>
  <w:footnote w:id="106">
    <w:p w14:paraId="75DEC59C" w14:textId="33365830" w:rsidR="00337D0F" w:rsidRPr="002844A2" w:rsidRDefault="006C7C55" w:rsidP="00337D0F">
      <w:pPr>
        <w:pStyle w:val="TeksCatatanKaki"/>
        <w:jc w:val="both"/>
        <w:rPr>
          <w:rFonts w:ascii="Calibri" w:hAnsi="Calibri" w:cstheme="minorHAnsi"/>
          <w:sz w:val="22"/>
          <w:szCs w:val="22"/>
        </w:rPr>
      </w:pPr>
      <w:r w:rsidRPr="003C0D38">
        <w:rPr>
          <w:rStyle w:val="ReferensiCatatanKaki"/>
          <w:rFonts w:ascii="Calibri" w:hAnsi="Calibri" w:cstheme="minorHAnsi"/>
          <w:sz w:val="22"/>
          <w:szCs w:val="22"/>
        </w:rPr>
        <w:footnoteRef/>
      </w:r>
      <w:r w:rsidRPr="002844A2">
        <w:rPr>
          <w:rFonts w:ascii="Calibri" w:hAnsi="Calibri" w:cstheme="minorHAnsi"/>
          <w:sz w:val="22"/>
          <w:szCs w:val="22"/>
        </w:rPr>
        <w:t xml:space="preserve"> </w:t>
      </w:r>
      <w:r w:rsidR="00337D0F" w:rsidRPr="002844A2">
        <w:rPr>
          <w:rFonts w:ascii="Calibri" w:hAnsi="Calibri" w:cstheme="minorHAnsi"/>
          <w:sz w:val="22"/>
          <w:szCs w:val="22"/>
        </w:rPr>
        <w:t xml:space="preserve">Ini adalah pendapat mayoritas ulama, baik dari kalangan salaf maupun khalaf. Sebagian ulama, di antaranya Abu Hanifah dan salah satu pendapat </w:t>
      </w:r>
      <w:proofErr w:type="spellStart"/>
      <w:r w:rsidR="00F94C9B">
        <w:rPr>
          <w:rFonts w:ascii="Calibri" w:hAnsi="Calibri" w:cstheme="minorHAnsi"/>
          <w:sz w:val="22"/>
          <w:szCs w:val="22"/>
        </w:rPr>
        <w:t>a</w:t>
      </w:r>
      <w:r w:rsidR="00337D0F" w:rsidRPr="003C0D38">
        <w:rPr>
          <w:rFonts w:ascii="Calibri" w:hAnsi="Calibri" w:cstheme="minorHAnsi"/>
          <w:sz w:val="22"/>
          <w:szCs w:val="22"/>
        </w:rPr>
        <w:t>sy</w:t>
      </w:r>
      <w:r w:rsidR="00337D0F" w:rsidRPr="002844A2">
        <w:rPr>
          <w:rFonts w:ascii="Calibri" w:hAnsi="Calibri" w:cstheme="minorHAnsi"/>
          <w:sz w:val="22"/>
          <w:szCs w:val="22"/>
        </w:rPr>
        <w:t>-Syafi</w:t>
      </w:r>
      <w:r w:rsidR="00A257FA" w:rsidRPr="002844A2">
        <w:rPr>
          <w:rFonts w:ascii="Calibri" w:hAnsi="Calibri" w:cstheme="minorHAnsi"/>
          <w:sz w:val="22"/>
          <w:szCs w:val="22"/>
        </w:rPr>
        <w:t>’</w:t>
      </w:r>
      <w:r w:rsidR="00337D0F" w:rsidRPr="002844A2">
        <w:rPr>
          <w:rFonts w:ascii="Calibri" w:hAnsi="Calibri" w:cstheme="minorHAnsi"/>
          <w:sz w:val="22"/>
          <w:szCs w:val="22"/>
        </w:rPr>
        <w:t>i</w:t>
      </w:r>
      <w:proofErr w:type="spellEnd"/>
      <w:r w:rsidR="00337D0F" w:rsidRPr="002844A2">
        <w:rPr>
          <w:rFonts w:ascii="Calibri" w:hAnsi="Calibri" w:cstheme="minorHAnsi"/>
          <w:sz w:val="22"/>
          <w:szCs w:val="22"/>
        </w:rPr>
        <w:t xml:space="preserve">, berpendapat dua salam dengan </w:t>
      </w:r>
      <w:r w:rsidR="00337D0F" w:rsidRPr="003C0D38">
        <w:rPr>
          <w:rFonts w:ascii="Calibri" w:hAnsi="Calibri" w:cstheme="minorHAnsi"/>
          <w:sz w:val="22"/>
          <w:szCs w:val="22"/>
        </w:rPr>
        <w:t>meng</w:t>
      </w:r>
      <w:r w:rsidR="00B64961">
        <w:rPr>
          <w:rFonts w:ascii="Calibri" w:hAnsi="Calibri" w:cstheme="minorHAnsi"/>
          <w:sz w:val="22"/>
          <w:szCs w:val="22"/>
        </w:rPr>
        <w:t>ias</w:t>
      </w:r>
      <w:r w:rsidR="00337D0F" w:rsidRPr="003C0D38">
        <w:rPr>
          <w:rFonts w:ascii="Calibri" w:hAnsi="Calibri" w:cstheme="minorHAnsi"/>
          <w:sz w:val="22"/>
          <w:szCs w:val="22"/>
        </w:rPr>
        <w:t>kannya</w:t>
      </w:r>
      <w:r w:rsidR="00337D0F" w:rsidRPr="002844A2">
        <w:rPr>
          <w:rFonts w:ascii="Calibri" w:hAnsi="Calibri" w:cstheme="minorHAnsi"/>
          <w:sz w:val="22"/>
          <w:szCs w:val="22"/>
        </w:rPr>
        <w:t xml:space="preserve"> kepada salat-salat lainnya. </w:t>
      </w:r>
      <w:r w:rsidR="00D80CE9">
        <w:rPr>
          <w:rFonts w:ascii="Calibri" w:hAnsi="Calibri" w:cstheme="minorHAnsi"/>
          <w:sz w:val="22"/>
          <w:szCs w:val="22"/>
        </w:rPr>
        <w:t>[</w:t>
      </w:r>
      <w:r w:rsidR="00337D0F" w:rsidRPr="002844A2">
        <w:rPr>
          <w:rFonts w:ascii="Calibri" w:hAnsi="Calibri" w:cstheme="minorHAnsi"/>
          <w:sz w:val="22"/>
          <w:szCs w:val="22"/>
        </w:rPr>
        <w:t xml:space="preserve">Lihat: </w:t>
      </w:r>
      <w:r w:rsidR="00337D0F" w:rsidRPr="00D70B9F">
        <w:rPr>
          <w:rFonts w:ascii="Calibri" w:hAnsi="Calibri" w:cstheme="minorHAnsi"/>
          <w:i/>
          <w:iCs/>
          <w:sz w:val="22"/>
          <w:szCs w:val="22"/>
        </w:rPr>
        <w:t>Al-</w:t>
      </w:r>
      <w:proofErr w:type="spellStart"/>
      <w:r w:rsidR="00337D0F" w:rsidRPr="00D70B9F">
        <w:rPr>
          <w:rFonts w:ascii="Calibri" w:hAnsi="Calibri" w:cstheme="minorHAnsi"/>
          <w:i/>
          <w:iCs/>
          <w:sz w:val="22"/>
          <w:szCs w:val="22"/>
        </w:rPr>
        <w:t>Istidzkâr</w:t>
      </w:r>
      <w:proofErr w:type="spellEnd"/>
      <w:r w:rsidR="00337D0F" w:rsidRPr="002844A2">
        <w:rPr>
          <w:rFonts w:ascii="Calibri" w:hAnsi="Calibri" w:cstheme="minorHAnsi"/>
          <w:sz w:val="22"/>
          <w:szCs w:val="22"/>
        </w:rPr>
        <w:t xml:space="preserve">, Ibnu </w:t>
      </w:r>
      <w:r w:rsidR="00337D0F" w:rsidRPr="003C0D38">
        <w:rPr>
          <w:rFonts w:ascii="Calibri" w:hAnsi="Calibri" w:cstheme="minorHAnsi"/>
          <w:sz w:val="22"/>
          <w:szCs w:val="22"/>
        </w:rPr>
        <w:t>Abdil</w:t>
      </w:r>
      <w:r w:rsidR="00D70B9F">
        <w:rPr>
          <w:rFonts w:ascii="Calibri" w:hAnsi="Calibri" w:cstheme="minorHAnsi"/>
          <w:sz w:val="22"/>
          <w:szCs w:val="22"/>
        </w:rPr>
        <w:t xml:space="preserve"> </w:t>
      </w:r>
      <w:proofErr w:type="spellStart"/>
      <w:r w:rsidR="00D70B9F">
        <w:rPr>
          <w:rFonts w:ascii="Calibri" w:hAnsi="Calibri" w:cstheme="minorHAnsi"/>
          <w:sz w:val="22"/>
          <w:szCs w:val="22"/>
        </w:rPr>
        <w:t>B</w:t>
      </w:r>
      <w:r w:rsidR="00337D0F" w:rsidRPr="003C0D38">
        <w:rPr>
          <w:rFonts w:ascii="Calibri" w:hAnsi="Calibri" w:cstheme="minorHAnsi"/>
          <w:sz w:val="22"/>
          <w:szCs w:val="22"/>
        </w:rPr>
        <w:t>arr</w:t>
      </w:r>
      <w:proofErr w:type="spellEnd"/>
      <w:r w:rsidR="00337D0F" w:rsidRPr="003C0D38">
        <w:rPr>
          <w:rFonts w:ascii="Calibri" w:hAnsi="Calibri" w:cstheme="minorHAnsi"/>
          <w:sz w:val="22"/>
          <w:szCs w:val="22"/>
        </w:rPr>
        <w:t xml:space="preserve"> </w:t>
      </w:r>
      <w:r w:rsidR="00D70B9F">
        <w:rPr>
          <w:rFonts w:ascii="Calibri" w:hAnsi="Calibri" w:cstheme="minorHAnsi"/>
          <w:sz w:val="22"/>
          <w:szCs w:val="22"/>
        </w:rPr>
        <w:t>(</w:t>
      </w:r>
      <w:r w:rsidR="00337D0F" w:rsidRPr="002844A2">
        <w:rPr>
          <w:rFonts w:ascii="Calibri" w:hAnsi="Calibri" w:cstheme="minorHAnsi"/>
          <w:sz w:val="22"/>
          <w:szCs w:val="22"/>
        </w:rPr>
        <w:t>3/32</w:t>
      </w:r>
      <w:r w:rsidR="00D70B9F">
        <w:rPr>
          <w:rFonts w:ascii="Calibri" w:hAnsi="Calibri" w:cstheme="minorHAnsi"/>
          <w:sz w:val="22"/>
          <w:szCs w:val="22"/>
        </w:rPr>
        <w:t>)</w:t>
      </w:r>
      <w:r w:rsidR="00337D0F" w:rsidRPr="003C0D38">
        <w:rPr>
          <w:rFonts w:ascii="Calibri" w:hAnsi="Calibri" w:cstheme="minorHAnsi"/>
          <w:sz w:val="22"/>
          <w:szCs w:val="22"/>
        </w:rPr>
        <w:t>;</w:t>
      </w:r>
      <w:r w:rsidR="00337D0F" w:rsidRPr="002844A2">
        <w:rPr>
          <w:rFonts w:ascii="Calibri" w:hAnsi="Calibri" w:cstheme="minorHAnsi"/>
          <w:sz w:val="22"/>
          <w:szCs w:val="22"/>
        </w:rPr>
        <w:t xml:space="preserve"> pendapat </w:t>
      </w:r>
      <w:proofErr w:type="spellStart"/>
      <w:r w:rsidR="00337D0F" w:rsidRPr="002844A2">
        <w:rPr>
          <w:rFonts w:ascii="Calibri" w:hAnsi="Calibri" w:cstheme="minorHAnsi"/>
          <w:sz w:val="22"/>
          <w:szCs w:val="22"/>
        </w:rPr>
        <w:t>Syafi</w:t>
      </w:r>
      <w:r w:rsidR="00A257FA" w:rsidRPr="002844A2">
        <w:rPr>
          <w:rFonts w:ascii="Calibri" w:hAnsi="Calibri" w:cstheme="minorHAnsi"/>
          <w:sz w:val="22"/>
          <w:szCs w:val="22"/>
        </w:rPr>
        <w:t>’</w:t>
      </w:r>
      <w:r w:rsidR="00337D0F" w:rsidRPr="002844A2">
        <w:rPr>
          <w:rFonts w:ascii="Calibri" w:hAnsi="Calibri" w:cstheme="minorHAnsi"/>
          <w:sz w:val="22"/>
          <w:szCs w:val="22"/>
        </w:rPr>
        <w:t>iyah</w:t>
      </w:r>
      <w:proofErr w:type="spellEnd"/>
      <w:r w:rsidR="00337D0F" w:rsidRPr="002844A2">
        <w:rPr>
          <w:rFonts w:ascii="Calibri" w:hAnsi="Calibri" w:cstheme="minorHAnsi"/>
          <w:sz w:val="22"/>
          <w:szCs w:val="22"/>
        </w:rPr>
        <w:t xml:space="preserve"> dalam </w:t>
      </w:r>
      <w:proofErr w:type="spellStart"/>
      <w:r w:rsidR="00D70B9F">
        <w:rPr>
          <w:rFonts w:ascii="Calibri" w:hAnsi="Calibri" w:cstheme="minorHAnsi"/>
          <w:sz w:val="22"/>
          <w:szCs w:val="22"/>
        </w:rPr>
        <w:t>a</w:t>
      </w:r>
      <w:r w:rsidR="00337D0F" w:rsidRPr="00D70B9F">
        <w:rPr>
          <w:rFonts w:ascii="Calibri" w:hAnsi="Calibri" w:cstheme="minorHAnsi"/>
          <w:i/>
          <w:iCs/>
          <w:sz w:val="22"/>
          <w:szCs w:val="22"/>
        </w:rPr>
        <w:t>l-Majmû</w:t>
      </w:r>
      <w:proofErr w:type="spellEnd"/>
      <w:r w:rsidR="00A257FA" w:rsidRPr="00D70B9F">
        <w:rPr>
          <w:rFonts w:ascii="Calibri" w:hAnsi="Calibri" w:cstheme="minorHAnsi"/>
          <w:i/>
          <w:iCs/>
          <w:sz w:val="22"/>
          <w:szCs w:val="22"/>
        </w:rPr>
        <w:t>’</w:t>
      </w:r>
      <w:r w:rsidR="00337D0F" w:rsidRPr="00D70B9F">
        <w:rPr>
          <w:rFonts w:ascii="Calibri" w:hAnsi="Calibri" w:cstheme="minorHAnsi"/>
          <w:i/>
          <w:iCs/>
          <w:sz w:val="22"/>
          <w:szCs w:val="22"/>
        </w:rPr>
        <w:t>,</w:t>
      </w:r>
      <w:r w:rsidR="00337D0F" w:rsidRPr="002844A2">
        <w:rPr>
          <w:rFonts w:ascii="Calibri" w:hAnsi="Calibri" w:cstheme="minorHAnsi"/>
          <w:sz w:val="22"/>
          <w:szCs w:val="22"/>
        </w:rPr>
        <w:t xml:space="preserve"> </w:t>
      </w:r>
      <w:proofErr w:type="spellStart"/>
      <w:r w:rsidR="008103AC">
        <w:rPr>
          <w:rFonts w:ascii="Calibri" w:hAnsi="Calibri" w:cstheme="minorHAnsi"/>
          <w:sz w:val="22"/>
          <w:szCs w:val="22"/>
        </w:rPr>
        <w:t>a</w:t>
      </w:r>
      <w:r w:rsidR="00337D0F" w:rsidRPr="003C0D38">
        <w:rPr>
          <w:rFonts w:ascii="Calibri" w:hAnsi="Calibri" w:cstheme="minorHAnsi"/>
          <w:sz w:val="22"/>
          <w:szCs w:val="22"/>
        </w:rPr>
        <w:t>n</w:t>
      </w:r>
      <w:proofErr w:type="spellEnd"/>
      <w:r w:rsidR="00337D0F" w:rsidRPr="002844A2">
        <w:rPr>
          <w:rFonts w:ascii="Calibri" w:hAnsi="Calibri" w:cstheme="minorHAnsi"/>
          <w:sz w:val="22"/>
          <w:szCs w:val="22"/>
        </w:rPr>
        <w:t>-Nawawi</w:t>
      </w:r>
      <w:r w:rsidR="00337D0F" w:rsidRPr="003C0D38">
        <w:rPr>
          <w:rFonts w:ascii="Calibri" w:hAnsi="Calibri" w:cstheme="minorHAnsi"/>
          <w:sz w:val="22"/>
          <w:szCs w:val="22"/>
        </w:rPr>
        <w:t xml:space="preserve"> </w:t>
      </w:r>
      <w:r w:rsidR="008103AC">
        <w:rPr>
          <w:rFonts w:ascii="Calibri" w:hAnsi="Calibri" w:cstheme="minorHAnsi"/>
          <w:sz w:val="22"/>
          <w:szCs w:val="22"/>
        </w:rPr>
        <w:t>(</w:t>
      </w:r>
      <w:r w:rsidR="00337D0F" w:rsidRPr="002844A2">
        <w:rPr>
          <w:rFonts w:ascii="Calibri" w:hAnsi="Calibri" w:cstheme="minorHAnsi"/>
          <w:sz w:val="22"/>
          <w:szCs w:val="22"/>
        </w:rPr>
        <w:t>5/240</w:t>
      </w:r>
      <w:r w:rsidR="008103AC">
        <w:rPr>
          <w:rFonts w:ascii="Calibri" w:hAnsi="Calibri" w:cstheme="minorHAnsi"/>
          <w:sz w:val="22"/>
          <w:szCs w:val="22"/>
        </w:rPr>
        <w:t>)</w:t>
      </w:r>
      <w:r w:rsidR="00337D0F" w:rsidRPr="003C0D38">
        <w:rPr>
          <w:rFonts w:ascii="Calibri" w:hAnsi="Calibri" w:cstheme="minorHAnsi"/>
          <w:sz w:val="22"/>
          <w:szCs w:val="22"/>
        </w:rPr>
        <w:t>;</w:t>
      </w:r>
      <w:r w:rsidR="00337D0F" w:rsidRPr="002844A2">
        <w:rPr>
          <w:rFonts w:ascii="Calibri" w:hAnsi="Calibri" w:cstheme="minorHAnsi"/>
          <w:sz w:val="22"/>
          <w:szCs w:val="22"/>
        </w:rPr>
        <w:t xml:space="preserve"> dan pendapat </w:t>
      </w:r>
      <w:proofErr w:type="spellStart"/>
      <w:r w:rsidR="00337D0F" w:rsidRPr="002844A2">
        <w:rPr>
          <w:rFonts w:ascii="Calibri" w:hAnsi="Calibri" w:cstheme="minorHAnsi"/>
          <w:sz w:val="22"/>
          <w:szCs w:val="22"/>
        </w:rPr>
        <w:t>Hanafiyah</w:t>
      </w:r>
      <w:proofErr w:type="spellEnd"/>
      <w:r w:rsidR="00337D0F" w:rsidRPr="002844A2">
        <w:rPr>
          <w:rFonts w:ascii="Calibri" w:hAnsi="Calibri" w:cstheme="minorHAnsi"/>
          <w:sz w:val="22"/>
          <w:szCs w:val="22"/>
        </w:rPr>
        <w:t xml:space="preserve"> dalam </w:t>
      </w:r>
      <w:proofErr w:type="spellStart"/>
      <w:r w:rsidR="002759EF" w:rsidRPr="002759EF">
        <w:rPr>
          <w:rFonts w:ascii="Calibri" w:hAnsi="Calibri" w:cstheme="minorHAnsi"/>
          <w:i/>
          <w:iCs/>
          <w:sz w:val="22"/>
          <w:szCs w:val="22"/>
        </w:rPr>
        <w:t>a</w:t>
      </w:r>
      <w:r w:rsidR="00337D0F" w:rsidRPr="002759EF">
        <w:rPr>
          <w:rFonts w:ascii="Calibri" w:hAnsi="Calibri" w:cstheme="minorHAnsi"/>
          <w:i/>
          <w:iCs/>
          <w:sz w:val="22"/>
          <w:szCs w:val="22"/>
        </w:rPr>
        <w:t>l-Mabsûth</w:t>
      </w:r>
      <w:proofErr w:type="spellEnd"/>
      <w:r w:rsidR="00337D0F" w:rsidRPr="002844A2">
        <w:rPr>
          <w:rFonts w:ascii="Calibri" w:hAnsi="Calibri" w:cstheme="minorHAnsi"/>
          <w:sz w:val="22"/>
          <w:szCs w:val="22"/>
        </w:rPr>
        <w:t xml:space="preserve">, </w:t>
      </w:r>
      <w:r w:rsidR="002759EF">
        <w:rPr>
          <w:rFonts w:ascii="Calibri" w:hAnsi="Calibri" w:cstheme="minorHAnsi"/>
          <w:sz w:val="22"/>
          <w:szCs w:val="22"/>
        </w:rPr>
        <w:t>a</w:t>
      </w:r>
      <w:r w:rsidR="00337D0F" w:rsidRPr="003C0D38">
        <w:rPr>
          <w:rFonts w:ascii="Calibri" w:hAnsi="Calibri" w:cstheme="minorHAnsi"/>
          <w:sz w:val="22"/>
          <w:szCs w:val="22"/>
        </w:rPr>
        <w:t>s</w:t>
      </w:r>
      <w:r w:rsidR="00337D0F" w:rsidRPr="002844A2">
        <w:rPr>
          <w:rFonts w:ascii="Calibri" w:hAnsi="Calibri" w:cstheme="minorHAnsi"/>
          <w:sz w:val="22"/>
          <w:szCs w:val="22"/>
        </w:rPr>
        <w:t>-</w:t>
      </w:r>
      <w:proofErr w:type="spellStart"/>
      <w:r w:rsidR="00337D0F" w:rsidRPr="002844A2">
        <w:rPr>
          <w:rFonts w:ascii="Calibri" w:hAnsi="Calibri" w:cstheme="minorHAnsi"/>
          <w:sz w:val="22"/>
          <w:szCs w:val="22"/>
        </w:rPr>
        <w:t>Sarakhsi</w:t>
      </w:r>
      <w:proofErr w:type="spellEnd"/>
      <w:r w:rsidR="00337D0F" w:rsidRPr="002844A2">
        <w:rPr>
          <w:rFonts w:ascii="Calibri" w:hAnsi="Calibri" w:cstheme="minorHAnsi"/>
          <w:sz w:val="22"/>
          <w:szCs w:val="22"/>
        </w:rPr>
        <w:t xml:space="preserve">, </w:t>
      </w:r>
      <w:r w:rsidR="002759EF">
        <w:rPr>
          <w:rFonts w:ascii="Calibri" w:hAnsi="Calibri" w:cstheme="minorHAnsi"/>
          <w:sz w:val="22"/>
          <w:szCs w:val="22"/>
        </w:rPr>
        <w:t>(</w:t>
      </w:r>
      <w:r w:rsidR="00337D0F" w:rsidRPr="002844A2">
        <w:rPr>
          <w:rFonts w:ascii="Calibri" w:hAnsi="Calibri" w:cstheme="minorHAnsi"/>
          <w:sz w:val="22"/>
          <w:szCs w:val="22"/>
        </w:rPr>
        <w:t>2/64</w:t>
      </w:r>
      <w:r w:rsidR="00337D0F" w:rsidRPr="003C0D38">
        <w:rPr>
          <w:rFonts w:ascii="Calibri" w:hAnsi="Calibri" w:cstheme="minorHAnsi"/>
          <w:sz w:val="22"/>
          <w:szCs w:val="22"/>
        </w:rPr>
        <w:t>)</w:t>
      </w:r>
      <w:r w:rsidR="00301972">
        <w:rPr>
          <w:rFonts w:ascii="Calibri" w:hAnsi="Calibri" w:cstheme="minorHAnsi"/>
          <w:sz w:val="22"/>
          <w:szCs w:val="22"/>
        </w:rPr>
        <w:t>]</w:t>
      </w:r>
      <w:r w:rsidR="002759EF">
        <w:rPr>
          <w:rFonts w:ascii="Calibri" w:hAnsi="Calibri" w:cstheme="minorHAnsi"/>
          <w:sz w:val="22"/>
          <w:szCs w:val="22"/>
        </w:rPr>
        <w:t>.</w:t>
      </w:r>
    </w:p>
    <w:p w14:paraId="7E4FD792" w14:textId="556CDF1D" w:rsidR="00337D0F" w:rsidRPr="002844A2" w:rsidRDefault="00337D0F" w:rsidP="00337D0F">
      <w:pPr>
        <w:pStyle w:val="TeksCatatanKaki"/>
        <w:ind w:firstLine="720"/>
        <w:jc w:val="both"/>
        <w:rPr>
          <w:rFonts w:ascii="Calibri" w:hAnsi="Calibri" w:cstheme="minorHAnsi"/>
          <w:sz w:val="22"/>
          <w:szCs w:val="22"/>
        </w:rPr>
      </w:pPr>
      <w:r w:rsidRPr="002844A2">
        <w:rPr>
          <w:rFonts w:ascii="Calibri" w:hAnsi="Calibri" w:cstheme="minorHAnsi"/>
          <w:sz w:val="22"/>
          <w:szCs w:val="22"/>
        </w:rPr>
        <w:t xml:space="preserve">Ibnu </w:t>
      </w:r>
      <w:proofErr w:type="spellStart"/>
      <w:r w:rsidRPr="002844A2">
        <w:rPr>
          <w:rFonts w:ascii="Calibri" w:hAnsi="Calibri" w:cstheme="minorHAnsi"/>
          <w:sz w:val="22"/>
          <w:szCs w:val="22"/>
        </w:rPr>
        <w:t>Qudamah</w:t>
      </w:r>
      <w:proofErr w:type="spellEnd"/>
      <w:r w:rsidRPr="002844A2">
        <w:rPr>
          <w:rFonts w:ascii="Calibri" w:hAnsi="Calibri" w:cstheme="minorHAnsi"/>
          <w:sz w:val="22"/>
          <w:szCs w:val="22"/>
        </w:rPr>
        <w:t xml:space="preserve"> berkata,</w:t>
      </w:r>
    </w:p>
    <w:p w14:paraId="580DFD70" w14:textId="77777777" w:rsidR="00337D0F" w:rsidRPr="002844A2" w:rsidRDefault="00337D0F" w:rsidP="00337D0F">
      <w:pPr>
        <w:pStyle w:val="TeksCatatanKaki"/>
        <w:bidi/>
        <w:jc w:val="both"/>
        <w:rPr>
          <w:rFonts w:ascii="Calibri" w:hAnsi="Calibri" w:cs="Traditional Arabic"/>
          <w:sz w:val="22"/>
          <w:szCs w:val="28"/>
        </w:rPr>
      </w:pPr>
      <w:r w:rsidRPr="002844A2">
        <w:rPr>
          <w:rFonts w:ascii="Calibri" w:hAnsi="Calibri" w:cs="Traditional Arabic"/>
          <w:sz w:val="22"/>
          <w:szCs w:val="28"/>
          <w:rtl/>
          <w:lang w:bidi="ar-SA"/>
        </w:rPr>
        <w:t>التَّسْلِيمُ عَلَى الْجِنَازَةِ تَسْلِيمَةٌ وَاحِدَةٌ عَنْ سِتَّةٍ مِنْ أَصْحَابِ النَّبِيِّ صَلَّى اللهُ عَلَيْهِ وَسَلَّمَ وَلَيْسَ فِيهِ اخْتِلَافٌ إِلَّا عَنْ إِبْرَاهِيمَ... وَلَمْ يُعْرَفْ لَهُمْ مُخَالِفٌ فِي عَصْرِهِمْ فَكَانَ إِجْمَاعًا. قَالَ أَحْمَدُ: لَيْسَ فِيهِ اخْتِلَافٌ إِلَّا عَنْ إِبْرَاهِيمَ</w:t>
      </w:r>
    </w:p>
    <w:p w14:paraId="2BC0A634" w14:textId="5CDA6BC6" w:rsidR="00337D0F" w:rsidRPr="002844A2" w:rsidRDefault="00A257FA" w:rsidP="00337D0F">
      <w:pPr>
        <w:pStyle w:val="TeksCatatanKaki"/>
        <w:jc w:val="both"/>
        <w:rPr>
          <w:rFonts w:ascii="Calibri" w:hAnsi="Calibri" w:cstheme="minorHAnsi"/>
          <w:sz w:val="22"/>
          <w:szCs w:val="22"/>
        </w:rPr>
      </w:pPr>
      <w:r w:rsidRPr="00BA0D6A">
        <w:rPr>
          <w:rFonts w:ascii="Calibri" w:hAnsi="Calibri" w:cstheme="minorHAnsi"/>
          <w:i/>
          <w:iCs/>
          <w:sz w:val="22"/>
          <w:szCs w:val="22"/>
        </w:rPr>
        <w:t>“</w:t>
      </w:r>
      <w:r w:rsidR="00337D0F" w:rsidRPr="00BA0D6A">
        <w:rPr>
          <w:rFonts w:ascii="Calibri" w:hAnsi="Calibri" w:cstheme="minorHAnsi"/>
          <w:i/>
          <w:iCs/>
          <w:sz w:val="22"/>
          <w:szCs w:val="22"/>
        </w:rPr>
        <w:t xml:space="preserve">Salam dalam salat jenazah adalah satu salam, diriwayatkan dari enam sahabat Nabi </w:t>
      </w:r>
      <w:r w:rsidRPr="00BA0D6A">
        <w:rPr>
          <w:rFonts w:ascii="Calibri" w:hAnsi="Calibri" w:cs="Traditional Arabic"/>
          <w:i/>
          <w:iCs/>
          <w:sz w:val="22"/>
          <w:szCs w:val="28"/>
          <w:rtl/>
          <w:lang w:bidi="ar-SA"/>
        </w:rPr>
        <w:t>ﷺ</w:t>
      </w:r>
      <w:r w:rsidR="00337D0F" w:rsidRPr="00BA0D6A">
        <w:rPr>
          <w:rFonts w:ascii="Calibri" w:hAnsi="Calibri" w:cstheme="minorHAnsi"/>
          <w:i/>
          <w:iCs/>
          <w:sz w:val="22"/>
          <w:szCs w:val="22"/>
        </w:rPr>
        <w:t xml:space="preserve">, tidak ada perselisihan kecuali dari Ibrahim </w:t>
      </w:r>
      <w:proofErr w:type="spellStart"/>
      <w:r w:rsidR="009A7F23">
        <w:rPr>
          <w:rFonts w:ascii="Calibri" w:hAnsi="Calibri" w:cstheme="minorHAnsi"/>
          <w:i/>
          <w:iCs/>
          <w:sz w:val="22"/>
          <w:szCs w:val="22"/>
        </w:rPr>
        <w:t>a</w:t>
      </w:r>
      <w:r w:rsidR="00337D0F" w:rsidRPr="003C0D38">
        <w:rPr>
          <w:rFonts w:ascii="Calibri" w:hAnsi="Calibri" w:cstheme="minorHAnsi"/>
          <w:i/>
          <w:iCs/>
          <w:sz w:val="22"/>
          <w:szCs w:val="22"/>
        </w:rPr>
        <w:t>n-Nakha</w:t>
      </w:r>
      <w:r w:rsidR="00B27E6F">
        <w:rPr>
          <w:rFonts w:ascii="Calibri" w:hAnsi="Calibri" w:cstheme="minorHAnsi"/>
          <w:i/>
          <w:iCs/>
          <w:sz w:val="22"/>
          <w:szCs w:val="22"/>
        </w:rPr>
        <w:t>`</w:t>
      </w:r>
      <w:r w:rsidR="00337D0F" w:rsidRPr="003C0D38">
        <w:rPr>
          <w:rFonts w:ascii="Calibri" w:hAnsi="Calibri" w:cstheme="minorHAnsi"/>
          <w:i/>
          <w:iCs/>
          <w:sz w:val="22"/>
          <w:szCs w:val="22"/>
        </w:rPr>
        <w:t>i</w:t>
      </w:r>
      <w:proofErr w:type="spellEnd"/>
      <w:r w:rsidR="00337D0F" w:rsidRPr="00BA0D6A">
        <w:rPr>
          <w:rFonts w:ascii="Calibri" w:hAnsi="Calibri" w:cstheme="minorHAnsi"/>
          <w:i/>
          <w:iCs/>
          <w:sz w:val="22"/>
          <w:szCs w:val="22"/>
        </w:rPr>
        <w:t xml:space="preserve"> (seorang tabiin)... dan tidak diketahui ada yang menyelisihi para sahabat tersebut di zaman mereka, maka ini adalah perkara ijmak. Imam Ahmad berkata: </w:t>
      </w:r>
      <w:r w:rsidRPr="00BA0D6A">
        <w:rPr>
          <w:rFonts w:ascii="Calibri" w:hAnsi="Calibri" w:cstheme="minorHAnsi"/>
          <w:i/>
          <w:iCs/>
          <w:sz w:val="22"/>
          <w:szCs w:val="22"/>
        </w:rPr>
        <w:t>‘</w:t>
      </w:r>
      <w:r w:rsidR="00337D0F" w:rsidRPr="00BA0D6A">
        <w:rPr>
          <w:rFonts w:ascii="Calibri" w:hAnsi="Calibri" w:cstheme="minorHAnsi"/>
          <w:i/>
          <w:iCs/>
          <w:sz w:val="22"/>
          <w:szCs w:val="22"/>
        </w:rPr>
        <w:t xml:space="preserve">Tidak ada perselisihan kecuali dari Ibrahim </w:t>
      </w:r>
      <w:proofErr w:type="spellStart"/>
      <w:r w:rsidR="009A7F23">
        <w:rPr>
          <w:rFonts w:ascii="Calibri" w:hAnsi="Calibri" w:cstheme="minorHAnsi"/>
          <w:i/>
          <w:iCs/>
          <w:sz w:val="22"/>
          <w:szCs w:val="22"/>
        </w:rPr>
        <w:t>a</w:t>
      </w:r>
      <w:r w:rsidR="00337D0F" w:rsidRPr="003C0D38">
        <w:rPr>
          <w:rFonts w:ascii="Calibri" w:hAnsi="Calibri" w:cstheme="minorHAnsi"/>
          <w:i/>
          <w:iCs/>
          <w:sz w:val="22"/>
          <w:szCs w:val="22"/>
        </w:rPr>
        <w:t>n-Nakha</w:t>
      </w:r>
      <w:r w:rsidR="00B27E6F">
        <w:rPr>
          <w:rFonts w:ascii="Calibri" w:hAnsi="Calibri" w:cstheme="minorHAnsi"/>
          <w:i/>
          <w:iCs/>
          <w:sz w:val="22"/>
          <w:szCs w:val="22"/>
        </w:rPr>
        <w:t>`</w:t>
      </w:r>
      <w:r w:rsidR="00337D0F" w:rsidRPr="003C0D38">
        <w:rPr>
          <w:rFonts w:ascii="Calibri" w:hAnsi="Calibri" w:cstheme="minorHAnsi"/>
          <w:i/>
          <w:iCs/>
          <w:sz w:val="22"/>
          <w:szCs w:val="22"/>
        </w:rPr>
        <w:t>i</w:t>
      </w:r>
      <w:proofErr w:type="spellEnd"/>
      <w:r w:rsidR="00337D0F" w:rsidRPr="00BA0D6A">
        <w:rPr>
          <w:rFonts w:ascii="Calibri" w:hAnsi="Calibri" w:cstheme="minorHAnsi"/>
          <w:i/>
          <w:iCs/>
          <w:sz w:val="22"/>
          <w:szCs w:val="22"/>
        </w:rPr>
        <w:t>.</w:t>
      </w:r>
      <w:r w:rsidRPr="00BA0D6A">
        <w:rPr>
          <w:rFonts w:ascii="Calibri" w:hAnsi="Calibri" w:cstheme="minorHAnsi"/>
          <w:i/>
          <w:iCs/>
          <w:sz w:val="22"/>
          <w:szCs w:val="22"/>
        </w:rPr>
        <w:t>’“</w:t>
      </w:r>
      <w:r w:rsidR="00337D0F" w:rsidRPr="002844A2">
        <w:rPr>
          <w:rFonts w:ascii="Calibri" w:hAnsi="Calibri" w:cstheme="minorHAnsi"/>
          <w:sz w:val="22"/>
          <w:szCs w:val="22"/>
        </w:rPr>
        <w:t xml:space="preserve"> </w:t>
      </w:r>
      <w:r w:rsidR="0022581E">
        <w:rPr>
          <w:rFonts w:ascii="Calibri" w:hAnsi="Calibri" w:cstheme="minorHAnsi"/>
          <w:sz w:val="22"/>
          <w:szCs w:val="22"/>
        </w:rPr>
        <w:t>[</w:t>
      </w:r>
      <w:r w:rsidR="00337D0F" w:rsidRPr="0022581E">
        <w:rPr>
          <w:rFonts w:ascii="Calibri" w:hAnsi="Calibri" w:cstheme="minorHAnsi"/>
          <w:i/>
          <w:iCs/>
          <w:sz w:val="22"/>
          <w:szCs w:val="22"/>
        </w:rPr>
        <w:t>Al-</w:t>
      </w:r>
      <w:proofErr w:type="spellStart"/>
      <w:r w:rsidR="00337D0F" w:rsidRPr="0022581E">
        <w:rPr>
          <w:rFonts w:ascii="Calibri" w:hAnsi="Calibri" w:cstheme="minorHAnsi"/>
          <w:i/>
          <w:iCs/>
          <w:sz w:val="22"/>
          <w:szCs w:val="22"/>
        </w:rPr>
        <w:t>Mughnî</w:t>
      </w:r>
      <w:proofErr w:type="spellEnd"/>
      <w:r w:rsidR="00337D0F" w:rsidRPr="0022581E">
        <w:rPr>
          <w:rFonts w:ascii="Calibri" w:hAnsi="Calibri" w:cstheme="minorHAnsi"/>
          <w:i/>
          <w:iCs/>
          <w:sz w:val="22"/>
          <w:szCs w:val="22"/>
        </w:rPr>
        <w:t>,</w:t>
      </w:r>
      <w:r w:rsidR="00337D0F" w:rsidRPr="002844A2">
        <w:rPr>
          <w:rFonts w:ascii="Calibri" w:hAnsi="Calibri" w:cstheme="minorHAnsi"/>
          <w:sz w:val="22"/>
          <w:szCs w:val="22"/>
        </w:rPr>
        <w:t xml:space="preserve"> </w:t>
      </w:r>
      <w:r w:rsidR="0022581E">
        <w:rPr>
          <w:rFonts w:ascii="Calibri" w:hAnsi="Calibri" w:cstheme="minorHAnsi"/>
          <w:sz w:val="22"/>
          <w:szCs w:val="22"/>
        </w:rPr>
        <w:t>(</w:t>
      </w:r>
      <w:r w:rsidR="00337D0F" w:rsidRPr="002844A2">
        <w:rPr>
          <w:rFonts w:ascii="Calibri" w:hAnsi="Calibri" w:cstheme="minorHAnsi"/>
          <w:sz w:val="22"/>
          <w:szCs w:val="22"/>
        </w:rPr>
        <w:t>2/366</w:t>
      </w:r>
      <w:r w:rsidR="0022581E">
        <w:rPr>
          <w:rFonts w:ascii="Calibri" w:hAnsi="Calibri" w:cstheme="minorHAnsi"/>
          <w:sz w:val="22"/>
          <w:szCs w:val="22"/>
        </w:rPr>
        <w:t>)]</w:t>
      </w:r>
    </w:p>
    <w:p w14:paraId="18B4DDAD" w14:textId="133C7869" w:rsidR="00337D0F" w:rsidRPr="002844A2" w:rsidRDefault="00337D0F" w:rsidP="00337D0F">
      <w:pPr>
        <w:pStyle w:val="TeksCatatanKaki"/>
        <w:ind w:firstLine="720"/>
        <w:jc w:val="both"/>
        <w:rPr>
          <w:rFonts w:ascii="Calibri" w:hAnsi="Calibri" w:cstheme="minorHAnsi"/>
          <w:sz w:val="22"/>
          <w:szCs w:val="22"/>
        </w:rPr>
      </w:pPr>
      <w:r w:rsidRPr="002844A2">
        <w:rPr>
          <w:rFonts w:ascii="Calibri" w:hAnsi="Calibri" w:cstheme="minorHAnsi"/>
          <w:sz w:val="22"/>
          <w:szCs w:val="22"/>
        </w:rPr>
        <w:t xml:space="preserve">Adapun yang berpendapat dua salam berdalil dengan hadis Ibnu </w:t>
      </w:r>
      <w:proofErr w:type="spellStart"/>
      <w:r w:rsidRPr="002844A2">
        <w:rPr>
          <w:rFonts w:ascii="Calibri" w:hAnsi="Calibri" w:cstheme="minorHAnsi"/>
          <w:sz w:val="22"/>
          <w:szCs w:val="22"/>
        </w:rPr>
        <w:t>Mas</w:t>
      </w:r>
      <w:r w:rsidR="00A257FA" w:rsidRPr="002844A2">
        <w:rPr>
          <w:rFonts w:ascii="Calibri" w:hAnsi="Calibri" w:cstheme="minorHAnsi"/>
          <w:sz w:val="22"/>
          <w:szCs w:val="22"/>
        </w:rPr>
        <w:t>’</w:t>
      </w:r>
      <w:r w:rsidRPr="002844A2">
        <w:rPr>
          <w:rFonts w:ascii="Calibri" w:hAnsi="Calibri" w:cstheme="minorHAnsi"/>
          <w:sz w:val="22"/>
          <w:szCs w:val="22"/>
        </w:rPr>
        <w:t>ud</w:t>
      </w:r>
      <w:proofErr w:type="spellEnd"/>
      <w:r w:rsidRPr="002844A2">
        <w:rPr>
          <w:rFonts w:ascii="Calibri" w:hAnsi="Calibri" w:cstheme="minorHAnsi"/>
          <w:sz w:val="22"/>
          <w:szCs w:val="22"/>
        </w:rPr>
        <w:t>, di mana beliau berkata,</w:t>
      </w:r>
    </w:p>
    <w:p w14:paraId="6DA905F2" w14:textId="77777777" w:rsidR="00337D0F" w:rsidRPr="002844A2" w:rsidRDefault="00337D0F" w:rsidP="00337D0F">
      <w:pPr>
        <w:pStyle w:val="TeksCatatanKaki"/>
        <w:bidi/>
        <w:jc w:val="both"/>
        <w:rPr>
          <w:rFonts w:ascii="Calibri" w:hAnsi="Calibri" w:cs="Traditional Arabic"/>
          <w:sz w:val="22"/>
          <w:szCs w:val="28"/>
        </w:rPr>
      </w:pPr>
      <w:r w:rsidRPr="002844A2">
        <w:rPr>
          <w:rFonts w:ascii="Calibri" w:hAnsi="Calibri" w:cs="Traditional Arabic"/>
          <w:sz w:val="22"/>
          <w:szCs w:val="28"/>
          <w:rtl/>
          <w:lang w:bidi="ar-SA"/>
        </w:rPr>
        <w:t>ثَلَاثُ خِلَالٍ كَانَ رَسُولُ اللهِ صَلَّى اللهُ عَلَيْهِ وَسَلَّمَ يَفْعَلُهُنَّ تَرَكَهُنَّ النَّاسُ، إِحْدَاهُنَّ: التَّسْلِيمُ عَلَى الْجِنَازَةِ مِثْلُ التَّسْلِيمِ فِي الصَّلَاةِ</w:t>
      </w:r>
    </w:p>
    <w:p w14:paraId="0855F56D" w14:textId="5602E129" w:rsidR="00337D0F" w:rsidRPr="002844A2" w:rsidRDefault="00A257FA" w:rsidP="00337D0F">
      <w:pPr>
        <w:pStyle w:val="TeksCatatanKaki"/>
        <w:jc w:val="both"/>
        <w:rPr>
          <w:rFonts w:ascii="Calibri" w:hAnsi="Calibri" w:cstheme="minorHAnsi"/>
          <w:sz w:val="22"/>
          <w:szCs w:val="22"/>
        </w:rPr>
      </w:pPr>
      <w:r w:rsidRPr="00E54739">
        <w:rPr>
          <w:rFonts w:ascii="Calibri" w:hAnsi="Calibri" w:cstheme="minorHAnsi"/>
          <w:i/>
          <w:iCs/>
          <w:sz w:val="22"/>
          <w:szCs w:val="22"/>
        </w:rPr>
        <w:t>“</w:t>
      </w:r>
      <w:r w:rsidR="00337D0F" w:rsidRPr="00E54739">
        <w:rPr>
          <w:rFonts w:ascii="Calibri" w:hAnsi="Calibri" w:cstheme="minorHAnsi"/>
          <w:i/>
          <w:iCs/>
          <w:sz w:val="22"/>
          <w:szCs w:val="22"/>
        </w:rPr>
        <w:t xml:space="preserve">Tiga perkara yang biasa dilakukan Nabi </w:t>
      </w:r>
      <w:r w:rsidRPr="003C0D38">
        <w:rPr>
          <w:rFonts w:ascii="Calibri" w:hAnsi="Calibri" w:cstheme="minorHAnsi"/>
          <w:i/>
          <w:iCs/>
          <w:sz w:val="22"/>
          <w:szCs w:val="28"/>
          <w:rtl/>
        </w:rPr>
        <w:t>ﷺ</w:t>
      </w:r>
      <w:r w:rsidR="00337D0F" w:rsidRPr="00E54739">
        <w:rPr>
          <w:rFonts w:ascii="Calibri" w:hAnsi="Calibri" w:cstheme="minorHAnsi"/>
          <w:i/>
          <w:iCs/>
          <w:sz w:val="22"/>
          <w:szCs w:val="22"/>
        </w:rPr>
        <w:t xml:space="preserve"> namun ditinggalkan orang-orang; salah satunya adalah mengucapkan salam dalam salat jenazah sebagaimana mengucapkan salam dalam salat.</w:t>
      </w:r>
      <w:r w:rsidRPr="00E54739">
        <w:rPr>
          <w:rFonts w:ascii="Calibri" w:hAnsi="Calibri" w:cstheme="minorHAnsi"/>
          <w:i/>
          <w:iCs/>
          <w:sz w:val="22"/>
          <w:szCs w:val="22"/>
        </w:rPr>
        <w:t>”</w:t>
      </w:r>
      <w:r w:rsidR="00337D0F" w:rsidRPr="002844A2">
        <w:rPr>
          <w:rFonts w:ascii="Calibri" w:hAnsi="Calibri" w:cstheme="minorHAnsi"/>
          <w:sz w:val="22"/>
          <w:szCs w:val="22"/>
        </w:rPr>
        <w:t xml:space="preserve"> </w:t>
      </w:r>
      <w:r w:rsidR="00403E1E">
        <w:rPr>
          <w:rFonts w:ascii="Calibri" w:hAnsi="Calibri" w:cstheme="minorHAnsi"/>
          <w:sz w:val="22"/>
          <w:szCs w:val="22"/>
        </w:rPr>
        <w:t>[</w:t>
      </w:r>
      <w:r w:rsidR="00337D0F" w:rsidRPr="002844A2">
        <w:rPr>
          <w:rFonts w:ascii="Calibri" w:hAnsi="Calibri" w:cstheme="minorHAnsi"/>
          <w:sz w:val="22"/>
          <w:szCs w:val="22"/>
        </w:rPr>
        <w:t>HR. Al-Baihaqi</w:t>
      </w:r>
      <w:r w:rsidR="00403E1E">
        <w:rPr>
          <w:rFonts w:ascii="Calibri" w:hAnsi="Calibri" w:cstheme="minorHAnsi"/>
          <w:sz w:val="22"/>
          <w:szCs w:val="22"/>
        </w:rPr>
        <w:t>,</w:t>
      </w:r>
      <w:r w:rsidR="00337D0F" w:rsidRPr="002844A2">
        <w:rPr>
          <w:rFonts w:ascii="Calibri" w:hAnsi="Calibri" w:cstheme="minorHAnsi"/>
          <w:sz w:val="22"/>
          <w:szCs w:val="22"/>
        </w:rPr>
        <w:t xml:space="preserve"> No. 6989; sanadnya dinilai baik oleh </w:t>
      </w:r>
      <w:proofErr w:type="spellStart"/>
      <w:r w:rsidR="00010D86">
        <w:rPr>
          <w:rFonts w:ascii="Calibri" w:hAnsi="Calibri" w:cstheme="minorHAnsi"/>
          <w:sz w:val="22"/>
          <w:szCs w:val="22"/>
        </w:rPr>
        <w:t>a</w:t>
      </w:r>
      <w:r w:rsidR="00337D0F" w:rsidRPr="003C0D38">
        <w:rPr>
          <w:rFonts w:ascii="Calibri" w:hAnsi="Calibri" w:cstheme="minorHAnsi"/>
          <w:sz w:val="22"/>
          <w:szCs w:val="22"/>
        </w:rPr>
        <w:t>n</w:t>
      </w:r>
      <w:proofErr w:type="spellEnd"/>
      <w:r w:rsidR="00337D0F" w:rsidRPr="002844A2">
        <w:rPr>
          <w:rFonts w:ascii="Calibri" w:hAnsi="Calibri" w:cstheme="minorHAnsi"/>
          <w:sz w:val="22"/>
          <w:szCs w:val="22"/>
        </w:rPr>
        <w:t xml:space="preserve">-Nawawi dalam </w:t>
      </w:r>
      <w:proofErr w:type="spellStart"/>
      <w:r w:rsidR="00010D86" w:rsidRPr="00DC6424">
        <w:rPr>
          <w:rFonts w:ascii="Calibri" w:hAnsi="Calibri" w:cstheme="minorHAnsi"/>
          <w:i/>
          <w:iCs/>
          <w:sz w:val="22"/>
          <w:szCs w:val="22"/>
        </w:rPr>
        <w:t>a</w:t>
      </w:r>
      <w:r w:rsidR="00337D0F" w:rsidRPr="00010D86">
        <w:rPr>
          <w:rFonts w:ascii="Calibri" w:hAnsi="Calibri" w:cstheme="minorHAnsi"/>
          <w:i/>
          <w:iCs/>
          <w:sz w:val="22"/>
          <w:szCs w:val="22"/>
        </w:rPr>
        <w:t>l-Majmû</w:t>
      </w:r>
      <w:proofErr w:type="spellEnd"/>
      <w:r w:rsidRPr="00010D86">
        <w:rPr>
          <w:rFonts w:ascii="Calibri" w:hAnsi="Calibri" w:cstheme="minorHAnsi"/>
          <w:i/>
          <w:iCs/>
          <w:sz w:val="22"/>
          <w:szCs w:val="22"/>
        </w:rPr>
        <w:t>’</w:t>
      </w:r>
      <w:r w:rsidR="00337D0F" w:rsidRPr="003C0D38">
        <w:rPr>
          <w:rFonts w:ascii="Calibri" w:hAnsi="Calibri" w:cstheme="minorHAnsi"/>
          <w:sz w:val="22"/>
          <w:szCs w:val="22"/>
        </w:rPr>
        <w:t xml:space="preserve"> </w:t>
      </w:r>
      <w:r w:rsidR="00FD7ABE">
        <w:rPr>
          <w:rFonts w:ascii="Calibri" w:hAnsi="Calibri" w:cstheme="minorHAnsi"/>
          <w:sz w:val="22"/>
          <w:szCs w:val="22"/>
        </w:rPr>
        <w:t>(</w:t>
      </w:r>
      <w:r w:rsidR="00337D0F" w:rsidRPr="002844A2">
        <w:rPr>
          <w:rFonts w:ascii="Calibri" w:hAnsi="Calibri" w:cstheme="minorHAnsi"/>
          <w:sz w:val="22"/>
          <w:szCs w:val="22"/>
        </w:rPr>
        <w:t>5/239</w:t>
      </w:r>
      <w:r w:rsidR="00FD7ABE">
        <w:rPr>
          <w:rFonts w:ascii="Calibri" w:hAnsi="Calibri" w:cstheme="minorHAnsi"/>
          <w:sz w:val="22"/>
          <w:szCs w:val="22"/>
        </w:rPr>
        <w:t>)</w:t>
      </w:r>
      <w:r w:rsidR="00337D0F" w:rsidRPr="003C0D38">
        <w:rPr>
          <w:rFonts w:ascii="Calibri" w:hAnsi="Calibri" w:cstheme="minorHAnsi"/>
          <w:sz w:val="22"/>
          <w:szCs w:val="22"/>
        </w:rPr>
        <w:t>,</w:t>
      </w:r>
      <w:r w:rsidR="00337D0F" w:rsidRPr="002844A2">
        <w:rPr>
          <w:rFonts w:ascii="Calibri" w:hAnsi="Calibri" w:cstheme="minorHAnsi"/>
          <w:sz w:val="22"/>
          <w:szCs w:val="22"/>
        </w:rPr>
        <w:t xml:space="preserve"> dan </w:t>
      </w:r>
      <w:r w:rsidR="00337D0F" w:rsidRPr="003C0D38">
        <w:rPr>
          <w:rFonts w:ascii="Calibri" w:hAnsi="Calibri" w:cstheme="minorHAnsi"/>
          <w:sz w:val="22"/>
          <w:szCs w:val="22"/>
        </w:rPr>
        <w:t>di</w:t>
      </w:r>
      <w:r w:rsidR="00490205">
        <w:rPr>
          <w:rFonts w:ascii="Calibri" w:hAnsi="Calibri" w:cstheme="minorHAnsi"/>
          <w:sz w:val="22"/>
          <w:szCs w:val="22"/>
        </w:rPr>
        <w:t xml:space="preserve">nyatakan </w:t>
      </w:r>
      <w:r w:rsidR="00337D0F" w:rsidRPr="003C0D38">
        <w:rPr>
          <w:rFonts w:ascii="Calibri" w:hAnsi="Calibri" w:cstheme="minorHAnsi"/>
          <w:sz w:val="22"/>
          <w:szCs w:val="22"/>
        </w:rPr>
        <w:t>hasan</w:t>
      </w:r>
      <w:r w:rsidR="00490205">
        <w:rPr>
          <w:rFonts w:ascii="Calibri" w:hAnsi="Calibri" w:cstheme="minorHAnsi"/>
          <w:sz w:val="22"/>
          <w:szCs w:val="22"/>
        </w:rPr>
        <w:t xml:space="preserve"> </w:t>
      </w:r>
      <w:proofErr w:type="spellStart"/>
      <w:r w:rsidR="00490205">
        <w:rPr>
          <w:rFonts w:ascii="Calibri" w:hAnsi="Calibri" w:cstheme="minorHAnsi"/>
          <w:sz w:val="22"/>
          <w:szCs w:val="22"/>
        </w:rPr>
        <w:t>a</w:t>
      </w:r>
      <w:r w:rsidR="00337D0F" w:rsidRPr="003C0D38">
        <w:rPr>
          <w:rFonts w:ascii="Calibri" w:hAnsi="Calibri" w:cstheme="minorHAnsi"/>
          <w:sz w:val="22"/>
          <w:szCs w:val="22"/>
        </w:rPr>
        <w:t>l</w:t>
      </w:r>
      <w:proofErr w:type="spellEnd"/>
      <w:r w:rsidR="00337D0F" w:rsidRPr="002844A2">
        <w:rPr>
          <w:rFonts w:ascii="Calibri" w:hAnsi="Calibri" w:cstheme="minorHAnsi"/>
          <w:sz w:val="22"/>
          <w:szCs w:val="22"/>
        </w:rPr>
        <w:t xml:space="preserve">-Albani dalam </w:t>
      </w:r>
      <w:proofErr w:type="spellStart"/>
      <w:r w:rsidR="00337D0F" w:rsidRPr="00734E60">
        <w:rPr>
          <w:rFonts w:ascii="Calibri" w:hAnsi="Calibri" w:cstheme="minorHAnsi"/>
          <w:i/>
          <w:iCs/>
          <w:sz w:val="22"/>
          <w:szCs w:val="22"/>
        </w:rPr>
        <w:t>Ahkâm</w:t>
      </w:r>
      <w:proofErr w:type="spellEnd"/>
      <w:r w:rsidR="00337D0F" w:rsidRPr="00734E60">
        <w:rPr>
          <w:rFonts w:ascii="Calibri" w:hAnsi="Calibri" w:cstheme="minorHAnsi"/>
          <w:i/>
          <w:iCs/>
          <w:sz w:val="22"/>
          <w:szCs w:val="22"/>
        </w:rPr>
        <w:t xml:space="preserve"> </w:t>
      </w:r>
      <w:proofErr w:type="spellStart"/>
      <w:r w:rsidR="00734E60">
        <w:rPr>
          <w:rFonts w:ascii="Calibri" w:hAnsi="Calibri" w:cstheme="minorHAnsi"/>
          <w:i/>
          <w:iCs/>
          <w:sz w:val="22"/>
          <w:szCs w:val="22"/>
        </w:rPr>
        <w:t>a</w:t>
      </w:r>
      <w:r w:rsidR="00337D0F" w:rsidRPr="00734E60">
        <w:rPr>
          <w:rFonts w:ascii="Calibri" w:hAnsi="Calibri" w:cstheme="minorHAnsi"/>
          <w:i/>
          <w:iCs/>
          <w:sz w:val="22"/>
          <w:szCs w:val="22"/>
        </w:rPr>
        <w:t>l-Janâ</w:t>
      </w:r>
      <w:r w:rsidR="00CE0F03">
        <w:rPr>
          <w:rFonts w:ascii="Calibri" w:hAnsi="Calibri" w:cstheme="minorHAnsi"/>
          <w:i/>
          <w:iCs/>
          <w:sz w:val="22"/>
          <w:szCs w:val="22"/>
        </w:rPr>
        <w:t>`</w:t>
      </w:r>
      <w:r w:rsidR="00337D0F" w:rsidRPr="00734E60">
        <w:rPr>
          <w:rFonts w:ascii="Calibri" w:hAnsi="Calibri" w:cstheme="minorHAnsi"/>
          <w:i/>
          <w:iCs/>
          <w:sz w:val="22"/>
          <w:szCs w:val="22"/>
        </w:rPr>
        <w:t>iz</w:t>
      </w:r>
      <w:proofErr w:type="spellEnd"/>
      <w:r w:rsidR="00337D0F" w:rsidRPr="003C0D38">
        <w:rPr>
          <w:rFonts w:ascii="Calibri" w:hAnsi="Calibri" w:cstheme="minorHAnsi"/>
          <w:sz w:val="22"/>
          <w:szCs w:val="22"/>
        </w:rPr>
        <w:t>, hl</w:t>
      </w:r>
      <w:r w:rsidR="00734E60">
        <w:rPr>
          <w:rFonts w:ascii="Calibri" w:hAnsi="Calibri" w:cstheme="minorHAnsi"/>
          <w:sz w:val="22"/>
          <w:szCs w:val="22"/>
        </w:rPr>
        <w:t>m</w:t>
      </w:r>
      <w:r w:rsidR="00337D0F" w:rsidRPr="003C0D38">
        <w:rPr>
          <w:rFonts w:ascii="Calibri" w:hAnsi="Calibri" w:cstheme="minorHAnsi"/>
          <w:sz w:val="22"/>
          <w:szCs w:val="22"/>
        </w:rPr>
        <w:t>.</w:t>
      </w:r>
      <w:r w:rsidR="00337D0F" w:rsidRPr="002844A2">
        <w:rPr>
          <w:rFonts w:ascii="Calibri" w:hAnsi="Calibri" w:cstheme="minorHAnsi"/>
          <w:sz w:val="22"/>
          <w:szCs w:val="22"/>
        </w:rPr>
        <w:t xml:space="preserve"> 127</w:t>
      </w:r>
      <w:r w:rsidR="00337D0F" w:rsidRPr="003C0D38">
        <w:rPr>
          <w:rFonts w:ascii="Calibri" w:hAnsi="Calibri" w:cstheme="minorHAnsi"/>
          <w:sz w:val="22"/>
          <w:szCs w:val="22"/>
        </w:rPr>
        <w:t>)</w:t>
      </w:r>
      <w:r w:rsidR="00734E60">
        <w:rPr>
          <w:rFonts w:ascii="Calibri" w:hAnsi="Calibri" w:cstheme="minorHAnsi"/>
          <w:sz w:val="22"/>
          <w:szCs w:val="22"/>
        </w:rPr>
        <w:t>.</w:t>
      </w:r>
    </w:p>
    <w:p w14:paraId="64B50846" w14:textId="54FEAEEC" w:rsidR="00337D0F" w:rsidRPr="002844A2" w:rsidRDefault="00337D0F" w:rsidP="00337D0F">
      <w:pPr>
        <w:pStyle w:val="TeksCatatanKaki"/>
        <w:ind w:firstLine="720"/>
        <w:jc w:val="both"/>
        <w:rPr>
          <w:rFonts w:ascii="Calibri" w:hAnsi="Calibri" w:cstheme="minorHAnsi"/>
          <w:sz w:val="22"/>
          <w:szCs w:val="22"/>
        </w:rPr>
      </w:pPr>
      <w:r w:rsidRPr="002844A2">
        <w:rPr>
          <w:rFonts w:ascii="Calibri" w:hAnsi="Calibri" w:cstheme="minorHAnsi"/>
          <w:sz w:val="22"/>
          <w:szCs w:val="22"/>
        </w:rPr>
        <w:t xml:space="preserve">Namun penunjukan hadis ini tidak begitu tegas, karena perkataan Ibnu </w:t>
      </w:r>
      <w:proofErr w:type="spellStart"/>
      <w:r w:rsidRPr="002844A2">
        <w:rPr>
          <w:rFonts w:ascii="Calibri" w:hAnsi="Calibri" w:cstheme="minorHAnsi"/>
          <w:sz w:val="22"/>
          <w:szCs w:val="22"/>
        </w:rPr>
        <w:t>Mas</w:t>
      </w:r>
      <w:r w:rsidR="00A257FA" w:rsidRPr="002844A2">
        <w:rPr>
          <w:rFonts w:ascii="Calibri" w:hAnsi="Calibri" w:cstheme="minorHAnsi"/>
          <w:sz w:val="22"/>
          <w:szCs w:val="22"/>
        </w:rPr>
        <w:t>’</w:t>
      </w:r>
      <w:r w:rsidRPr="002844A2">
        <w:rPr>
          <w:rFonts w:ascii="Calibri" w:hAnsi="Calibri" w:cstheme="minorHAnsi"/>
          <w:sz w:val="22"/>
          <w:szCs w:val="22"/>
        </w:rPr>
        <w:t>ud</w:t>
      </w:r>
      <w:proofErr w:type="spellEnd"/>
      <w:r w:rsidRPr="002844A2">
        <w:rPr>
          <w:rFonts w:ascii="Calibri" w:hAnsi="Calibri" w:cstheme="minorHAnsi"/>
          <w:sz w:val="22"/>
          <w:szCs w:val="22"/>
        </w:rPr>
        <w:t xml:space="preserve"> </w:t>
      </w:r>
      <w:r w:rsidR="00A257FA" w:rsidRPr="002844A2">
        <w:rPr>
          <w:rFonts w:ascii="Calibri" w:hAnsi="Calibri" w:cstheme="minorHAnsi"/>
          <w:sz w:val="22"/>
          <w:szCs w:val="22"/>
        </w:rPr>
        <w:t>“</w:t>
      </w:r>
      <w:r w:rsidRPr="002844A2">
        <w:rPr>
          <w:rFonts w:ascii="Calibri" w:hAnsi="Calibri" w:cstheme="minorHAnsi"/>
          <w:sz w:val="22"/>
          <w:szCs w:val="22"/>
        </w:rPr>
        <w:t>salam dalam salat jenazah seperti salam dalam salat lainnya</w:t>
      </w:r>
      <w:r w:rsidR="00A257FA" w:rsidRPr="002844A2">
        <w:rPr>
          <w:rFonts w:ascii="Calibri" w:hAnsi="Calibri" w:cstheme="minorHAnsi"/>
          <w:sz w:val="22"/>
          <w:szCs w:val="22"/>
        </w:rPr>
        <w:t>”</w:t>
      </w:r>
      <w:r w:rsidRPr="002844A2">
        <w:rPr>
          <w:rFonts w:ascii="Calibri" w:hAnsi="Calibri" w:cstheme="minorHAnsi"/>
          <w:sz w:val="22"/>
          <w:szCs w:val="22"/>
        </w:rPr>
        <w:t xml:space="preserve"> tidak pasti bermakna dua kali salam. Masih ada kemungkinan maksudnya adalah bahwa salat jenazah pun memiliki salam sebagaimana salat biasa, tanpa berkaitan dengan jumlahnya.</w:t>
      </w:r>
    </w:p>
    <w:p w14:paraId="100B4FAE" w14:textId="389C4DCF" w:rsidR="00337D0F" w:rsidRPr="002844A2" w:rsidRDefault="00337D0F" w:rsidP="00337D0F">
      <w:pPr>
        <w:pStyle w:val="TeksCatatanKaki"/>
        <w:ind w:firstLine="720"/>
        <w:jc w:val="both"/>
        <w:rPr>
          <w:rFonts w:ascii="Calibri" w:hAnsi="Calibri" w:cstheme="minorHAnsi"/>
          <w:i/>
          <w:iCs/>
          <w:sz w:val="22"/>
          <w:szCs w:val="22"/>
        </w:rPr>
      </w:pPr>
      <w:r w:rsidRPr="002844A2">
        <w:rPr>
          <w:rFonts w:ascii="Calibri" w:hAnsi="Calibri" w:cstheme="minorHAnsi"/>
          <w:sz w:val="22"/>
          <w:szCs w:val="22"/>
        </w:rPr>
        <w:t xml:space="preserve">Terlebih lagi, telah datang hadis yang menunjukkan bahwa Nabi </w:t>
      </w:r>
      <w:r w:rsidR="00A257FA" w:rsidRPr="003C0D38">
        <w:rPr>
          <w:rFonts w:ascii="Calibri" w:hAnsi="Calibri" w:cstheme="minorHAnsi"/>
          <w:sz w:val="22"/>
          <w:szCs w:val="28"/>
          <w:rtl/>
        </w:rPr>
        <w:t>ﷺ</w:t>
      </w:r>
      <w:r w:rsidRPr="002844A2">
        <w:rPr>
          <w:rFonts w:ascii="Calibri" w:hAnsi="Calibri" w:cstheme="minorHAnsi"/>
          <w:sz w:val="22"/>
          <w:szCs w:val="22"/>
        </w:rPr>
        <w:t xml:space="preserve"> hanya salam sekali. Dari Abu Hurairah </w:t>
      </w:r>
      <w:r w:rsidRPr="002844A2">
        <w:rPr>
          <w:rFonts w:ascii="Calibri" w:hAnsi="Calibri" w:cstheme="minorHAnsi"/>
          <w:i/>
          <w:iCs/>
          <w:sz w:val="22"/>
          <w:szCs w:val="22"/>
        </w:rPr>
        <w:t xml:space="preserve">radhiyallâhu </w:t>
      </w:r>
      <w:r w:rsidR="00A257FA" w:rsidRPr="002844A2">
        <w:rPr>
          <w:rFonts w:ascii="Calibri" w:hAnsi="Calibri" w:cstheme="minorHAnsi"/>
          <w:i/>
          <w:iCs/>
          <w:sz w:val="22"/>
          <w:szCs w:val="22"/>
        </w:rPr>
        <w:t>‘</w:t>
      </w:r>
      <w:r w:rsidRPr="002844A2">
        <w:rPr>
          <w:rFonts w:ascii="Calibri" w:hAnsi="Calibri" w:cstheme="minorHAnsi"/>
          <w:i/>
          <w:iCs/>
          <w:sz w:val="22"/>
          <w:szCs w:val="22"/>
        </w:rPr>
        <w:t>anhu,</w:t>
      </w:r>
    </w:p>
    <w:p w14:paraId="1CFC8F6B" w14:textId="77777777" w:rsidR="00337D0F" w:rsidRPr="002844A2" w:rsidRDefault="00337D0F" w:rsidP="00337D0F">
      <w:pPr>
        <w:pStyle w:val="TeksCatatanKaki"/>
        <w:bidi/>
        <w:jc w:val="both"/>
        <w:rPr>
          <w:rFonts w:ascii="Calibri" w:hAnsi="Calibri" w:cs="Traditional Arabic"/>
          <w:sz w:val="22"/>
          <w:szCs w:val="28"/>
        </w:rPr>
      </w:pPr>
      <w:r w:rsidRPr="002844A2">
        <w:rPr>
          <w:rFonts w:ascii="Calibri" w:hAnsi="Calibri" w:cs="Traditional Arabic"/>
          <w:sz w:val="22"/>
          <w:szCs w:val="28"/>
          <w:rtl/>
          <w:lang w:bidi="ar-SA"/>
        </w:rPr>
        <w:t>أَنَّ رَسُولَ اللهِ صَلَّى اللهُ عَلَيْهِ وَسَلَّمَ صَلَّى عَلَى جِنَازَةٍ فَكَبَّرَ عَلَيْهَا أَرْبَعًا وَسَلَّمَ تَسْلِيمَةً وَاحِدَةً</w:t>
      </w:r>
    </w:p>
    <w:p w14:paraId="2016C11B" w14:textId="6E710D90" w:rsidR="00337D0F" w:rsidRPr="002844A2" w:rsidRDefault="00A257FA" w:rsidP="00337D0F">
      <w:pPr>
        <w:pStyle w:val="TeksCatatanKaki"/>
        <w:jc w:val="both"/>
        <w:rPr>
          <w:rFonts w:ascii="Calibri" w:hAnsi="Calibri" w:cstheme="minorHAnsi"/>
          <w:sz w:val="22"/>
          <w:szCs w:val="22"/>
        </w:rPr>
      </w:pPr>
      <w:r w:rsidRPr="00030092">
        <w:rPr>
          <w:rFonts w:ascii="Calibri" w:hAnsi="Calibri" w:cstheme="minorHAnsi"/>
          <w:i/>
          <w:iCs/>
          <w:sz w:val="22"/>
          <w:szCs w:val="22"/>
        </w:rPr>
        <w:t>“</w:t>
      </w:r>
      <w:r w:rsidR="00337D0F" w:rsidRPr="00030092">
        <w:rPr>
          <w:rFonts w:ascii="Calibri" w:hAnsi="Calibri" w:cstheme="minorHAnsi"/>
          <w:i/>
          <w:iCs/>
          <w:sz w:val="22"/>
          <w:szCs w:val="22"/>
        </w:rPr>
        <w:t xml:space="preserve">Bahwa Rasulullah </w:t>
      </w:r>
      <w:r w:rsidRPr="003C0D38">
        <w:rPr>
          <w:rFonts w:ascii="Calibri" w:hAnsi="Calibri" w:cstheme="minorHAnsi"/>
          <w:i/>
          <w:iCs/>
          <w:sz w:val="22"/>
          <w:szCs w:val="28"/>
          <w:rtl/>
        </w:rPr>
        <w:t>ﷺ</w:t>
      </w:r>
      <w:r w:rsidR="00337D0F" w:rsidRPr="00030092">
        <w:rPr>
          <w:rFonts w:ascii="Calibri" w:hAnsi="Calibri" w:cstheme="minorHAnsi"/>
          <w:i/>
          <w:iCs/>
          <w:sz w:val="22"/>
          <w:szCs w:val="22"/>
        </w:rPr>
        <w:t xml:space="preserve"> menyalatkan jenazah, bertakbir empat kali, dan mengucapkan salam sekali.</w:t>
      </w:r>
      <w:r w:rsidRPr="00030092">
        <w:rPr>
          <w:rFonts w:ascii="Calibri" w:hAnsi="Calibri" w:cstheme="minorHAnsi"/>
          <w:i/>
          <w:iCs/>
          <w:sz w:val="22"/>
          <w:szCs w:val="22"/>
        </w:rPr>
        <w:t>”</w:t>
      </w:r>
      <w:r w:rsidR="00337D0F" w:rsidRPr="002844A2">
        <w:rPr>
          <w:rFonts w:ascii="Calibri" w:hAnsi="Calibri" w:cstheme="minorHAnsi"/>
          <w:sz w:val="22"/>
          <w:szCs w:val="22"/>
        </w:rPr>
        <w:t xml:space="preserve"> (HR. Ad-</w:t>
      </w:r>
      <w:proofErr w:type="spellStart"/>
      <w:r w:rsidR="00337D0F" w:rsidRPr="002844A2">
        <w:rPr>
          <w:rFonts w:ascii="Calibri" w:hAnsi="Calibri" w:cstheme="minorHAnsi"/>
          <w:sz w:val="22"/>
          <w:szCs w:val="22"/>
        </w:rPr>
        <w:t>Daruquthni</w:t>
      </w:r>
      <w:proofErr w:type="spellEnd"/>
      <w:r w:rsidR="00337D0F" w:rsidRPr="002844A2">
        <w:rPr>
          <w:rFonts w:ascii="Calibri" w:hAnsi="Calibri" w:cstheme="minorHAnsi"/>
          <w:sz w:val="22"/>
          <w:szCs w:val="22"/>
        </w:rPr>
        <w:t xml:space="preserve"> No. 1817, Al-Hakim No. 1332, dan Al-Baihaqi No. 6982; </w:t>
      </w:r>
      <w:r w:rsidR="00337D0F" w:rsidRPr="003C0D38">
        <w:rPr>
          <w:rFonts w:ascii="Calibri" w:hAnsi="Calibri" w:cstheme="minorHAnsi"/>
          <w:sz w:val="22"/>
          <w:szCs w:val="22"/>
        </w:rPr>
        <w:t>di</w:t>
      </w:r>
      <w:r w:rsidR="00294FBC">
        <w:rPr>
          <w:rFonts w:ascii="Calibri" w:hAnsi="Calibri" w:cstheme="minorHAnsi"/>
          <w:sz w:val="22"/>
          <w:szCs w:val="22"/>
        </w:rPr>
        <w:t xml:space="preserve">nyatakan </w:t>
      </w:r>
      <w:r w:rsidR="00337D0F" w:rsidRPr="003C0D38">
        <w:rPr>
          <w:rFonts w:ascii="Calibri" w:hAnsi="Calibri" w:cstheme="minorHAnsi"/>
          <w:sz w:val="22"/>
          <w:szCs w:val="22"/>
        </w:rPr>
        <w:t xml:space="preserve">hasan </w:t>
      </w:r>
      <w:proofErr w:type="spellStart"/>
      <w:r w:rsidR="00294FBC">
        <w:rPr>
          <w:rFonts w:ascii="Calibri" w:hAnsi="Calibri" w:cstheme="minorHAnsi"/>
          <w:sz w:val="22"/>
          <w:szCs w:val="22"/>
        </w:rPr>
        <w:t>a</w:t>
      </w:r>
      <w:r w:rsidR="00337D0F" w:rsidRPr="003C0D38">
        <w:rPr>
          <w:rFonts w:ascii="Calibri" w:hAnsi="Calibri" w:cstheme="minorHAnsi"/>
          <w:sz w:val="22"/>
          <w:szCs w:val="22"/>
        </w:rPr>
        <w:t>l</w:t>
      </w:r>
      <w:proofErr w:type="spellEnd"/>
      <w:r w:rsidR="00337D0F" w:rsidRPr="002844A2">
        <w:rPr>
          <w:rFonts w:ascii="Calibri" w:hAnsi="Calibri" w:cstheme="minorHAnsi"/>
          <w:sz w:val="22"/>
          <w:szCs w:val="22"/>
        </w:rPr>
        <w:t xml:space="preserve">-Albani dalam </w:t>
      </w:r>
      <w:proofErr w:type="spellStart"/>
      <w:r w:rsidR="00337D0F" w:rsidRPr="00294FBC">
        <w:rPr>
          <w:rFonts w:ascii="Calibri" w:hAnsi="Calibri" w:cstheme="minorHAnsi"/>
          <w:i/>
          <w:iCs/>
          <w:sz w:val="22"/>
          <w:szCs w:val="22"/>
        </w:rPr>
        <w:t>Ahkâm</w:t>
      </w:r>
      <w:proofErr w:type="spellEnd"/>
      <w:r w:rsidR="00337D0F" w:rsidRPr="00294FBC">
        <w:rPr>
          <w:rFonts w:ascii="Calibri" w:hAnsi="Calibri" w:cstheme="minorHAnsi"/>
          <w:i/>
          <w:iCs/>
          <w:sz w:val="22"/>
          <w:szCs w:val="22"/>
        </w:rPr>
        <w:t xml:space="preserve"> </w:t>
      </w:r>
      <w:proofErr w:type="spellStart"/>
      <w:r w:rsidR="00CE0F03">
        <w:rPr>
          <w:rFonts w:ascii="Calibri" w:hAnsi="Calibri" w:cstheme="minorHAnsi"/>
          <w:i/>
          <w:iCs/>
          <w:sz w:val="22"/>
          <w:szCs w:val="22"/>
        </w:rPr>
        <w:t>a</w:t>
      </w:r>
      <w:r w:rsidR="00337D0F" w:rsidRPr="00294FBC">
        <w:rPr>
          <w:rFonts w:ascii="Calibri" w:hAnsi="Calibri" w:cstheme="minorHAnsi"/>
          <w:i/>
          <w:iCs/>
          <w:sz w:val="22"/>
          <w:szCs w:val="22"/>
        </w:rPr>
        <w:t>l-Janâ</w:t>
      </w:r>
      <w:r w:rsidR="00CE0F03">
        <w:rPr>
          <w:rFonts w:ascii="Calibri" w:hAnsi="Calibri" w:cstheme="minorHAnsi"/>
          <w:i/>
          <w:iCs/>
          <w:sz w:val="22"/>
          <w:szCs w:val="22"/>
        </w:rPr>
        <w:t>`</w:t>
      </w:r>
      <w:r w:rsidR="00337D0F" w:rsidRPr="00294FBC">
        <w:rPr>
          <w:rFonts w:ascii="Calibri" w:hAnsi="Calibri" w:cstheme="minorHAnsi"/>
          <w:i/>
          <w:iCs/>
          <w:sz w:val="22"/>
          <w:szCs w:val="22"/>
        </w:rPr>
        <w:t>iz</w:t>
      </w:r>
      <w:proofErr w:type="spellEnd"/>
      <w:r w:rsidR="00337D0F" w:rsidRPr="003C0D38">
        <w:rPr>
          <w:rFonts w:ascii="Calibri" w:hAnsi="Calibri" w:cstheme="minorHAnsi"/>
          <w:sz w:val="22"/>
          <w:szCs w:val="22"/>
        </w:rPr>
        <w:t xml:space="preserve">, </w:t>
      </w:r>
      <w:r w:rsidR="00CE0F03">
        <w:rPr>
          <w:rFonts w:ascii="Calibri" w:hAnsi="Calibri" w:cstheme="minorHAnsi"/>
          <w:sz w:val="22"/>
          <w:szCs w:val="22"/>
        </w:rPr>
        <w:t>h</w:t>
      </w:r>
      <w:r w:rsidR="00337D0F" w:rsidRPr="003C0D38">
        <w:rPr>
          <w:rFonts w:ascii="Calibri" w:hAnsi="Calibri" w:cstheme="minorHAnsi"/>
          <w:sz w:val="22"/>
          <w:szCs w:val="22"/>
        </w:rPr>
        <w:t>l</w:t>
      </w:r>
      <w:r w:rsidR="00CE0F03">
        <w:rPr>
          <w:rFonts w:ascii="Calibri" w:hAnsi="Calibri" w:cstheme="minorHAnsi"/>
          <w:sz w:val="22"/>
          <w:szCs w:val="22"/>
        </w:rPr>
        <w:t>m</w:t>
      </w:r>
      <w:r w:rsidR="00337D0F" w:rsidRPr="003C0D38">
        <w:rPr>
          <w:rFonts w:ascii="Calibri" w:hAnsi="Calibri" w:cstheme="minorHAnsi"/>
          <w:sz w:val="22"/>
          <w:szCs w:val="22"/>
        </w:rPr>
        <w:t>.</w:t>
      </w:r>
      <w:r w:rsidR="00337D0F" w:rsidRPr="002844A2">
        <w:rPr>
          <w:rFonts w:ascii="Calibri" w:hAnsi="Calibri" w:cstheme="minorHAnsi"/>
          <w:sz w:val="22"/>
          <w:szCs w:val="22"/>
        </w:rPr>
        <w:t xml:space="preserve"> 129</w:t>
      </w:r>
      <w:r w:rsidR="00337D0F" w:rsidRPr="003C0D38">
        <w:rPr>
          <w:rFonts w:ascii="Calibri" w:hAnsi="Calibri" w:cstheme="minorHAnsi"/>
          <w:sz w:val="22"/>
          <w:szCs w:val="22"/>
        </w:rPr>
        <w:t>)</w:t>
      </w:r>
      <w:r w:rsidR="00CE0F03">
        <w:rPr>
          <w:rFonts w:ascii="Calibri" w:hAnsi="Calibri" w:cstheme="minorHAnsi"/>
          <w:sz w:val="22"/>
          <w:szCs w:val="22"/>
        </w:rPr>
        <w:t>].</w:t>
      </w:r>
    </w:p>
    <w:p w14:paraId="30D4FF1A" w14:textId="1C4430FA" w:rsidR="006C7C55" w:rsidRPr="002844A2" w:rsidRDefault="00337D0F" w:rsidP="00337D0F">
      <w:pPr>
        <w:pStyle w:val="TeksCatatanKaki"/>
        <w:ind w:firstLine="720"/>
        <w:jc w:val="both"/>
        <w:rPr>
          <w:rFonts w:ascii="Calibri" w:hAnsi="Calibri" w:cstheme="minorHAnsi"/>
          <w:sz w:val="22"/>
          <w:szCs w:val="22"/>
          <w:rtl/>
        </w:rPr>
      </w:pPr>
      <w:proofErr w:type="spellStart"/>
      <w:r w:rsidRPr="002844A2">
        <w:rPr>
          <w:rFonts w:ascii="Calibri" w:hAnsi="Calibri" w:cstheme="minorHAnsi"/>
          <w:sz w:val="22"/>
          <w:szCs w:val="22"/>
        </w:rPr>
        <w:t>Lagipula</w:t>
      </w:r>
      <w:proofErr w:type="spellEnd"/>
      <w:r w:rsidRPr="002844A2">
        <w:rPr>
          <w:rFonts w:ascii="Calibri" w:hAnsi="Calibri" w:cstheme="minorHAnsi"/>
          <w:sz w:val="22"/>
          <w:szCs w:val="22"/>
        </w:rPr>
        <w:t xml:space="preserve"> salat jenazah memang salat yang ringan karena tujuan utamanya adalah berdoa, sehingga salam sekali sudah mencukupi.</w:t>
      </w:r>
    </w:p>
  </w:footnote>
  <w:footnote w:id="107">
    <w:p w14:paraId="3532F4F2" w14:textId="099AE771" w:rsidR="006D035A" w:rsidRPr="003C0D38" w:rsidRDefault="006D035A"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BB49C2">
        <w:rPr>
          <w:rFonts w:ascii="Calibri" w:eastAsiaTheme="minorHAnsi" w:hAnsi="Calibri" w:cs="Traditional Arabic"/>
          <w:i/>
          <w:iCs/>
          <w:sz w:val="22"/>
          <w:szCs w:val="32"/>
        </w:rPr>
        <w:t>Al-</w:t>
      </w:r>
      <w:proofErr w:type="spellStart"/>
      <w:r w:rsidRPr="00BB49C2">
        <w:rPr>
          <w:rFonts w:ascii="Calibri" w:eastAsiaTheme="minorHAnsi" w:hAnsi="Calibri" w:cs="Traditional Arabic"/>
          <w:i/>
          <w:iCs/>
          <w:sz w:val="22"/>
          <w:szCs w:val="32"/>
        </w:rPr>
        <w:t>Mabsûth</w:t>
      </w:r>
      <w:proofErr w:type="spellEnd"/>
      <w:r w:rsidRPr="003C0D38">
        <w:rPr>
          <w:rFonts w:ascii="Calibri" w:eastAsiaTheme="minorHAnsi" w:hAnsi="Calibri" w:cs="Traditional Arabic"/>
          <w:sz w:val="22"/>
          <w:szCs w:val="32"/>
        </w:rPr>
        <w:t xml:space="preserve">, </w:t>
      </w:r>
      <w:r w:rsidR="00BB49C2">
        <w:rPr>
          <w:rFonts w:ascii="Calibri" w:eastAsiaTheme="minorHAnsi" w:hAnsi="Calibri" w:cs="Traditional Arabic"/>
          <w:sz w:val="22"/>
          <w:szCs w:val="32"/>
        </w:rPr>
        <w:t>(</w:t>
      </w:r>
      <w:r w:rsidRPr="003C0D38">
        <w:rPr>
          <w:rFonts w:ascii="Calibri" w:eastAsiaTheme="minorHAnsi" w:hAnsi="Calibri" w:cs="Traditional Arabic"/>
          <w:sz w:val="22"/>
          <w:szCs w:val="32"/>
        </w:rPr>
        <w:t>2/66)</w:t>
      </w:r>
      <w:r w:rsidR="00BB49C2">
        <w:rPr>
          <w:rFonts w:ascii="Calibri" w:eastAsiaTheme="minorHAnsi" w:hAnsi="Calibri" w:cs="Traditional Arabic"/>
          <w:sz w:val="22"/>
          <w:szCs w:val="32"/>
        </w:rPr>
        <w:t>.</w:t>
      </w:r>
    </w:p>
  </w:footnote>
  <w:footnote w:id="108">
    <w:p w14:paraId="435C5BAA" w14:textId="78CE9B68" w:rsidR="00605B08" w:rsidRPr="002844A2" w:rsidRDefault="00605B08" w:rsidP="00605B08">
      <w:pPr>
        <w:pStyle w:val="TeksCatatanKaki"/>
        <w:jc w:val="both"/>
        <w:rPr>
          <w:rFonts w:ascii="Calibri" w:hAnsi="Calibri" w:cstheme="minorHAnsi"/>
          <w:sz w:val="22"/>
          <w:szCs w:val="22"/>
        </w:rPr>
      </w:pPr>
      <w:r w:rsidRPr="003C0D38">
        <w:rPr>
          <w:rStyle w:val="ReferensiCatatanKaki"/>
          <w:rFonts w:ascii="Calibri" w:hAnsi="Calibri" w:cstheme="minorHAnsi"/>
          <w:sz w:val="22"/>
          <w:szCs w:val="22"/>
        </w:rPr>
        <w:footnoteRef/>
      </w:r>
      <w:r w:rsidR="00534530" w:rsidRPr="002844A2">
        <w:rPr>
          <w:rFonts w:ascii="Calibri" w:hAnsi="Calibri" w:cstheme="minorHAnsi"/>
          <w:sz w:val="22"/>
          <w:szCs w:val="22"/>
          <w:vertAlign w:val="superscript"/>
        </w:rPr>
        <w:t xml:space="preserve"> </w:t>
      </w:r>
      <w:r w:rsidRPr="002844A2">
        <w:rPr>
          <w:rFonts w:ascii="Calibri" w:hAnsi="Calibri" w:cstheme="minorHAnsi"/>
          <w:sz w:val="22"/>
          <w:szCs w:val="22"/>
        </w:rPr>
        <w:t xml:space="preserve">Lihat khilaf permasalahan ini di </w:t>
      </w:r>
      <w:proofErr w:type="spellStart"/>
      <w:r w:rsidRPr="00FF2C24">
        <w:rPr>
          <w:rFonts w:ascii="Calibri" w:hAnsi="Calibri" w:cstheme="minorHAnsi"/>
          <w:i/>
          <w:iCs/>
          <w:sz w:val="22"/>
          <w:szCs w:val="22"/>
        </w:rPr>
        <w:t>a</w:t>
      </w:r>
      <w:r w:rsidRPr="00760614">
        <w:rPr>
          <w:rFonts w:ascii="Calibri" w:hAnsi="Calibri" w:cstheme="minorHAnsi"/>
          <w:i/>
          <w:iCs/>
          <w:sz w:val="22"/>
          <w:szCs w:val="22"/>
        </w:rPr>
        <w:t>l-</w:t>
      </w:r>
      <w:r w:rsidR="00760614" w:rsidRPr="00760614">
        <w:rPr>
          <w:rFonts w:ascii="Calibri" w:hAnsi="Calibri" w:cstheme="minorHAnsi"/>
          <w:i/>
          <w:iCs/>
          <w:sz w:val="22"/>
          <w:szCs w:val="22"/>
        </w:rPr>
        <w:t>Mughnî</w:t>
      </w:r>
      <w:proofErr w:type="spellEnd"/>
      <w:r w:rsidR="00760614" w:rsidRPr="00760614">
        <w:rPr>
          <w:rFonts w:ascii="Calibri" w:hAnsi="Calibri" w:cstheme="minorHAnsi"/>
          <w:i/>
          <w:iCs/>
          <w:sz w:val="22"/>
          <w:szCs w:val="22"/>
        </w:rPr>
        <w:t xml:space="preserve"> </w:t>
      </w:r>
      <w:r w:rsidRPr="002844A2">
        <w:rPr>
          <w:rFonts w:ascii="Calibri" w:hAnsi="Calibri" w:cstheme="minorHAnsi"/>
          <w:sz w:val="22"/>
          <w:szCs w:val="22"/>
        </w:rPr>
        <w:t xml:space="preserve">, Ibnu </w:t>
      </w:r>
      <w:proofErr w:type="spellStart"/>
      <w:r w:rsidRPr="002844A2">
        <w:rPr>
          <w:rFonts w:ascii="Calibri" w:hAnsi="Calibri" w:cstheme="minorHAnsi"/>
          <w:sz w:val="22"/>
          <w:szCs w:val="22"/>
        </w:rPr>
        <w:t>Qudamah</w:t>
      </w:r>
      <w:proofErr w:type="spellEnd"/>
      <w:r w:rsidRPr="002844A2">
        <w:rPr>
          <w:rFonts w:ascii="Calibri" w:hAnsi="Calibri" w:cstheme="minorHAnsi"/>
          <w:sz w:val="22"/>
          <w:szCs w:val="22"/>
        </w:rPr>
        <w:t xml:space="preserve"> </w:t>
      </w:r>
      <w:r w:rsidR="005D19F7">
        <w:rPr>
          <w:rFonts w:ascii="Calibri" w:hAnsi="Calibri" w:cstheme="minorHAnsi"/>
          <w:sz w:val="22"/>
          <w:szCs w:val="22"/>
        </w:rPr>
        <w:t>(</w:t>
      </w:r>
      <w:r w:rsidRPr="002844A2">
        <w:rPr>
          <w:rFonts w:ascii="Calibri" w:hAnsi="Calibri" w:cstheme="minorHAnsi"/>
          <w:sz w:val="22"/>
          <w:szCs w:val="22"/>
        </w:rPr>
        <w:t>2/369</w:t>
      </w:r>
      <w:r w:rsidR="005D19F7">
        <w:rPr>
          <w:rFonts w:ascii="Calibri" w:hAnsi="Calibri" w:cstheme="minorHAnsi"/>
          <w:sz w:val="22"/>
          <w:szCs w:val="22"/>
        </w:rPr>
        <w:t>).</w:t>
      </w:r>
    </w:p>
  </w:footnote>
  <w:footnote w:id="109">
    <w:p w14:paraId="10E0149B" w14:textId="0742F258" w:rsidR="00295DD8" w:rsidRPr="002844A2" w:rsidRDefault="00605B08" w:rsidP="00295DD8">
      <w:pPr>
        <w:pStyle w:val="TeksCatatanKaki"/>
        <w:jc w:val="both"/>
        <w:rPr>
          <w:rFonts w:ascii="Calibri" w:hAnsi="Calibri" w:cstheme="minorHAnsi"/>
          <w:sz w:val="22"/>
          <w:szCs w:val="22"/>
        </w:rPr>
      </w:pPr>
      <w:r w:rsidRPr="003C0D38">
        <w:rPr>
          <w:rStyle w:val="ReferensiCatatanKaki"/>
          <w:rFonts w:ascii="Calibri" w:hAnsi="Calibri" w:cstheme="minorHAnsi"/>
          <w:sz w:val="22"/>
          <w:szCs w:val="22"/>
        </w:rPr>
        <w:footnoteRef/>
      </w:r>
      <w:r w:rsidR="00534530" w:rsidRPr="002844A2">
        <w:rPr>
          <w:rFonts w:ascii="Calibri" w:hAnsi="Calibri" w:cstheme="minorHAnsi"/>
          <w:sz w:val="22"/>
          <w:szCs w:val="22"/>
          <w:vertAlign w:val="superscript"/>
        </w:rPr>
        <w:t xml:space="preserve"> </w:t>
      </w:r>
      <w:r w:rsidR="00295DD8" w:rsidRPr="002844A2">
        <w:rPr>
          <w:rFonts w:ascii="Calibri" w:hAnsi="Calibri" w:cstheme="minorHAnsi"/>
          <w:sz w:val="22"/>
          <w:szCs w:val="22"/>
        </w:rPr>
        <w:t xml:space="preserve">Demikian pula jika ia tertinggal takbir kedua: ketika mengqadanya, cukup membaca selawat yang paling ringkas, yaitu </w:t>
      </w:r>
      <w:r w:rsidR="00A257FA" w:rsidRPr="002844A2">
        <w:rPr>
          <w:rFonts w:ascii="Calibri" w:hAnsi="Calibri" w:cstheme="minorHAnsi"/>
          <w:i/>
          <w:iCs/>
          <w:sz w:val="22"/>
          <w:szCs w:val="22"/>
        </w:rPr>
        <w:t>“</w:t>
      </w:r>
      <w:proofErr w:type="spellStart"/>
      <w:r w:rsidR="00295DD8" w:rsidRPr="002844A2">
        <w:rPr>
          <w:rFonts w:ascii="Calibri" w:hAnsi="Calibri" w:cstheme="minorHAnsi"/>
          <w:i/>
          <w:iCs/>
          <w:sz w:val="22"/>
          <w:szCs w:val="22"/>
        </w:rPr>
        <w:t>Allâhumma</w:t>
      </w:r>
      <w:proofErr w:type="spellEnd"/>
      <w:r w:rsidR="00295DD8" w:rsidRPr="002844A2">
        <w:rPr>
          <w:rFonts w:ascii="Calibri" w:hAnsi="Calibri" w:cstheme="minorHAnsi"/>
          <w:i/>
          <w:iCs/>
          <w:sz w:val="22"/>
          <w:szCs w:val="22"/>
        </w:rPr>
        <w:t xml:space="preserve"> </w:t>
      </w:r>
      <w:proofErr w:type="spellStart"/>
      <w:r w:rsidR="00295DD8" w:rsidRPr="002844A2">
        <w:rPr>
          <w:rFonts w:ascii="Calibri" w:hAnsi="Calibri" w:cstheme="minorHAnsi"/>
          <w:i/>
          <w:iCs/>
          <w:sz w:val="22"/>
          <w:szCs w:val="22"/>
        </w:rPr>
        <w:t>shalli</w:t>
      </w:r>
      <w:proofErr w:type="spellEnd"/>
      <w:r w:rsidR="00295DD8" w:rsidRPr="002844A2">
        <w:rPr>
          <w:rFonts w:ascii="Calibri" w:hAnsi="Calibri" w:cstheme="minorHAnsi"/>
          <w:i/>
          <w:iCs/>
          <w:sz w:val="22"/>
          <w:szCs w:val="22"/>
        </w:rPr>
        <w:t xml:space="preserve"> </w:t>
      </w:r>
      <w:r w:rsidR="00A257FA" w:rsidRPr="002844A2">
        <w:rPr>
          <w:rFonts w:ascii="Calibri" w:hAnsi="Calibri" w:cstheme="minorHAnsi"/>
          <w:i/>
          <w:iCs/>
          <w:sz w:val="22"/>
          <w:szCs w:val="22"/>
        </w:rPr>
        <w:t>‘</w:t>
      </w:r>
      <w:proofErr w:type="spellStart"/>
      <w:r w:rsidR="00295DD8" w:rsidRPr="002844A2">
        <w:rPr>
          <w:rFonts w:ascii="Calibri" w:hAnsi="Calibri" w:cstheme="minorHAnsi"/>
          <w:i/>
          <w:iCs/>
          <w:sz w:val="22"/>
          <w:szCs w:val="22"/>
        </w:rPr>
        <w:t>alâ</w:t>
      </w:r>
      <w:proofErr w:type="spellEnd"/>
      <w:r w:rsidR="00295DD8" w:rsidRPr="002844A2">
        <w:rPr>
          <w:rFonts w:ascii="Calibri" w:hAnsi="Calibri" w:cstheme="minorHAnsi"/>
          <w:i/>
          <w:iCs/>
          <w:sz w:val="22"/>
          <w:szCs w:val="22"/>
        </w:rPr>
        <w:t xml:space="preserve"> Muhammad</w:t>
      </w:r>
      <w:r w:rsidR="00A257FA" w:rsidRPr="002844A2">
        <w:rPr>
          <w:rFonts w:ascii="Calibri" w:hAnsi="Calibri" w:cstheme="minorHAnsi"/>
          <w:i/>
          <w:iCs/>
          <w:sz w:val="22"/>
          <w:szCs w:val="22"/>
        </w:rPr>
        <w:t>”</w:t>
      </w:r>
      <w:r w:rsidR="00295DD8" w:rsidRPr="002844A2">
        <w:rPr>
          <w:rFonts w:ascii="Calibri" w:hAnsi="Calibri" w:cstheme="minorHAnsi"/>
          <w:sz w:val="22"/>
          <w:szCs w:val="22"/>
        </w:rPr>
        <w:t>, agar ia bisa menyelesaikan salatnya sebelum jenazah diangkat.</w:t>
      </w:r>
    </w:p>
  </w:footnote>
  <w:footnote w:id="110">
    <w:p w14:paraId="4DA2363D" w14:textId="00F5D5E4" w:rsidR="004B4307" w:rsidRPr="003C0D38" w:rsidRDefault="004B4307"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00854DDE" w:rsidRPr="003C0D38">
        <w:rPr>
          <w:rFonts w:ascii="Calibri" w:eastAsiaTheme="minorHAnsi" w:hAnsi="Calibri" w:cs="Traditional Arabic"/>
          <w:sz w:val="22"/>
          <w:szCs w:val="32"/>
        </w:rPr>
        <w:t xml:space="preserve"> </w:t>
      </w:r>
      <w:r w:rsidR="00854DDE" w:rsidRPr="00C04123">
        <w:rPr>
          <w:rFonts w:ascii="Calibri" w:eastAsiaTheme="minorHAnsi" w:hAnsi="Calibri" w:cs="Traditional Arabic"/>
          <w:i/>
          <w:iCs/>
          <w:sz w:val="22"/>
          <w:szCs w:val="32"/>
        </w:rPr>
        <w:t>Al-</w:t>
      </w:r>
      <w:proofErr w:type="spellStart"/>
      <w:r w:rsidR="00854DDE" w:rsidRPr="00C04123">
        <w:rPr>
          <w:rFonts w:ascii="Calibri" w:eastAsiaTheme="minorHAnsi" w:hAnsi="Calibri" w:cs="Traditional Arabic"/>
          <w:i/>
          <w:iCs/>
          <w:sz w:val="22"/>
          <w:szCs w:val="32"/>
        </w:rPr>
        <w:t>Mughnî</w:t>
      </w:r>
      <w:proofErr w:type="spellEnd"/>
      <w:r w:rsidR="00854DDE" w:rsidRPr="003C0D38">
        <w:rPr>
          <w:rFonts w:ascii="Calibri" w:eastAsiaTheme="minorHAnsi" w:hAnsi="Calibri" w:cs="Traditional Arabic"/>
          <w:sz w:val="22"/>
          <w:szCs w:val="32"/>
        </w:rPr>
        <w:t xml:space="preserve"> </w:t>
      </w:r>
      <w:r w:rsidR="00C04123">
        <w:rPr>
          <w:rFonts w:ascii="Calibri" w:eastAsiaTheme="minorHAnsi" w:hAnsi="Calibri" w:cs="Traditional Arabic"/>
          <w:sz w:val="22"/>
          <w:szCs w:val="32"/>
        </w:rPr>
        <w:t>(</w:t>
      </w:r>
      <w:r w:rsidR="00854DDE" w:rsidRPr="003C0D38">
        <w:rPr>
          <w:rFonts w:ascii="Calibri" w:eastAsiaTheme="minorHAnsi" w:hAnsi="Calibri" w:cs="Traditional Arabic"/>
          <w:sz w:val="22"/>
          <w:szCs w:val="32"/>
        </w:rPr>
        <w:t>2/369)</w:t>
      </w:r>
      <w:r w:rsidR="00C04123">
        <w:rPr>
          <w:rFonts w:ascii="Calibri" w:eastAsiaTheme="minorHAnsi" w:hAnsi="Calibri" w:cs="Traditional Arabic"/>
          <w:sz w:val="22"/>
          <w:szCs w:val="32"/>
        </w:rPr>
        <w:t>.</w:t>
      </w:r>
    </w:p>
  </w:footnote>
  <w:footnote w:id="111">
    <w:p w14:paraId="27AD0F69" w14:textId="15EECB22" w:rsidR="00E911F9" w:rsidRPr="003C0D38" w:rsidRDefault="00E911F9"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00556F2C" w:rsidRPr="003C0D38">
        <w:rPr>
          <w:rFonts w:ascii="Calibri" w:eastAsiaTheme="minorHAnsi" w:hAnsi="Calibri" w:cs="Traditional Arabic"/>
          <w:sz w:val="22"/>
          <w:szCs w:val="32"/>
        </w:rPr>
        <w:t xml:space="preserve">Lihat: </w:t>
      </w:r>
      <w:r w:rsidR="00556F2C" w:rsidRPr="00C04123">
        <w:rPr>
          <w:rFonts w:ascii="Calibri" w:eastAsiaTheme="minorHAnsi" w:hAnsi="Calibri" w:cs="Traditional Arabic"/>
          <w:i/>
          <w:iCs/>
          <w:sz w:val="22"/>
          <w:szCs w:val="32"/>
        </w:rPr>
        <w:t>Al-</w:t>
      </w:r>
      <w:proofErr w:type="spellStart"/>
      <w:r w:rsidR="00556F2C" w:rsidRPr="00C04123">
        <w:rPr>
          <w:rFonts w:ascii="Calibri" w:eastAsiaTheme="minorHAnsi" w:hAnsi="Calibri" w:cs="Traditional Arabic"/>
          <w:i/>
          <w:iCs/>
          <w:sz w:val="22"/>
          <w:szCs w:val="32"/>
        </w:rPr>
        <w:t>Mughnî</w:t>
      </w:r>
      <w:proofErr w:type="spellEnd"/>
      <w:r w:rsidR="00556F2C" w:rsidRPr="00C04123">
        <w:rPr>
          <w:rFonts w:ascii="Calibri" w:eastAsiaTheme="minorHAnsi" w:hAnsi="Calibri" w:cs="Traditional Arabic"/>
          <w:i/>
          <w:iCs/>
          <w:sz w:val="22"/>
          <w:szCs w:val="32"/>
        </w:rPr>
        <w:t xml:space="preserve"> </w:t>
      </w:r>
      <w:r w:rsidR="00C04123">
        <w:rPr>
          <w:rFonts w:ascii="Calibri" w:eastAsiaTheme="minorHAnsi" w:hAnsi="Calibri" w:cs="Traditional Arabic"/>
          <w:sz w:val="22"/>
          <w:szCs w:val="32"/>
        </w:rPr>
        <w:t>(</w:t>
      </w:r>
      <w:r w:rsidR="00556F2C" w:rsidRPr="003C0D38">
        <w:rPr>
          <w:rFonts w:ascii="Calibri" w:eastAsiaTheme="minorHAnsi" w:hAnsi="Calibri" w:cs="Traditional Arabic"/>
          <w:sz w:val="22"/>
          <w:szCs w:val="32"/>
        </w:rPr>
        <w:t>2/370)</w:t>
      </w:r>
      <w:r w:rsidR="008C5140">
        <w:rPr>
          <w:rFonts w:ascii="Calibri" w:eastAsiaTheme="minorHAnsi" w:hAnsi="Calibri" w:cs="Traditional Arabic"/>
          <w:sz w:val="22"/>
          <w:szCs w:val="32"/>
        </w:rPr>
        <w:t>.</w:t>
      </w:r>
    </w:p>
  </w:footnote>
  <w:footnote w:id="112">
    <w:p w14:paraId="6B4C76F7" w14:textId="3A824101" w:rsidR="009B42A5" w:rsidRPr="002844A2" w:rsidRDefault="009B42A5" w:rsidP="009B42A5">
      <w:pPr>
        <w:pStyle w:val="TeksCatatanKaki"/>
        <w:jc w:val="both"/>
        <w:rPr>
          <w:rFonts w:ascii="Calibri" w:hAnsi="Calibri" w:cstheme="minorHAnsi"/>
          <w:sz w:val="22"/>
          <w:szCs w:val="22"/>
        </w:rPr>
      </w:pPr>
      <w:r w:rsidRPr="003C0D38">
        <w:rPr>
          <w:rStyle w:val="ReferensiCatatanKaki"/>
          <w:rFonts w:ascii="Calibri" w:hAnsi="Calibri" w:cstheme="minorHAnsi"/>
          <w:sz w:val="22"/>
          <w:szCs w:val="22"/>
        </w:rPr>
        <w:footnoteRef/>
      </w:r>
      <w:r w:rsidRPr="003C0D38">
        <w:rPr>
          <w:rFonts w:ascii="Calibri" w:hAnsi="Calibri" w:cstheme="minorHAnsi"/>
          <w:sz w:val="22"/>
          <w:szCs w:val="22"/>
        </w:rPr>
        <w:t xml:space="preserve"> </w:t>
      </w:r>
      <w:r w:rsidRPr="003C0D38">
        <w:rPr>
          <w:rFonts w:ascii="Calibri" w:hAnsi="Calibri" w:cstheme="minorHAnsi"/>
          <w:sz w:val="22"/>
          <w:szCs w:val="22"/>
        </w:rPr>
        <w:t xml:space="preserve">Lihat </w:t>
      </w:r>
      <w:proofErr w:type="spellStart"/>
      <w:r w:rsidR="00CF76AF" w:rsidRPr="00CF76AF">
        <w:rPr>
          <w:rFonts w:ascii="Calibri" w:hAnsi="Calibri" w:cstheme="minorHAnsi"/>
          <w:i/>
          <w:iCs/>
          <w:sz w:val="22"/>
          <w:szCs w:val="22"/>
        </w:rPr>
        <w:t>Majmû</w:t>
      </w:r>
      <w:proofErr w:type="spellEnd"/>
      <w:r w:rsidR="00CF76AF" w:rsidRPr="00CF76AF">
        <w:rPr>
          <w:rFonts w:ascii="Calibri" w:hAnsi="Calibri" w:cstheme="minorHAnsi"/>
          <w:i/>
          <w:iCs/>
          <w:sz w:val="22"/>
          <w:szCs w:val="22"/>
        </w:rPr>
        <w:t xml:space="preserve">’ </w:t>
      </w:r>
      <w:proofErr w:type="spellStart"/>
      <w:r w:rsidR="00CF76AF" w:rsidRPr="00CF76AF">
        <w:rPr>
          <w:rFonts w:ascii="Calibri" w:hAnsi="Calibri" w:cstheme="minorHAnsi"/>
          <w:i/>
          <w:iCs/>
          <w:sz w:val="22"/>
          <w:szCs w:val="22"/>
        </w:rPr>
        <w:t>Fatâwâ</w:t>
      </w:r>
      <w:proofErr w:type="spellEnd"/>
      <w:r w:rsidR="00CF76AF" w:rsidRPr="00CF76AF">
        <w:rPr>
          <w:rFonts w:ascii="Calibri" w:hAnsi="Calibri" w:cstheme="minorHAnsi"/>
          <w:i/>
          <w:iCs/>
          <w:sz w:val="22"/>
          <w:szCs w:val="22"/>
        </w:rPr>
        <w:t xml:space="preserve"> </w:t>
      </w:r>
      <w:proofErr w:type="spellStart"/>
      <w:r w:rsidR="00CF76AF" w:rsidRPr="00CF76AF">
        <w:rPr>
          <w:rFonts w:ascii="Calibri" w:hAnsi="Calibri" w:cstheme="minorHAnsi"/>
          <w:i/>
          <w:iCs/>
          <w:sz w:val="22"/>
          <w:szCs w:val="22"/>
        </w:rPr>
        <w:t>wa-Rasâ`il</w:t>
      </w:r>
      <w:proofErr w:type="spellEnd"/>
      <w:r w:rsidR="00CF76AF" w:rsidRPr="00CF76AF">
        <w:rPr>
          <w:rFonts w:ascii="Calibri" w:hAnsi="Calibri" w:cstheme="minorHAnsi"/>
          <w:i/>
          <w:iCs/>
          <w:sz w:val="22"/>
          <w:szCs w:val="22"/>
        </w:rPr>
        <w:t xml:space="preserve"> </w:t>
      </w:r>
      <w:proofErr w:type="spellStart"/>
      <w:r w:rsidR="00CF76AF" w:rsidRPr="00CF76AF">
        <w:rPr>
          <w:rFonts w:ascii="Calibri" w:hAnsi="Calibri" w:cstheme="minorHAnsi"/>
          <w:i/>
          <w:iCs/>
          <w:sz w:val="22"/>
          <w:szCs w:val="22"/>
        </w:rPr>
        <w:t>al</w:t>
      </w:r>
      <w:proofErr w:type="spellEnd"/>
      <w:r w:rsidR="00CF76AF" w:rsidRPr="00CF76AF">
        <w:rPr>
          <w:rFonts w:ascii="Calibri" w:hAnsi="Calibri" w:cstheme="minorHAnsi"/>
          <w:i/>
          <w:iCs/>
          <w:sz w:val="22"/>
          <w:szCs w:val="22"/>
        </w:rPr>
        <w:t>-‘</w:t>
      </w:r>
      <w:proofErr w:type="spellStart"/>
      <w:r w:rsidR="00CF76AF" w:rsidRPr="00CF76AF">
        <w:rPr>
          <w:rFonts w:ascii="Calibri" w:hAnsi="Calibri" w:cstheme="minorHAnsi"/>
          <w:i/>
          <w:iCs/>
          <w:sz w:val="22"/>
          <w:szCs w:val="22"/>
        </w:rPr>
        <w:t>Utsaimin</w:t>
      </w:r>
      <w:proofErr w:type="spellEnd"/>
      <w:r w:rsidRPr="003C0D38">
        <w:rPr>
          <w:rFonts w:ascii="Calibri" w:hAnsi="Calibri" w:cstheme="minorHAnsi"/>
          <w:sz w:val="22"/>
          <w:szCs w:val="22"/>
        </w:rPr>
        <w:t xml:space="preserve"> </w:t>
      </w:r>
      <w:r w:rsidR="00884A69">
        <w:rPr>
          <w:rFonts w:ascii="Calibri" w:hAnsi="Calibri" w:cstheme="minorHAnsi"/>
          <w:sz w:val="22"/>
          <w:szCs w:val="22"/>
        </w:rPr>
        <w:t>(</w:t>
      </w:r>
      <w:r w:rsidRPr="003C0D38">
        <w:rPr>
          <w:rFonts w:ascii="Calibri" w:hAnsi="Calibri" w:cstheme="minorHAnsi"/>
          <w:sz w:val="22"/>
          <w:szCs w:val="22"/>
        </w:rPr>
        <w:t>17/103</w:t>
      </w:r>
      <w:r w:rsidR="00884A69">
        <w:rPr>
          <w:rFonts w:ascii="Calibri" w:hAnsi="Calibri" w:cstheme="minorHAnsi"/>
          <w:sz w:val="22"/>
          <w:szCs w:val="22"/>
        </w:rPr>
        <w:t>).</w:t>
      </w:r>
    </w:p>
  </w:footnote>
  <w:footnote w:id="113">
    <w:p w14:paraId="19215E55" w14:textId="54ED11C7" w:rsidR="00BD6ED3" w:rsidRPr="003C0D38" w:rsidRDefault="00BD6ED3"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3C0D38">
        <w:rPr>
          <w:rFonts w:ascii="Calibri" w:eastAsiaTheme="minorHAnsi" w:hAnsi="Calibri" w:cs="Traditional Arabic"/>
          <w:sz w:val="22"/>
          <w:szCs w:val="32"/>
        </w:rPr>
        <w:t xml:space="preserve"> </w:t>
      </w:r>
      <w:r w:rsidRPr="00F40EED">
        <w:rPr>
          <w:rFonts w:ascii="Calibri" w:eastAsiaTheme="minorHAnsi" w:hAnsi="Calibri" w:cs="Traditional Arabic"/>
          <w:i/>
          <w:iCs/>
          <w:sz w:val="22"/>
          <w:szCs w:val="32"/>
        </w:rPr>
        <w:t>Al-</w:t>
      </w:r>
      <w:proofErr w:type="spellStart"/>
      <w:r w:rsidRPr="00F40EED">
        <w:rPr>
          <w:rFonts w:ascii="Calibri" w:eastAsiaTheme="minorHAnsi" w:hAnsi="Calibri" w:cs="Traditional Arabic"/>
          <w:i/>
          <w:iCs/>
          <w:sz w:val="22"/>
          <w:szCs w:val="32"/>
        </w:rPr>
        <w:t>Mughnî</w:t>
      </w:r>
      <w:proofErr w:type="spellEnd"/>
      <w:r w:rsidRPr="003C0D38">
        <w:rPr>
          <w:rFonts w:ascii="Calibri" w:eastAsiaTheme="minorHAnsi" w:hAnsi="Calibri" w:cs="Traditional Arabic"/>
          <w:sz w:val="22"/>
          <w:szCs w:val="32"/>
        </w:rPr>
        <w:t xml:space="preserve"> </w:t>
      </w:r>
      <w:r w:rsidR="00F40EED">
        <w:rPr>
          <w:rFonts w:ascii="Calibri" w:eastAsiaTheme="minorHAnsi" w:hAnsi="Calibri" w:cs="Traditional Arabic"/>
          <w:sz w:val="22"/>
          <w:szCs w:val="32"/>
        </w:rPr>
        <w:t>(</w:t>
      </w:r>
      <w:r w:rsidRPr="003C0D38">
        <w:rPr>
          <w:rFonts w:ascii="Calibri" w:eastAsiaTheme="minorHAnsi" w:hAnsi="Calibri" w:cs="Traditional Arabic"/>
          <w:sz w:val="22"/>
          <w:szCs w:val="32"/>
        </w:rPr>
        <w:t>2/385)</w:t>
      </w:r>
      <w:r w:rsidR="00F40EED">
        <w:rPr>
          <w:rFonts w:ascii="Calibri" w:eastAsiaTheme="minorHAnsi" w:hAnsi="Calibri" w:cs="Traditional Arabic"/>
          <w:sz w:val="22"/>
          <w:szCs w:val="32"/>
        </w:rPr>
        <w:t>.</w:t>
      </w:r>
    </w:p>
  </w:footnote>
  <w:footnote w:id="114">
    <w:p w14:paraId="35158D0B" w14:textId="76232A14" w:rsidR="00FC539B" w:rsidRPr="003C0D38" w:rsidRDefault="00FC539B"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00AA28D1" w:rsidRPr="003C0D38">
        <w:rPr>
          <w:rFonts w:ascii="Calibri" w:eastAsiaTheme="minorHAnsi" w:hAnsi="Calibri" w:cs="Traditional Arabic"/>
          <w:sz w:val="22"/>
          <w:szCs w:val="32"/>
        </w:rPr>
        <w:t xml:space="preserve">Lihat: </w:t>
      </w:r>
      <w:r w:rsidR="00AA28D1" w:rsidRPr="00BA305A">
        <w:rPr>
          <w:rFonts w:ascii="Calibri" w:eastAsiaTheme="minorHAnsi" w:hAnsi="Calibri" w:cs="Traditional Arabic"/>
          <w:i/>
          <w:iCs/>
          <w:sz w:val="22"/>
          <w:szCs w:val="32"/>
        </w:rPr>
        <w:t>Al-</w:t>
      </w:r>
      <w:proofErr w:type="spellStart"/>
      <w:r w:rsidR="00AA28D1" w:rsidRPr="00BA305A">
        <w:rPr>
          <w:rFonts w:ascii="Calibri" w:eastAsiaTheme="minorHAnsi" w:hAnsi="Calibri" w:cs="Traditional Arabic"/>
          <w:i/>
          <w:iCs/>
          <w:sz w:val="22"/>
          <w:szCs w:val="32"/>
        </w:rPr>
        <w:t>Ma</w:t>
      </w:r>
      <w:r w:rsidR="00BA305A" w:rsidRPr="00BA305A">
        <w:rPr>
          <w:rFonts w:ascii="Calibri" w:eastAsiaTheme="minorHAnsi" w:hAnsi="Calibri" w:cs="Traditional Arabic"/>
          <w:i/>
          <w:iCs/>
          <w:sz w:val="22"/>
          <w:szCs w:val="32"/>
        </w:rPr>
        <w:t>u</w:t>
      </w:r>
      <w:r w:rsidR="00AA28D1" w:rsidRPr="00BA305A">
        <w:rPr>
          <w:rFonts w:ascii="Calibri" w:eastAsiaTheme="minorHAnsi" w:hAnsi="Calibri" w:cs="Traditional Arabic"/>
          <w:i/>
          <w:iCs/>
          <w:sz w:val="22"/>
          <w:szCs w:val="32"/>
        </w:rPr>
        <w:t>sû’ah</w:t>
      </w:r>
      <w:proofErr w:type="spellEnd"/>
      <w:r w:rsidR="00AA28D1" w:rsidRPr="00BA305A">
        <w:rPr>
          <w:rFonts w:ascii="Calibri" w:eastAsiaTheme="minorHAnsi" w:hAnsi="Calibri" w:cs="Traditional Arabic"/>
          <w:i/>
          <w:iCs/>
          <w:sz w:val="22"/>
          <w:szCs w:val="32"/>
        </w:rPr>
        <w:t xml:space="preserve"> </w:t>
      </w:r>
      <w:proofErr w:type="spellStart"/>
      <w:r w:rsidR="00BA305A">
        <w:rPr>
          <w:rFonts w:ascii="Calibri" w:eastAsiaTheme="minorHAnsi" w:hAnsi="Calibri" w:cs="Traditional Arabic"/>
          <w:i/>
          <w:iCs/>
          <w:sz w:val="22"/>
          <w:szCs w:val="32"/>
        </w:rPr>
        <w:t>a</w:t>
      </w:r>
      <w:r w:rsidR="00AA28D1" w:rsidRPr="00BA305A">
        <w:rPr>
          <w:rFonts w:ascii="Calibri" w:eastAsiaTheme="minorHAnsi" w:hAnsi="Calibri" w:cs="Traditional Arabic"/>
          <w:i/>
          <w:iCs/>
          <w:sz w:val="22"/>
          <w:szCs w:val="32"/>
        </w:rPr>
        <w:t>l-Fiqhiyyah</w:t>
      </w:r>
      <w:proofErr w:type="spellEnd"/>
      <w:r w:rsidR="00AA28D1" w:rsidRPr="00BA305A">
        <w:rPr>
          <w:rFonts w:ascii="Calibri" w:eastAsiaTheme="minorHAnsi" w:hAnsi="Calibri" w:cs="Traditional Arabic"/>
          <w:i/>
          <w:iCs/>
          <w:sz w:val="22"/>
          <w:szCs w:val="32"/>
        </w:rPr>
        <w:t xml:space="preserve"> </w:t>
      </w:r>
      <w:proofErr w:type="spellStart"/>
      <w:r w:rsidR="00BA305A">
        <w:rPr>
          <w:rFonts w:ascii="Calibri" w:eastAsiaTheme="minorHAnsi" w:hAnsi="Calibri" w:cs="Traditional Arabic"/>
          <w:i/>
          <w:iCs/>
          <w:sz w:val="22"/>
          <w:szCs w:val="32"/>
        </w:rPr>
        <w:t>a</w:t>
      </w:r>
      <w:r w:rsidR="00AA28D1" w:rsidRPr="00BA305A">
        <w:rPr>
          <w:rFonts w:ascii="Calibri" w:eastAsiaTheme="minorHAnsi" w:hAnsi="Calibri" w:cs="Traditional Arabic"/>
          <w:i/>
          <w:iCs/>
          <w:sz w:val="22"/>
          <w:szCs w:val="32"/>
        </w:rPr>
        <w:t>l-Kuwaitiyyah</w:t>
      </w:r>
      <w:proofErr w:type="spellEnd"/>
      <w:r w:rsidR="00AA28D1" w:rsidRPr="003C0D38">
        <w:rPr>
          <w:rFonts w:ascii="Calibri" w:eastAsiaTheme="minorHAnsi" w:hAnsi="Calibri" w:cs="Traditional Arabic"/>
          <w:sz w:val="22"/>
          <w:szCs w:val="32"/>
        </w:rPr>
        <w:t xml:space="preserve">, </w:t>
      </w:r>
      <w:r w:rsidR="00BA305A">
        <w:rPr>
          <w:rFonts w:ascii="Calibri" w:eastAsiaTheme="minorHAnsi" w:hAnsi="Calibri" w:cs="Traditional Arabic"/>
          <w:sz w:val="22"/>
          <w:szCs w:val="32"/>
        </w:rPr>
        <w:t>(</w:t>
      </w:r>
      <w:r w:rsidR="00AA28D1" w:rsidRPr="003C0D38">
        <w:rPr>
          <w:rFonts w:ascii="Calibri" w:eastAsiaTheme="minorHAnsi" w:hAnsi="Calibri" w:cs="Traditional Arabic"/>
          <w:sz w:val="22"/>
          <w:szCs w:val="32"/>
        </w:rPr>
        <w:t>16/28)</w:t>
      </w:r>
      <w:r w:rsidR="00BA305A">
        <w:rPr>
          <w:rFonts w:ascii="Calibri" w:eastAsiaTheme="minorHAnsi" w:hAnsi="Calibri" w:cs="Traditional Arabic"/>
          <w:sz w:val="22"/>
          <w:szCs w:val="32"/>
        </w:rPr>
        <w:t>.</w:t>
      </w:r>
    </w:p>
  </w:footnote>
  <w:footnote w:id="115">
    <w:p w14:paraId="1639409F" w14:textId="45333E9B" w:rsidR="000560D3" w:rsidRPr="003C0D38" w:rsidRDefault="000560D3"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3C0D38">
        <w:rPr>
          <w:rFonts w:ascii="Calibri" w:eastAsiaTheme="minorHAnsi" w:hAnsi="Calibri" w:cs="Traditional Arabic"/>
          <w:sz w:val="22"/>
          <w:szCs w:val="32"/>
        </w:rPr>
        <w:t>HR. Al-Baihaqi</w:t>
      </w:r>
      <w:r w:rsidR="00AC6806">
        <w:rPr>
          <w:rFonts w:ascii="Calibri" w:eastAsiaTheme="minorHAnsi" w:hAnsi="Calibri" w:cs="Traditional Arabic"/>
          <w:sz w:val="22"/>
          <w:szCs w:val="32"/>
        </w:rPr>
        <w:t>,</w:t>
      </w:r>
      <w:r w:rsidRPr="003C0D38">
        <w:rPr>
          <w:rFonts w:ascii="Calibri" w:eastAsiaTheme="minorHAnsi" w:hAnsi="Calibri" w:cs="Traditional Arabic"/>
          <w:sz w:val="22"/>
          <w:szCs w:val="32"/>
        </w:rPr>
        <w:t xml:space="preserve"> No. 6937, di</w:t>
      </w:r>
      <w:r w:rsidR="00AC6806">
        <w:rPr>
          <w:rFonts w:ascii="Calibri" w:eastAsiaTheme="minorHAnsi" w:hAnsi="Calibri" w:cs="Traditional Arabic"/>
          <w:sz w:val="22"/>
          <w:szCs w:val="32"/>
        </w:rPr>
        <w:t xml:space="preserve">nyatakan </w:t>
      </w:r>
      <w:r w:rsidRPr="003C0D38">
        <w:rPr>
          <w:rFonts w:ascii="Calibri" w:eastAsiaTheme="minorHAnsi" w:hAnsi="Calibri" w:cs="Traditional Arabic"/>
          <w:sz w:val="22"/>
          <w:szCs w:val="32"/>
        </w:rPr>
        <w:t>sahih</w:t>
      </w:r>
      <w:r w:rsidR="00AC6806">
        <w:rPr>
          <w:rFonts w:ascii="Calibri" w:eastAsiaTheme="minorHAnsi" w:hAnsi="Calibri" w:cs="Traditional Arabic"/>
          <w:sz w:val="22"/>
          <w:szCs w:val="32"/>
        </w:rPr>
        <w:t xml:space="preserve"> oleh</w:t>
      </w:r>
      <w:r w:rsidRPr="003C0D38">
        <w:rPr>
          <w:rFonts w:ascii="Calibri" w:eastAsiaTheme="minorHAnsi" w:hAnsi="Calibri" w:cs="Traditional Arabic"/>
          <w:sz w:val="22"/>
          <w:szCs w:val="32"/>
        </w:rPr>
        <w:t xml:space="preserve"> </w:t>
      </w:r>
      <w:proofErr w:type="spellStart"/>
      <w:r w:rsidR="00AC6806">
        <w:rPr>
          <w:rFonts w:ascii="Calibri" w:eastAsiaTheme="minorHAnsi" w:hAnsi="Calibri" w:cs="Traditional Arabic"/>
          <w:sz w:val="22"/>
          <w:szCs w:val="32"/>
        </w:rPr>
        <w:t>a</w:t>
      </w:r>
      <w:r w:rsidRPr="003C0D38">
        <w:rPr>
          <w:rFonts w:ascii="Calibri" w:eastAsiaTheme="minorHAnsi" w:hAnsi="Calibri" w:cs="Traditional Arabic"/>
          <w:sz w:val="22"/>
          <w:szCs w:val="32"/>
        </w:rPr>
        <w:t>l</w:t>
      </w:r>
      <w:proofErr w:type="spellEnd"/>
      <w:r w:rsidRPr="003C0D38">
        <w:rPr>
          <w:rFonts w:ascii="Calibri" w:eastAsiaTheme="minorHAnsi" w:hAnsi="Calibri" w:cs="Traditional Arabic"/>
          <w:sz w:val="22"/>
          <w:szCs w:val="32"/>
        </w:rPr>
        <w:t xml:space="preserve">-Albani dalam </w:t>
      </w:r>
      <w:proofErr w:type="spellStart"/>
      <w:r w:rsidRPr="00AC6806">
        <w:rPr>
          <w:rFonts w:ascii="Calibri" w:eastAsiaTheme="minorHAnsi" w:hAnsi="Calibri" w:cs="Traditional Arabic"/>
          <w:i/>
          <w:iCs/>
          <w:sz w:val="22"/>
          <w:szCs w:val="32"/>
        </w:rPr>
        <w:t>Ahkâm</w:t>
      </w:r>
      <w:proofErr w:type="spellEnd"/>
      <w:r w:rsidRPr="00AC6806">
        <w:rPr>
          <w:rFonts w:ascii="Calibri" w:eastAsiaTheme="minorHAnsi" w:hAnsi="Calibri" w:cs="Traditional Arabic"/>
          <w:i/>
          <w:iCs/>
          <w:sz w:val="22"/>
          <w:szCs w:val="32"/>
        </w:rPr>
        <w:t xml:space="preserve"> </w:t>
      </w:r>
      <w:proofErr w:type="spellStart"/>
      <w:r w:rsidR="00AC6806">
        <w:rPr>
          <w:rFonts w:ascii="Calibri" w:eastAsiaTheme="minorHAnsi" w:hAnsi="Calibri" w:cs="Traditional Arabic"/>
          <w:i/>
          <w:iCs/>
          <w:sz w:val="22"/>
          <w:szCs w:val="32"/>
        </w:rPr>
        <w:t>a</w:t>
      </w:r>
      <w:r w:rsidRPr="00AC6806">
        <w:rPr>
          <w:rFonts w:ascii="Calibri" w:eastAsiaTheme="minorHAnsi" w:hAnsi="Calibri" w:cs="Traditional Arabic"/>
          <w:i/>
          <w:iCs/>
          <w:sz w:val="22"/>
          <w:szCs w:val="32"/>
        </w:rPr>
        <w:t>l-Janâ</w:t>
      </w:r>
      <w:r w:rsidR="00AC6806">
        <w:rPr>
          <w:rFonts w:ascii="Calibri" w:eastAsiaTheme="minorHAnsi" w:hAnsi="Calibri" w:cs="Traditional Arabic"/>
          <w:i/>
          <w:iCs/>
          <w:sz w:val="22"/>
          <w:szCs w:val="32"/>
        </w:rPr>
        <w:t>`</w:t>
      </w:r>
      <w:r w:rsidRPr="00AC6806">
        <w:rPr>
          <w:rFonts w:ascii="Calibri" w:eastAsiaTheme="minorHAnsi" w:hAnsi="Calibri" w:cs="Traditional Arabic"/>
          <w:i/>
          <w:iCs/>
          <w:sz w:val="22"/>
          <w:szCs w:val="32"/>
        </w:rPr>
        <w:t>iz</w:t>
      </w:r>
      <w:proofErr w:type="spellEnd"/>
      <w:r w:rsidRPr="003C0D38">
        <w:rPr>
          <w:rFonts w:ascii="Calibri" w:eastAsiaTheme="minorHAnsi" w:hAnsi="Calibri" w:cs="Traditional Arabic"/>
          <w:sz w:val="22"/>
          <w:szCs w:val="32"/>
        </w:rPr>
        <w:t>, hl</w:t>
      </w:r>
      <w:r w:rsidR="00AC6806">
        <w:rPr>
          <w:rFonts w:ascii="Calibri" w:eastAsiaTheme="minorHAnsi" w:hAnsi="Calibri" w:cs="Traditional Arabic"/>
          <w:sz w:val="22"/>
          <w:szCs w:val="32"/>
        </w:rPr>
        <w:t>m</w:t>
      </w:r>
      <w:r w:rsidRPr="003C0D38">
        <w:rPr>
          <w:rFonts w:ascii="Calibri" w:eastAsiaTheme="minorHAnsi" w:hAnsi="Calibri" w:cs="Traditional Arabic"/>
          <w:sz w:val="22"/>
          <w:szCs w:val="32"/>
        </w:rPr>
        <w:t>. 126</w:t>
      </w:r>
      <w:r w:rsidR="00AC6806">
        <w:rPr>
          <w:rFonts w:ascii="Calibri" w:eastAsiaTheme="minorHAnsi" w:hAnsi="Calibri" w:cs="Traditional Arabic"/>
          <w:sz w:val="22"/>
          <w:szCs w:val="32"/>
        </w:rPr>
        <w:t>.</w:t>
      </w:r>
    </w:p>
  </w:footnote>
  <w:footnote w:id="116">
    <w:p w14:paraId="15286B2B" w14:textId="0CE69B77" w:rsidR="00E3273A" w:rsidRPr="003C0D38" w:rsidRDefault="00E3273A"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3C0D38">
        <w:rPr>
          <w:rFonts w:ascii="Calibri" w:eastAsiaTheme="minorHAnsi" w:hAnsi="Calibri" w:cs="Traditional Arabic"/>
          <w:sz w:val="22"/>
          <w:szCs w:val="32"/>
        </w:rPr>
        <w:t xml:space="preserve"> </w:t>
      </w:r>
      <w:r w:rsidRPr="00D82DC8">
        <w:rPr>
          <w:rFonts w:ascii="Calibri" w:eastAsiaTheme="minorHAnsi" w:hAnsi="Calibri" w:cs="Traditional Arabic"/>
          <w:i/>
          <w:iCs/>
          <w:sz w:val="22"/>
          <w:szCs w:val="32"/>
        </w:rPr>
        <w:t>Asy-</w:t>
      </w:r>
      <w:proofErr w:type="spellStart"/>
      <w:r w:rsidRPr="00D82DC8">
        <w:rPr>
          <w:rFonts w:ascii="Calibri" w:eastAsiaTheme="minorHAnsi" w:hAnsi="Calibri" w:cs="Traditional Arabic"/>
          <w:i/>
          <w:iCs/>
          <w:sz w:val="22"/>
          <w:szCs w:val="32"/>
        </w:rPr>
        <w:t>Syarh</w:t>
      </w:r>
      <w:proofErr w:type="spellEnd"/>
      <w:r w:rsidRPr="00D82DC8">
        <w:rPr>
          <w:rFonts w:ascii="Calibri" w:eastAsiaTheme="minorHAnsi" w:hAnsi="Calibri" w:cs="Traditional Arabic"/>
          <w:i/>
          <w:iCs/>
          <w:sz w:val="22"/>
          <w:szCs w:val="32"/>
        </w:rPr>
        <w:t xml:space="preserve"> </w:t>
      </w:r>
      <w:proofErr w:type="spellStart"/>
      <w:r w:rsidR="00D82DC8">
        <w:rPr>
          <w:rFonts w:ascii="Calibri" w:eastAsiaTheme="minorHAnsi" w:hAnsi="Calibri" w:cs="Traditional Arabic"/>
          <w:i/>
          <w:iCs/>
          <w:sz w:val="22"/>
          <w:szCs w:val="32"/>
        </w:rPr>
        <w:t>a</w:t>
      </w:r>
      <w:r w:rsidRPr="00D82DC8">
        <w:rPr>
          <w:rFonts w:ascii="Calibri" w:eastAsiaTheme="minorHAnsi" w:hAnsi="Calibri" w:cs="Traditional Arabic"/>
          <w:i/>
          <w:iCs/>
          <w:sz w:val="22"/>
          <w:szCs w:val="32"/>
        </w:rPr>
        <w:t>l-Mumti</w:t>
      </w:r>
      <w:proofErr w:type="spellEnd"/>
      <w:r w:rsidRPr="00D82DC8">
        <w:rPr>
          <w:rFonts w:ascii="Calibri" w:eastAsiaTheme="minorHAnsi" w:hAnsi="Calibri" w:cs="Traditional Arabic"/>
          <w:i/>
          <w:iCs/>
          <w:sz w:val="22"/>
          <w:szCs w:val="32"/>
        </w:rPr>
        <w:t>’</w:t>
      </w:r>
      <w:r w:rsidRPr="003C0D38">
        <w:rPr>
          <w:rFonts w:ascii="Calibri" w:eastAsiaTheme="minorHAnsi" w:hAnsi="Calibri" w:cs="Traditional Arabic"/>
          <w:sz w:val="22"/>
          <w:szCs w:val="32"/>
        </w:rPr>
        <w:t xml:space="preserve">, </w:t>
      </w:r>
      <w:r w:rsidR="00D82DC8">
        <w:rPr>
          <w:rFonts w:ascii="Calibri" w:eastAsiaTheme="minorHAnsi" w:hAnsi="Calibri" w:cs="Traditional Arabic"/>
          <w:sz w:val="22"/>
          <w:szCs w:val="32"/>
        </w:rPr>
        <w:t>(</w:t>
      </w:r>
      <w:r w:rsidRPr="003C0D38">
        <w:rPr>
          <w:rFonts w:ascii="Calibri" w:eastAsiaTheme="minorHAnsi" w:hAnsi="Calibri" w:cs="Traditional Arabic"/>
          <w:sz w:val="22"/>
          <w:szCs w:val="32"/>
        </w:rPr>
        <w:t>5/336)</w:t>
      </w:r>
      <w:r w:rsidR="00D82DC8">
        <w:rPr>
          <w:rFonts w:ascii="Calibri" w:eastAsiaTheme="minorHAnsi" w:hAnsi="Calibri" w:cs="Traditional Arabic"/>
          <w:sz w:val="22"/>
          <w:szCs w:val="32"/>
        </w:rPr>
        <w:t>.</w:t>
      </w:r>
    </w:p>
  </w:footnote>
  <w:footnote w:id="117">
    <w:p w14:paraId="342CF436" w14:textId="1B82EC9A" w:rsidR="00BD5087" w:rsidRPr="003C0D38" w:rsidRDefault="00BD5087"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3C0D38">
        <w:rPr>
          <w:rFonts w:ascii="Calibri" w:eastAsiaTheme="minorHAnsi" w:hAnsi="Calibri" w:cs="Traditional Arabic"/>
          <w:sz w:val="22"/>
          <w:szCs w:val="32"/>
        </w:rPr>
        <w:t xml:space="preserve"> </w:t>
      </w:r>
      <w:r w:rsidRPr="00A34F10">
        <w:rPr>
          <w:rFonts w:ascii="Calibri" w:eastAsiaTheme="minorHAnsi" w:hAnsi="Calibri" w:cs="Traditional Arabic"/>
          <w:i/>
          <w:iCs/>
          <w:sz w:val="22"/>
          <w:szCs w:val="32"/>
        </w:rPr>
        <w:t>Asy-</w:t>
      </w:r>
      <w:proofErr w:type="spellStart"/>
      <w:r w:rsidRPr="00A34F10">
        <w:rPr>
          <w:rFonts w:ascii="Calibri" w:eastAsiaTheme="minorHAnsi" w:hAnsi="Calibri" w:cs="Traditional Arabic"/>
          <w:i/>
          <w:iCs/>
          <w:sz w:val="22"/>
          <w:szCs w:val="32"/>
        </w:rPr>
        <w:t>Syarh</w:t>
      </w:r>
      <w:proofErr w:type="spellEnd"/>
      <w:r w:rsidRPr="00A34F10">
        <w:rPr>
          <w:rFonts w:ascii="Calibri" w:eastAsiaTheme="minorHAnsi" w:hAnsi="Calibri" w:cs="Traditional Arabic"/>
          <w:i/>
          <w:iCs/>
          <w:sz w:val="22"/>
          <w:szCs w:val="32"/>
        </w:rPr>
        <w:t xml:space="preserve"> </w:t>
      </w:r>
      <w:proofErr w:type="spellStart"/>
      <w:r w:rsidR="00A34F10">
        <w:rPr>
          <w:rFonts w:ascii="Calibri" w:eastAsiaTheme="minorHAnsi" w:hAnsi="Calibri" w:cs="Traditional Arabic"/>
          <w:i/>
          <w:iCs/>
          <w:sz w:val="22"/>
          <w:szCs w:val="32"/>
        </w:rPr>
        <w:t>a</w:t>
      </w:r>
      <w:r w:rsidRPr="00A34F10">
        <w:rPr>
          <w:rFonts w:ascii="Calibri" w:eastAsiaTheme="minorHAnsi" w:hAnsi="Calibri" w:cs="Traditional Arabic"/>
          <w:i/>
          <w:iCs/>
          <w:sz w:val="22"/>
          <w:szCs w:val="32"/>
        </w:rPr>
        <w:t>l-Mumti</w:t>
      </w:r>
      <w:proofErr w:type="spellEnd"/>
      <w:r w:rsidRPr="00A34F10">
        <w:rPr>
          <w:rFonts w:ascii="Calibri" w:eastAsiaTheme="minorHAnsi" w:hAnsi="Calibri" w:cs="Traditional Arabic"/>
          <w:i/>
          <w:iCs/>
          <w:sz w:val="22"/>
          <w:szCs w:val="32"/>
        </w:rPr>
        <w:t>’</w:t>
      </w:r>
      <w:r w:rsidRPr="003C0D38">
        <w:rPr>
          <w:rFonts w:ascii="Calibri" w:eastAsiaTheme="minorHAnsi" w:hAnsi="Calibri" w:cs="Traditional Arabic"/>
          <w:sz w:val="22"/>
          <w:szCs w:val="32"/>
        </w:rPr>
        <w:t xml:space="preserve">, </w:t>
      </w:r>
      <w:r w:rsidR="00A34F10">
        <w:rPr>
          <w:rFonts w:ascii="Calibri" w:eastAsiaTheme="minorHAnsi" w:hAnsi="Calibri" w:cs="Traditional Arabic"/>
          <w:sz w:val="22"/>
          <w:szCs w:val="32"/>
        </w:rPr>
        <w:t>(</w:t>
      </w:r>
      <w:r w:rsidRPr="003C0D38">
        <w:rPr>
          <w:rFonts w:ascii="Calibri" w:eastAsiaTheme="minorHAnsi" w:hAnsi="Calibri" w:cs="Traditional Arabic"/>
          <w:sz w:val="22"/>
          <w:szCs w:val="32"/>
        </w:rPr>
        <w:t>5/337)</w:t>
      </w:r>
      <w:r w:rsidR="00FB4EF0">
        <w:rPr>
          <w:rFonts w:ascii="Calibri" w:eastAsiaTheme="minorHAnsi" w:hAnsi="Calibri" w:cs="Traditional Arabic"/>
          <w:sz w:val="22"/>
          <w:szCs w:val="32"/>
        </w:rPr>
        <w:t>.</w:t>
      </w:r>
    </w:p>
  </w:footnote>
  <w:footnote w:id="118">
    <w:p w14:paraId="762E949D" w14:textId="09779049" w:rsidR="0086567C" w:rsidRPr="003C0D38" w:rsidRDefault="0086567C"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Pr="003C0D38">
        <w:rPr>
          <w:rFonts w:ascii="Calibri" w:eastAsiaTheme="minorHAnsi" w:hAnsi="Calibri" w:cs="Traditional Arabic"/>
          <w:sz w:val="22"/>
          <w:szCs w:val="32"/>
        </w:rPr>
        <w:t xml:space="preserve">Lihat: </w:t>
      </w:r>
      <w:r w:rsidRPr="007921D8">
        <w:rPr>
          <w:rFonts w:ascii="Calibri" w:eastAsiaTheme="minorHAnsi" w:hAnsi="Calibri" w:cs="Traditional Arabic"/>
          <w:i/>
          <w:iCs/>
          <w:sz w:val="22"/>
          <w:szCs w:val="32"/>
        </w:rPr>
        <w:t>Al-</w:t>
      </w:r>
      <w:proofErr w:type="spellStart"/>
      <w:r w:rsidRPr="007921D8">
        <w:rPr>
          <w:rFonts w:ascii="Calibri" w:eastAsiaTheme="minorHAnsi" w:hAnsi="Calibri" w:cs="Traditional Arabic"/>
          <w:i/>
          <w:iCs/>
          <w:sz w:val="22"/>
          <w:szCs w:val="32"/>
        </w:rPr>
        <w:t>Ijmâ</w:t>
      </w:r>
      <w:proofErr w:type="spellEnd"/>
      <w:r w:rsidRPr="007921D8">
        <w:rPr>
          <w:rFonts w:ascii="Calibri" w:eastAsiaTheme="minorHAnsi" w:hAnsi="Calibri" w:cs="Traditional Arabic"/>
          <w:i/>
          <w:iCs/>
          <w:sz w:val="22"/>
          <w:szCs w:val="32"/>
        </w:rPr>
        <w:t>’,</w:t>
      </w:r>
      <w:r w:rsidRPr="003C0D38">
        <w:rPr>
          <w:rFonts w:ascii="Calibri" w:eastAsiaTheme="minorHAnsi" w:hAnsi="Calibri" w:cs="Traditional Arabic"/>
          <w:sz w:val="22"/>
          <w:szCs w:val="32"/>
        </w:rPr>
        <w:t xml:space="preserve"> Ibnul Mundzir, hl</w:t>
      </w:r>
      <w:r w:rsidR="007921D8">
        <w:rPr>
          <w:rFonts w:ascii="Calibri" w:eastAsiaTheme="minorHAnsi" w:hAnsi="Calibri" w:cs="Traditional Arabic"/>
          <w:sz w:val="22"/>
          <w:szCs w:val="32"/>
        </w:rPr>
        <w:t>m</w:t>
      </w:r>
      <w:r w:rsidRPr="003C0D38">
        <w:rPr>
          <w:rFonts w:ascii="Calibri" w:eastAsiaTheme="minorHAnsi" w:hAnsi="Calibri" w:cs="Traditional Arabic"/>
          <w:sz w:val="22"/>
          <w:szCs w:val="32"/>
        </w:rPr>
        <w:t>. 59</w:t>
      </w:r>
      <w:r w:rsidR="007921D8">
        <w:rPr>
          <w:rFonts w:ascii="Calibri" w:eastAsiaTheme="minorHAnsi" w:hAnsi="Calibri" w:cs="Traditional Arabic"/>
          <w:sz w:val="22"/>
          <w:szCs w:val="32"/>
        </w:rPr>
        <w:t>.</w:t>
      </w:r>
    </w:p>
  </w:footnote>
  <w:footnote w:id="119">
    <w:p w14:paraId="3EF180CE" w14:textId="5CB7370C" w:rsidR="007B7F82" w:rsidRPr="002844A2" w:rsidRDefault="00BB05C2" w:rsidP="007B7F82">
      <w:pPr>
        <w:pStyle w:val="TeksCatatanKaki"/>
        <w:jc w:val="both"/>
        <w:rPr>
          <w:rFonts w:ascii="Calibri" w:hAnsi="Calibri" w:cstheme="minorHAnsi"/>
          <w:sz w:val="22"/>
          <w:szCs w:val="22"/>
          <w:highlight w:val="green"/>
        </w:rPr>
      </w:pPr>
      <w:r w:rsidRPr="003C0D38">
        <w:rPr>
          <w:rStyle w:val="ReferensiCatatanKaki"/>
          <w:rFonts w:ascii="Calibri" w:hAnsi="Calibri" w:cstheme="minorHAnsi"/>
          <w:sz w:val="22"/>
          <w:szCs w:val="22"/>
        </w:rPr>
        <w:footnoteRef/>
      </w:r>
      <w:r w:rsidRPr="002844A2">
        <w:rPr>
          <w:rFonts w:ascii="Calibri" w:hAnsi="Calibri" w:cstheme="minorHAnsi"/>
          <w:sz w:val="22"/>
          <w:szCs w:val="22"/>
        </w:rPr>
        <w:t xml:space="preserve"> </w:t>
      </w:r>
      <w:r w:rsidR="007B7F82" w:rsidRPr="002844A2">
        <w:rPr>
          <w:rFonts w:ascii="Calibri" w:hAnsi="Calibri" w:cstheme="minorHAnsi"/>
          <w:sz w:val="22"/>
          <w:szCs w:val="22"/>
        </w:rPr>
        <w:t xml:space="preserve">Ini adalah mazhab </w:t>
      </w:r>
      <w:proofErr w:type="spellStart"/>
      <w:r w:rsidR="007B7F82" w:rsidRPr="002844A2">
        <w:rPr>
          <w:rFonts w:ascii="Calibri" w:hAnsi="Calibri" w:cstheme="minorHAnsi"/>
          <w:sz w:val="22"/>
          <w:szCs w:val="22"/>
        </w:rPr>
        <w:t>Syafi</w:t>
      </w:r>
      <w:r w:rsidR="00A257FA" w:rsidRPr="002844A2">
        <w:rPr>
          <w:rFonts w:ascii="Calibri" w:hAnsi="Calibri" w:cstheme="minorHAnsi"/>
          <w:sz w:val="22"/>
          <w:szCs w:val="22"/>
        </w:rPr>
        <w:t>’</w:t>
      </w:r>
      <w:r w:rsidR="007B7F82" w:rsidRPr="002844A2">
        <w:rPr>
          <w:rFonts w:ascii="Calibri" w:hAnsi="Calibri" w:cstheme="minorHAnsi"/>
          <w:sz w:val="22"/>
          <w:szCs w:val="22"/>
        </w:rPr>
        <w:t>iyah</w:t>
      </w:r>
      <w:proofErr w:type="spellEnd"/>
      <w:r w:rsidR="007B7F82" w:rsidRPr="002844A2">
        <w:rPr>
          <w:rFonts w:ascii="Calibri" w:hAnsi="Calibri" w:cstheme="minorHAnsi"/>
          <w:sz w:val="22"/>
          <w:szCs w:val="22"/>
        </w:rPr>
        <w:t xml:space="preserve"> </w:t>
      </w:r>
      <w:r w:rsidR="00FD04C2">
        <w:rPr>
          <w:rFonts w:ascii="Calibri" w:hAnsi="Calibri" w:cstheme="minorHAnsi"/>
          <w:sz w:val="22"/>
          <w:szCs w:val="22"/>
        </w:rPr>
        <w:t>[L</w:t>
      </w:r>
      <w:r w:rsidR="007B7F82" w:rsidRPr="003C0D38">
        <w:rPr>
          <w:rFonts w:ascii="Calibri" w:hAnsi="Calibri" w:cstheme="minorHAnsi"/>
          <w:sz w:val="22"/>
          <w:szCs w:val="22"/>
        </w:rPr>
        <w:t>ihat</w:t>
      </w:r>
      <w:r w:rsidR="007B7F82" w:rsidRPr="002844A2">
        <w:rPr>
          <w:rFonts w:ascii="Calibri" w:hAnsi="Calibri" w:cstheme="minorHAnsi"/>
          <w:sz w:val="22"/>
          <w:szCs w:val="22"/>
        </w:rPr>
        <w:t xml:space="preserve">: </w:t>
      </w:r>
      <w:r w:rsidR="007B7F82" w:rsidRPr="00FD04C2">
        <w:rPr>
          <w:rFonts w:ascii="Calibri" w:hAnsi="Calibri" w:cstheme="minorHAnsi"/>
          <w:i/>
          <w:iCs/>
          <w:sz w:val="22"/>
          <w:szCs w:val="22"/>
        </w:rPr>
        <w:t>Al-</w:t>
      </w:r>
      <w:proofErr w:type="spellStart"/>
      <w:r w:rsidR="007B7F82" w:rsidRPr="00FD04C2">
        <w:rPr>
          <w:rFonts w:ascii="Calibri" w:hAnsi="Calibri" w:cstheme="minorHAnsi"/>
          <w:i/>
          <w:iCs/>
          <w:sz w:val="22"/>
          <w:szCs w:val="22"/>
        </w:rPr>
        <w:t>Majmû</w:t>
      </w:r>
      <w:proofErr w:type="spellEnd"/>
      <w:r w:rsidR="00A257FA" w:rsidRPr="00FD04C2">
        <w:rPr>
          <w:rFonts w:ascii="Calibri" w:hAnsi="Calibri" w:cstheme="minorHAnsi"/>
          <w:i/>
          <w:iCs/>
          <w:sz w:val="22"/>
          <w:szCs w:val="22"/>
        </w:rPr>
        <w:t>’</w:t>
      </w:r>
      <w:r w:rsidR="007B7F82" w:rsidRPr="00FD04C2">
        <w:rPr>
          <w:rFonts w:ascii="Calibri" w:hAnsi="Calibri" w:cstheme="minorHAnsi"/>
          <w:i/>
          <w:iCs/>
          <w:sz w:val="22"/>
          <w:szCs w:val="22"/>
        </w:rPr>
        <w:t>,</w:t>
      </w:r>
      <w:r w:rsidR="007B7F82" w:rsidRPr="002844A2">
        <w:rPr>
          <w:rFonts w:ascii="Calibri" w:hAnsi="Calibri" w:cstheme="minorHAnsi"/>
          <w:sz w:val="22"/>
          <w:szCs w:val="22"/>
        </w:rPr>
        <w:t xml:space="preserve"> </w:t>
      </w:r>
      <w:proofErr w:type="spellStart"/>
      <w:r w:rsidR="00FD04C2">
        <w:rPr>
          <w:rFonts w:ascii="Calibri" w:hAnsi="Calibri" w:cstheme="minorHAnsi"/>
          <w:sz w:val="22"/>
          <w:szCs w:val="22"/>
        </w:rPr>
        <w:t>a</w:t>
      </w:r>
      <w:r w:rsidR="007B7F82" w:rsidRPr="003C0D38">
        <w:rPr>
          <w:rFonts w:ascii="Calibri" w:hAnsi="Calibri" w:cstheme="minorHAnsi"/>
          <w:sz w:val="22"/>
          <w:szCs w:val="22"/>
        </w:rPr>
        <w:t>n</w:t>
      </w:r>
      <w:proofErr w:type="spellEnd"/>
      <w:r w:rsidR="007B7F82" w:rsidRPr="002844A2">
        <w:rPr>
          <w:rFonts w:ascii="Calibri" w:hAnsi="Calibri" w:cstheme="minorHAnsi"/>
          <w:sz w:val="22"/>
          <w:szCs w:val="22"/>
        </w:rPr>
        <w:t xml:space="preserve">-Nawawi, </w:t>
      </w:r>
      <w:r w:rsidR="00FD04C2">
        <w:rPr>
          <w:rFonts w:ascii="Calibri" w:hAnsi="Calibri" w:cstheme="minorHAnsi"/>
          <w:sz w:val="22"/>
          <w:szCs w:val="22"/>
        </w:rPr>
        <w:t>(</w:t>
      </w:r>
      <w:r w:rsidR="007B7F82" w:rsidRPr="002844A2">
        <w:rPr>
          <w:rFonts w:ascii="Calibri" w:hAnsi="Calibri" w:cstheme="minorHAnsi"/>
          <w:sz w:val="22"/>
          <w:szCs w:val="22"/>
        </w:rPr>
        <w:t>7/98</w:t>
      </w:r>
      <w:r w:rsidR="007B7F82" w:rsidRPr="003C0D38">
        <w:rPr>
          <w:rFonts w:ascii="Calibri" w:hAnsi="Calibri" w:cstheme="minorHAnsi"/>
          <w:sz w:val="22"/>
          <w:szCs w:val="22"/>
        </w:rPr>
        <w:t>)</w:t>
      </w:r>
      <w:r w:rsidR="00580303">
        <w:rPr>
          <w:rFonts w:ascii="Calibri" w:hAnsi="Calibri" w:cstheme="minorHAnsi"/>
          <w:sz w:val="22"/>
          <w:szCs w:val="22"/>
        </w:rPr>
        <w:t>]</w:t>
      </w:r>
      <w:r w:rsidR="007B7F82" w:rsidRPr="003C0D38">
        <w:rPr>
          <w:rFonts w:ascii="Calibri" w:hAnsi="Calibri" w:cstheme="minorHAnsi"/>
          <w:sz w:val="22"/>
          <w:szCs w:val="22"/>
        </w:rPr>
        <w:t>,</w:t>
      </w:r>
      <w:r w:rsidR="007B7F82" w:rsidRPr="002844A2">
        <w:rPr>
          <w:rFonts w:ascii="Calibri" w:hAnsi="Calibri" w:cstheme="minorHAnsi"/>
          <w:sz w:val="22"/>
          <w:szCs w:val="22"/>
        </w:rPr>
        <w:t xml:space="preserve"> </w:t>
      </w:r>
      <w:proofErr w:type="spellStart"/>
      <w:r w:rsidR="007B7F82" w:rsidRPr="002844A2">
        <w:rPr>
          <w:rFonts w:ascii="Calibri" w:hAnsi="Calibri" w:cstheme="minorHAnsi"/>
          <w:sz w:val="22"/>
          <w:szCs w:val="22"/>
        </w:rPr>
        <w:t>Hanabilah</w:t>
      </w:r>
      <w:proofErr w:type="spellEnd"/>
      <w:r w:rsidR="007B7F82" w:rsidRPr="002844A2">
        <w:rPr>
          <w:rFonts w:ascii="Calibri" w:hAnsi="Calibri" w:cstheme="minorHAnsi"/>
          <w:sz w:val="22"/>
          <w:szCs w:val="22"/>
        </w:rPr>
        <w:t xml:space="preserve"> </w:t>
      </w:r>
      <w:r w:rsidR="00580303">
        <w:rPr>
          <w:rFonts w:ascii="Calibri" w:hAnsi="Calibri" w:cstheme="minorHAnsi"/>
          <w:sz w:val="22"/>
          <w:szCs w:val="22"/>
        </w:rPr>
        <w:t>[</w:t>
      </w:r>
      <w:r w:rsidR="00916935">
        <w:rPr>
          <w:rFonts w:ascii="Calibri" w:hAnsi="Calibri" w:cstheme="minorHAnsi"/>
          <w:sz w:val="22"/>
          <w:szCs w:val="22"/>
        </w:rPr>
        <w:t>L</w:t>
      </w:r>
      <w:r w:rsidR="007B7F82" w:rsidRPr="003C0D38">
        <w:rPr>
          <w:rFonts w:ascii="Calibri" w:hAnsi="Calibri" w:cstheme="minorHAnsi"/>
          <w:sz w:val="22"/>
          <w:szCs w:val="22"/>
        </w:rPr>
        <w:t>ihat</w:t>
      </w:r>
      <w:r w:rsidR="007B7F82" w:rsidRPr="002844A2">
        <w:rPr>
          <w:rFonts w:ascii="Calibri" w:hAnsi="Calibri" w:cstheme="minorHAnsi"/>
          <w:sz w:val="22"/>
          <w:szCs w:val="22"/>
        </w:rPr>
        <w:t xml:space="preserve">: </w:t>
      </w:r>
      <w:r w:rsidR="007B7F82" w:rsidRPr="00916935">
        <w:rPr>
          <w:rFonts w:ascii="Calibri" w:hAnsi="Calibri" w:cstheme="minorHAnsi"/>
          <w:i/>
          <w:iCs/>
          <w:sz w:val="22"/>
          <w:szCs w:val="22"/>
        </w:rPr>
        <w:t>Asy-</w:t>
      </w:r>
      <w:proofErr w:type="spellStart"/>
      <w:r w:rsidR="007B7F82" w:rsidRPr="00916935">
        <w:rPr>
          <w:rFonts w:ascii="Calibri" w:hAnsi="Calibri" w:cstheme="minorHAnsi"/>
          <w:i/>
          <w:iCs/>
          <w:sz w:val="22"/>
          <w:szCs w:val="22"/>
        </w:rPr>
        <w:t>Syarh</w:t>
      </w:r>
      <w:proofErr w:type="spellEnd"/>
      <w:r w:rsidR="007B7F82" w:rsidRPr="00916935">
        <w:rPr>
          <w:rFonts w:ascii="Calibri" w:hAnsi="Calibri" w:cstheme="minorHAnsi"/>
          <w:i/>
          <w:iCs/>
          <w:sz w:val="22"/>
          <w:szCs w:val="22"/>
        </w:rPr>
        <w:t xml:space="preserve"> </w:t>
      </w:r>
      <w:proofErr w:type="spellStart"/>
      <w:r w:rsidR="00916935">
        <w:rPr>
          <w:rFonts w:ascii="Calibri" w:hAnsi="Calibri" w:cstheme="minorHAnsi"/>
          <w:i/>
          <w:iCs/>
          <w:sz w:val="22"/>
          <w:szCs w:val="22"/>
        </w:rPr>
        <w:t>a</w:t>
      </w:r>
      <w:r w:rsidR="007B7F82" w:rsidRPr="00916935">
        <w:rPr>
          <w:rFonts w:ascii="Calibri" w:hAnsi="Calibri" w:cstheme="minorHAnsi"/>
          <w:i/>
          <w:iCs/>
          <w:sz w:val="22"/>
          <w:szCs w:val="22"/>
        </w:rPr>
        <w:t>l-Kabîr</w:t>
      </w:r>
      <w:proofErr w:type="spellEnd"/>
      <w:r w:rsidR="007B7F82" w:rsidRPr="002844A2">
        <w:rPr>
          <w:rFonts w:ascii="Calibri" w:hAnsi="Calibri" w:cstheme="minorHAnsi"/>
          <w:sz w:val="22"/>
          <w:szCs w:val="22"/>
        </w:rPr>
        <w:t xml:space="preserve">, Ibnu </w:t>
      </w:r>
      <w:proofErr w:type="spellStart"/>
      <w:r w:rsidR="007B7F82" w:rsidRPr="002844A2">
        <w:rPr>
          <w:rFonts w:ascii="Calibri" w:hAnsi="Calibri" w:cstheme="minorHAnsi"/>
          <w:sz w:val="22"/>
          <w:szCs w:val="22"/>
        </w:rPr>
        <w:t>Qudamah</w:t>
      </w:r>
      <w:proofErr w:type="spellEnd"/>
      <w:r w:rsidR="007B7F82" w:rsidRPr="003C0D38">
        <w:rPr>
          <w:rFonts w:ascii="Calibri" w:hAnsi="Calibri" w:cstheme="minorHAnsi"/>
          <w:sz w:val="22"/>
          <w:szCs w:val="22"/>
        </w:rPr>
        <w:t xml:space="preserve"> </w:t>
      </w:r>
      <w:r w:rsidR="00916935">
        <w:rPr>
          <w:rFonts w:ascii="Calibri" w:hAnsi="Calibri" w:cstheme="minorHAnsi"/>
          <w:sz w:val="22"/>
          <w:szCs w:val="22"/>
        </w:rPr>
        <w:t>(</w:t>
      </w:r>
      <w:r w:rsidR="007B7F82" w:rsidRPr="002844A2">
        <w:rPr>
          <w:rFonts w:ascii="Calibri" w:hAnsi="Calibri" w:cstheme="minorHAnsi"/>
          <w:sz w:val="22"/>
          <w:szCs w:val="22"/>
        </w:rPr>
        <w:t>3/183</w:t>
      </w:r>
      <w:r w:rsidR="007B7F82" w:rsidRPr="003C0D38">
        <w:rPr>
          <w:rFonts w:ascii="Calibri" w:hAnsi="Calibri" w:cstheme="minorHAnsi"/>
          <w:sz w:val="22"/>
          <w:szCs w:val="22"/>
        </w:rPr>
        <w:t>)</w:t>
      </w:r>
      <w:r w:rsidR="00916935">
        <w:rPr>
          <w:rFonts w:ascii="Calibri" w:hAnsi="Calibri" w:cstheme="minorHAnsi"/>
          <w:sz w:val="22"/>
          <w:szCs w:val="22"/>
        </w:rPr>
        <w:t>]</w:t>
      </w:r>
      <w:r w:rsidR="007B7F82" w:rsidRPr="003C0D38">
        <w:rPr>
          <w:rFonts w:ascii="Calibri" w:hAnsi="Calibri" w:cstheme="minorHAnsi"/>
          <w:sz w:val="22"/>
          <w:szCs w:val="22"/>
        </w:rPr>
        <w:t>,</w:t>
      </w:r>
      <w:r w:rsidR="007B7F82" w:rsidRPr="002844A2">
        <w:rPr>
          <w:rFonts w:ascii="Calibri" w:hAnsi="Calibri" w:cstheme="minorHAnsi"/>
          <w:sz w:val="22"/>
          <w:szCs w:val="22"/>
        </w:rPr>
        <w:t xml:space="preserve"> dan </w:t>
      </w:r>
      <w:proofErr w:type="spellStart"/>
      <w:r w:rsidR="002A79F6">
        <w:rPr>
          <w:rFonts w:ascii="Calibri" w:hAnsi="Calibri" w:cstheme="minorHAnsi"/>
          <w:sz w:val="22"/>
          <w:szCs w:val="22"/>
        </w:rPr>
        <w:t>azh-</w:t>
      </w:r>
      <w:r w:rsidR="007B7F82" w:rsidRPr="002844A2">
        <w:rPr>
          <w:rFonts w:ascii="Calibri" w:hAnsi="Calibri" w:cstheme="minorHAnsi"/>
          <w:sz w:val="22"/>
          <w:szCs w:val="22"/>
        </w:rPr>
        <w:t>Zhahiriyah</w:t>
      </w:r>
      <w:proofErr w:type="spellEnd"/>
      <w:r w:rsidR="007B7F82" w:rsidRPr="002844A2">
        <w:rPr>
          <w:rFonts w:ascii="Calibri" w:hAnsi="Calibri" w:cstheme="minorHAnsi"/>
          <w:sz w:val="22"/>
          <w:szCs w:val="22"/>
        </w:rPr>
        <w:t xml:space="preserve">. Bahkan menurut Ibnu </w:t>
      </w:r>
      <w:proofErr w:type="spellStart"/>
      <w:r w:rsidR="007B7F82" w:rsidRPr="002844A2">
        <w:rPr>
          <w:rFonts w:ascii="Calibri" w:hAnsi="Calibri" w:cstheme="minorHAnsi"/>
          <w:sz w:val="22"/>
          <w:szCs w:val="22"/>
        </w:rPr>
        <w:t>Hazm</w:t>
      </w:r>
      <w:proofErr w:type="spellEnd"/>
      <w:r w:rsidR="007B7F82" w:rsidRPr="002844A2">
        <w:rPr>
          <w:rFonts w:ascii="Calibri" w:hAnsi="Calibri" w:cstheme="minorHAnsi"/>
          <w:sz w:val="22"/>
          <w:szCs w:val="22"/>
        </w:rPr>
        <w:t xml:space="preserve">, penunaian haji dengan hartanya lebih didahulukan daripada membayar utang kepada manusia, karena utang kepada Allah lebih utama untuk ditunaikan. </w:t>
      </w:r>
      <w:r w:rsidR="00F63783">
        <w:rPr>
          <w:rFonts w:ascii="Calibri" w:hAnsi="Calibri" w:cstheme="minorHAnsi"/>
          <w:sz w:val="22"/>
          <w:szCs w:val="22"/>
        </w:rPr>
        <w:t>[</w:t>
      </w:r>
      <w:r w:rsidR="007B7F82" w:rsidRPr="002844A2">
        <w:rPr>
          <w:rFonts w:ascii="Calibri" w:hAnsi="Calibri" w:cstheme="minorHAnsi"/>
          <w:sz w:val="22"/>
          <w:szCs w:val="22"/>
        </w:rPr>
        <w:t xml:space="preserve">Lihat: </w:t>
      </w:r>
      <w:r w:rsidR="007B7F82" w:rsidRPr="00F63783">
        <w:rPr>
          <w:rFonts w:ascii="Calibri" w:hAnsi="Calibri" w:cstheme="minorHAnsi"/>
          <w:i/>
          <w:iCs/>
          <w:sz w:val="22"/>
          <w:szCs w:val="22"/>
        </w:rPr>
        <w:t>Al-</w:t>
      </w:r>
      <w:proofErr w:type="spellStart"/>
      <w:r w:rsidR="007B7F82" w:rsidRPr="00F63783">
        <w:rPr>
          <w:rFonts w:ascii="Calibri" w:hAnsi="Calibri" w:cstheme="minorHAnsi"/>
          <w:i/>
          <w:iCs/>
          <w:sz w:val="22"/>
          <w:szCs w:val="22"/>
        </w:rPr>
        <w:t>Muhallâ</w:t>
      </w:r>
      <w:proofErr w:type="spellEnd"/>
      <w:r w:rsidR="007B7F82" w:rsidRPr="002844A2">
        <w:rPr>
          <w:rFonts w:ascii="Calibri" w:hAnsi="Calibri" w:cstheme="minorHAnsi"/>
          <w:sz w:val="22"/>
          <w:szCs w:val="22"/>
        </w:rPr>
        <w:t xml:space="preserve">, Ibnu </w:t>
      </w:r>
      <w:proofErr w:type="spellStart"/>
      <w:r w:rsidR="007B7F82" w:rsidRPr="002844A2">
        <w:rPr>
          <w:rFonts w:ascii="Calibri" w:hAnsi="Calibri" w:cstheme="minorHAnsi"/>
          <w:sz w:val="22"/>
          <w:szCs w:val="22"/>
        </w:rPr>
        <w:t>Hazm</w:t>
      </w:r>
      <w:proofErr w:type="spellEnd"/>
      <w:r w:rsidR="007B7F82" w:rsidRPr="003C0D38">
        <w:rPr>
          <w:rFonts w:ascii="Calibri" w:hAnsi="Calibri" w:cstheme="minorHAnsi"/>
          <w:sz w:val="22"/>
          <w:szCs w:val="22"/>
        </w:rPr>
        <w:t xml:space="preserve"> </w:t>
      </w:r>
      <w:r w:rsidR="00F63783">
        <w:rPr>
          <w:rFonts w:ascii="Calibri" w:hAnsi="Calibri" w:cstheme="minorHAnsi"/>
          <w:sz w:val="22"/>
          <w:szCs w:val="22"/>
        </w:rPr>
        <w:t>(</w:t>
      </w:r>
      <w:r w:rsidR="007B7F82" w:rsidRPr="002844A2">
        <w:rPr>
          <w:rFonts w:ascii="Calibri" w:hAnsi="Calibri" w:cstheme="minorHAnsi"/>
          <w:sz w:val="22"/>
          <w:szCs w:val="22"/>
        </w:rPr>
        <w:t>5/41</w:t>
      </w:r>
      <w:r w:rsidR="00F63783">
        <w:rPr>
          <w:rFonts w:ascii="Calibri" w:hAnsi="Calibri" w:cstheme="minorHAnsi"/>
          <w:sz w:val="22"/>
          <w:szCs w:val="22"/>
        </w:rPr>
        <w:t>)</w:t>
      </w:r>
      <w:r w:rsidR="007B7F82" w:rsidRPr="002844A2">
        <w:rPr>
          <w:rFonts w:ascii="Calibri" w:hAnsi="Calibri" w:cstheme="minorHAnsi"/>
          <w:sz w:val="22"/>
          <w:szCs w:val="22"/>
        </w:rPr>
        <w:t xml:space="preserve"> masalah No. 818</w:t>
      </w:r>
      <w:r w:rsidR="00F63783">
        <w:rPr>
          <w:rFonts w:ascii="Calibri" w:hAnsi="Calibri" w:cstheme="minorHAnsi"/>
          <w:sz w:val="22"/>
          <w:szCs w:val="22"/>
        </w:rPr>
        <w:t>]</w:t>
      </w:r>
      <w:r w:rsidR="008735E5">
        <w:rPr>
          <w:rFonts w:ascii="Calibri" w:hAnsi="Calibri" w:cstheme="minorHAnsi"/>
          <w:sz w:val="22"/>
          <w:szCs w:val="22"/>
        </w:rPr>
        <w:t>.</w:t>
      </w:r>
    </w:p>
  </w:footnote>
  <w:footnote w:id="120">
    <w:p w14:paraId="43144F42" w14:textId="41CF3E5C" w:rsidR="003D4B7D" w:rsidRPr="002844A2" w:rsidRDefault="003D4B7D" w:rsidP="008C2D7E">
      <w:pPr>
        <w:pStyle w:val="TeksCatatanKaki"/>
        <w:jc w:val="both"/>
        <w:rPr>
          <w:rFonts w:ascii="Calibri" w:hAnsi="Calibri" w:cstheme="minorHAnsi"/>
          <w:sz w:val="22"/>
          <w:szCs w:val="22"/>
        </w:rPr>
      </w:pPr>
      <w:r w:rsidRPr="002844A2">
        <w:rPr>
          <w:rFonts w:ascii="Calibri" w:hAnsi="Calibri" w:cstheme="minorHAnsi"/>
          <w:sz w:val="22"/>
          <w:szCs w:val="22"/>
          <w:vertAlign w:val="superscript"/>
        </w:rPr>
        <w:t>(</w:t>
      </w:r>
      <w:r w:rsidRPr="002844A2">
        <w:rPr>
          <w:rStyle w:val="ReferensiCatatanKaki"/>
          <w:rFonts w:ascii="Calibri" w:hAnsi="Calibri" w:cstheme="minorHAnsi"/>
          <w:sz w:val="22"/>
          <w:szCs w:val="22"/>
        </w:rPr>
        <w:footnoteRef/>
      </w:r>
      <w:r w:rsidRPr="002844A2">
        <w:rPr>
          <w:rFonts w:ascii="Calibri" w:hAnsi="Calibri" w:cstheme="minorHAnsi"/>
          <w:sz w:val="22"/>
          <w:szCs w:val="22"/>
          <w:vertAlign w:val="superscript"/>
        </w:rPr>
        <w:t>)</w:t>
      </w:r>
      <w:r w:rsidRPr="002844A2">
        <w:rPr>
          <w:rFonts w:ascii="Calibri" w:hAnsi="Calibri" w:cstheme="minorHAnsi"/>
          <w:sz w:val="22"/>
          <w:szCs w:val="22"/>
        </w:rPr>
        <w:t xml:space="preserve"> </w:t>
      </w:r>
      <w:proofErr w:type="spellStart"/>
      <w:r w:rsidR="008C2D7E" w:rsidRPr="002844A2">
        <w:rPr>
          <w:rFonts w:ascii="Calibri" w:hAnsi="Calibri" w:cstheme="minorHAnsi"/>
          <w:sz w:val="22"/>
          <w:szCs w:val="22"/>
        </w:rPr>
        <w:t>Buraidah</w:t>
      </w:r>
      <w:proofErr w:type="spellEnd"/>
      <w:r w:rsidR="008C2D7E" w:rsidRPr="002844A2">
        <w:rPr>
          <w:rFonts w:ascii="Calibri" w:hAnsi="Calibri" w:cstheme="minorHAnsi"/>
          <w:sz w:val="22"/>
          <w:szCs w:val="22"/>
        </w:rPr>
        <w:t xml:space="preserve"> </w:t>
      </w:r>
      <w:r w:rsidR="008C2D7E" w:rsidRPr="002844A2">
        <w:rPr>
          <w:rFonts w:ascii="Calibri" w:hAnsi="Calibri" w:cstheme="minorHAnsi"/>
          <w:i/>
          <w:iCs/>
          <w:sz w:val="22"/>
          <w:szCs w:val="22"/>
        </w:rPr>
        <w:t xml:space="preserve">radhiyallâhu </w:t>
      </w:r>
      <w:r w:rsidR="00A257FA" w:rsidRPr="002844A2">
        <w:rPr>
          <w:rFonts w:ascii="Calibri" w:hAnsi="Calibri" w:cstheme="minorHAnsi"/>
          <w:i/>
          <w:iCs/>
          <w:sz w:val="22"/>
          <w:szCs w:val="22"/>
        </w:rPr>
        <w:t>‘</w:t>
      </w:r>
      <w:r w:rsidR="008C2D7E" w:rsidRPr="002844A2">
        <w:rPr>
          <w:rFonts w:ascii="Calibri" w:hAnsi="Calibri" w:cstheme="minorHAnsi"/>
          <w:i/>
          <w:iCs/>
          <w:sz w:val="22"/>
          <w:szCs w:val="22"/>
        </w:rPr>
        <w:t>anhu</w:t>
      </w:r>
      <w:r w:rsidR="008C2D7E" w:rsidRPr="002844A2">
        <w:rPr>
          <w:rFonts w:ascii="Calibri" w:hAnsi="Calibri" w:cstheme="minorHAnsi"/>
          <w:sz w:val="22"/>
          <w:szCs w:val="22"/>
        </w:rPr>
        <w:t xml:space="preserve"> berkata,</w:t>
      </w:r>
    </w:p>
    <w:p w14:paraId="7D3168B8" w14:textId="13A77A5B" w:rsidR="003D4B7D" w:rsidRPr="002844A2" w:rsidRDefault="003D4B7D" w:rsidP="003D4B7D">
      <w:pPr>
        <w:pStyle w:val="TeksCatatanKaki"/>
        <w:bidi/>
        <w:jc w:val="both"/>
        <w:rPr>
          <w:rFonts w:ascii="Calibri" w:hAnsi="Calibri" w:cs="Traditional Arabic"/>
          <w:sz w:val="22"/>
          <w:szCs w:val="14"/>
        </w:rPr>
      </w:pPr>
      <w:r w:rsidRPr="002844A2">
        <w:rPr>
          <w:rFonts w:ascii="Calibri" w:hAnsi="Calibri" w:cs="Traditional Arabic"/>
          <w:sz w:val="22"/>
          <w:szCs w:val="28"/>
          <w:rtl/>
        </w:rPr>
        <w:t xml:space="preserve">بَيْنَا أَنَا جَالِسٌ عِنْدَ رَسُولِ اللهِ صَلَّى اللهُ عَلَيْهِ وَسَلَّمَ، إِذْ أَتَتْهُ امْرَأَةٌ، فَقَالَتْ: إِنِّي تَصَدَّقْتُ عَلَى أُمِّي بِجَارِيَةٍ، وَإِنَّهَا مَاتَتْ، قَالَ: فَقَالَ: </w:t>
      </w:r>
      <w:r w:rsidR="006420CD">
        <w:rPr>
          <w:rFonts w:ascii="Calibri" w:hAnsi="Calibri" w:cs="Traditional Arabic" w:hint="cs"/>
          <w:sz w:val="22"/>
          <w:szCs w:val="28"/>
          <w:rtl/>
        </w:rPr>
        <w:t>((</w:t>
      </w:r>
      <w:r w:rsidRPr="002844A2">
        <w:rPr>
          <w:rFonts w:ascii="Calibri" w:hAnsi="Calibri" w:cs="Traditional Arabic"/>
          <w:sz w:val="22"/>
          <w:szCs w:val="28"/>
          <w:rtl/>
        </w:rPr>
        <w:t>وَجَبَ أَجْرُكِ، وَرَدَّهَا عَلَيْكِ الْمِيرَاثُ</w:t>
      </w:r>
      <w:r w:rsidR="006420CD">
        <w:rPr>
          <w:rFonts w:ascii="Calibri" w:hAnsi="Calibri" w:cs="Traditional Arabic" w:hint="cs"/>
          <w:sz w:val="22"/>
          <w:szCs w:val="28"/>
          <w:rtl/>
        </w:rPr>
        <w:t>))</w:t>
      </w:r>
      <w:r w:rsidRPr="002844A2">
        <w:rPr>
          <w:rFonts w:ascii="Calibri" w:hAnsi="Calibri" w:cs="Traditional Arabic"/>
          <w:sz w:val="22"/>
          <w:szCs w:val="28"/>
          <w:rtl/>
        </w:rPr>
        <w:t xml:space="preserve"> قَالَتْ: يَا رَسُولَ اللهِ، إِنَّهُ كَانَ عَلَيْهَا صَوْمُ شَهْرٍ، </w:t>
      </w:r>
      <w:proofErr w:type="spellStart"/>
      <w:r w:rsidRPr="002844A2">
        <w:rPr>
          <w:rFonts w:ascii="Calibri" w:hAnsi="Calibri" w:cs="Traditional Arabic"/>
          <w:sz w:val="22"/>
          <w:szCs w:val="28"/>
          <w:rtl/>
        </w:rPr>
        <w:t>أَفَأَصُومُ</w:t>
      </w:r>
      <w:proofErr w:type="spellEnd"/>
      <w:r w:rsidRPr="002844A2">
        <w:rPr>
          <w:rFonts w:ascii="Calibri" w:hAnsi="Calibri" w:cs="Traditional Arabic"/>
          <w:sz w:val="22"/>
          <w:szCs w:val="28"/>
          <w:rtl/>
        </w:rPr>
        <w:t xml:space="preserve"> عَنْهَا؟ قَالَ: </w:t>
      </w:r>
      <w:r w:rsidR="00B927B6">
        <w:rPr>
          <w:rFonts w:ascii="Calibri" w:hAnsi="Calibri" w:cs="Traditional Arabic" w:hint="cs"/>
          <w:sz w:val="22"/>
          <w:szCs w:val="28"/>
          <w:rtl/>
        </w:rPr>
        <w:t>((</w:t>
      </w:r>
      <w:r w:rsidRPr="002844A2">
        <w:rPr>
          <w:rFonts w:ascii="Calibri" w:hAnsi="Calibri" w:cs="Traditional Arabic"/>
          <w:sz w:val="22"/>
          <w:szCs w:val="28"/>
          <w:rtl/>
        </w:rPr>
        <w:t>صُومِي عَنْهَا</w:t>
      </w:r>
      <w:r w:rsidR="00B927B6">
        <w:rPr>
          <w:rFonts w:ascii="Calibri" w:hAnsi="Calibri" w:cs="Traditional Arabic" w:hint="cs"/>
          <w:sz w:val="22"/>
          <w:szCs w:val="28"/>
          <w:rtl/>
        </w:rPr>
        <w:t>))</w:t>
      </w:r>
      <w:r w:rsidRPr="002844A2">
        <w:rPr>
          <w:rFonts w:ascii="Calibri" w:hAnsi="Calibri" w:cs="Traditional Arabic"/>
          <w:sz w:val="22"/>
          <w:szCs w:val="28"/>
          <w:rtl/>
        </w:rPr>
        <w:t xml:space="preserve"> قَالَتْ: </w:t>
      </w:r>
      <w:r w:rsidRPr="002844A2">
        <w:rPr>
          <w:rFonts w:ascii="Calibri" w:hAnsi="Calibri" w:cs="Traditional Arabic"/>
          <w:b/>
          <w:bCs/>
          <w:sz w:val="22"/>
          <w:szCs w:val="28"/>
          <w:rtl/>
        </w:rPr>
        <w:t xml:space="preserve">إِنَّهَا لَمْ تَحُجَّ قَطُّ، </w:t>
      </w:r>
      <w:proofErr w:type="spellStart"/>
      <w:r w:rsidRPr="002844A2">
        <w:rPr>
          <w:rFonts w:ascii="Calibri" w:hAnsi="Calibri" w:cs="Traditional Arabic"/>
          <w:b/>
          <w:bCs/>
          <w:sz w:val="22"/>
          <w:szCs w:val="28"/>
          <w:rtl/>
        </w:rPr>
        <w:t>أَفَأَحُجُّ</w:t>
      </w:r>
      <w:proofErr w:type="spellEnd"/>
      <w:r w:rsidRPr="002844A2">
        <w:rPr>
          <w:rFonts w:ascii="Calibri" w:hAnsi="Calibri" w:cs="Traditional Arabic"/>
          <w:b/>
          <w:bCs/>
          <w:sz w:val="22"/>
          <w:szCs w:val="28"/>
          <w:rtl/>
        </w:rPr>
        <w:t xml:space="preserve"> عَنْهَا؟ قَالَ: </w:t>
      </w:r>
      <w:r w:rsidR="00B927B6">
        <w:rPr>
          <w:rFonts w:ascii="Calibri" w:hAnsi="Calibri" w:cs="Traditional Arabic" w:hint="cs"/>
          <w:b/>
          <w:bCs/>
          <w:sz w:val="22"/>
          <w:szCs w:val="28"/>
          <w:rtl/>
        </w:rPr>
        <w:t>((</w:t>
      </w:r>
      <w:r w:rsidRPr="002844A2">
        <w:rPr>
          <w:rFonts w:ascii="Calibri" w:hAnsi="Calibri" w:cs="Traditional Arabic"/>
          <w:b/>
          <w:bCs/>
          <w:sz w:val="22"/>
          <w:szCs w:val="28"/>
          <w:rtl/>
        </w:rPr>
        <w:t>حُجِّي عَنْهَا</w:t>
      </w:r>
      <w:r w:rsidR="00B927B6">
        <w:rPr>
          <w:rFonts w:ascii="Calibri" w:hAnsi="Calibri" w:cs="Traditional Arabic" w:hint="cs"/>
          <w:b/>
          <w:bCs/>
          <w:sz w:val="22"/>
          <w:szCs w:val="28"/>
          <w:rtl/>
        </w:rPr>
        <w:t>))</w:t>
      </w:r>
    </w:p>
    <w:p w14:paraId="59DEF5A2" w14:textId="77777777" w:rsidR="000D77F4" w:rsidRPr="000D77F4" w:rsidRDefault="00A257FA" w:rsidP="008C2D7E">
      <w:pPr>
        <w:bidi w:val="0"/>
        <w:spacing w:after="0"/>
        <w:jc w:val="both"/>
        <w:rPr>
          <w:rFonts w:cstheme="minorHAnsi"/>
          <w:i/>
          <w:iCs/>
        </w:rPr>
      </w:pPr>
      <w:r w:rsidRPr="000D77F4">
        <w:rPr>
          <w:rFonts w:cstheme="minorHAnsi"/>
          <w:i/>
          <w:iCs/>
        </w:rPr>
        <w:t>“</w:t>
      </w:r>
      <w:r w:rsidR="008C2D7E" w:rsidRPr="000D77F4">
        <w:rPr>
          <w:rFonts w:cstheme="minorHAnsi"/>
          <w:i/>
          <w:iCs/>
        </w:rPr>
        <w:t xml:space="preserve">Ketika aku sedang duduk di sisi Rasulullah </w:t>
      </w:r>
      <w:r w:rsidRPr="000D77F4">
        <w:rPr>
          <w:rFonts w:cs="Traditional Arabic"/>
          <w:i/>
          <w:iCs/>
          <w:szCs w:val="28"/>
          <w:rtl/>
        </w:rPr>
        <w:t>ﷺ</w:t>
      </w:r>
      <w:r w:rsidR="008C2D7E" w:rsidRPr="000D77F4">
        <w:rPr>
          <w:rFonts w:cstheme="minorHAnsi"/>
          <w:i/>
          <w:iCs/>
        </w:rPr>
        <w:t xml:space="preserve">, tiba-tiba datang seorang wanita dan berkata, </w:t>
      </w:r>
      <w:r w:rsidRPr="000D77F4">
        <w:rPr>
          <w:rFonts w:cstheme="minorHAnsi"/>
          <w:i/>
          <w:iCs/>
        </w:rPr>
        <w:t>‘</w:t>
      </w:r>
      <w:r w:rsidR="008C2D7E" w:rsidRPr="000D77F4">
        <w:rPr>
          <w:rFonts w:cstheme="minorHAnsi"/>
          <w:i/>
          <w:iCs/>
        </w:rPr>
        <w:t>Aku pernah men</w:t>
      </w:r>
      <w:r w:rsidR="000D77F4" w:rsidRPr="000D77F4">
        <w:rPr>
          <w:rFonts w:cstheme="minorHAnsi"/>
          <w:i/>
          <w:iCs/>
        </w:rPr>
        <w:t>y</w:t>
      </w:r>
      <w:r w:rsidR="008C2D7E" w:rsidRPr="000D77F4">
        <w:rPr>
          <w:rFonts w:cstheme="minorHAnsi"/>
          <w:i/>
          <w:iCs/>
        </w:rPr>
        <w:t>edekahkan seorang budak perempuan kepada ibuku, dan ibuku telah meninggal.</w:t>
      </w:r>
      <w:r w:rsidRPr="000D77F4">
        <w:rPr>
          <w:rFonts w:cstheme="minorHAnsi"/>
          <w:i/>
          <w:iCs/>
        </w:rPr>
        <w:t>’</w:t>
      </w:r>
      <w:r w:rsidR="008C2D7E" w:rsidRPr="000D77F4">
        <w:rPr>
          <w:rFonts w:cstheme="minorHAnsi"/>
          <w:i/>
          <w:iCs/>
        </w:rPr>
        <w:t xml:space="preserve"> </w:t>
      </w:r>
    </w:p>
    <w:p w14:paraId="73BA4DC9" w14:textId="77777777" w:rsidR="000D77F4" w:rsidRPr="000D77F4" w:rsidRDefault="008C2D7E" w:rsidP="000D77F4">
      <w:pPr>
        <w:bidi w:val="0"/>
        <w:spacing w:after="0"/>
        <w:jc w:val="both"/>
        <w:rPr>
          <w:rFonts w:cstheme="minorHAnsi"/>
          <w:i/>
          <w:iCs/>
        </w:rPr>
      </w:pPr>
      <w:r w:rsidRPr="000D77F4">
        <w:rPr>
          <w:rFonts w:cstheme="minorHAnsi"/>
          <w:i/>
          <w:iCs/>
        </w:rPr>
        <w:t xml:space="preserve">Nabi bersabda, </w:t>
      </w:r>
      <w:r w:rsidR="00A257FA" w:rsidRPr="000D77F4">
        <w:rPr>
          <w:rFonts w:cstheme="minorHAnsi"/>
          <w:i/>
          <w:iCs/>
        </w:rPr>
        <w:t>‘</w:t>
      </w:r>
      <w:r w:rsidRPr="000D77F4">
        <w:rPr>
          <w:rFonts w:cstheme="minorHAnsi"/>
          <w:i/>
          <w:iCs/>
        </w:rPr>
        <w:t>Pahalamu telah tetap, dan warisan mengembalikan budak itu kepadamu.</w:t>
      </w:r>
      <w:r w:rsidR="00A257FA" w:rsidRPr="000D77F4">
        <w:rPr>
          <w:rFonts w:cstheme="minorHAnsi"/>
          <w:i/>
          <w:iCs/>
        </w:rPr>
        <w:t>’</w:t>
      </w:r>
      <w:r w:rsidRPr="000D77F4">
        <w:rPr>
          <w:rFonts w:cstheme="minorHAnsi"/>
          <w:i/>
          <w:iCs/>
        </w:rPr>
        <w:t xml:space="preserve"> </w:t>
      </w:r>
    </w:p>
    <w:p w14:paraId="3840197F" w14:textId="77777777" w:rsidR="000D77F4" w:rsidRPr="000D77F4" w:rsidRDefault="008C2D7E" w:rsidP="000D77F4">
      <w:pPr>
        <w:bidi w:val="0"/>
        <w:spacing w:after="0"/>
        <w:jc w:val="both"/>
        <w:rPr>
          <w:rFonts w:cstheme="minorHAnsi"/>
          <w:i/>
          <w:iCs/>
        </w:rPr>
      </w:pPr>
      <w:r w:rsidRPr="000D77F4">
        <w:rPr>
          <w:rFonts w:cstheme="minorHAnsi"/>
          <w:i/>
          <w:iCs/>
        </w:rPr>
        <w:t xml:space="preserve">Wanita itu berkata, </w:t>
      </w:r>
      <w:r w:rsidR="00A257FA" w:rsidRPr="000D77F4">
        <w:rPr>
          <w:rFonts w:cstheme="minorHAnsi"/>
          <w:i/>
          <w:iCs/>
        </w:rPr>
        <w:t>‘</w:t>
      </w:r>
      <w:r w:rsidRPr="000D77F4">
        <w:rPr>
          <w:rFonts w:cstheme="minorHAnsi"/>
          <w:i/>
          <w:iCs/>
        </w:rPr>
        <w:t>Ya Rasulullah, ibuku punya kewajiban puasa sebulan, bolehkah aku berpuasa untuknya?</w:t>
      </w:r>
      <w:r w:rsidR="00A257FA" w:rsidRPr="000D77F4">
        <w:rPr>
          <w:rFonts w:cstheme="minorHAnsi"/>
          <w:i/>
          <w:iCs/>
        </w:rPr>
        <w:t>’</w:t>
      </w:r>
      <w:r w:rsidRPr="000D77F4">
        <w:rPr>
          <w:rFonts w:cstheme="minorHAnsi"/>
          <w:i/>
          <w:iCs/>
        </w:rPr>
        <w:t xml:space="preserve"> </w:t>
      </w:r>
    </w:p>
    <w:p w14:paraId="53EA5285" w14:textId="77777777" w:rsidR="000D77F4" w:rsidRPr="000D77F4" w:rsidRDefault="008C2D7E" w:rsidP="000D77F4">
      <w:pPr>
        <w:bidi w:val="0"/>
        <w:spacing w:after="0"/>
        <w:jc w:val="both"/>
        <w:rPr>
          <w:rFonts w:cstheme="minorHAnsi"/>
          <w:i/>
          <w:iCs/>
        </w:rPr>
      </w:pPr>
      <w:r w:rsidRPr="000D77F4">
        <w:rPr>
          <w:rFonts w:cstheme="minorHAnsi"/>
          <w:i/>
          <w:iCs/>
        </w:rPr>
        <w:t xml:space="preserve">Nabi menjawab, </w:t>
      </w:r>
      <w:r w:rsidR="00A257FA" w:rsidRPr="000D77F4">
        <w:rPr>
          <w:rFonts w:cstheme="minorHAnsi"/>
          <w:i/>
          <w:iCs/>
        </w:rPr>
        <w:t>‘</w:t>
      </w:r>
      <w:r w:rsidRPr="000D77F4">
        <w:rPr>
          <w:rFonts w:cstheme="minorHAnsi"/>
          <w:i/>
          <w:iCs/>
        </w:rPr>
        <w:t>Berpuasalah untuknya.</w:t>
      </w:r>
      <w:r w:rsidR="00A257FA" w:rsidRPr="000D77F4">
        <w:rPr>
          <w:rFonts w:cstheme="minorHAnsi"/>
          <w:i/>
          <w:iCs/>
        </w:rPr>
        <w:t>’</w:t>
      </w:r>
      <w:r w:rsidRPr="000D77F4">
        <w:rPr>
          <w:rFonts w:cstheme="minorHAnsi"/>
          <w:i/>
          <w:iCs/>
        </w:rPr>
        <w:t xml:space="preserve"> </w:t>
      </w:r>
    </w:p>
    <w:p w14:paraId="63103BA0" w14:textId="77777777" w:rsidR="000D77F4" w:rsidRPr="000D77F4" w:rsidRDefault="008C2D7E" w:rsidP="000D77F4">
      <w:pPr>
        <w:bidi w:val="0"/>
        <w:spacing w:after="0"/>
        <w:jc w:val="both"/>
        <w:rPr>
          <w:rFonts w:cstheme="minorHAnsi"/>
          <w:i/>
          <w:iCs/>
        </w:rPr>
      </w:pPr>
      <w:r w:rsidRPr="000D77F4">
        <w:rPr>
          <w:rFonts w:cstheme="minorHAnsi"/>
          <w:i/>
          <w:iCs/>
        </w:rPr>
        <w:t xml:space="preserve">Ia berkata lagi, </w:t>
      </w:r>
      <w:r w:rsidR="00A257FA" w:rsidRPr="000D77F4">
        <w:rPr>
          <w:rFonts w:cstheme="minorHAnsi"/>
          <w:i/>
          <w:iCs/>
        </w:rPr>
        <w:t>‘</w:t>
      </w:r>
      <w:r w:rsidRPr="000D77F4">
        <w:rPr>
          <w:rFonts w:cstheme="minorHAnsi"/>
          <w:i/>
          <w:iCs/>
        </w:rPr>
        <w:t>Ibuku belum pernah berhaji sama sekali, bolehkah aku menghajikannya?</w:t>
      </w:r>
      <w:r w:rsidR="00A257FA" w:rsidRPr="000D77F4">
        <w:rPr>
          <w:rFonts w:cstheme="minorHAnsi"/>
          <w:i/>
          <w:iCs/>
        </w:rPr>
        <w:t>’</w:t>
      </w:r>
      <w:r w:rsidRPr="000D77F4">
        <w:rPr>
          <w:rFonts w:cstheme="minorHAnsi"/>
          <w:i/>
          <w:iCs/>
        </w:rPr>
        <w:t xml:space="preserve"> </w:t>
      </w:r>
    </w:p>
    <w:p w14:paraId="51640F33" w14:textId="4A6F783F" w:rsidR="008C2D7E" w:rsidRPr="002844A2" w:rsidRDefault="008C2D7E" w:rsidP="008C2D7E">
      <w:pPr>
        <w:bidi w:val="0"/>
        <w:spacing w:after="0"/>
        <w:jc w:val="both"/>
        <w:rPr>
          <w:rFonts w:cstheme="minorHAnsi"/>
        </w:rPr>
      </w:pPr>
      <w:r w:rsidRPr="000D77F4">
        <w:rPr>
          <w:rFonts w:cstheme="minorHAnsi"/>
          <w:i/>
          <w:iCs/>
        </w:rPr>
        <w:t xml:space="preserve">Nabi menjawab, </w:t>
      </w:r>
      <w:r w:rsidR="00A257FA" w:rsidRPr="000D77F4">
        <w:rPr>
          <w:rFonts w:cstheme="minorHAnsi"/>
          <w:i/>
          <w:iCs/>
        </w:rPr>
        <w:t>‘</w:t>
      </w:r>
      <w:r w:rsidRPr="000D77F4">
        <w:rPr>
          <w:rFonts w:cstheme="minorHAnsi"/>
          <w:i/>
          <w:iCs/>
        </w:rPr>
        <w:t>Hajikanlah dia.</w:t>
      </w:r>
      <w:r w:rsidR="00A257FA" w:rsidRPr="000D77F4">
        <w:rPr>
          <w:rFonts w:cstheme="minorHAnsi"/>
          <w:i/>
          <w:iCs/>
        </w:rPr>
        <w:t>’“</w:t>
      </w:r>
      <w:r w:rsidRPr="002844A2">
        <w:rPr>
          <w:rFonts w:cstheme="minorHAnsi"/>
        </w:rPr>
        <w:t xml:space="preserve"> (HR. Muslim</w:t>
      </w:r>
      <w:r w:rsidR="0036111A">
        <w:rPr>
          <w:rFonts w:cstheme="minorHAnsi"/>
        </w:rPr>
        <w:t>,</w:t>
      </w:r>
      <w:r w:rsidRPr="002844A2">
        <w:rPr>
          <w:rFonts w:cstheme="minorHAnsi"/>
        </w:rPr>
        <w:t xml:space="preserve"> No. 1149</w:t>
      </w:r>
      <w:r w:rsidRPr="003C0D38">
        <w:rPr>
          <w:rFonts w:cstheme="minorHAnsi"/>
        </w:rPr>
        <w:t>)</w:t>
      </w:r>
      <w:r w:rsidR="007706F0">
        <w:rPr>
          <w:rFonts w:cstheme="minorHAnsi"/>
        </w:rPr>
        <w:t>.</w:t>
      </w:r>
    </w:p>
    <w:p w14:paraId="06A7E5D5" w14:textId="3D72C83D" w:rsidR="008C2D7E" w:rsidRPr="002844A2" w:rsidRDefault="008C2D7E" w:rsidP="008C2D7E">
      <w:pPr>
        <w:bidi w:val="0"/>
        <w:spacing w:after="0"/>
        <w:ind w:firstLine="720"/>
        <w:jc w:val="both"/>
        <w:rPr>
          <w:rFonts w:cstheme="minorHAnsi"/>
        </w:rPr>
      </w:pPr>
      <w:r w:rsidRPr="002844A2">
        <w:rPr>
          <w:rFonts w:cstheme="minorHAnsi"/>
        </w:rPr>
        <w:t xml:space="preserve">Dari Ibnu Abbas </w:t>
      </w:r>
      <w:r w:rsidRPr="002844A2">
        <w:rPr>
          <w:rFonts w:cstheme="minorHAnsi"/>
          <w:i/>
          <w:iCs/>
        </w:rPr>
        <w:t xml:space="preserve">radhiyallâhu </w:t>
      </w:r>
      <w:r w:rsidR="00A257FA" w:rsidRPr="002844A2">
        <w:rPr>
          <w:rFonts w:cstheme="minorHAnsi"/>
          <w:i/>
          <w:iCs/>
        </w:rPr>
        <w:t>‘</w:t>
      </w:r>
      <w:r w:rsidRPr="002844A2">
        <w:rPr>
          <w:rFonts w:cstheme="minorHAnsi"/>
          <w:i/>
          <w:iCs/>
        </w:rPr>
        <w:t>anhumâ</w:t>
      </w:r>
      <w:r w:rsidRPr="002844A2">
        <w:rPr>
          <w:rFonts w:cstheme="minorHAnsi"/>
        </w:rPr>
        <w:t>,</w:t>
      </w:r>
    </w:p>
    <w:p w14:paraId="4C5EA199" w14:textId="6D3EBBD0" w:rsidR="003D4B7D" w:rsidRPr="002844A2" w:rsidRDefault="003D4B7D" w:rsidP="003D4B7D">
      <w:pPr>
        <w:spacing w:after="0"/>
        <w:jc w:val="both"/>
        <w:rPr>
          <w:rFonts w:cs="Traditional Arabic"/>
          <w:szCs w:val="14"/>
        </w:rPr>
      </w:pPr>
      <w:r w:rsidRPr="002844A2">
        <w:rPr>
          <w:rFonts w:cs="Traditional Arabic"/>
          <w:szCs w:val="28"/>
          <w:rtl/>
        </w:rPr>
        <w:t xml:space="preserve">أَنَّ امْرَأَةً مِنْ جُهَيْنَةَ، جَاءَتْ إِلَى النَّبِيِّ صَلَّى اللهُ عَلَيْهِ وَسَلَّمَ، فَقَالَتْ: إِنَّ أُمِّي نَذَرَتْ أَنْ تَحُجَّ فَلَمْ تَحُجَّ حَتَّى مَاتَتْ، </w:t>
      </w:r>
      <w:proofErr w:type="spellStart"/>
      <w:r w:rsidRPr="002844A2">
        <w:rPr>
          <w:rFonts w:cs="Traditional Arabic"/>
          <w:szCs w:val="28"/>
          <w:rtl/>
        </w:rPr>
        <w:t>أَفَأَحُجُّ</w:t>
      </w:r>
      <w:proofErr w:type="spellEnd"/>
      <w:r w:rsidRPr="002844A2">
        <w:rPr>
          <w:rFonts w:cs="Traditional Arabic"/>
          <w:szCs w:val="28"/>
          <w:rtl/>
        </w:rPr>
        <w:t xml:space="preserve"> عَنْهَا؟ قَالَ: </w:t>
      </w:r>
      <w:r w:rsidR="001816B7">
        <w:rPr>
          <w:rFonts w:cs="Traditional Arabic" w:hint="cs"/>
          <w:szCs w:val="28"/>
          <w:rtl/>
        </w:rPr>
        <w:t>((</w:t>
      </w:r>
      <w:r w:rsidRPr="002844A2">
        <w:rPr>
          <w:rFonts w:cs="Traditional Arabic"/>
          <w:szCs w:val="28"/>
          <w:rtl/>
        </w:rPr>
        <w:t>نَعَمْ حُجِّي عَنْهَا، أَرَأَيْتِ لَوْ كَانَ عَلَى أُمِّكِ دَيْنٌ أَكُنْتِ قَاضِيَةً؟ اقْضُوا اللَّهَ فَاللَّهُ أَحَقُّ بِالوَفَاءِ</w:t>
      </w:r>
      <w:r w:rsidR="001816B7">
        <w:rPr>
          <w:rFonts w:cs="Traditional Arabic" w:hint="cs"/>
          <w:szCs w:val="28"/>
          <w:rtl/>
        </w:rPr>
        <w:t>))</w:t>
      </w:r>
    </w:p>
    <w:p w14:paraId="005BF675" w14:textId="77777777" w:rsidR="00B72107" w:rsidRPr="00B72107" w:rsidRDefault="00A257FA" w:rsidP="00EA46CA">
      <w:pPr>
        <w:bidi w:val="0"/>
        <w:spacing w:after="0"/>
        <w:jc w:val="both"/>
        <w:rPr>
          <w:rFonts w:cstheme="minorHAnsi"/>
          <w:i/>
          <w:iCs/>
        </w:rPr>
      </w:pPr>
      <w:r w:rsidRPr="00B72107">
        <w:rPr>
          <w:rFonts w:cstheme="minorHAnsi"/>
          <w:i/>
          <w:iCs/>
        </w:rPr>
        <w:t>“</w:t>
      </w:r>
      <w:r w:rsidR="00EA46CA" w:rsidRPr="00B72107">
        <w:rPr>
          <w:rFonts w:cstheme="minorHAnsi"/>
          <w:i/>
          <w:iCs/>
        </w:rPr>
        <w:t xml:space="preserve">Seorang wanita dari </w:t>
      </w:r>
      <w:proofErr w:type="spellStart"/>
      <w:r w:rsidR="00EA46CA" w:rsidRPr="00B72107">
        <w:rPr>
          <w:rFonts w:cstheme="minorHAnsi"/>
          <w:i/>
          <w:iCs/>
        </w:rPr>
        <w:t>Juhainah</w:t>
      </w:r>
      <w:proofErr w:type="spellEnd"/>
      <w:r w:rsidR="00EA46CA" w:rsidRPr="00B72107">
        <w:rPr>
          <w:rFonts w:cstheme="minorHAnsi"/>
          <w:i/>
          <w:iCs/>
        </w:rPr>
        <w:t xml:space="preserve"> datang kepada Nabi </w:t>
      </w:r>
      <w:r w:rsidRPr="00B72107">
        <w:rPr>
          <w:rFonts w:cs="Traditional Arabic"/>
          <w:i/>
          <w:iCs/>
          <w:szCs w:val="28"/>
          <w:rtl/>
        </w:rPr>
        <w:t>ﷺ</w:t>
      </w:r>
      <w:r w:rsidR="00EA46CA" w:rsidRPr="00B72107">
        <w:rPr>
          <w:rFonts w:cstheme="minorHAnsi"/>
          <w:i/>
          <w:iCs/>
        </w:rPr>
        <w:t xml:space="preserve"> dan berkata, </w:t>
      </w:r>
      <w:r w:rsidRPr="00B72107">
        <w:rPr>
          <w:rFonts w:cstheme="minorHAnsi"/>
          <w:i/>
          <w:iCs/>
        </w:rPr>
        <w:t>‘</w:t>
      </w:r>
      <w:r w:rsidR="00EA46CA" w:rsidRPr="00B72107">
        <w:rPr>
          <w:rFonts w:cstheme="minorHAnsi"/>
          <w:i/>
          <w:iCs/>
        </w:rPr>
        <w:t>Ibuku pernah bernazar untuk berhaji, namun ia meninggal sebelum sempat berhaji. Bolehkah aku menghajikannya?</w:t>
      </w:r>
      <w:r w:rsidRPr="00B72107">
        <w:rPr>
          <w:rFonts w:cstheme="minorHAnsi"/>
          <w:i/>
          <w:iCs/>
        </w:rPr>
        <w:t>’</w:t>
      </w:r>
    </w:p>
    <w:p w14:paraId="502F2A46" w14:textId="098CDD06" w:rsidR="00EA46CA" w:rsidRPr="002844A2" w:rsidRDefault="00EA46CA" w:rsidP="00EA46CA">
      <w:pPr>
        <w:bidi w:val="0"/>
        <w:spacing w:after="0"/>
        <w:jc w:val="both"/>
        <w:rPr>
          <w:rFonts w:cstheme="minorHAnsi"/>
        </w:rPr>
      </w:pPr>
      <w:r w:rsidRPr="00B72107">
        <w:rPr>
          <w:rFonts w:cstheme="minorHAnsi"/>
          <w:i/>
          <w:iCs/>
        </w:rPr>
        <w:t xml:space="preserve">Nabi menjawab, </w:t>
      </w:r>
      <w:r w:rsidR="00A257FA" w:rsidRPr="00B72107">
        <w:rPr>
          <w:rFonts w:cstheme="minorHAnsi"/>
          <w:i/>
          <w:iCs/>
        </w:rPr>
        <w:t>‘</w:t>
      </w:r>
      <w:r w:rsidRPr="00B72107">
        <w:rPr>
          <w:rFonts w:cstheme="minorHAnsi"/>
          <w:i/>
          <w:iCs/>
        </w:rPr>
        <w:t>Ya, hajikan ibumu. Bagaimana menurutmu jika ibumu punya utang, apakah engkau melunasinya? Tunaikanlah kepada Allah, karena Allah lebih berhak untuk dipenuhi utang kepada-Nya.</w:t>
      </w:r>
      <w:r w:rsidR="00A257FA" w:rsidRPr="00B72107">
        <w:rPr>
          <w:rFonts w:cstheme="minorHAnsi"/>
          <w:i/>
          <w:iCs/>
        </w:rPr>
        <w:t>’“</w:t>
      </w:r>
      <w:r w:rsidRPr="002844A2">
        <w:rPr>
          <w:rFonts w:cstheme="minorHAnsi"/>
        </w:rPr>
        <w:t xml:space="preserve"> (HR. Al-</w:t>
      </w:r>
      <w:r w:rsidRPr="003C0D38">
        <w:rPr>
          <w:rFonts w:cstheme="minorHAnsi"/>
        </w:rPr>
        <w:t>Bukh</w:t>
      </w:r>
      <w:r w:rsidR="00A460DE">
        <w:rPr>
          <w:rFonts w:cstheme="minorHAnsi"/>
        </w:rPr>
        <w:t>a</w:t>
      </w:r>
      <w:r w:rsidRPr="003C0D38">
        <w:rPr>
          <w:rFonts w:cstheme="minorHAnsi"/>
        </w:rPr>
        <w:t>ri</w:t>
      </w:r>
      <w:r w:rsidR="00A460DE">
        <w:rPr>
          <w:rFonts w:cstheme="minorHAnsi"/>
        </w:rPr>
        <w:t>,</w:t>
      </w:r>
      <w:r w:rsidRPr="002844A2">
        <w:rPr>
          <w:rFonts w:cstheme="minorHAnsi"/>
        </w:rPr>
        <w:t xml:space="preserve"> No. 1852</w:t>
      </w:r>
      <w:r w:rsidRPr="003C0D38">
        <w:rPr>
          <w:rFonts w:cstheme="minorHAnsi"/>
        </w:rPr>
        <w:t>)</w:t>
      </w:r>
      <w:r w:rsidR="00181EA0">
        <w:rPr>
          <w:rFonts w:cstheme="minorHAnsi"/>
        </w:rPr>
        <w:t>.</w:t>
      </w:r>
    </w:p>
    <w:p w14:paraId="3C75A662" w14:textId="77777777" w:rsidR="00EA46CA" w:rsidRPr="002844A2" w:rsidRDefault="00EA46CA" w:rsidP="00EA46CA">
      <w:pPr>
        <w:bidi w:val="0"/>
        <w:spacing w:after="0"/>
        <w:ind w:firstLine="720"/>
        <w:jc w:val="both"/>
        <w:rPr>
          <w:rFonts w:cstheme="minorHAnsi"/>
        </w:rPr>
      </w:pPr>
      <w:r w:rsidRPr="002844A2">
        <w:rPr>
          <w:rFonts w:cstheme="minorHAnsi"/>
        </w:rPr>
        <w:t>Jika haji yang wajib karena nazar saja hendaknya ditunaikan atas nama mayat, maka haji Islam (haji pertama) tentu lebih utama lagi untuk ditunaikan.</w:t>
      </w:r>
    </w:p>
    <w:p w14:paraId="5DB2CAEA" w14:textId="08C84BBE" w:rsidR="003D4B7D" w:rsidRPr="002844A2" w:rsidRDefault="00EA46CA" w:rsidP="00EA46CA">
      <w:pPr>
        <w:bidi w:val="0"/>
        <w:spacing w:after="0"/>
        <w:ind w:firstLine="720"/>
        <w:jc w:val="both"/>
        <w:rPr>
          <w:rFonts w:cstheme="minorHAnsi"/>
        </w:rPr>
      </w:pPr>
      <w:r w:rsidRPr="002844A2">
        <w:rPr>
          <w:rFonts w:cstheme="minorHAnsi"/>
        </w:rPr>
        <w:t xml:space="preserve">Demikian pula fatwa Ibnu Abbas </w:t>
      </w:r>
      <w:r w:rsidR="00464CE5" w:rsidRPr="002844A2">
        <w:rPr>
          <w:rFonts w:cstheme="minorHAnsi"/>
          <w:i/>
          <w:iCs/>
        </w:rPr>
        <w:t>radhiyallâhu</w:t>
      </w:r>
      <w:r w:rsidRPr="002844A2">
        <w:rPr>
          <w:rFonts w:cstheme="minorHAnsi"/>
          <w:i/>
          <w:iCs/>
        </w:rPr>
        <w:t xml:space="preserve"> </w:t>
      </w:r>
      <w:r w:rsidR="00A257FA" w:rsidRPr="002844A2">
        <w:rPr>
          <w:rFonts w:cstheme="minorHAnsi"/>
          <w:i/>
          <w:iCs/>
        </w:rPr>
        <w:t>‘</w:t>
      </w:r>
      <w:r w:rsidRPr="002844A2">
        <w:rPr>
          <w:rFonts w:cstheme="minorHAnsi"/>
          <w:i/>
          <w:iCs/>
        </w:rPr>
        <w:t>anhumâ</w:t>
      </w:r>
      <w:r w:rsidRPr="002844A2">
        <w:rPr>
          <w:rFonts w:cstheme="minorHAnsi"/>
        </w:rPr>
        <w:t xml:space="preserve"> dalam masalah ini. Dari </w:t>
      </w:r>
      <w:r w:rsidR="00A257FA" w:rsidRPr="002844A2">
        <w:rPr>
          <w:rFonts w:cstheme="minorHAnsi"/>
        </w:rPr>
        <w:t>‘</w:t>
      </w:r>
      <w:r w:rsidRPr="002844A2">
        <w:rPr>
          <w:rFonts w:cstheme="minorHAnsi"/>
        </w:rPr>
        <w:t>Ikrimah, ia berkata,</w:t>
      </w:r>
    </w:p>
    <w:p w14:paraId="2F1F570A" w14:textId="75145A71" w:rsidR="003D4B7D" w:rsidRPr="002844A2" w:rsidRDefault="003D4B7D" w:rsidP="003D4B7D">
      <w:pPr>
        <w:spacing w:after="0"/>
        <w:jc w:val="both"/>
        <w:rPr>
          <w:rFonts w:cs="Traditional Arabic"/>
          <w:szCs w:val="16"/>
        </w:rPr>
      </w:pPr>
      <w:r w:rsidRPr="002844A2">
        <w:rPr>
          <w:rFonts w:cs="Traditional Arabic"/>
          <w:szCs w:val="28"/>
          <w:rtl/>
        </w:rPr>
        <w:t xml:space="preserve">جَاءَتِ امْرَأَةٌ إِلَى ابْنِ عَبَّاسٍ فَقَالَتْ: إِنْ أُمِّي مَاتَتْ وَعَلَيْهَا حَجَّةٌ، </w:t>
      </w:r>
      <w:proofErr w:type="spellStart"/>
      <w:r w:rsidRPr="002844A2">
        <w:rPr>
          <w:rFonts w:cs="Traditional Arabic"/>
          <w:szCs w:val="28"/>
          <w:rtl/>
        </w:rPr>
        <w:t>أَفَأَقْضِيهَا</w:t>
      </w:r>
      <w:proofErr w:type="spellEnd"/>
      <w:r w:rsidRPr="002844A2">
        <w:rPr>
          <w:rFonts w:cs="Traditional Arabic"/>
          <w:szCs w:val="28"/>
          <w:rtl/>
        </w:rPr>
        <w:t xml:space="preserve"> عَنْهَا؟ فَقَالَ ابْنُ عَبَّاسٍ: هَلْ كَانَ عَلَى أُمِّكِ دَيْنٌ؟ قَالَتْ: نَعَمْ: قَالَ: فَكَيْفَ صَنَعْتِ؟ قَالَتْ: قَضَيْتُهُ عَنْهَا، قَالَ ابْنُ عَبَّاسٍ: فَاللَّهُ خَيْرُ غُرَمَائِكِ</w:t>
      </w:r>
    </w:p>
    <w:p w14:paraId="6255A840" w14:textId="77777777" w:rsidR="009C5980" w:rsidRDefault="00A257FA" w:rsidP="00464CE5">
      <w:pPr>
        <w:bidi w:val="0"/>
        <w:spacing w:after="0"/>
        <w:jc w:val="both"/>
        <w:rPr>
          <w:rFonts w:cstheme="minorHAnsi"/>
          <w:i/>
          <w:iCs/>
        </w:rPr>
      </w:pPr>
      <w:r w:rsidRPr="00D8501A">
        <w:rPr>
          <w:rFonts w:cstheme="minorHAnsi"/>
          <w:i/>
          <w:iCs/>
        </w:rPr>
        <w:t>“</w:t>
      </w:r>
      <w:r w:rsidR="00464CE5" w:rsidRPr="00D8501A">
        <w:rPr>
          <w:rFonts w:cstheme="minorHAnsi"/>
          <w:i/>
          <w:iCs/>
        </w:rPr>
        <w:t xml:space="preserve">Seorang wanita datang kepada Ibnu Abbas dan berkata, </w:t>
      </w:r>
      <w:r w:rsidRPr="00D8501A">
        <w:rPr>
          <w:rFonts w:cstheme="minorHAnsi"/>
          <w:i/>
          <w:iCs/>
        </w:rPr>
        <w:t>‘</w:t>
      </w:r>
      <w:r w:rsidR="00464CE5" w:rsidRPr="00D8501A">
        <w:rPr>
          <w:rFonts w:cstheme="minorHAnsi"/>
          <w:i/>
          <w:iCs/>
        </w:rPr>
        <w:t>Ibuku meninggal dalam keadaan masih berkewajiban haji, bolehkah aku mengqadanya?</w:t>
      </w:r>
      <w:r w:rsidRPr="00D8501A">
        <w:rPr>
          <w:rFonts w:cstheme="minorHAnsi"/>
          <w:i/>
          <w:iCs/>
        </w:rPr>
        <w:t>’</w:t>
      </w:r>
      <w:r w:rsidR="00464CE5" w:rsidRPr="00D8501A">
        <w:rPr>
          <w:rFonts w:cstheme="minorHAnsi"/>
          <w:i/>
          <w:iCs/>
        </w:rPr>
        <w:t xml:space="preserve"> </w:t>
      </w:r>
    </w:p>
    <w:p w14:paraId="147C540B" w14:textId="77777777" w:rsidR="009C5980" w:rsidRDefault="00464CE5" w:rsidP="009C5980">
      <w:pPr>
        <w:bidi w:val="0"/>
        <w:spacing w:after="0"/>
        <w:jc w:val="both"/>
        <w:rPr>
          <w:rFonts w:cstheme="minorHAnsi"/>
          <w:i/>
          <w:iCs/>
        </w:rPr>
      </w:pPr>
      <w:r w:rsidRPr="00D8501A">
        <w:rPr>
          <w:rFonts w:cstheme="minorHAnsi"/>
          <w:i/>
          <w:iCs/>
        </w:rPr>
        <w:t xml:space="preserve">Ibnu Abbas bertanya, </w:t>
      </w:r>
      <w:r w:rsidR="00A257FA" w:rsidRPr="00D8501A">
        <w:rPr>
          <w:rFonts w:cstheme="minorHAnsi"/>
          <w:i/>
          <w:iCs/>
        </w:rPr>
        <w:t>‘</w:t>
      </w:r>
      <w:r w:rsidRPr="00D8501A">
        <w:rPr>
          <w:rFonts w:cstheme="minorHAnsi"/>
          <w:i/>
          <w:iCs/>
        </w:rPr>
        <w:t>Apakah ibumu punya utang?</w:t>
      </w:r>
      <w:r w:rsidR="00A257FA" w:rsidRPr="00D8501A">
        <w:rPr>
          <w:rFonts w:cstheme="minorHAnsi"/>
          <w:i/>
          <w:iCs/>
        </w:rPr>
        <w:t>’</w:t>
      </w:r>
      <w:r w:rsidRPr="00D8501A">
        <w:rPr>
          <w:rFonts w:cstheme="minorHAnsi"/>
          <w:i/>
          <w:iCs/>
        </w:rPr>
        <w:t xml:space="preserve"> </w:t>
      </w:r>
    </w:p>
    <w:p w14:paraId="151E3D83" w14:textId="77777777" w:rsidR="00B850AA" w:rsidRDefault="00464CE5" w:rsidP="009C5980">
      <w:pPr>
        <w:bidi w:val="0"/>
        <w:spacing w:after="0"/>
        <w:jc w:val="both"/>
        <w:rPr>
          <w:rFonts w:cstheme="minorHAnsi"/>
          <w:i/>
          <w:iCs/>
        </w:rPr>
      </w:pPr>
      <w:r w:rsidRPr="00D8501A">
        <w:rPr>
          <w:rFonts w:cstheme="minorHAnsi"/>
          <w:i/>
          <w:iCs/>
        </w:rPr>
        <w:t xml:space="preserve">Ia menjawab, </w:t>
      </w:r>
      <w:r w:rsidR="00A257FA" w:rsidRPr="00D8501A">
        <w:rPr>
          <w:rFonts w:cstheme="minorHAnsi"/>
          <w:i/>
          <w:iCs/>
        </w:rPr>
        <w:t>‘</w:t>
      </w:r>
      <w:r w:rsidRPr="00D8501A">
        <w:rPr>
          <w:rFonts w:cstheme="minorHAnsi"/>
          <w:i/>
          <w:iCs/>
        </w:rPr>
        <w:t>Ya.</w:t>
      </w:r>
      <w:r w:rsidR="00A257FA" w:rsidRPr="00D8501A">
        <w:rPr>
          <w:rFonts w:cstheme="minorHAnsi"/>
          <w:i/>
          <w:iCs/>
        </w:rPr>
        <w:t>’</w:t>
      </w:r>
      <w:r w:rsidRPr="00D8501A">
        <w:rPr>
          <w:rFonts w:cstheme="minorHAnsi"/>
          <w:i/>
          <w:iCs/>
        </w:rPr>
        <w:t xml:space="preserve"> </w:t>
      </w:r>
    </w:p>
    <w:p w14:paraId="2D1F04C1" w14:textId="77777777" w:rsidR="00B850AA" w:rsidRDefault="00464CE5" w:rsidP="00B850AA">
      <w:pPr>
        <w:bidi w:val="0"/>
        <w:spacing w:after="0"/>
        <w:jc w:val="both"/>
        <w:rPr>
          <w:rFonts w:cstheme="minorHAnsi"/>
          <w:i/>
          <w:iCs/>
        </w:rPr>
      </w:pPr>
      <w:r w:rsidRPr="00D8501A">
        <w:rPr>
          <w:rFonts w:cstheme="minorHAnsi"/>
          <w:i/>
          <w:iCs/>
        </w:rPr>
        <w:t xml:space="preserve">Ibnu Abbas bertanya lagi, </w:t>
      </w:r>
      <w:r w:rsidR="00A257FA" w:rsidRPr="00D8501A">
        <w:rPr>
          <w:rFonts w:cstheme="minorHAnsi"/>
          <w:i/>
          <w:iCs/>
        </w:rPr>
        <w:t>‘</w:t>
      </w:r>
      <w:r w:rsidRPr="00D8501A">
        <w:rPr>
          <w:rFonts w:cstheme="minorHAnsi"/>
          <w:i/>
          <w:iCs/>
        </w:rPr>
        <w:t>Apa yang kamu lakukan?</w:t>
      </w:r>
      <w:r w:rsidR="00A257FA" w:rsidRPr="00D8501A">
        <w:rPr>
          <w:rFonts w:cstheme="minorHAnsi"/>
          <w:i/>
          <w:iCs/>
        </w:rPr>
        <w:t>’</w:t>
      </w:r>
    </w:p>
    <w:p w14:paraId="5FACC5F3" w14:textId="77777777" w:rsidR="00CD5DB0" w:rsidRDefault="00464CE5" w:rsidP="00B850AA">
      <w:pPr>
        <w:bidi w:val="0"/>
        <w:spacing w:after="0"/>
        <w:jc w:val="both"/>
        <w:rPr>
          <w:rFonts w:cstheme="minorHAnsi"/>
          <w:i/>
          <w:iCs/>
        </w:rPr>
      </w:pPr>
      <w:r w:rsidRPr="00D8501A">
        <w:rPr>
          <w:rFonts w:cstheme="minorHAnsi"/>
          <w:i/>
          <w:iCs/>
        </w:rPr>
        <w:t xml:space="preserve">Ia menjawab, </w:t>
      </w:r>
      <w:r w:rsidR="00A257FA" w:rsidRPr="00D8501A">
        <w:rPr>
          <w:rFonts w:cstheme="minorHAnsi"/>
          <w:i/>
          <w:iCs/>
        </w:rPr>
        <w:t>‘</w:t>
      </w:r>
      <w:r w:rsidRPr="00D8501A">
        <w:rPr>
          <w:rFonts w:cstheme="minorHAnsi"/>
          <w:i/>
          <w:iCs/>
        </w:rPr>
        <w:t>Aku melunasinya.</w:t>
      </w:r>
      <w:r w:rsidR="00A257FA" w:rsidRPr="00D8501A">
        <w:rPr>
          <w:rFonts w:cstheme="minorHAnsi"/>
          <w:i/>
          <w:iCs/>
        </w:rPr>
        <w:t>’</w:t>
      </w:r>
      <w:r w:rsidRPr="00D8501A">
        <w:rPr>
          <w:rFonts w:cstheme="minorHAnsi"/>
          <w:i/>
          <w:iCs/>
        </w:rPr>
        <w:t xml:space="preserve"> </w:t>
      </w:r>
    </w:p>
    <w:p w14:paraId="605AE0EA" w14:textId="308BCBF0" w:rsidR="003D4B7D" w:rsidRPr="002844A2" w:rsidRDefault="00464CE5" w:rsidP="003D4B7D">
      <w:pPr>
        <w:bidi w:val="0"/>
        <w:spacing w:after="0"/>
        <w:jc w:val="both"/>
        <w:rPr>
          <w:rFonts w:cstheme="minorHAnsi"/>
        </w:rPr>
      </w:pPr>
      <w:r w:rsidRPr="00D8501A">
        <w:rPr>
          <w:rFonts w:cstheme="minorHAnsi"/>
          <w:i/>
          <w:iCs/>
        </w:rPr>
        <w:t xml:space="preserve">Ibnu Abbas berkata, </w:t>
      </w:r>
      <w:r w:rsidR="00A257FA" w:rsidRPr="00D8501A">
        <w:rPr>
          <w:rFonts w:cstheme="minorHAnsi"/>
          <w:i/>
          <w:iCs/>
        </w:rPr>
        <w:t>‘</w:t>
      </w:r>
      <w:r w:rsidRPr="00D8501A">
        <w:rPr>
          <w:rFonts w:cstheme="minorHAnsi"/>
          <w:i/>
          <w:iCs/>
        </w:rPr>
        <w:t>Maka Allah adalah yang paling berhak untuk kamu lunasi.</w:t>
      </w:r>
      <w:r w:rsidR="00A257FA" w:rsidRPr="00D8501A">
        <w:rPr>
          <w:rFonts w:cstheme="minorHAnsi"/>
          <w:i/>
          <w:iCs/>
        </w:rPr>
        <w:t>’“</w:t>
      </w:r>
      <w:r w:rsidRPr="00D8501A">
        <w:rPr>
          <w:rFonts w:cstheme="minorHAnsi"/>
          <w:i/>
          <w:iCs/>
        </w:rPr>
        <w:t xml:space="preserve"> </w:t>
      </w:r>
      <w:r w:rsidRPr="002844A2">
        <w:rPr>
          <w:rFonts w:cstheme="minorHAnsi"/>
        </w:rPr>
        <w:t>(</w:t>
      </w:r>
      <w:proofErr w:type="spellStart"/>
      <w:r w:rsidRPr="002844A2">
        <w:rPr>
          <w:rFonts w:cstheme="minorHAnsi"/>
        </w:rPr>
        <w:t>Atsar</w:t>
      </w:r>
      <w:proofErr w:type="spellEnd"/>
      <w:r w:rsidRPr="002844A2">
        <w:rPr>
          <w:rFonts w:cstheme="minorHAnsi"/>
        </w:rPr>
        <w:t xml:space="preserve"> riwayat Ibnu Abi Syaibah dalam </w:t>
      </w:r>
      <w:proofErr w:type="spellStart"/>
      <w:r w:rsidR="00020D65">
        <w:rPr>
          <w:rFonts w:cstheme="minorHAnsi"/>
          <w:i/>
          <w:iCs/>
        </w:rPr>
        <w:t>a</w:t>
      </w:r>
      <w:r w:rsidRPr="00020D65">
        <w:rPr>
          <w:rFonts w:cstheme="minorHAnsi"/>
          <w:i/>
          <w:iCs/>
        </w:rPr>
        <w:t>l-Mushannaf</w:t>
      </w:r>
      <w:proofErr w:type="spellEnd"/>
      <w:r w:rsidRPr="002844A2">
        <w:rPr>
          <w:rFonts w:cstheme="minorHAnsi"/>
        </w:rPr>
        <w:t xml:space="preserve"> No. 15006)</w:t>
      </w:r>
    </w:p>
  </w:footnote>
  <w:footnote w:id="121">
    <w:p w14:paraId="2B8D4C20" w14:textId="7AFCBB50" w:rsidR="00A06785" w:rsidRPr="002844A2" w:rsidRDefault="004845A3" w:rsidP="00A06785">
      <w:pPr>
        <w:pStyle w:val="TeksCatatanKaki"/>
        <w:jc w:val="both"/>
        <w:rPr>
          <w:rFonts w:ascii="Calibri" w:hAnsi="Calibri" w:cs="Calibri"/>
          <w:sz w:val="22"/>
          <w:szCs w:val="22"/>
        </w:rPr>
      </w:pPr>
      <w:r w:rsidRPr="003C0D38">
        <w:rPr>
          <w:rStyle w:val="ReferensiCatatanKaki"/>
          <w:rFonts w:ascii="Calibri" w:hAnsi="Calibri" w:cstheme="minorHAnsi"/>
          <w:sz w:val="22"/>
          <w:szCs w:val="22"/>
        </w:rPr>
        <w:footnoteRef/>
      </w:r>
      <w:r w:rsidRPr="002844A2">
        <w:rPr>
          <w:rFonts w:ascii="Calibri" w:hAnsi="Calibri" w:cstheme="minorHAnsi"/>
          <w:sz w:val="22"/>
          <w:szCs w:val="22"/>
        </w:rPr>
        <w:t xml:space="preserve"> </w:t>
      </w:r>
      <w:r w:rsidR="00A06785" w:rsidRPr="002844A2">
        <w:rPr>
          <w:rFonts w:ascii="Calibri" w:hAnsi="Calibri" w:cs="Calibri"/>
          <w:sz w:val="22"/>
          <w:szCs w:val="22"/>
        </w:rPr>
        <w:t xml:space="preserve">Lihat penjelasan </w:t>
      </w:r>
      <w:proofErr w:type="spellStart"/>
      <w:r w:rsidR="007231D6">
        <w:rPr>
          <w:rFonts w:ascii="Calibri" w:hAnsi="Calibri" w:cs="Calibri"/>
          <w:sz w:val="22"/>
          <w:szCs w:val="22"/>
        </w:rPr>
        <w:t>a</w:t>
      </w:r>
      <w:r w:rsidR="00A06785" w:rsidRPr="003C0D38">
        <w:rPr>
          <w:rFonts w:ascii="Calibri" w:hAnsi="Calibri" w:cs="Calibri"/>
          <w:sz w:val="22"/>
          <w:szCs w:val="22"/>
        </w:rPr>
        <w:t>n</w:t>
      </w:r>
      <w:proofErr w:type="spellEnd"/>
      <w:r w:rsidR="00A06785" w:rsidRPr="002844A2">
        <w:rPr>
          <w:rFonts w:ascii="Calibri" w:hAnsi="Calibri" w:cs="Calibri"/>
          <w:sz w:val="22"/>
          <w:szCs w:val="22"/>
        </w:rPr>
        <w:t xml:space="preserve">-Nawawi dalam </w:t>
      </w:r>
      <w:proofErr w:type="spellStart"/>
      <w:r w:rsidR="007231D6" w:rsidRPr="007231D6">
        <w:rPr>
          <w:rFonts w:ascii="Calibri" w:hAnsi="Calibri" w:cs="Calibri"/>
          <w:i/>
          <w:iCs/>
          <w:sz w:val="22"/>
          <w:szCs w:val="22"/>
        </w:rPr>
        <w:t>a</w:t>
      </w:r>
      <w:r w:rsidR="00A06785" w:rsidRPr="007231D6">
        <w:rPr>
          <w:rFonts w:ascii="Calibri" w:hAnsi="Calibri" w:cs="Calibri"/>
          <w:i/>
          <w:iCs/>
          <w:sz w:val="22"/>
          <w:szCs w:val="22"/>
        </w:rPr>
        <w:t>l-Majmû</w:t>
      </w:r>
      <w:proofErr w:type="spellEnd"/>
      <w:r w:rsidR="00A257FA" w:rsidRPr="007231D6">
        <w:rPr>
          <w:rFonts w:ascii="Calibri" w:hAnsi="Calibri" w:cs="Calibri"/>
          <w:i/>
          <w:iCs/>
          <w:sz w:val="22"/>
          <w:szCs w:val="22"/>
        </w:rPr>
        <w:t>’</w:t>
      </w:r>
      <w:r w:rsidR="00A06785" w:rsidRPr="007231D6">
        <w:rPr>
          <w:rFonts w:ascii="Calibri" w:hAnsi="Calibri" w:cs="Calibri"/>
          <w:i/>
          <w:iCs/>
          <w:sz w:val="22"/>
          <w:szCs w:val="22"/>
        </w:rPr>
        <w:t>,</w:t>
      </w:r>
      <w:r w:rsidR="00A06785" w:rsidRPr="002844A2">
        <w:rPr>
          <w:rFonts w:ascii="Calibri" w:hAnsi="Calibri" w:cs="Calibri"/>
          <w:sz w:val="22"/>
          <w:szCs w:val="22"/>
        </w:rPr>
        <w:t xml:space="preserve"> </w:t>
      </w:r>
      <w:r w:rsidR="007231D6">
        <w:rPr>
          <w:rFonts w:ascii="Calibri" w:hAnsi="Calibri" w:cs="Calibri"/>
          <w:sz w:val="22"/>
          <w:szCs w:val="22"/>
        </w:rPr>
        <w:t>(</w:t>
      </w:r>
      <w:r w:rsidR="00A06785" w:rsidRPr="002844A2">
        <w:rPr>
          <w:rFonts w:ascii="Calibri" w:hAnsi="Calibri" w:cs="Calibri"/>
          <w:sz w:val="22"/>
          <w:szCs w:val="22"/>
        </w:rPr>
        <w:t>7/110</w:t>
      </w:r>
      <w:r w:rsidR="007231D6">
        <w:rPr>
          <w:rFonts w:ascii="Calibri" w:hAnsi="Calibri" w:cs="Calibri"/>
          <w:sz w:val="22"/>
          <w:szCs w:val="22"/>
        </w:rPr>
        <w:t>)</w:t>
      </w:r>
      <w:r w:rsidR="00A06785" w:rsidRPr="003C0D38">
        <w:rPr>
          <w:rFonts w:ascii="Calibri" w:hAnsi="Calibri" w:cs="Calibri"/>
          <w:sz w:val="22"/>
          <w:szCs w:val="22"/>
        </w:rPr>
        <w:t>.</w:t>
      </w:r>
      <w:r w:rsidR="00A06785" w:rsidRPr="002844A2">
        <w:rPr>
          <w:rFonts w:ascii="Calibri" w:hAnsi="Calibri" w:cs="Calibri"/>
          <w:sz w:val="22"/>
          <w:szCs w:val="22"/>
        </w:rPr>
        <w:t xml:space="preserve"> Adapun dalilnya, dari Ibnu Abbas </w:t>
      </w:r>
      <w:r w:rsidR="00A06785" w:rsidRPr="002844A2">
        <w:rPr>
          <w:rFonts w:ascii="Calibri" w:hAnsi="Calibri" w:cs="Calibri"/>
          <w:i/>
          <w:iCs/>
          <w:sz w:val="22"/>
          <w:szCs w:val="22"/>
        </w:rPr>
        <w:t xml:space="preserve">radhiyallâhu </w:t>
      </w:r>
      <w:r w:rsidR="00A257FA" w:rsidRPr="002844A2">
        <w:rPr>
          <w:rFonts w:ascii="Calibri" w:hAnsi="Calibri" w:cs="Calibri"/>
          <w:i/>
          <w:iCs/>
          <w:sz w:val="22"/>
          <w:szCs w:val="22"/>
        </w:rPr>
        <w:t>‘</w:t>
      </w:r>
      <w:r w:rsidR="00A06785" w:rsidRPr="002844A2">
        <w:rPr>
          <w:rFonts w:ascii="Calibri" w:hAnsi="Calibri" w:cs="Calibri"/>
          <w:i/>
          <w:iCs/>
          <w:sz w:val="22"/>
          <w:szCs w:val="22"/>
        </w:rPr>
        <w:t>anhumâ</w:t>
      </w:r>
      <w:r w:rsidR="00A06785" w:rsidRPr="002844A2">
        <w:rPr>
          <w:rFonts w:ascii="Calibri" w:hAnsi="Calibri" w:cs="Calibri"/>
          <w:sz w:val="22"/>
          <w:szCs w:val="22"/>
        </w:rPr>
        <w:t>,</w:t>
      </w:r>
    </w:p>
    <w:p w14:paraId="66AE41B0" w14:textId="0ECB317E" w:rsidR="00A06785" w:rsidRPr="002844A2" w:rsidRDefault="00A06785" w:rsidP="00A06785">
      <w:pPr>
        <w:pStyle w:val="TeksCatatanKaki"/>
        <w:bidi/>
        <w:jc w:val="both"/>
        <w:rPr>
          <w:rFonts w:ascii="Calibri" w:hAnsi="Calibri" w:cs="Traditional Arabic"/>
          <w:sz w:val="22"/>
          <w:szCs w:val="28"/>
        </w:rPr>
      </w:pPr>
      <w:r w:rsidRPr="002844A2">
        <w:rPr>
          <w:rFonts w:ascii="Calibri" w:hAnsi="Calibri" w:cs="Traditional Arabic"/>
          <w:sz w:val="22"/>
          <w:szCs w:val="28"/>
          <w:rtl/>
          <w:lang w:bidi="ar-SA"/>
        </w:rPr>
        <w:t xml:space="preserve">أَتَى رَجُلٌ النَّبِيَّ صَلَّى اللهُ عَلَيْهِ وَسَلَّمَ فَقَالَ لَهُ: إِنَّ أُخْتِي قَدْ نَذَرَتْ أَنْ تَحُجَّ وَإِنَّهَا مَاتَتْ. فَقَالَ النَّبِيُّ صَلَّى اللهُ عَلَيْهِ وَسَلَّمَ: </w:t>
      </w:r>
      <w:r w:rsidR="007A6049">
        <w:rPr>
          <w:rFonts w:ascii="Calibri" w:hAnsi="Calibri" w:cs="Traditional Arabic" w:hint="cs"/>
          <w:sz w:val="22"/>
          <w:szCs w:val="28"/>
          <w:rtl/>
          <w:lang w:bidi="ar-SA"/>
        </w:rPr>
        <w:t>((</w:t>
      </w:r>
      <w:r w:rsidRPr="002844A2">
        <w:rPr>
          <w:rFonts w:ascii="Calibri" w:hAnsi="Calibri" w:cs="Traditional Arabic"/>
          <w:sz w:val="22"/>
          <w:szCs w:val="28"/>
          <w:rtl/>
          <w:lang w:bidi="ar-SA"/>
        </w:rPr>
        <w:t>لَوْ كَانَ عَلَيْهَا دَيْنٌ أَكُنْتَ قَاضِيَهُ؟</w:t>
      </w:r>
      <w:r w:rsidR="007A6049">
        <w:rPr>
          <w:rFonts w:ascii="Calibri" w:hAnsi="Calibri" w:cs="Traditional Arabic" w:hint="cs"/>
          <w:sz w:val="22"/>
          <w:szCs w:val="28"/>
          <w:rtl/>
          <w:lang w:bidi="ar-SA"/>
        </w:rPr>
        <w:t>))</w:t>
      </w:r>
      <w:r w:rsidRPr="002844A2">
        <w:rPr>
          <w:rFonts w:ascii="Calibri" w:hAnsi="Calibri" w:cs="Traditional Arabic"/>
          <w:sz w:val="22"/>
          <w:szCs w:val="28"/>
          <w:rtl/>
          <w:lang w:bidi="ar-SA"/>
        </w:rPr>
        <w:t xml:space="preserve"> قَالَ: نَعَمْ. قَالَ: </w:t>
      </w:r>
      <w:r w:rsidR="007A6049">
        <w:rPr>
          <w:rFonts w:ascii="Calibri" w:hAnsi="Calibri" w:cs="Traditional Arabic" w:hint="cs"/>
          <w:sz w:val="22"/>
          <w:szCs w:val="28"/>
          <w:rtl/>
          <w:lang w:bidi="ar-SA"/>
        </w:rPr>
        <w:t>((</w:t>
      </w:r>
      <w:r w:rsidRPr="002844A2">
        <w:rPr>
          <w:rFonts w:ascii="Calibri" w:hAnsi="Calibri" w:cs="Traditional Arabic"/>
          <w:sz w:val="22"/>
          <w:szCs w:val="28"/>
          <w:rtl/>
          <w:lang w:bidi="ar-SA"/>
        </w:rPr>
        <w:t>فَاقْضِ اللهَ فَهُوَ أَحَقُّ بِالْقَضَاءِ</w:t>
      </w:r>
      <w:r w:rsidR="00BB6D8F">
        <w:rPr>
          <w:rFonts w:ascii="Calibri" w:hAnsi="Calibri" w:cs="Traditional Arabic" w:hint="cs"/>
          <w:sz w:val="22"/>
          <w:szCs w:val="28"/>
          <w:rtl/>
          <w:lang w:bidi="ar-SA"/>
        </w:rPr>
        <w:t>))</w:t>
      </w:r>
    </w:p>
    <w:p w14:paraId="7BA96F8C" w14:textId="77777777" w:rsidR="002B7FA8" w:rsidRPr="00183B83" w:rsidRDefault="00A257FA" w:rsidP="00A06785">
      <w:pPr>
        <w:pStyle w:val="TeksCatatanKaki"/>
        <w:jc w:val="both"/>
        <w:rPr>
          <w:rFonts w:ascii="Calibri" w:hAnsi="Calibri" w:cs="Calibri"/>
          <w:i/>
          <w:iCs/>
          <w:sz w:val="22"/>
          <w:szCs w:val="22"/>
        </w:rPr>
      </w:pPr>
      <w:r w:rsidRPr="00183B83">
        <w:rPr>
          <w:rFonts w:ascii="Calibri" w:hAnsi="Calibri" w:cs="Calibri"/>
          <w:i/>
          <w:iCs/>
          <w:sz w:val="22"/>
          <w:szCs w:val="22"/>
        </w:rPr>
        <w:t>“</w:t>
      </w:r>
      <w:r w:rsidR="00A06785" w:rsidRPr="00183B83">
        <w:rPr>
          <w:rFonts w:ascii="Calibri" w:hAnsi="Calibri" w:cs="Calibri"/>
          <w:i/>
          <w:iCs/>
          <w:sz w:val="22"/>
          <w:szCs w:val="22"/>
        </w:rPr>
        <w:t xml:space="preserve">Seorang lelaki menemui Nabi </w:t>
      </w:r>
      <w:r w:rsidRPr="00183B83">
        <w:rPr>
          <w:rFonts w:ascii="Calibri" w:hAnsi="Calibri" w:cs="Traditional Arabic"/>
          <w:i/>
          <w:iCs/>
          <w:sz w:val="22"/>
          <w:szCs w:val="28"/>
          <w:rtl/>
          <w:lang w:bidi="ar-SA"/>
        </w:rPr>
        <w:t>ﷺ</w:t>
      </w:r>
      <w:r w:rsidR="00A06785" w:rsidRPr="00183B83">
        <w:rPr>
          <w:rFonts w:ascii="Calibri" w:hAnsi="Calibri" w:cs="Calibri"/>
          <w:i/>
          <w:iCs/>
          <w:sz w:val="22"/>
          <w:szCs w:val="22"/>
        </w:rPr>
        <w:t xml:space="preserve"> dan berkata, </w:t>
      </w:r>
      <w:r w:rsidRPr="00183B83">
        <w:rPr>
          <w:rFonts w:ascii="Calibri" w:hAnsi="Calibri" w:cs="Calibri"/>
          <w:i/>
          <w:iCs/>
          <w:sz w:val="22"/>
          <w:szCs w:val="22"/>
        </w:rPr>
        <w:t>‘</w:t>
      </w:r>
      <w:r w:rsidR="00A06785" w:rsidRPr="00183B83">
        <w:rPr>
          <w:rFonts w:ascii="Calibri" w:hAnsi="Calibri" w:cs="Calibri"/>
          <w:i/>
          <w:iCs/>
          <w:sz w:val="22"/>
          <w:szCs w:val="22"/>
        </w:rPr>
        <w:t>Saudariku telah bernazar untuk berhaji, namun ia telah meninggal.</w:t>
      </w:r>
      <w:r w:rsidRPr="00183B83">
        <w:rPr>
          <w:rFonts w:ascii="Calibri" w:hAnsi="Calibri" w:cs="Calibri"/>
          <w:i/>
          <w:iCs/>
          <w:sz w:val="22"/>
          <w:szCs w:val="22"/>
        </w:rPr>
        <w:t>’</w:t>
      </w:r>
      <w:r w:rsidR="00A06785" w:rsidRPr="00183B83">
        <w:rPr>
          <w:rFonts w:ascii="Calibri" w:hAnsi="Calibri" w:cs="Calibri"/>
          <w:i/>
          <w:iCs/>
          <w:sz w:val="22"/>
          <w:szCs w:val="22"/>
        </w:rPr>
        <w:t xml:space="preserve"> </w:t>
      </w:r>
    </w:p>
    <w:p w14:paraId="7F6E471C" w14:textId="77777777" w:rsidR="002B7FA8" w:rsidRPr="00183B83" w:rsidRDefault="00A06785" w:rsidP="00A06785">
      <w:pPr>
        <w:pStyle w:val="TeksCatatanKaki"/>
        <w:jc w:val="both"/>
        <w:rPr>
          <w:rFonts w:ascii="Calibri" w:hAnsi="Calibri" w:cs="Calibri"/>
          <w:i/>
          <w:iCs/>
          <w:sz w:val="22"/>
          <w:szCs w:val="22"/>
        </w:rPr>
      </w:pPr>
      <w:r w:rsidRPr="00183B83">
        <w:rPr>
          <w:rFonts w:ascii="Calibri" w:hAnsi="Calibri" w:cs="Calibri"/>
          <w:i/>
          <w:iCs/>
          <w:sz w:val="22"/>
          <w:szCs w:val="22"/>
        </w:rPr>
        <w:t xml:space="preserve">Nabi </w:t>
      </w:r>
      <w:r w:rsidR="00A257FA" w:rsidRPr="00183B83">
        <w:rPr>
          <w:rFonts w:ascii="Calibri" w:hAnsi="Calibri" w:cs="Traditional Arabic"/>
          <w:i/>
          <w:iCs/>
          <w:sz w:val="22"/>
          <w:szCs w:val="28"/>
          <w:rtl/>
          <w:lang w:bidi="ar-SA"/>
        </w:rPr>
        <w:t>ﷺ</w:t>
      </w:r>
      <w:r w:rsidRPr="00183B83">
        <w:rPr>
          <w:rFonts w:ascii="Calibri" w:hAnsi="Calibri" w:cs="Calibri"/>
          <w:i/>
          <w:iCs/>
          <w:sz w:val="22"/>
          <w:szCs w:val="22"/>
        </w:rPr>
        <w:t xml:space="preserve"> bertanya, </w:t>
      </w:r>
      <w:r w:rsidR="00A257FA" w:rsidRPr="00183B83">
        <w:rPr>
          <w:rFonts w:ascii="Calibri" w:hAnsi="Calibri" w:cs="Calibri"/>
          <w:i/>
          <w:iCs/>
          <w:sz w:val="22"/>
          <w:szCs w:val="22"/>
        </w:rPr>
        <w:t>‘</w:t>
      </w:r>
      <w:r w:rsidRPr="00183B83">
        <w:rPr>
          <w:rFonts w:ascii="Calibri" w:hAnsi="Calibri" w:cs="Calibri"/>
          <w:i/>
          <w:iCs/>
          <w:sz w:val="22"/>
          <w:szCs w:val="22"/>
        </w:rPr>
        <w:t>Seandainya saudarimu punya tanggungan utang, apakah engkau akan melunasinya?</w:t>
      </w:r>
      <w:r w:rsidR="00A257FA" w:rsidRPr="00183B83">
        <w:rPr>
          <w:rFonts w:ascii="Calibri" w:hAnsi="Calibri" w:cs="Calibri"/>
          <w:i/>
          <w:iCs/>
          <w:sz w:val="22"/>
          <w:szCs w:val="22"/>
        </w:rPr>
        <w:t>’</w:t>
      </w:r>
      <w:r w:rsidRPr="00183B83">
        <w:rPr>
          <w:rFonts w:ascii="Calibri" w:hAnsi="Calibri" w:cs="Calibri"/>
          <w:i/>
          <w:iCs/>
          <w:sz w:val="22"/>
          <w:szCs w:val="22"/>
        </w:rPr>
        <w:t xml:space="preserve"> </w:t>
      </w:r>
    </w:p>
    <w:p w14:paraId="6BFB5DE5" w14:textId="77777777" w:rsidR="002B7FA8" w:rsidRPr="00183B83" w:rsidRDefault="00A06785" w:rsidP="00A06785">
      <w:pPr>
        <w:pStyle w:val="TeksCatatanKaki"/>
        <w:jc w:val="both"/>
        <w:rPr>
          <w:rFonts w:ascii="Calibri" w:hAnsi="Calibri" w:cs="Calibri"/>
          <w:i/>
          <w:iCs/>
          <w:sz w:val="22"/>
          <w:szCs w:val="22"/>
        </w:rPr>
      </w:pPr>
      <w:r w:rsidRPr="00183B83">
        <w:rPr>
          <w:rFonts w:ascii="Calibri" w:hAnsi="Calibri" w:cs="Calibri"/>
          <w:i/>
          <w:iCs/>
          <w:sz w:val="22"/>
          <w:szCs w:val="22"/>
        </w:rPr>
        <w:t xml:space="preserve">Ia menjawab, </w:t>
      </w:r>
      <w:r w:rsidR="00A257FA" w:rsidRPr="00183B83">
        <w:rPr>
          <w:rFonts w:ascii="Calibri" w:hAnsi="Calibri" w:cs="Calibri"/>
          <w:i/>
          <w:iCs/>
          <w:sz w:val="22"/>
          <w:szCs w:val="22"/>
        </w:rPr>
        <w:t>‘</w:t>
      </w:r>
      <w:r w:rsidRPr="00183B83">
        <w:rPr>
          <w:rFonts w:ascii="Calibri" w:hAnsi="Calibri" w:cs="Calibri"/>
          <w:i/>
          <w:iCs/>
          <w:sz w:val="22"/>
          <w:szCs w:val="22"/>
        </w:rPr>
        <w:t>Ya.</w:t>
      </w:r>
      <w:r w:rsidR="00A257FA" w:rsidRPr="00183B83">
        <w:rPr>
          <w:rFonts w:ascii="Calibri" w:hAnsi="Calibri" w:cs="Calibri"/>
          <w:i/>
          <w:iCs/>
          <w:sz w:val="22"/>
          <w:szCs w:val="22"/>
        </w:rPr>
        <w:t>’</w:t>
      </w:r>
      <w:r w:rsidRPr="00183B83">
        <w:rPr>
          <w:rFonts w:ascii="Calibri" w:hAnsi="Calibri" w:cs="Calibri"/>
          <w:i/>
          <w:iCs/>
          <w:sz w:val="22"/>
          <w:szCs w:val="22"/>
        </w:rPr>
        <w:t xml:space="preserve"> </w:t>
      </w:r>
    </w:p>
    <w:p w14:paraId="461AE384" w14:textId="7F6DFE20" w:rsidR="00A06785" w:rsidRPr="002844A2" w:rsidRDefault="00A06785" w:rsidP="00A06785">
      <w:pPr>
        <w:pStyle w:val="TeksCatatanKaki"/>
        <w:jc w:val="both"/>
        <w:rPr>
          <w:rFonts w:ascii="Calibri" w:hAnsi="Calibri" w:cs="Calibri"/>
          <w:sz w:val="22"/>
          <w:szCs w:val="22"/>
        </w:rPr>
      </w:pPr>
      <w:r w:rsidRPr="00183B83">
        <w:rPr>
          <w:rFonts w:ascii="Calibri" w:hAnsi="Calibri" w:cs="Calibri"/>
          <w:i/>
          <w:iCs/>
          <w:sz w:val="22"/>
          <w:szCs w:val="22"/>
        </w:rPr>
        <w:t xml:space="preserve">Nabi bersabda, </w:t>
      </w:r>
      <w:r w:rsidR="00A257FA" w:rsidRPr="00183B83">
        <w:rPr>
          <w:rFonts w:ascii="Calibri" w:hAnsi="Calibri" w:cs="Calibri"/>
          <w:i/>
          <w:iCs/>
          <w:sz w:val="22"/>
          <w:szCs w:val="22"/>
        </w:rPr>
        <w:t>‘</w:t>
      </w:r>
      <w:r w:rsidRPr="00183B83">
        <w:rPr>
          <w:rFonts w:ascii="Calibri" w:hAnsi="Calibri" w:cs="Calibri"/>
          <w:i/>
          <w:iCs/>
          <w:sz w:val="22"/>
          <w:szCs w:val="22"/>
        </w:rPr>
        <w:t>Maka tunaikanlah kepada Allah, karena Allah lebih berhak untuk dipenuhi utang kepada-Nya.</w:t>
      </w:r>
      <w:r w:rsidR="00A257FA" w:rsidRPr="00183B83">
        <w:rPr>
          <w:rFonts w:ascii="Calibri" w:hAnsi="Calibri" w:cs="Calibri"/>
          <w:i/>
          <w:iCs/>
          <w:sz w:val="22"/>
          <w:szCs w:val="22"/>
        </w:rPr>
        <w:t>’“</w:t>
      </w:r>
      <w:r w:rsidRPr="002844A2">
        <w:rPr>
          <w:rFonts w:ascii="Calibri" w:hAnsi="Calibri" w:cs="Calibri"/>
          <w:sz w:val="22"/>
          <w:szCs w:val="22"/>
        </w:rPr>
        <w:t xml:space="preserve"> (HR. Al-</w:t>
      </w:r>
      <w:r w:rsidRPr="003C0D38">
        <w:rPr>
          <w:rFonts w:ascii="Calibri" w:hAnsi="Calibri" w:cs="Calibri"/>
          <w:sz w:val="22"/>
          <w:szCs w:val="22"/>
        </w:rPr>
        <w:t>Bukh</w:t>
      </w:r>
      <w:r w:rsidR="00B578FE">
        <w:rPr>
          <w:rFonts w:ascii="Calibri" w:hAnsi="Calibri" w:cs="Calibri"/>
          <w:sz w:val="22"/>
          <w:szCs w:val="22"/>
        </w:rPr>
        <w:t>a</w:t>
      </w:r>
      <w:r w:rsidRPr="003C0D38">
        <w:rPr>
          <w:rFonts w:ascii="Calibri" w:hAnsi="Calibri" w:cs="Calibri"/>
          <w:sz w:val="22"/>
          <w:szCs w:val="22"/>
        </w:rPr>
        <w:t>ri</w:t>
      </w:r>
      <w:r w:rsidR="00B578FE">
        <w:rPr>
          <w:rFonts w:ascii="Calibri" w:hAnsi="Calibri" w:cs="Calibri"/>
          <w:sz w:val="22"/>
          <w:szCs w:val="22"/>
        </w:rPr>
        <w:t>,</w:t>
      </w:r>
      <w:r w:rsidRPr="002844A2">
        <w:rPr>
          <w:rFonts w:ascii="Calibri" w:hAnsi="Calibri" w:cs="Calibri"/>
          <w:sz w:val="22"/>
          <w:szCs w:val="22"/>
        </w:rPr>
        <w:t xml:space="preserve"> No. 6699)</w:t>
      </w:r>
    </w:p>
    <w:p w14:paraId="613D96E1" w14:textId="2C7AD0EE" w:rsidR="00A06785" w:rsidRPr="002844A2" w:rsidRDefault="00A06785" w:rsidP="00A06785">
      <w:pPr>
        <w:pStyle w:val="TeksCatatanKaki"/>
        <w:ind w:firstLine="720"/>
        <w:jc w:val="both"/>
        <w:rPr>
          <w:rFonts w:ascii="Calibri" w:hAnsi="Calibri" w:cs="Calibri"/>
          <w:sz w:val="22"/>
          <w:szCs w:val="22"/>
        </w:rPr>
      </w:pPr>
      <w:r w:rsidRPr="002844A2">
        <w:rPr>
          <w:rFonts w:ascii="Calibri" w:hAnsi="Calibri" w:cs="Calibri"/>
          <w:sz w:val="22"/>
          <w:szCs w:val="22"/>
        </w:rPr>
        <w:t xml:space="preserve">Dalam hadis ini Nabi </w:t>
      </w:r>
      <w:r w:rsidR="00A257FA" w:rsidRPr="002844A2">
        <w:rPr>
          <w:rFonts w:ascii="Calibri" w:hAnsi="Calibri" w:cs="Traditional Arabic"/>
          <w:sz w:val="22"/>
          <w:szCs w:val="28"/>
          <w:rtl/>
          <w:lang w:bidi="ar-SA"/>
        </w:rPr>
        <w:t>ﷺ</w:t>
      </w:r>
      <w:r w:rsidRPr="002844A2">
        <w:rPr>
          <w:rFonts w:ascii="Calibri" w:hAnsi="Calibri" w:cs="Calibri"/>
          <w:sz w:val="22"/>
          <w:szCs w:val="22"/>
        </w:rPr>
        <w:t xml:space="preserve"> tidak memperinci dan tidak bertanya apakah lelaki tersebut ahli waris saudarinya. Ini menunjukkan bahwa hukumnya bersifat umum: badal haji boleh dilakukan oleh ahli waris maupun bukan, baik laki-laki maupun perempuan. Nabi </w:t>
      </w:r>
      <w:r w:rsidR="00A257FA" w:rsidRPr="002844A2">
        <w:rPr>
          <w:rFonts w:ascii="Calibri" w:hAnsi="Calibri" w:cs="Traditional Arabic"/>
          <w:sz w:val="22"/>
          <w:szCs w:val="28"/>
          <w:rtl/>
          <w:lang w:bidi="ar-SA"/>
        </w:rPr>
        <w:t>ﷺ</w:t>
      </w:r>
      <w:r w:rsidRPr="002844A2">
        <w:rPr>
          <w:rFonts w:ascii="Calibri" w:hAnsi="Calibri" w:cs="Calibri"/>
          <w:sz w:val="22"/>
          <w:szCs w:val="22"/>
        </w:rPr>
        <w:t xml:space="preserve"> juga </w:t>
      </w:r>
      <w:r w:rsidRPr="003C0D38">
        <w:rPr>
          <w:rFonts w:ascii="Calibri" w:hAnsi="Calibri" w:cs="Calibri"/>
          <w:sz w:val="22"/>
          <w:szCs w:val="22"/>
        </w:rPr>
        <w:t>meng</w:t>
      </w:r>
      <w:r w:rsidR="00B64961">
        <w:rPr>
          <w:rFonts w:ascii="Calibri" w:hAnsi="Calibri" w:cs="Calibri"/>
          <w:sz w:val="22"/>
          <w:szCs w:val="22"/>
        </w:rPr>
        <w:t>ias</w:t>
      </w:r>
      <w:r w:rsidRPr="003C0D38">
        <w:rPr>
          <w:rFonts w:ascii="Calibri" w:hAnsi="Calibri" w:cs="Calibri"/>
          <w:sz w:val="22"/>
          <w:szCs w:val="22"/>
        </w:rPr>
        <w:t>kan</w:t>
      </w:r>
      <w:r w:rsidRPr="002844A2">
        <w:rPr>
          <w:rFonts w:ascii="Calibri" w:hAnsi="Calibri" w:cs="Calibri"/>
          <w:sz w:val="22"/>
          <w:szCs w:val="22"/>
        </w:rPr>
        <w:t xml:space="preserve"> utang haji dengan utang harta; jika utang harta boleh dilunasi oleh siapa saja tanpa harus sepengetahuan orang yang berutang, maka demikian pula dengan haji.</w:t>
      </w:r>
    </w:p>
  </w:footnote>
  <w:footnote w:id="122">
    <w:p w14:paraId="3C69D4F2" w14:textId="371E406F" w:rsidR="00E1060D" w:rsidRPr="002844A2" w:rsidRDefault="004845A3" w:rsidP="00E1060D">
      <w:pPr>
        <w:pStyle w:val="TeksCatatanKaki"/>
        <w:jc w:val="both"/>
        <w:rPr>
          <w:rFonts w:ascii="Calibri" w:hAnsi="Calibri" w:cstheme="minorHAnsi"/>
          <w:sz w:val="22"/>
          <w:szCs w:val="22"/>
        </w:rPr>
      </w:pPr>
      <w:r w:rsidRPr="003C0D38">
        <w:rPr>
          <w:rStyle w:val="ReferensiCatatanKaki"/>
          <w:rFonts w:ascii="Calibri" w:hAnsi="Calibri" w:cstheme="minorHAnsi"/>
          <w:sz w:val="22"/>
          <w:szCs w:val="22"/>
        </w:rPr>
        <w:footnoteRef/>
      </w:r>
      <w:r w:rsidRPr="002844A2">
        <w:rPr>
          <w:rFonts w:ascii="Calibri" w:hAnsi="Calibri" w:cstheme="minorHAnsi"/>
          <w:sz w:val="22"/>
          <w:szCs w:val="22"/>
        </w:rPr>
        <w:t xml:space="preserve"> </w:t>
      </w:r>
      <w:r w:rsidR="00E1060D" w:rsidRPr="002844A2">
        <w:rPr>
          <w:rFonts w:ascii="Calibri" w:hAnsi="Calibri" w:cstheme="minorHAnsi"/>
          <w:sz w:val="22"/>
          <w:szCs w:val="22"/>
        </w:rPr>
        <w:t xml:space="preserve">Ini adalah pendapat </w:t>
      </w:r>
      <w:proofErr w:type="spellStart"/>
      <w:r w:rsidR="00E1060D" w:rsidRPr="002844A2">
        <w:rPr>
          <w:rFonts w:ascii="Calibri" w:hAnsi="Calibri" w:cstheme="minorHAnsi"/>
          <w:sz w:val="22"/>
          <w:szCs w:val="22"/>
        </w:rPr>
        <w:t>Syafi</w:t>
      </w:r>
      <w:r w:rsidR="00A257FA" w:rsidRPr="002844A2">
        <w:rPr>
          <w:rFonts w:ascii="Calibri" w:hAnsi="Calibri" w:cstheme="minorHAnsi"/>
          <w:sz w:val="22"/>
          <w:szCs w:val="22"/>
        </w:rPr>
        <w:t>’</w:t>
      </w:r>
      <w:r w:rsidR="00E1060D" w:rsidRPr="002844A2">
        <w:rPr>
          <w:rFonts w:ascii="Calibri" w:hAnsi="Calibri" w:cstheme="minorHAnsi"/>
          <w:sz w:val="22"/>
          <w:szCs w:val="22"/>
        </w:rPr>
        <w:t>iyah</w:t>
      </w:r>
      <w:proofErr w:type="spellEnd"/>
      <w:r w:rsidR="00E1060D" w:rsidRPr="002844A2">
        <w:rPr>
          <w:rFonts w:ascii="Calibri" w:hAnsi="Calibri" w:cstheme="minorHAnsi"/>
          <w:sz w:val="22"/>
          <w:szCs w:val="22"/>
        </w:rPr>
        <w:t xml:space="preserve">, namun dengan syarat sang mayat semasa hidupnya telah mewasiatkan hal tersebut </w:t>
      </w:r>
      <w:r w:rsidR="00445CC6">
        <w:rPr>
          <w:rFonts w:ascii="Calibri" w:hAnsi="Calibri" w:cstheme="minorHAnsi"/>
          <w:sz w:val="22"/>
          <w:szCs w:val="22"/>
        </w:rPr>
        <w:t>[L</w:t>
      </w:r>
      <w:r w:rsidR="00E1060D" w:rsidRPr="003C0D38">
        <w:rPr>
          <w:rFonts w:ascii="Calibri" w:hAnsi="Calibri" w:cstheme="minorHAnsi"/>
          <w:sz w:val="22"/>
          <w:szCs w:val="22"/>
        </w:rPr>
        <w:t>ihat</w:t>
      </w:r>
      <w:r w:rsidR="00E1060D" w:rsidRPr="002844A2">
        <w:rPr>
          <w:rFonts w:ascii="Calibri" w:hAnsi="Calibri" w:cstheme="minorHAnsi"/>
          <w:sz w:val="22"/>
          <w:szCs w:val="22"/>
        </w:rPr>
        <w:t xml:space="preserve">: </w:t>
      </w:r>
      <w:r w:rsidR="00E1060D" w:rsidRPr="00445CC6">
        <w:rPr>
          <w:rFonts w:ascii="Calibri" w:hAnsi="Calibri" w:cstheme="minorHAnsi"/>
          <w:i/>
          <w:iCs/>
          <w:sz w:val="22"/>
          <w:szCs w:val="22"/>
        </w:rPr>
        <w:t>Al-</w:t>
      </w:r>
      <w:proofErr w:type="spellStart"/>
      <w:r w:rsidR="00E1060D" w:rsidRPr="00445CC6">
        <w:rPr>
          <w:rFonts w:ascii="Calibri" w:hAnsi="Calibri" w:cstheme="minorHAnsi"/>
          <w:i/>
          <w:iCs/>
          <w:sz w:val="22"/>
          <w:szCs w:val="22"/>
        </w:rPr>
        <w:t>Majmû</w:t>
      </w:r>
      <w:proofErr w:type="spellEnd"/>
      <w:r w:rsidR="00A257FA" w:rsidRPr="00445CC6">
        <w:rPr>
          <w:rFonts w:ascii="Calibri" w:hAnsi="Calibri" w:cstheme="minorHAnsi"/>
          <w:i/>
          <w:iCs/>
          <w:sz w:val="22"/>
          <w:szCs w:val="22"/>
        </w:rPr>
        <w:t>’</w:t>
      </w:r>
      <w:r w:rsidR="00E1060D" w:rsidRPr="00445CC6">
        <w:rPr>
          <w:rFonts w:ascii="Calibri" w:hAnsi="Calibri" w:cstheme="minorHAnsi"/>
          <w:i/>
          <w:iCs/>
          <w:sz w:val="22"/>
          <w:szCs w:val="22"/>
        </w:rPr>
        <w:t>,</w:t>
      </w:r>
      <w:r w:rsidR="00E1060D" w:rsidRPr="002844A2">
        <w:rPr>
          <w:rFonts w:ascii="Calibri" w:hAnsi="Calibri" w:cstheme="minorHAnsi"/>
          <w:sz w:val="22"/>
          <w:szCs w:val="22"/>
        </w:rPr>
        <w:t xml:space="preserve"> </w:t>
      </w:r>
      <w:r w:rsidR="00445CC6">
        <w:rPr>
          <w:rFonts w:ascii="Calibri" w:hAnsi="Calibri" w:cstheme="minorHAnsi"/>
          <w:sz w:val="22"/>
          <w:szCs w:val="22"/>
        </w:rPr>
        <w:t>(</w:t>
      </w:r>
      <w:r w:rsidR="00E1060D" w:rsidRPr="002844A2">
        <w:rPr>
          <w:rFonts w:ascii="Calibri" w:hAnsi="Calibri" w:cstheme="minorHAnsi"/>
          <w:sz w:val="22"/>
          <w:szCs w:val="22"/>
        </w:rPr>
        <w:t>7/114</w:t>
      </w:r>
      <w:r w:rsidR="00E1060D" w:rsidRPr="003C0D38">
        <w:rPr>
          <w:rFonts w:ascii="Calibri" w:hAnsi="Calibri" w:cstheme="minorHAnsi"/>
          <w:sz w:val="22"/>
          <w:szCs w:val="22"/>
        </w:rPr>
        <w:t>)</w:t>
      </w:r>
      <w:r w:rsidR="00445CC6">
        <w:rPr>
          <w:rFonts w:ascii="Calibri" w:hAnsi="Calibri" w:cstheme="minorHAnsi"/>
          <w:sz w:val="22"/>
          <w:szCs w:val="22"/>
        </w:rPr>
        <w:t>]</w:t>
      </w:r>
      <w:r w:rsidR="00E1060D" w:rsidRPr="003C0D38">
        <w:rPr>
          <w:rFonts w:ascii="Calibri" w:hAnsi="Calibri" w:cstheme="minorHAnsi"/>
          <w:sz w:val="22"/>
          <w:szCs w:val="22"/>
        </w:rPr>
        <w:t>.</w:t>
      </w:r>
      <w:r w:rsidR="00E1060D" w:rsidRPr="002844A2">
        <w:rPr>
          <w:rFonts w:ascii="Calibri" w:hAnsi="Calibri" w:cstheme="minorHAnsi"/>
          <w:sz w:val="22"/>
          <w:szCs w:val="22"/>
        </w:rPr>
        <w:t xml:space="preserve"> Ini juga merupakan pendapat mazhab Hanbali </w:t>
      </w:r>
      <w:r w:rsidR="00445CC6">
        <w:rPr>
          <w:rFonts w:ascii="Calibri" w:hAnsi="Calibri" w:cstheme="minorHAnsi"/>
          <w:sz w:val="22"/>
          <w:szCs w:val="22"/>
        </w:rPr>
        <w:t>[L</w:t>
      </w:r>
      <w:r w:rsidR="00E1060D" w:rsidRPr="003C0D38">
        <w:rPr>
          <w:rFonts w:ascii="Calibri" w:hAnsi="Calibri" w:cstheme="minorHAnsi"/>
          <w:sz w:val="22"/>
          <w:szCs w:val="22"/>
        </w:rPr>
        <w:t>ihat</w:t>
      </w:r>
      <w:r w:rsidR="00E1060D" w:rsidRPr="002844A2">
        <w:rPr>
          <w:rFonts w:ascii="Calibri" w:hAnsi="Calibri" w:cstheme="minorHAnsi"/>
          <w:sz w:val="22"/>
          <w:szCs w:val="22"/>
        </w:rPr>
        <w:t xml:space="preserve">: </w:t>
      </w:r>
      <w:r w:rsidR="00E1060D" w:rsidRPr="00445CC6">
        <w:rPr>
          <w:rFonts w:ascii="Calibri" w:hAnsi="Calibri" w:cstheme="minorHAnsi"/>
          <w:i/>
          <w:iCs/>
          <w:sz w:val="22"/>
          <w:szCs w:val="22"/>
        </w:rPr>
        <w:t>Al-</w:t>
      </w:r>
      <w:proofErr w:type="spellStart"/>
      <w:r w:rsidR="00E1060D" w:rsidRPr="00445CC6">
        <w:rPr>
          <w:rFonts w:ascii="Calibri" w:hAnsi="Calibri" w:cstheme="minorHAnsi"/>
          <w:i/>
          <w:iCs/>
          <w:sz w:val="22"/>
          <w:szCs w:val="22"/>
        </w:rPr>
        <w:t>Mughnî</w:t>
      </w:r>
      <w:proofErr w:type="spellEnd"/>
      <w:r w:rsidR="00E1060D" w:rsidRPr="00445CC6">
        <w:rPr>
          <w:rFonts w:ascii="Calibri" w:hAnsi="Calibri" w:cstheme="minorHAnsi"/>
          <w:i/>
          <w:iCs/>
          <w:sz w:val="22"/>
          <w:szCs w:val="22"/>
        </w:rPr>
        <w:t>,</w:t>
      </w:r>
      <w:r w:rsidR="00E1060D" w:rsidRPr="002844A2">
        <w:rPr>
          <w:rFonts w:ascii="Calibri" w:hAnsi="Calibri" w:cstheme="minorHAnsi"/>
          <w:sz w:val="22"/>
          <w:szCs w:val="22"/>
        </w:rPr>
        <w:t xml:space="preserve"> Ibnu </w:t>
      </w:r>
      <w:proofErr w:type="spellStart"/>
      <w:r w:rsidR="00E1060D" w:rsidRPr="002844A2">
        <w:rPr>
          <w:rFonts w:ascii="Calibri" w:hAnsi="Calibri" w:cstheme="minorHAnsi"/>
          <w:sz w:val="22"/>
          <w:szCs w:val="22"/>
        </w:rPr>
        <w:t>Qudamah</w:t>
      </w:r>
      <w:proofErr w:type="spellEnd"/>
      <w:r w:rsidR="00E1060D" w:rsidRPr="002844A2">
        <w:rPr>
          <w:rFonts w:ascii="Calibri" w:hAnsi="Calibri" w:cstheme="minorHAnsi"/>
          <w:sz w:val="22"/>
          <w:szCs w:val="22"/>
        </w:rPr>
        <w:t xml:space="preserve">, </w:t>
      </w:r>
      <w:r w:rsidR="00E502FA">
        <w:rPr>
          <w:rFonts w:ascii="Calibri" w:hAnsi="Calibri" w:cstheme="minorHAnsi"/>
          <w:sz w:val="22"/>
          <w:szCs w:val="22"/>
        </w:rPr>
        <w:t>(</w:t>
      </w:r>
      <w:r w:rsidR="00E1060D" w:rsidRPr="002844A2">
        <w:rPr>
          <w:rFonts w:ascii="Calibri" w:hAnsi="Calibri" w:cstheme="minorHAnsi"/>
          <w:sz w:val="22"/>
          <w:szCs w:val="22"/>
        </w:rPr>
        <w:t>3/224</w:t>
      </w:r>
      <w:r w:rsidR="00E1060D" w:rsidRPr="003C0D38">
        <w:rPr>
          <w:rFonts w:ascii="Calibri" w:hAnsi="Calibri" w:cstheme="minorHAnsi"/>
          <w:sz w:val="22"/>
          <w:szCs w:val="22"/>
        </w:rPr>
        <w:t>)</w:t>
      </w:r>
      <w:r w:rsidR="00E502FA">
        <w:rPr>
          <w:rFonts w:ascii="Calibri" w:hAnsi="Calibri" w:cstheme="minorHAnsi"/>
          <w:sz w:val="22"/>
          <w:szCs w:val="22"/>
        </w:rPr>
        <w:t>]</w:t>
      </w:r>
      <w:r w:rsidR="00E1060D" w:rsidRPr="002844A2">
        <w:rPr>
          <w:rFonts w:ascii="Calibri" w:hAnsi="Calibri" w:cstheme="minorHAnsi"/>
          <w:sz w:val="22"/>
          <w:szCs w:val="22"/>
        </w:rPr>
        <w:t xml:space="preserve"> dan pendapat yang dipilih oleh </w:t>
      </w:r>
      <w:r w:rsidR="001A1BE3">
        <w:rPr>
          <w:rFonts w:ascii="Calibri" w:hAnsi="Calibri" w:cstheme="minorHAnsi"/>
          <w:sz w:val="22"/>
          <w:szCs w:val="22"/>
        </w:rPr>
        <w:t xml:space="preserve">Syekh </w:t>
      </w:r>
      <w:r w:rsidR="00E1060D" w:rsidRPr="002844A2">
        <w:rPr>
          <w:rFonts w:ascii="Calibri" w:hAnsi="Calibri" w:cstheme="minorHAnsi"/>
          <w:sz w:val="22"/>
          <w:szCs w:val="22"/>
        </w:rPr>
        <w:t xml:space="preserve">Bin </w:t>
      </w:r>
      <w:proofErr w:type="spellStart"/>
      <w:r w:rsidR="00E1060D" w:rsidRPr="002844A2">
        <w:rPr>
          <w:rFonts w:ascii="Calibri" w:hAnsi="Calibri" w:cstheme="minorHAnsi"/>
          <w:sz w:val="22"/>
          <w:szCs w:val="22"/>
        </w:rPr>
        <w:t>Baz</w:t>
      </w:r>
      <w:proofErr w:type="spellEnd"/>
      <w:r w:rsidR="00E1060D" w:rsidRPr="002844A2">
        <w:rPr>
          <w:rFonts w:ascii="Calibri" w:hAnsi="Calibri" w:cstheme="minorHAnsi"/>
          <w:sz w:val="22"/>
          <w:szCs w:val="22"/>
        </w:rPr>
        <w:t xml:space="preserve"> </w:t>
      </w:r>
      <w:r w:rsidR="000E6E49">
        <w:rPr>
          <w:rFonts w:ascii="Calibri" w:hAnsi="Calibri" w:cstheme="minorHAnsi"/>
          <w:sz w:val="22"/>
          <w:szCs w:val="22"/>
        </w:rPr>
        <w:t>[L</w:t>
      </w:r>
      <w:r w:rsidR="00E1060D" w:rsidRPr="003C0D38">
        <w:rPr>
          <w:rFonts w:ascii="Calibri" w:hAnsi="Calibri" w:cstheme="minorHAnsi"/>
          <w:sz w:val="22"/>
          <w:szCs w:val="22"/>
        </w:rPr>
        <w:t>ihat</w:t>
      </w:r>
      <w:r w:rsidR="00E1060D" w:rsidRPr="002844A2">
        <w:rPr>
          <w:rFonts w:ascii="Calibri" w:hAnsi="Calibri" w:cstheme="minorHAnsi"/>
          <w:sz w:val="22"/>
          <w:szCs w:val="22"/>
        </w:rPr>
        <w:t xml:space="preserve">: </w:t>
      </w:r>
      <w:proofErr w:type="spellStart"/>
      <w:r w:rsidR="00E1060D" w:rsidRPr="00A6239A">
        <w:rPr>
          <w:rFonts w:ascii="Calibri" w:hAnsi="Calibri" w:cstheme="minorHAnsi"/>
          <w:i/>
          <w:iCs/>
          <w:sz w:val="22"/>
          <w:szCs w:val="22"/>
        </w:rPr>
        <w:t>Majmû</w:t>
      </w:r>
      <w:proofErr w:type="spellEnd"/>
      <w:r w:rsidR="00A257FA" w:rsidRPr="00A6239A">
        <w:rPr>
          <w:rFonts w:ascii="Calibri" w:hAnsi="Calibri" w:cstheme="minorHAnsi"/>
          <w:i/>
          <w:iCs/>
          <w:sz w:val="22"/>
          <w:szCs w:val="22"/>
        </w:rPr>
        <w:t>’</w:t>
      </w:r>
      <w:r w:rsidR="00E1060D" w:rsidRPr="00A6239A">
        <w:rPr>
          <w:rFonts w:ascii="Calibri" w:hAnsi="Calibri" w:cstheme="minorHAnsi"/>
          <w:i/>
          <w:iCs/>
          <w:sz w:val="22"/>
          <w:szCs w:val="22"/>
        </w:rPr>
        <w:t xml:space="preserve"> </w:t>
      </w:r>
      <w:proofErr w:type="spellStart"/>
      <w:r w:rsidR="00E1060D" w:rsidRPr="00A6239A">
        <w:rPr>
          <w:rFonts w:ascii="Calibri" w:hAnsi="Calibri" w:cstheme="minorHAnsi"/>
          <w:i/>
          <w:iCs/>
          <w:sz w:val="22"/>
          <w:szCs w:val="22"/>
        </w:rPr>
        <w:t>Fatâwâ</w:t>
      </w:r>
      <w:proofErr w:type="spellEnd"/>
      <w:r w:rsidR="00E1060D" w:rsidRPr="00A6239A">
        <w:rPr>
          <w:rFonts w:ascii="Calibri" w:hAnsi="Calibri" w:cstheme="minorHAnsi"/>
          <w:i/>
          <w:iCs/>
          <w:sz w:val="22"/>
          <w:szCs w:val="22"/>
        </w:rPr>
        <w:t xml:space="preserve"> </w:t>
      </w:r>
      <w:proofErr w:type="spellStart"/>
      <w:r w:rsidR="00E1060D" w:rsidRPr="00A6239A">
        <w:rPr>
          <w:rFonts w:ascii="Calibri" w:hAnsi="Calibri" w:cstheme="minorHAnsi"/>
          <w:i/>
          <w:iCs/>
          <w:sz w:val="22"/>
          <w:szCs w:val="22"/>
        </w:rPr>
        <w:t>Ibn</w:t>
      </w:r>
      <w:proofErr w:type="spellEnd"/>
      <w:r w:rsidR="00E1060D" w:rsidRPr="00A6239A">
        <w:rPr>
          <w:rFonts w:ascii="Calibri" w:hAnsi="Calibri" w:cstheme="minorHAnsi"/>
          <w:i/>
          <w:iCs/>
          <w:sz w:val="22"/>
          <w:szCs w:val="22"/>
        </w:rPr>
        <w:t xml:space="preserve"> </w:t>
      </w:r>
      <w:proofErr w:type="spellStart"/>
      <w:r w:rsidR="00E1060D" w:rsidRPr="00A6239A">
        <w:rPr>
          <w:rFonts w:ascii="Calibri" w:hAnsi="Calibri" w:cstheme="minorHAnsi"/>
          <w:i/>
          <w:iCs/>
          <w:sz w:val="22"/>
          <w:szCs w:val="22"/>
        </w:rPr>
        <w:t>Bâz</w:t>
      </w:r>
      <w:proofErr w:type="spellEnd"/>
      <w:r w:rsidR="00E1060D" w:rsidRPr="002844A2">
        <w:rPr>
          <w:rFonts w:ascii="Calibri" w:hAnsi="Calibri" w:cstheme="minorHAnsi"/>
          <w:sz w:val="22"/>
          <w:szCs w:val="22"/>
        </w:rPr>
        <w:t xml:space="preserve">, </w:t>
      </w:r>
      <w:r w:rsidR="00A87DF7">
        <w:rPr>
          <w:rFonts w:ascii="Calibri" w:hAnsi="Calibri" w:cstheme="minorHAnsi"/>
          <w:sz w:val="22"/>
          <w:szCs w:val="22"/>
        </w:rPr>
        <w:t>(</w:t>
      </w:r>
      <w:r w:rsidR="00E1060D" w:rsidRPr="002844A2">
        <w:rPr>
          <w:rFonts w:ascii="Calibri" w:hAnsi="Calibri" w:cstheme="minorHAnsi"/>
          <w:sz w:val="22"/>
          <w:szCs w:val="22"/>
        </w:rPr>
        <w:t>16/405</w:t>
      </w:r>
      <w:r w:rsidR="00E1060D" w:rsidRPr="003C0D38">
        <w:rPr>
          <w:rFonts w:ascii="Calibri" w:hAnsi="Calibri" w:cstheme="minorHAnsi"/>
          <w:sz w:val="22"/>
          <w:szCs w:val="22"/>
        </w:rPr>
        <w:t>)</w:t>
      </w:r>
      <w:r w:rsidR="00345683">
        <w:rPr>
          <w:rFonts w:ascii="Calibri" w:hAnsi="Calibri" w:cstheme="minorHAnsi"/>
          <w:sz w:val="22"/>
          <w:szCs w:val="22"/>
        </w:rPr>
        <w:t>]</w:t>
      </w:r>
      <w:r w:rsidR="00E1060D" w:rsidRPr="003C0D38">
        <w:rPr>
          <w:rFonts w:ascii="Calibri" w:hAnsi="Calibri" w:cstheme="minorHAnsi"/>
          <w:sz w:val="22"/>
          <w:szCs w:val="22"/>
        </w:rPr>
        <w:t>.</w:t>
      </w:r>
      <w:r w:rsidR="00E1060D" w:rsidRPr="002844A2">
        <w:rPr>
          <w:rFonts w:ascii="Calibri" w:hAnsi="Calibri" w:cstheme="minorHAnsi"/>
          <w:sz w:val="22"/>
          <w:szCs w:val="22"/>
        </w:rPr>
        <w:t xml:space="preserve"> </w:t>
      </w:r>
    </w:p>
    <w:p w14:paraId="497D4B45" w14:textId="7D72E937" w:rsidR="004845A3" w:rsidRPr="002844A2" w:rsidRDefault="00E1060D" w:rsidP="00E1060D">
      <w:pPr>
        <w:pStyle w:val="TeksCatatanKaki"/>
        <w:ind w:firstLine="720"/>
        <w:jc w:val="both"/>
        <w:rPr>
          <w:rFonts w:ascii="Calibri" w:hAnsi="Calibri" w:cstheme="minorHAnsi"/>
          <w:sz w:val="22"/>
          <w:szCs w:val="22"/>
          <w:highlight w:val="green"/>
        </w:rPr>
      </w:pPr>
      <w:r w:rsidRPr="002844A2">
        <w:rPr>
          <w:rFonts w:ascii="Calibri" w:hAnsi="Calibri" w:cstheme="minorHAnsi"/>
          <w:sz w:val="22"/>
          <w:szCs w:val="22"/>
        </w:rPr>
        <w:t>Beliau pernah ditanya tentang boleh tidaknya seseorang menghajikan ibunya yang telah meninggal, sementara semasa hidupnya sang ibu telah berhaji tujuh kali. Beliau menyatakan hal tersebut dibolehkan dan merupakan bentuk bakti kepada ibu yang mendatangkan pahala yang besar.</w:t>
      </w:r>
    </w:p>
  </w:footnote>
  <w:footnote w:id="123">
    <w:p w14:paraId="51CEF889" w14:textId="30BE6E1B" w:rsidR="004845A3" w:rsidRPr="002844A2" w:rsidRDefault="004845A3" w:rsidP="004845A3">
      <w:pPr>
        <w:pStyle w:val="TeksCatatanKaki"/>
        <w:jc w:val="both"/>
        <w:rPr>
          <w:rFonts w:ascii="Calibri" w:hAnsi="Calibri" w:cstheme="minorHAnsi"/>
          <w:sz w:val="22"/>
          <w:szCs w:val="22"/>
        </w:rPr>
      </w:pPr>
      <w:r w:rsidRPr="003C0D38">
        <w:rPr>
          <w:rStyle w:val="ReferensiCatatanKaki"/>
          <w:rFonts w:ascii="Calibri" w:hAnsi="Calibri" w:cstheme="minorHAnsi"/>
          <w:sz w:val="22"/>
          <w:szCs w:val="22"/>
        </w:rPr>
        <w:footnoteRef/>
      </w:r>
      <w:r w:rsidRPr="002844A2">
        <w:rPr>
          <w:rFonts w:ascii="Calibri" w:hAnsi="Calibri" w:cstheme="minorHAnsi"/>
          <w:sz w:val="22"/>
          <w:szCs w:val="22"/>
        </w:rPr>
        <w:t xml:space="preserve"> </w:t>
      </w:r>
      <w:r w:rsidR="00E1060D" w:rsidRPr="002844A2">
        <w:rPr>
          <w:rFonts w:ascii="Calibri" w:hAnsi="Calibri" w:cstheme="minorHAnsi"/>
          <w:sz w:val="22"/>
          <w:szCs w:val="22"/>
        </w:rPr>
        <w:t xml:space="preserve">Ini adalah salah satu pendapat mazhab </w:t>
      </w:r>
      <w:proofErr w:type="spellStart"/>
      <w:r w:rsidR="00E1060D" w:rsidRPr="002844A2">
        <w:rPr>
          <w:rFonts w:ascii="Calibri" w:hAnsi="Calibri" w:cstheme="minorHAnsi"/>
          <w:sz w:val="22"/>
          <w:szCs w:val="22"/>
        </w:rPr>
        <w:t>Syafi</w:t>
      </w:r>
      <w:r w:rsidR="00A257FA" w:rsidRPr="002844A2">
        <w:rPr>
          <w:rFonts w:ascii="Calibri" w:hAnsi="Calibri" w:cstheme="minorHAnsi"/>
          <w:sz w:val="22"/>
          <w:szCs w:val="22"/>
        </w:rPr>
        <w:t>’</w:t>
      </w:r>
      <w:r w:rsidR="00E1060D" w:rsidRPr="002844A2">
        <w:rPr>
          <w:rFonts w:ascii="Calibri" w:hAnsi="Calibri" w:cstheme="minorHAnsi"/>
          <w:sz w:val="22"/>
          <w:szCs w:val="22"/>
        </w:rPr>
        <w:t>iyah</w:t>
      </w:r>
      <w:proofErr w:type="spellEnd"/>
      <w:r w:rsidR="00E1060D" w:rsidRPr="002844A2">
        <w:rPr>
          <w:rFonts w:ascii="Calibri" w:hAnsi="Calibri" w:cstheme="minorHAnsi"/>
          <w:sz w:val="22"/>
          <w:szCs w:val="22"/>
        </w:rPr>
        <w:t xml:space="preserve"> </w:t>
      </w:r>
      <w:r w:rsidR="00CC5849">
        <w:rPr>
          <w:rFonts w:ascii="Calibri" w:hAnsi="Calibri" w:cstheme="minorHAnsi"/>
          <w:sz w:val="22"/>
          <w:szCs w:val="22"/>
        </w:rPr>
        <w:t>[L</w:t>
      </w:r>
      <w:r w:rsidR="00E1060D" w:rsidRPr="003C0D38">
        <w:rPr>
          <w:rFonts w:ascii="Calibri" w:hAnsi="Calibri" w:cstheme="minorHAnsi"/>
          <w:sz w:val="22"/>
          <w:szCs w:val="22"/>
        </w:rPr>
        <w:t>ihat</w:t>
      </w:r>
      <w:r w:rsidR="00E1060D" w:rsidRPr="002844A2">
        <w:rPr>
          <w:rFonts w:ascii="Calibri" w:hAnsi="Calibri" w:cstheme="minorHAnsi"/>
          <w:sz w:val="22"/>
          <w:szCs w:val="22"/>
        </w:rPr>
        <w:t xml:space="preserve">: </w:t>
      </w:r>
      <w:r w:rsidR="00E1060D" w:rsidRPr="00CC5849">
        <w:rPr>
          <w:rFonts w:ascii="Calibri" w:hAnsi="Calibri" w:cstheme="minorHAnsi"/>
          <w:i/>
          <w:iCs/>
          <w:sz w:val="22"/>
          <w:szCs w:val="22"/>
        </w:rPr>
        <w:t>Al-</w:t>
      </w:r>
      <w:proofErr w:type="spellStart"/>
      <w:r w:rsidR="00E1060D" w:rsidRPr="00CC5849">
        <w:rPr>
          <w:rFonts w:ascii="Calibri" w:hAnsi="Calibri" w:cstheme="minorHAnsi"/>
          <w:i/>
          <w:iCs/>
          <w:sz w:val="22"/>
          <w:szCs w:val="22"/>
        </w:rPr>
        <w:t>Majmû</w:t>
      </w:r>
      <w:proofErr w:type="spellEnd"/>
      <w:r w:rsidR="00A257FA" w:rsidRPr="00CC5849">
        <w:rPr>
          <w:rFonts w:ascii="Calibri" w:hAnsi="Calibri" w:cstheme="minorHAnsi"/>
          <w:i/>
          <w:iCs/>
          <w:sz w:val="22"/>
          <w:szCs w:val="22"/>
        </w:rPr>
        <w:t>’</w:t>
      </w:r>
      <w:r w:rsidR="00E1060D" w:rsidRPr="00CC5849">
        <w:rPr>
          <w:rFonts w:ascii="Calibri" w:hAnsi="Calibri" w:cstheme="minorHAnsi"/>
          <w:i/>
          <w:iCs/>
          <w:sz w:val="22"/>
          <w:szCs w:val="22"/>
        </w:rPr>
        <w:t>,</w:t>
      </w:r>
      <w:r w:rsidR="00E1060D" w:rsidRPr="002844A2">
        <w:rPr>
          <w:rFonts w:ascii="Calibri" w:hAnsi="Calibri" w:cstheme="minorHAnsi"/>
          <w:sz w:val="22"/>
          <w:szCs w:val="22"/>
        </w:rPr>
        <w:t xml:space="preserve"> </w:t>
      </w:r>
      <w:r w:rsidR="00CC5849">
        <w:rPr>
          <w:rFonts w:ascii="Calibri" w:hAnsi="Calibri" w:cstheme="minorHAnsi"/>
          <w:sz w:val="22"/>
          <w:szCs w:val="22"/>
        </w:rPr>
        <w:t>(</w:t>
      </w:r>
      <w:r w:rsidR="00E1060D" w:rsidRPr="002844A2">
        <w:rPr>
          <w:rFonts w:ascii="Calibri" w:hAnsi="Calibri" w:cstheme="minorHAnsi"/>
          <w:sz w:val="22"/>
          <w:szCs w:val="22"/>
        </w:rPr>
        <w:t xml:space="preserve">7/114) dan pendapat yang dipilih oleh </w:t>
      </w:r>
      <w:proofErr w:type="spellStart"/>
      <w:r w:rsidR="00CC5849">
        <w:rPr>
          <w:rFonts w:ascii="Calibri" w:hAnsi="Calibri" w:cstheme="minorHAnsi"/>
          <w:sz w:val="22"/>
          <w:szCs w:val="22"/>
        </w:rPr>
        <w:t>a</w:t>
      </w:r>
      <w:r w:rsidR="00E1060D" w:rsidRPr="003C0D38">
        <w:rPr>
          <w:rFonts w:ascii="Calibri" w:hAnsi="Calibri" w:cstheme="minorHAnsi"/>
          <w:sz w:val="22"/>
          <w:szCs w:val="22"/>
        </w:rPr>
        <w:t>l</w:t>
      </w:r>
      <w:proofErr w:type="spellEnd"/>
      <w:r w:rsidR="00E1060D" w:rsidRPr="003C0D38">
        <w:rPr>
          <w:rFonts w:ascii="Calibri" w:hAnsi="Calibri" w:cstheme="minorHAnsi"/>
          <w:sz w:val="22"/>
          <w:szCs w:val="22"/>
        </w:rPr>
        <w:t>-</w:t>
      </w:r>
      <w:r w:rsidR="00CC5849">
        <w:rPr>
          <w:rFonts w:ascii="Calibri" w:hAnsi="Calibri" w:cstheme="minorHAnsi"/>
          <w:sz w:val="22"/>
          <w:szCs w:val="22"/>
        </w:rPr>
        <w:t>‘</w:t>
      </w:r>
      <w:proofErr w:type="spellStart"/>
      <w:r w:rsidR="00E1060D" w:rsidRPr="002844A2">
        <w:rPr>
          <w:rFonts w:ascii="Calibri" w:hAnsi="Calibri" w:cstheme="minorHAnsi"/>
          <w:sz w:val="22"/>
          <w:szCs w:val="22"/>
        </w:rPr>
        <w:t>Utsaimin</w:t>
      </w:r>
      <w:proofErr w:type="spellEnd"/>
      <w:r w:rsidR="00E1060D" w:rsidRPr="002844A2">
        <w:rPr>
          <w:rFonts w:ascii="Calibri" w:hAnsi="Calibri" w:cstheme="minorHAnsi"/>
          <w:sz w:val="22"/>
          <w:szCs w:val="22"/>
        </w:rPr>
        <w:t xml:space="preserve"> </w:t>
      </w:r>
      <w:r w:rsidR="00CC5849">
        <w:rPr>
          <w:rFonts w:ascii="Calibri" w:hAnsi="Calibri" w:cstheme="minorHAnsi"/>
          <w:sz w:val="22"/>
          <w:szCs w:val="22"/>
        </w:rPr>
        <w:t>[L</w:t>
      </w:r>
      <w:r w:rsidR="00E1060D" w:rsidRPr="003C0D38">
        <w:rPr>
          <w:rFonts w:ascii="Calibri" w:hAnsi="Calibri" w:cstheme="minorHAnsi"/>
          <w:sz w:val="22"/>
          <w:szCs w:val="22"/>
        </w:rPr>
        <w:t>ihat</w:t>
      </w:r>
      <w:r w:rsidR="00E1060D" w:rsidRPr="002844A2">
        <w:rPr>
          <w:rFonts w:ascii="Calibri" w:hAnsi="Calibri" w:cstheme="minorHAnsi"/>
          <w:sz w:val="22"/>
          <w:szCs w:val="22"/>
        </w:rPr>
        <w:t xml:space="preserve">: </w:t>
      </w:r>
      <w:proofErr w:type="spellStart"/>
      <w:r w:rsidR="00E1060D" w:rsidRPr="00CC5849">
        <w:rPr>
          <w:rFonts w:ascii="Calibri" w:hAnsi="Calibri" w:cstheme="minorHAnsi"/>
          <w:i/>
          <w:iCs/>
          <w:sz w:val="22"/>
          <w:szCs w:val="22"/>
        </w:rPr>
        <w:t>Majmû</w:t>
      </w:r>
      <w:proofErr w:type="spellEnd"/>
      <w:r w:rsidR="00A257FA" w:rsidRPr="00CC5849">
        <w:rPr>
          <w:rFonts w:ascii="Calibri" w:hAnsi="Calibri" w:cstheme="minorHAnsi"/>
          <w:i/>
          <w:iCs/>
          <w:sz w:val="22"/>
          <w:szCs w:val="22"/>
        </w:rPr>
        <w:t>’</w:t>
      </w:r>
      <w:r w:rsidR="00E1060D" w:rsidRPr="00CC5849">
        <w:rPr>
          <w:rFonts w:ascii="Calibri" w:hAnsi="Calibri" w:cstheme="minorHAnsi"/>
          <w:i/>
          <w:iCs/>
          <w:sz w:val="22"/>
          <w:szCs w:val="22"/>
        </w:rPr>
        <w:t xml:space="preserve"> </w:t>
      </w:r>
      <w:proofErr w:type="spellStart"/>
      <w:r w:rsidR="00E1060D" w:rsidRPr="00CC5849">
        <w:rPr>
          <w:rFonts w:ascii="Calibri" w:hAnsi="Calibri" w:cstheme="minorHAnsi"/>
          <w:i/>
          <w:iCs/>
          <w:sz w:val="22"/>
          <w:szCs w:val="22"/>
        </w:rPr>
        <w:t>Fatâwâ</w:t>
      </w:r>
      <w:proofErr w:type="spellEnd"/>
      <w:r w:rsidR="00E1060D" w:rsidRPr="00CC5849">
        <w:rPr>
          <w:rFonts w:ascii="Calibri" w:hAnsi="Calibri" w:cstheme="minorHAnsi"/>
          <w:i/>
          <w:iCs/>
          <w:sz w:val="22"/>
          <w:szCs w:val="22"/>
        </w:rPr>
        <w:t xml:space="preserve"> </w:t>
      </w:r>
      <w:proofErr w:type="spellStart"/>
      <w:r w:rsidR="00E1060D" w:rsidRPr="00CC5849">
        <w:rPr>
          <w:rFonts w:ascii="Calibri" w:hAnsi="Calibri" w:cstheme="minorHAnsi"/>
          <w:i/>
          <w:iCs/>
          <w:sz w:val="22"/>
          <w:szCs w:val="22"/>
        </w:rPr>
        <w:t>wa</w:t>
      </w:r>
      <w:r w:rsidR="00CC5849">
        <w:rPr>
          <w:rFonts w:ascii="Calibri" w:hAnsi="Calibri" w:cstheme="minorHAnsi"/>
          <w:i/>
          <w:iCs/>
          <w:sz w:val="22"/>
          <w:szCs w:val="22"/>
        </w:rPr>
        <w:t>-</w:t>
      </w:r>
      <w:r w:rsidR="00E1060D" w:rsidRPr="00CC5849">
        <w:rPr>
          <w:rFonts w:ascii="Calibri" w:hAnsi="Calibri" w:cstheme="minorHAnsi"/>
          <w:i/>
          <w:iCs/>
          <w:sz w:val="22"/>
          <w:szCs w:val="22"/>
        </w:rPr>
        <w:t>Rasâ</w:t>
      </w:r>
      <w:r w:rsidR="00A257FA" w:rsidRPr="00CC5849">
        <w:rPr>
          <w:rFonts w:ascii="Calibri" w:hAnsi="Calibri" w:cstheme="minorHAnsi"/>
          <w:i/>
          <w:iCs/>
          <w:sz w:val="22"/>
          <w:szCs w:val="22"/>
        </w:rPr>
        <w:t>’</w:t>
      </w:r>
      <w:r w:rsidR="00E1060D" w:rsidRPr="00CC5849">
        <w:rPr>
          <w:rFonts w:ascii="Calibri" w:hAnsi="Calibri" w:cstheme="minorHAnsi"/>
          <w:i/>
          <w:iCs/>
          <w:sz w:val="22"/>
          <w:szCs w:val="22"/>
        </w:rPr>
        <w:t>il</w:t>
      </w:r>
      <w:proofErr w:type="spellEnd"/>
      <w:r w:rsidR="00E1060D" w:rsidRPr="00CC5849">
        <w:rPr>
          <w:rFonts w:ascii="Calibri" w:hAnsi="Calibri" w:cstheme="minorHAnsi"/>
          <w:i/>
          <w:iCs/>
          <w:sz w:val="22"/>
          <w:szCs w:val="22"/>
        </w:rPr>
        <w:t xml:space="preserve"> </w:t>
      </w:r>
      <w:proofErr w:type="spellStart"/>
      <w:r w:rsidR="00A42230">
        <w:rPr>
          <w:rFonts w:ascii="Calibri" w:hAnsi="Calibri" w:cstheme="minorHAnsi"/>
          <w:i/>
          <w:iCs/>
          <w:sz w:val="22"/>
          <w:szCs w:val="22"/>
        </w:rPr>
        <w:t>a</w:t>
      </w:r>
      <w:r w:rsidR="00E1060D" w:rsidRPr="00CC5849">
        <w:rPr>
          <w:rFonts w:ascii="Calibri" w:hAnsi="Calibri" w:cstheme="minorHAnsi"/>
          <w:i/>
          <w:iCs/>
          <w:sz w:val="22"/>
          <w:szCs w:val="22"/>
        </w:rPr>
        <w:t>l</w:t>
      </w:r>
      <w:proofErr w:type="spellEnd"/>
      <w:r w:rsidR="00E1060D" w:rsidRPr="00CC5849">
        <w:rPr>
          <w:rFonts w:ascii="Calibri" w:hAnsi="Calibri" w:cstheme="minorHAnsi"/>
          <w:i/>
          <w:iCs/>
          <w:sz w:val="22"/>
          <w:szCs w:val="22"/>
        </w:rPr>
        <w:t>-</w:t>
      </w:r>
      <w:r w:rsidR="00A42230">
        <w:rPr>
          <w:rFonts w:ascii="Calibri" w:hAnsi="Calibri" w:cstheme="minorHAnsi"/>
          <w:i/>
          <w:iCs/>
          <w:sz w:val="22"/>
          <w:szCs w:val="22"/>
        </w:rPr>
        <w:t>‘</w:t>
      </w:r>
      <w:proofErr w:type="spellStart"/>
      <w:r w:rsidR="00E1060D" w:rsidRPr="00CC5849">
        <w:rPr>
          <w:rFonts w:ascii="Calibri" w:hAnsi="Calibri" w:cstheme="minorHAnsi"/>
          <w:i/>
          <w:iCs/>
          <w:sz w:val="22"/>
          <w:szCs w:val="22"/>
        </w:rPr>
        <w:t>Utsaimin</w:t>
      </w:r>
      <w:proofErr w:type="spellEnd"/>
      <w:r w:rsidR="00E1060D" w:rsidRPr="002844A2">
        <w:rPr>
          <w:rFonts w:ascii="Calibri" w:hAnsi="Calibri" w:cstheme="minorHAnsi"/>
          <w:sz w:val="22"/>
          <w:szCs w:val="22"/>
        </w:rPr>
        <w:t xml:space="preserve">, </w:t>
      </w:r>
      <w:r w:rsidR="00A42230">
        <w:rPr>
          <w:rFonts w:ascii="Calibri" w:hAnsi="Calibri" w:cstheme="minorHAnsi"/>
          <w:sz w:val="22"/>
          <w:szCs w:val="22"/>
        </w:rPr>
        <w:t>(</w:t>
      </w:r>
      <w:r w:rsidR="00E1060D" w:rsidRPr="002844A2">
        <w:rPr>
          <w:rFonts w:ascii="Calibri" w:hAnsi="Calibri" w:cstheme="minorHAnsi"/>
          <w:sz w:val="22"/>
          <w:szCs w:val="22"/>
        </w:rPr>
        <w:t>21/141</w:t>
      </w:r>
      <w:r w:rsidR="00E1060D" w:rsidRPr="003C0D38">
        <w:rPr>
          <w:rFonts w:ascii="Calibri" w:hAnsi="Calibri" w:cstheme="minorHAnsi"/>
          <w:sz w:val="22"/>
          <w:szCs w:val="22"/>
        </w:rPr>
        <w:t>)</w:t>
      </w:r>
      <w:r w:rsidR="00A42230">
        <w:rPr>
          <w:rFonts w:ascii="Calibri" w:hAnsi="Calibri" w:cstheme="minorHAnsi"/>
          <w:sz w:val="22"/>
          <w:szCs w:val="22"/>
        </w:rPr>
        <w:t>]</w:t>
      </w:r>
      <w:r w:rsidR="00E1060D" w:rsidRPr="003C0D38">
        <w:rPr>
          <w:rFonts w:ascii="Calibri" w:hAnsi="Calibri" w:cstheme="minorHAnsi"/>
          <w:sz w:val="22"/>
          <w:szCs w:val="22"/>
        </w:rPr>
        <w:t>.</w:t>
      </w:r>
      <w:r w:rsidR="00E1060D" w:rsidRPr="002844A2">
        <w:rPr>
          <w:rFonts w:ascii="Calibri" w:hAnsi="Calibri" w:cstheme="minorHAnsi"/>
          <w:sz w:val="22"/>
          <w:szCs w:val="22"/>
        </w:rPr>
        <w:t xml:space="preserve"> Menurut beliau, badal haji untuk haji wajib (haji Islam) dibolehkan karena darurat semata, sehingga tidak bisa </w:t>
      </w:r>
      <w:r w:rsidR="00E1060D" w:rsidRPr="003C0D38">
        <w:rPr>
          <w:rFonts w:ascii="Calibri" w:hAnsi="Calibri" w:cstheme="minorHAnsi"/>
          <w:sz w:val="22"/>
          <w:szCs w:val="22"/>
        </w:rPr>
        <w:t>di</w:t>
      </w:r>
      <w:r w:rsidR="00B64961">
        <w:rPr>
          <w:rFonts w:ascii="Calibri" w:hAnsi="Calibri" w:cstheme="minorHAnsi"/>
          <w:sz w:val="22"/>
          <w:szCs w:val="22"/>
        </w:rPr>
        <w:t>kias</w:t>
      </w:r>
      <w:r w:rsidR="00E1060D" w:rsidRPr="003C0D38">
        <w:rPr>
          <w:rFonts w:ascii="Calibri" w:hAnsi="Calibri" w:cstheme="minorHAnsi"/>
          <w:sz w:val="22"/>
          <w:szCs w:val="22"/>
        </w:rPr>
        <w:t>kan</w:t>
      </w:r>
      <w:r w:rsidR="00E1060D" w:rsidRPr="002844A2">
        <w:rPr>
          <w:rFonts w:ascii="Calibri" w:hAnsi="Calibri" w:cstheme="minorHAnsi"/>
          <w:sz w:val="22"/>
          <w:szCs w:val="22"/>
        </w:rPr>
        <w:t xml:space="preserve"> dengan haji sunah.</w:t>
      </w:r>
    </w:p>
  </w:footnote>
  <w:footnote w:id="124">
    <w:p w14:paraId="4EF98B78" w14:textId="6D8BE191" w:rsidR="004927C2" w:rsidRPr="003C0D38" w:rsidRDefault="004927C2" w:rsidP="00091C0C">
      <w:pPr>
        <w:pStyle w:val="TeksCatatanKaki"/>
        <w:jc w:val="both"/>
        <w:rPr>
          <w:rFonts w:ascii="Calibri" w:hAnsi="Calibri" w:hint="cs"/>
          <w:sz w:val="22"/>
          <w:rtl/>
          <w:lang w:bidi="ar-SA"/>
        </w:rPr>
      </w:pPr>
      <w:r w:rsidRPr="003C0D38">
        <w:rPr>
          <w:rStyle w:val="ReferensiCatatanKaki"/>
          <w:rFonts w:ascii="Calibri" w:hAnsi="Calibri"/>
          <w:sz w:val="22"/>
        </w:rPr>
        <w:footnoteRef/>
      </w:r>
      <w:r w:rsidRPr="003C0D38">
        <w:rPr>
          <w:rFonts w:ascii="Calibri" w:hAnsi="Calibri"/>
          <w:sz w:val="22"/>
        </w:rPr>
        <w:t xml:space="preserve"> </w:t>
      </w:r>
      <w:r w:rsidR="00813283" w:rsidRPr="003C0D38">
        <w:rPr>
          <w:rFonts w:ascii="Calibri" w:eastAsiaTheme="minorHAnsi" w:hAnsi="Calibri" w:cs="Traditional Arabic"/>
          <w:sz w:val="22"/>
          <w:szCs w:val="32"/>
        </w:rPr>
        <w:t>HR. Al-Buk</w:t>
      </w:r>
      <w:r w:rsidR="00936508">
        <w:rPr>
          <w:rFonts w:ascii="Calibri" w:eastAsiaTheme="minorHAnsi" w:hAnsi="Calibri" w:cs="Traditional Arabic"/>
          <w:sz w:val="22"/>
          <w:szCs w:val="32"/>
        </w:rPr>
        <w:t>ha</w:t>
      </w:r>
      <w:r w:rsidR="00813283" w:rsidRPr="003C0D38">
        <w:rPr>
          <w:rFonts w:ascii="Calibri" w:eastAsiaTheme="minorHAnsi" w:hAnsi="Calibri" w:cs="Traditional Arabic"/>
          <w:sz w:val="22"/>
          <w:szCs w:val="32"/>
        </w:rPr>
        <w:t>ri</w:t>
      </w:r>
      <w:r w:rsidR="00936508">
        <w:rPr>
          <w:rFonts w:ascii="Calibri" w:eastAsiaTheme="minorHAnsi" w:hAnsi="Calibri" w:cs="Traditional Arabic"/>
          <w:sz w:val="22"/>
          <w:szCs w:val="32"/>
        </w:rPr>
        <w:t>,</w:t>
      </w:r>
      <w:r w:rsidR="00813283" w:rsidRPr="003C0D38">
        <w:rPr>
          <w:rFonts w:ascii="Calibri" w:eastAsiaTheme="minorHAnsi" w:hAnsi="Calibri" w:cs="Traditional Arabic"/>
          <w:sz w:val="22"/>
          <w:szCs w:val="32"/>
        </w:rPr>
        <w:t xml:space="preserve"> No. 1513</w:t>
      </w:r>
      <w:r w:rsidR="00936508">
        <w:rPr>
          <w:rFonts w:ascii="Calibri" w:eastAsiaTheme="minorHAnsi" w:hAnsi="Calibri" w:cs="Traditional Arabic"/>
          <w:sz w:val="22"/>
          <w:szCs w:val="32"/>
        </w:rPr>
        <w:t>,</w:t>
      </w:r>
      <w:r w:rsidR="00813283" w:rsidRPr="003C0D38">
        <w:rPr>
          <w:rFonts w:ascii="Calibri" w:eastAsiaTheme="minorHAnsi" w:hAnsi="Calibri" w:cs="Traditional Arabic"/>
          <w:sz w:val="22"/>
          <w:szCs w:val="32"/>
        </w:rPr>
        <w:t xml:space="preserve"> dan Muslim</w:t>
      </w:r>
      <w:r w:rsidR="00936508">
        <w:rPr>
          <w:rFonts w:ascii="Calibri" w:eastAsiaTheme="minorHAnsi" w:hAnsi="Calibri" w:cs="Traditional Arabic"/>
          <w:sz w:val="22"/>
          <w:szCs w:val="32"/>
        </w:rPr>
        <w:t>,</w:t>
      </w:r>
      <w:r w:rsidR="00813283" w:rsidRPr="003C0D38">
        <w:rPr>
          <w:rFonts w:ascii="Calibri" w:eastAsiaTheme="minorHAnsi" w:hAnsi="Calibri" w:cs="Traditional Arabic"/>
          <w:sz w:val="22"/>
          <w:szCs w:val="32"/>
        </w:rPr>
        <w:t xml:space="preserve"> No. 1334</w:t>
      </w:r>
      <w:r w:rsidR="00936508">
        <w:rPr>
          <w:rFonts w:ascii="Calibri" w:eastAsiaTheme="minorHAnsi" w:hAnsi="Calibri" w:cs="Traditional Arabic"/>
          <w:sz w:val="22"/>
          <w:szCs w:val="32"/>
        </w:rPr>
        <w:t>.</w:t>
      </w:r>
    </w:p>
  </w:footnote>
  <w:footnote w:id="125">
    <w:p w14:paraId="6285F3D0" w14:textId="736828E1" w:rsidR="00520178" w:rsidRPr="003C0D38" w:rsidRDefault="00520178"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000C4207" w:rsidRPr="003C0D38">
        <w:rPr>
          <w:rFonts w:ascii="Calibri" w:eastAsiaTheme="minorHAnsi" w:hAnsi="Calibri" w:cs="Traditional Arabic"/>
          <w:sz w:val="22"/>
          <w:szCs w:val="32"/>
        </w:rPr>
        <w:t xml:space="preserve">Lihat: </w:t>
      </w:r>
      <w:r w:rsidR="000C4207" w:rsidRPr="00623C6F">
        <w:rPr>
          <w:rFonts w:ascii="Calibri" w:eastAsiaTheme="minorHAnsi" w:hAnsi="Calibri" w:cs="Traditional Arabic"/>
          <w:i/>
          <w:iCs/>
          <w:sz w:val="22"/>
          <w:szCs w:val="32"/>
        </w:rPr>
        <w:t>Al-</w:t>
      </w:r>
      <w:proofErr w:type="spellStart"/>
      <w:r w:rsidR="000C4207" w:rsidRPr="00623C6F">
        <w:rPr>
          <w:rFonts w:ascii="Calibri" w:eastAsiaTheme="minorHAnsi" w:hAnsi="Calibri" w:cs="Traditional Arabic"/>
          <w:i/>
          <w:iCs/>
          <w:sz w:val="22"/>
          <w:szCs w:val="32"/>
        </w:rPr>
        <w:t>Mughnî</w:t>
      </w:r>
      <w:proofErr w:type="spellEnd"/>
      <w:r w:rsidR="000C4207" w:rsidRPr="00623C6F">
        <w:rPr>
          <w:rFonts w:ascii="Calibri" w:eastAsiaTheme="minorHAnsi" w:hAnsi="Calibri" w:cs="Traditional Arabic"/>
          <w:i/>
          <w:iCs/>
          <w:sz w:val="22"/>
          <w:szCs w:val="32"/>
        </w:rPr>
        <w:t>,</w:t>
      </w:r>
      <w:r w:rsidR="000C4207" w:rsidRPr="003C0D38">
        <w:rPr>
          <w:rFonts w:ascii="Calibri" w:eastAsiaTheme="minorHAnsi" w:hAnsi="Calibri" w:cs="Traditional Arabic"/>
          <w:sz w:val="22"/>
          <w:szCs w:val="32"/>
        </w:rPr>
        <w:t xml:space="preserve"> Ibnu </w:t>
      </w:r>
      <w:proofErr w:type="spellStart"/>
      <w:r w:rsidR="000C4207" w:rsidRPr="003C0D38">
        <w:rPr>
          <w:rFonts w:ascii="Calibri" w:eastAsiaTheme="minorHAnsi" w:hAnsi="Calibri" w:cs="Traditional Arabic"/>
          <w:sz w:val="22"/>
          <w:szCs w:val="32"/>
        </w:rPr>
        <w:t>Qudamah</w:t>
      </w:r>
      <w:proofErr w:type="spellEnd"/>
      <w:r w:rsidR="000C4207" w:rsidRPr="003C0D38">
        <w:rPr>
          <w:rFonts w:ascii="Calibri" w:eastAsiaTheme="minorHAnsi" w:hAnsi="Calibri" w:cs="Traditional Arabic"/>
          <w:sz w:val="22"/>
          <w:szCs w:val="32"/>
        </w:rPr>
        <w:t xml:space="preserve"> </w:t>
      </w:r>
      <w:r w:rsidR="005707EB">
        <w:rPr>
          <w:rFonts w:ascii="Calibri" w:eastAsiaTheme="minorHAnsi" w:hAnsi="Calibri" w:cs="Traditional Arabic"/>
          <w:sz w:val="22"/>
          <w:szCs w:val="32"/>
        </w:rPr>
        <w:t>(</w:t>
      </w:r>
      <w:r w:rsidR="000C4207" w:rsidRPr="003C0D38">
        <w:rPr>
          <w:rFonts w:ascii="Calibri" w:eastAsiaTheme="minorHAnsi" w:hAnsi="Calibri" w:cs="Traditional Arabic"/>
          <w:sz w:val="22"/>
          <w:szCs w:val="32"/>
        </w:rPr>
        <w:t>3/226-227)</w:t>
      </w:r>
      <w:r w:rsidR="005707EB">
        <w:rPr>
          <w:rFonts w:ascii="Calibri" w:eastAsiaTheme="minorHAnsi" w:hAnsi="Calibri" w:cs="Traditional Arabic"/>
          <w:sz w:val="22"/>
          <w:szCs w:val="32"/>
        </w:rPr>
        <w:t>.</w:t>
      </w:r>
    </w:p>
  </w:footnote>
  <w:footnote w:id="126">
    <w:p w14:paraId="6C187EA0" w14:textId="0D1224A3" w:rsidR="004845A3" w:rsidRPr="002844A2" w:rsidRDefault="004845A3" w:rsidP="004845A3">
      <w:pPr>
        <w:pStyle w:val="TeksCatatanKaki"/>
        <w:jc w:val="both"/>
        <w:rPr>
          <w:rFonts w:ascii="Calibri" w:hAnsi="Calibri" w:cstheme="minorHAnsi"/>
          <w:sz w:val="22"/>
          <w:szCs w:val="22"/>
        </w:rPr>
      </w:pPr>
      <w:r w:rsidRPr="003C0D38">
        <w:rPr>
          <w:rStyle w:val="ReferensiCatatanKaki"/>
          <w:rFonts w:ascii="Calibri" w:hAnsi="Calibri" w:cstheme="minorHAnsi"/>
          <w:sz w:val="22"/>
          <w:szCs w:val="22"/>
        </w:rPr>
        <w:footnoteRef/>
      </w:r>
      <w:r w:rsidRPr="002844A2">
        <w:rPr>
          <w:rFonts w:ascii="Calibri" w:hAnsi="Calibri" w:cstheme="minorHAnsi"/>
          <w:sz w:val="22"/>
          <w:szCs w:val="22"/>
        </w:rPr>
        <w:t xml:space="preserve"> </w:t>
      </w:r>
      <w:r w:rsidRPr="002844A2">
        <w:rPr>
          <w:rFonts w:ascii="Calibri" w:hAnsi="Calibri" w:cstheme="minorHAnsi"/>
          <w:sz w:val="22"/>
          <w:szCs w:val="22"/>
        </w:rPr>
        <w:t xml:space="preserve">Ini adalah pendapat jumhur </w:t>
      </w:r>
      <w:r w:rsidR="000A53D3" w:rsidRPr="002844A2">
        <w:rPr>
          <w:rFonts w:ascii="Calibri" w:hAnsi="Calibri" w:cstheme="minorHAnsi"/>
          <w:sz w:val="22"/>
          <w:szCs w:val="22"/>
        </w:rPr>
        <w:t>u</w:t>
      </w:r>
      <w:r w:rsidRPr="002844A2">
        <w:rPr>
          <w:rFonts w:ascii="Calibri" w:hAnsi="Calibri" w:cstheme="minorHAnsi"/>
          <w:sz w:val="22"/>
          <w:szCs w:val="22"/>
        </w:rPr>
        <w:t>lama</w:t>
      </w:r>
    </w:p>
  </w:footnote>
  <w:footnote w:id="127">
    <w:p w14:paraId="0DA9368C" w14:textId="6445A073" w:rsidR="008B3E9C" w:rsidRPr="003C0D38" w:rsidRDefault="008B3E9C"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003B223F" w:rsidRPr="003C0D38">
        <w:rPr>
          <w:rFonts w:ascii="Calibri" w:eastAsiaTheme="minorHAnsi" w:hAnsi="Calibri" w:cs="Traditional Arabic"/>
          <w:sz w:val="22"/>
          <w:szCs w:val="32"/>
        </w:rPr>
        <w:t>HR. Abu Daud</w:t>
      </w:r>
      <w:r w:rsidR="005D79CC">
        <w:rPr>
          <w:rFonts w:ascii="Calibri" w:eastAsiaTheme="minorHAnsi" w:hAnsi="Calibri" w:cs="Traditional Arabic"/>
          <w:sz w:val="22"/>
          <w:szCs w:val="32"/>
        </w:rPr>
        <w:t>,</w:t>
      </w:r>
      <w:r w:rsidR="003B223F" w:rsidRPr="003C0D38">
        <w:rPr>
          <w:rFonts w:ascii="Calibri" w:eastAsiaTheme="minorHAnsi" w:hAnsi="Calibri" w:cs="Traditional Arabic"/>
          <w:sz w:val="22"/>
          <w:szCs w:val="32"/>
        </w:rPr>
        <w:t xml:space="preserve"> No. 1811, Ibnu </w:t>
      </w:r>
      <w:proofErr w:type="spellStart"/>
      <w:r w:rsidR="003B223F" w:rsidRPr="003C0D38">
        <w:rPr>
          <w:rFonts w:ascii="Calibri" w:eastAsiaTheme="minorHAnsi" w:hAnsi="Calibri" w:cs="Traditional Arabic"/>
          <w:sz w:val="22"/>
          <w:szCs w:val="32"/>
        </w:rPr>
        <w:t>Majah</w:t>
      </w:r>
      <w:proofErr w:type="spellEnd"/>
      <w:r w:rsidR="007D186A">
        <w:rPr>
          <w:rFonts w:ascii="Calibri" w:eastAsiaTheme="minorHAnsi" w:hAnsi="Calibri" w:cs="Traditional Arabic"/>
          <w:sz w:val="22"/>
          <w:szCs w:val="32"/>
        </w:rPr>
        <w:t>,</w:t>
      </w:r>
      <w:r w:rsidR="003B223F" w:rsidRPr="003C0D38">
        <w:rPr>
          <w:rFonts w:ascii="Calibri" w:eastAsiaTheme="minorHAnsi" w:hAnsi="Calibri" w:cs="Traditional Arabic"/>
          <w:sz w:val="22"/>
          <w:szCs w:val="32"/>
        </w:rPr>
        <w:t xml:space="preserve"> No. 2903, Ibnu Khuzaimah</w:t>
      </w:r>
      <w:r w:rsidR="007D186A">
        <w:rPr>
          <w:rFonts w:ascii="Calibri" w:eastAsiaTheme="minorHAnsi" w:hAnsi="Calibri" w:cs="Traditional Arabic"/>
          <w:sz w:val="22"/>
          <w:szCs w:val="32"/>
        </w:rPr>
        <w:t>,</w:t>
      </w:r>
      <w:r w:rsidR="003B223F" w:rsidRPr="003C0D38">
        <w:rPr>
          <w:rFonts w:ascii="Calibri" w:eastAsiaTheme="minorHAnsi" w:hAnsi="Calibri" w:cs="Traditional Arabic"/>
          <w:sz w:val="22"/>
          <w:szCs w:val="32"/>
        </w:rPr>
        <w:t xml:space="preserve"> No. 3039, Ibnu </w:t>
      </w:r>
      <w:proofErr w:type="spellStart"/>
      <w:r w:rsidR="003B223F" w:rsidRPr="003C0D38">
        <w:rPr>
          <w:rFonts w:ascii="Calibri" w:eastAsiaTheme="minorHAnsi" w:hAnsi="Calibri" w:cs="Traditional Arabic"/>
          <w:sz w:val="22"/>
          <w:szCs w:val="32"/>
        </w:rPr>
        <w:t>Hibban</w:t>
      </w:r>
      <w:proofErr w:type="spellEnd"/>
      <w:r w:rsidR="002B0233">
        <w:rPr>
          <w:rFonts w:ascii="Calibri" w:eastAsiaTheme="minorHAnsi" w:hAnsi="Calibri" w:cs="Traditional Arabic"/>
          <w:sz w:val="22"/>
          <w:szCs w:val="32"/>
        </w:rPr>
        <w:t>,</w:t>
      </w:r>
      <w:r w:rsidR="003B223F" w:rsidRPr="003C0D38">
        <w:rPr>
          <w:rFonts w:ascii="Calibri" w:eastAsiaTheme="minorHAnsi" w:hAnsi="Calibri" w:cs="Traditional Arabic"/>
          <w:sz w:val="22"/>
          <w:szCs w:val="32"/>
        </w:rPr>
        <w:t xml:space="preserve"> No. 3988, dan </w:t>
      </w:r>
      <w:proofErr w:type="spellStart"/>
      <w:r w:rsidR="005C6BE3">
        <w:rPr>
          <w:rFonts w:ascii="Calibri" w:eastAsiaTheme="minorHAnsi" w:hAnsi="Calibri" w:cs="Traditional Arabic"/>
          <w:sz w:val="22"/>
          <w:szCs w:val="32"/>
        </w:rPr>
        <w:t>a</w:t>
      </w:r>
      <w:r w:rsidR="003B223F" w:rsidRPr="003C0D38">
        <w:rPr>
          <w:rFonts w:ascii="Calibri" w:eastAsiaTheme="minorHAnsi" w:hAnsi="Calibri" w:cs="Traditional Arabic"/>
          <w:sz w:val="22"/>
          <w:szCs w:val="32"/>
        </w:rPr>
        <w:t>th</w:t>
      </w:r>
      <w:proofErr w:type="spellEnd"/>
      <w:r w:rsidR="003B223F" w:rsidRPr="003C0D38">
        <w:rPr>
          <w:rFonts w:ascii="Calibri" w:eastAsiaTheme="minorHAnsi" w:hAnsi="Calibri" w:cs="Traditional Arabic"/>
          <w:sz w:val="22"/>
          <w:szCs w:val="32"/>
        </w:rPr>
        <w:t>-Thabrani</w:t>
      </w:r>
      <w:r w:rsidR="005C6BE3">
        <w:rPr>
          <w:rFonts w:ascii="Calibri" w:eastAsiaTheme="minorHAnsi" w:hAnsi="Calibri" w:cs="Traditional Arabic"/>
          <w:sz w:val="22"/>
          <w:szCs w:val="32"/>
        </w:rPr>
        <w:t>,</w:t>
      </w:r>
      <w:r w:rsidR="003B223F" w:rsidRPr="003C0D38">
        <w:rPr>
          <w:rFonts w:ascii="Calibri" w:eastAsiaTheme="minorHAnsi" w:hAnsi="Calibri" w:cs="Traditional Arabic"/>
          <w:sz w:val="22"/>
          <w:szCs w:val="32"/>
        </w:rPr>
        <w:t xml:space="preserve"> No. 12419, di</w:t>
      </w:r>
      <w:r w:rsidR="003F2010">
        <w:rPr>
          <w:rFonts w:ascii="Calibri" w:eastAsiaTheme="minorHAnsi" w:hAnsi="Calibri" w:cs="Traditional Arabic"/>
          <w:sz w:val="22"/>
          <w:szCs w:val="32"/>
        </w:rPr>
        <w:t xml:space="preserve">nyatakan </w:t>
      </w:r>
      <w:r w:rsidR="003B223F" w:rsidRPr="003C0D38">
        <w:rPr>
          <w:rFonts w:ascii="Calibri" w:eastAsiaTheme="minorHAnsi" w:hAnsi="Calibri" w:cs="Traditional Arabic"/>
          <w:sz w:val="22"/>
          <w:szCs w:val="32"/>
        </w:rPr>
        <w:t xml:space="preserve">sahih oleh </w:t>
      </w:r>
      <w:proofErr w:type="spellStart"/>
      <w:r w:rsidR="0038405C">
        <w:rPr>
          <w:rFonts w:ascii="Calibri" w:eastAsiaTheme="minorHAnsi" w:hAnsi="Calibri" w:cs="Traditional Arabic"/>
          <w:sz w:val="22"/>
          <w:szCs w:val="32"/>
        </w:rPr>
        <w:t>a</w:t>
      </w:r>
      <w:r w:rsidR="003B223F" w:rsidRPr="003C0D38">
        <w:rPr>
          <w:rFonts w:ascii="Calibri" w:eastAsiaTheme="minorHAnsi" w:hAnsi="Calibri" w:cs="Traditional Arabic"/>
          <w:sz w:val="22"/>
          <w:szCs w:val="32"/>
        </w:rPr>
        <w:t>l</w:t>
      </w:r>
      <w:proofErr w:type="spellEnd"/>
      <w:r w:rsidR="003B223F" w:rsidRPr="003C0D38">
        <w:rPr>
          <w:rFonts w:ascii="Calibri" w:eastAsiaTheme="minorHAnsi" w:hAnsi="Calibri" w:cs="Traditional Arabic"/>
          <w:sz w:val="22"/>
          <w:szCs w:val="32"/>
        </w:rPr>
        <w:t xml:space="preserve">-Albani dan </w:t>
      </w:r>
      <w:proofErr w:type="spellStart"/>
      <w:r w:rsidR="005E5CEB">
        <w:rPr>
          <w:rFonts w:ascii="Calibri" w:eastAsiaTheme="minorHAnsi" w:hAnsi="Calibri" w:cs="Traditional Arabic"/>
          <w:sz w:val="22"/>
          <w:szCs w:val="32"/>
        </w:rPr>
        <w:t>a</w:t>
      </w:r>
      <w:r w:rsidR="003B223F" w:rsidRPr="003C0D38">
        <w:rPr>
          <w:rFonts w:ascii="Calibri" w:eastAsiaTheme="minorHAnsi" w:hAnsi="Calibri" w:cs="Traditional Arabic"/>
          <w:sz w:val="22"/>
          <w:szCs w:val="32"/>
        </w:rPr>
        <w:t>l-Arna’uth</w:t>
      </w:r>
      <w:proofErr w:type="spellEnd"/>
      <w:r w:rsidR="005E5CEB">
        <w:rPr>
          <w:rFonts w:ascii="Calibri" w:eastAsiaTheme="minorHAnsi" w:hAnsi="Calibri" w:cs="Traditional Arabic"/>
          <w:sz w:val="22"/>
          <w:szCs w:val="32"/>
        </w:rPr>
        <w:t>.</w:t>
      </w:r>
    </w:p>
  </w:footnote>
  <w:footnote w:id="128">
    <w:p w14:paraId="5AE9AAAB" w14:textId="5DB91E77" w:rsidR="0051723F" w:rsidRPr="002844A2" w:rsidRDefault="00052ECB" w:rsidP="00E36196">
      <w:pPr>
        <w:pStyle w:val="DaftarParagraf"/>
        <w:bidi w:val="0"/>
        <w:spacing w:after="0"/>
        <w:ind w:left="0"/>
        <w:jc w:val="both"/>
        <w:rPr>
          <w:rFonts w:cstheme="minorHAnsi"/>
        </w:rPr>
      </w:pPr>
      <w:r w:rsidRPr="002844A2">
        <w:rPr>
          <w:rFonts w:cstheme="minorHAnsi"/>
          <w:vertAlign w:val="superscript"/>
        </w:rPr>
        <w:t>(</w:t>
      </w:r>
      <w:r w:rsidRPr="002844A2">
        <w:rPr>
          <w:rStyle w:val="ReferensiCatatanKaki"/>
          <w:rFonts w:cstheme="minorHAnsi"/>
        </w:rPr>
        <w:footnoteRef/>
      </w:r>
      <w:r w:rsidRPr="002844A2">
        <w:rPr>
          <w:rFonts w:cstheme="minorHAnsi"/>
          <w:vertAlign w:val="superscript"/>
        </w:rPr>
        <w:t>)</w:t>
      </w:r>
      <w:r w:rsidRPr="002844A2">
        <w:rPr>
          <w:rFonts w:cstheme="minorHAnsi"/>
        </w:rPr>
        <w:t xml:space="preserve"> </w:t>
      </w:r>
      <w:r w:rsidR="0051723F" w:rsidRPr="002844A2">
        <w:rPr>
          <w:rFonts w:cstheme="minorHAnsi"/>
        </w:rPr>
        <w:t xml:space="preserve">Telah lalu bahwa Ibnu Abbas </w:t>
      </w:r>
      <w:r w:rsidR="00E36196" w:rsidRPr="002844A2">
        <w:rPr>
          <w:rFonts w:cstheme="minorHAnsi"/>
          <w:i/>
          <w:iCs/>
        </w:rPr>
        <w:t>radhiyallâhu</w:t>
      </w:r>
      <w:r w:rsidR="0051723F" w:rsidRPr="002844A2">
        <w:rPr>
          <w:rFonts w:cstheme="minorHAnsi"/>
          <w:i/>
          <w:iCs/>
        </w:rPr>
        <w:t xml:space="preserve"> </w:t>
      </w:r>
      <w:r w:rsidR="00A257FA" w:rsidRPr="002844A2">
        <w:rPr>
          <w:rFonts w:cstheme="minorHAnsi"/>
          <w:i/>
          <w:iCs/>
        </w:rPr>
        <w:t>‘</w:t>
      </w:r>
      <w:r w:rsidR="0051723F" w:rsidRPr="002844A2">
        <w:rPr>
          <w:rFonts w:cstheme="minorHAnsi"/>
          <w:i/>
          <w:iCs/>
        </w:rPr>
        <w:t>anhumâ</w:t>
      </w:r>
      <w:r w:rsidR="0051723F" w:rsidRPr="002844A2">
        <w:rPr>
          <w:rFonts w:cstheme="minorHAnsi"/>
        </w:rPr>
        <w:t xml:space="preserve"> meriwayatkan ketika haji </w:t>
      </w:r>
      <w:r w:rsidR="0051723F" w:rsidRPr="003C0D38">
        <w:rPr>
          <w:rFonts w:cstheme="minorHAnsi"/>
        </w:rPr>
        <w:t>Wada</w:t>
      </w:r>
      <w:r w:rsidR="00907F3F">
        <w:rPr>
          <w:rFonts w:cstheme="minorHAnsi"/>
        </w:rPr>
        <w:t>k</w:t>
      </w:r>
      <w:r w:rsidR="0051723F" w:rsidRPr="002844A2">
        <w:rPr>
          <w:rFonts w:cstheme="minorHAnsi"/>
        </w:rPr>
        <w:t xml:space="preserve">, seorang wanita dari </w:t>
      </w:r>
      <w:proofErr w:type="spellStart"/>
      <w:r w:rsidR="0051723F" w:rsidRPr="002844A2">
        <w:rPr>
          <w:rFonts w:cstheme="minorHAnsi"/>
        </w:rPr>
        <w:t>Khats</w:t>
      </w:r>
      <w:r w:rsidR="00A257FA" w:rsidRPr="002844A2">
        <w:rPr>
          <w:rFonts w:cstheme="minorHAnsi"/>
        </w:rPr>
        <w:t>’</w:t>
      </w:r>
      <w:r w:rsidR="0051723F" w:rsidRPr="002844A2">
        <w:rPr>
          <w:rFonts w:cstheme="minorHAnsi"/>
        </w:rPr>
        <w:t>am</w:t>
      </w:r>
      <w:proofErr w:type="spellEnd"/>
      <w:r w:rsidR="0051723F" w:rsidRPr="002844A2">
        <w:rPr>
          <w:rFonts w:cstheme="minorHAnsi"/>
        </w:rPr>
        <w:t xml:space="preserve"> bertanya kepada Nabi </w:t>
      </w:r>
      <w:r w:rsidR="00A257FA" w:rsidRPr="002844A2">
        <w:rPr>
          <w:rFonts w:cs="Traditional Arabic"/>
          <w:szCs w:val="28"/>
          <w:rtl/>
        </w:rPr>
        <w:t>ﷺ</w:t>
      </w:r>
      <w:r w:rsidR="00E36196" w:rsidRPr="002844A2">
        <w:rPr>
          <w:rFonts w:cstheme="minorHAnsi"/>
        </w:rPr>
        <w:t>,</w:t>
      </w:r>
    </w:p>
    <w:p w14:paraId="51453E48" w14:textId="77777777" w:rsidR="0051723F" w:rsidRPr="002844A2" w:rsidRDefault="0051723F" w:rsidP="00E36196">
      <w:pPr>
        <w:spacing w:after="0"/>
        <w:jc w:val="both"/>
        <w:rPr>
          <w:rFonts w:cs="Traditional Arabic"/>
          <w:szCs w:val="28"/>
        </w:rPr>
      </w:pPr>
      <w:r w:rsidRPr="002844A2">
        <w:rPr>
          <w:rFonts w:cs="Traditional Arabic"/>
          <w:szCs w:val="28"/>
          <w:rtl/>
        </w:rPr>
        <w:t xml:space="preserve">يَا رَسُولَ اللهِ إِنَّ فَرِيضَةَ اللهِ عَلَى عِبَادِهِ فِي الْحَجِّ أَدْرَكَتْ أَبِي شَيْخًا كَبِيرًا لَا يَثْبُتُ عَلَى الرَّاحِلَةِ </w:t>
      </w:r>
      <w:proofErr w:type="spellStart"/>
      <w:r w:rsidRPr="002844A2">
        <w:rPr>
          <w:rFonts w:cs="Traditional Arabic"/>
          <w:szCs w:val="28"/>
          <w:rtl/>
        </w:rPr>
        <w:t>أَفَأَحُجُّ</w:t>
      </w:r>
      <w:proofErr w:type="spellEnd"/>
      <w:r w:rsidRPr="002844A2">
        <w:rPr>
          <w:rFonts w:cs="Traditional Arabic"/>
          <w:szCs w:val="28"/>
          <w:rtl/>
        </w:rPr>
        <w:t xml:space="preserve"> عَنْهُ؟</w:t>
      </w:r>
    </w:p>
    <w:p w14:paraId="68733A07" w14:textId="06320832" w:rsidR="0051723F" w:rsidRPr="002844A2" w:rsidRDefault="00A257FA" w:rsidP="00E36196">
      <w:pPr>
        <w:bidi w:val="0"/>
        <w:spacing w:after="0"/>
        <w:jc w:val="both"/>
        <w:rPr>
          <w:rFonts w:cstheme="minorHAnsi"/>
        </w:rPr>
      </w:pPr>
      <w:r w:rsidRPr="00972F1C">
        <w:rPr>
          <w:rFonts w:cstheme="minorHAnsi"/>
          <w:i/>
          <w:iCs/>
        </w:rPr>
        <w:t>“</w:t>
      </w:r>
      <w:r w:rsidR="0051723F" w:rsidRPr="00972F1C">
        <w:rPr>
          <w:rFonts w:cstheme="minorHAnsi"/>
          <w:i/>
          <w:iCs/>
        </w:rPr>
        <w:t>Wahai Rasulullah, kewajiban haji yang Allah wajibkan kepada para hamba-Nya telah mengenai ayahku yang sudah sangat tua dan tidak mampu duduk tegak di atas kendaraan. Bolehkah aku menghajikannya?</w:t>
      </w:r>
      <w:r w:rsidRPr="00972F1C">
        <w:rPr>
          <w:rFonts w:cstheme="minorHAnsi"/>
          <w:i/>
          <w:iCs/>
        </w:rPr>
        <w:t>”</w:t>
      </w:r>
      <w:r w:rsidR="0051723F" w:rsidRPr="00972F1C">
        <w:rPr>
          <w:rFonts w:cstheme="minorHAnsi"/>
          <w:i/>
          <w:iCs/>
        </w:rPr>
        <w:t xml:space="preserve"> Nabi </w:t>
      </w:r>
      <w:r w:rsidRPr="00972F1C">
        <w:rPr>
          <w:rFonts w:cs="Traditional Arabic"/>
          <w:i/>
          <w:iCs/>
          <w:szCs w:val="28"/>
          <w:rtl/>
        </w:rPr>
        <w:t>ﷺ</w:t>
      </w:r>
      <w:r w:rsidR="0051723F" w:rsidRPr="00972F1C">
        <w:rPr>
          <w:rFonts w:cstheme="minorHAnsi"/>
          <w:i/>
          <w:iCs/>
        </w:rPr>
        <w:t xml:space="preserve"> menjawab</w:t>
      </w:r>
      <w:r w:rsidR="00A8165B" w:rsidRPr="00972F1C">
        <w:rPr>
          <w:rFonts w:cstheme="minorHAnsi"/>
          <w:i/>
          <w:iCs/>
        </w:rPr>
        <w:t>,</w:t>
      </w:r>
      <w:r w:rsidR="0051723F" w:rsidRPr="00972F1C">
        <w:rPr>
          <w:rFonts w:cstheme="minorHAnsi"/>
          <w:i/>
          <w:iCs/>
        </w:rPr>
        <w:t xml:space="preserve"> </w:t>
      </w:r>
      <w:r w:rsidRPr="00972F1C">
        <w:rPr>
          <w:rFonts w:cstheme="minorHAnsi"/>
          <w:i/>
          <w:iCs/>
        </w:rPr>
        <w:t>“</w:t>
      </w:r>
      <w:r w:rsidR="007A5C0E">
        <w:rPr>
          <w:rFonts w:cstheme="minorHAnsi"/>
          <w:i/>
          <w:iCs/>
        </w:rPr>
        <w:t>Y</w:t>
      </w:r>
      <w:r w:rsidR="00A8165B" w:rsidRPr="003C0D38">
        <w:rPr>
          <w:rFonts w:cstheme="minorHAnsi"/>
          <w:i/>
          <w:iCs/>
        </w:rPr>
        <w:t>a</w:t>
      </w:r>
      <w:r w:rsidR="00A8165B" w:rsidRPr="00972F1C">
        <w:rPr>
          <w:rFonts w:cstheme="minorHAnsi"/>
          <w:i/>
          <w:iCs/>
        </w:rPr>
        <w:t>.”</w:t>
      </w:r>
      <w:r w:rsidR="0051723F" w:rsidRPr="002844A2">
        <w:rPr>
          <w:rFonts w:cstheme="minorHAnsi"/>
        </w:rPr>
        <w:t xml:space="preserve"> (HR. Al-</w:t>
      </w:r>
      <w:r w:rsidR="0051723F" w:rsidRPr="003C0D38">
        <w:rPr>
          <w:rFonts w:cstheme="minorHAnsi"/>
        </w:rPr>
        <w:t>Bukh</w:t>
      </w:r>
      <w:r w:rsidR="00C22F43">
        <w:rPr>
          <w:rFonts w:cstheme="minorHAnsi"/>
        </w:rPr>
        <w:t>a</w:t>
      </w:r>
      <w:r w:rsidR="0051723F" w:rsidRPr="003C0D38">
        <w:rPr>
          <w:rFonts w:cstheme="minorHAnsi"/>
        </w:rPr>
        <w:t>ri</w:t>
      </w:r>
      <w:r w:rsidR="00C22F43">
        <w:rPr>
          <w:rFonts w:cstheme="minorHAnsi"/>
        </w:rPr>
        <w:t>,</w:t>
      </w:r>
      <w:r w:rsidR="0051723F" w:rsidRPr="002844A2">
        <w:rPr>
          <w:rFonts w:cstheme="minorHAnsi"/>
        </w:rPr>
        <w:t xml:space="preserve"> No. 1513</w:t>
      </w:r>
      <w:r w:rsidR="00915AEA">
        <w:rPr>
          <w:rFonts w:cstheme="minorHAnsi"/>
        </w:rPr>
        <w:t>,</w:t>
      </w:r>
      <w:r w:rsidR="0051723F" w:rsidRPr="002844A2">
        <w:rPr>
          <w:rFonts w:cstheme="minorHAnsi"/>
        </w:rPr>
        <w:t xml:space="preserve"> dan Muslim</w:t>
      </w:r>
      <w:r w:rsidR="00C22F43">
        <w:rPr>
          <w:rFonts w:cstheme="minorHAnsi"/>
        </w:rPr>
        <w:t>,</w:t>
      </w:r>
      <w:r w:rsidR="0051723F" w:rsidRPr="002844A2">
        <w:rPr>
          <w:rFonts w:cstheme="minorHAnsi"/>
        </w:rPr>
        <w:t xml:space="preserve"> No. 1334</w:t>
      </w:r>
      <w:r w:rsidR="0051723F" w:rsidRPr="003C0D38">
        <w:rPr>
          <w:rFonts w:cstheme="minorHAnsi"/>
        </w:rPr>
        <w:t>)</w:t>
      </w:r>
      <w:r w:rsidR="00915AEA">
        <w:rPr>
          <w:rFonts w:cstheme="minorHAnsi"/>
        </w:rPr>
        <w:t>.</w:t>
      </w:r>
    </w:p>
    <w:p w14:paraId="278611A2" w14:textId="4839704A" w:rsidR="0051723F" w:rsidRPr="002844A2" w:rsidRDefault="0051723F" w:rsidP="00E36196">
      <w:pPr>
        <w:bidi w:val="0"/>
        <w:spacing w:after="0"/>
        <w:ind w:firstLine="720"/>
        <w:jc w:val="both"/>
        <w:rPr>
          <w:rFonts w:cstheme="minorHAnsi"/>
        </w:rPr>
      </w:pPr>
      <w:r w:rsidRPr="002844A2">
        <w:rPr>
          <w:rFonts w:cstheme="minorHAnsi"/>
        </w:rPr>
        <w:t xml:space="preserve">Hadis ini sangat jelas menunjukkan seorang wanita menghajikan seorang laki-laki. Ibnu </w:t>
      </w:r>
      <w:proofErr w:type="spellStart"/>
      <w:r w:rsidRPr="002844A2">
        <w:rPr>
          <w:rFonts w:cstheme="minorHAnsi"/>
        </w:rPr>
        <w:t>Qudamah</w:t>
      </w:r>
      <w:proofErr w:type="spellEnd"/>
      <w:r w:rsidRPr="002844A2">
        <w:rPr>
          <w:rFonts w:cstheme="minorHAnsi"/>
        </w:rPr>
        <w:t xml:space="preserve"> berkata</w:t>
      </w:r>
      <w:r w:rsidR="00E36196" w:rsidRPr="002844A2">
        <w:rPr>
          <w:rFonts w:cstheme="minorHAnsi"/>
        </w:rPr>
        <w:t>,</w:t>
      </w:r>
    </w:p>
    <w:p w14:paraId="5D5F4DB0" w14:textId="77777777" w:rsidR="0051723F" w:rsidRPr="002844A2" w:rsidRDefault="0051723F" w:rsidP="00E36196">
      <w:pPr>
        <w:spacing w:after="0"/>
        <w:jc w:val="both"/>
        <w:rPr>
          <w:rFonts w:cs="Traditional Arabic"/>
          <w:szCs w:val="28"/>
        </w:rPr>
      </w:pPr>
      <w:r w:rsidRPr="002844A2">
        <w:rPr>
          <w:rFonts w:cs="Traditional Arabic"/>
          <w:szCs w:val="28"/>
          <w:rtl/>
        </w:rPr>
        <w:t>يَجُوزُ أَنْ يَنُوبَ الرَّجُلُ عَنِ الرَّجُلِ وَالْمَرْأَةِ، وَالْمَرْأَةُ عَنِ الرَّجُلِ وَالْمَرْأَةِ فِي الْحَجِّ فِي قَوْلِ عَامَّةِ أَهْلِ الْعِلْمِ، لَا نَعْلَمُ فِيهِ مُخَالِفًا إِلَّا الْحَسَنَ بْنَ صَالِحٍ فَإِنَّهُ كَرِهَ حَجَّ الْمَرْأَةِ عَنِ الرَّجُلِ</w:t>
      </w:r>
    </w:p>
    <w:p w14:paraId="7E7B0CBC" w14:textId="4C22B91B" w:rsidR="00052ECB" w:rsidRPr="002844A2" w:rsidRDefault="00A257FA" w:rsidP="00E36196">
      <w:pPr>
        <w:bidi w:val="0"/>
        <w:spacing w:after="0"/>
        <w:jc w:val="both"/>
        <w:rPr>
          <w:rFonts w:cstheme="minorHAnsi"/>
          <w:highlight w:val="green"/>
          <w:rtl/>
        </w:rPr>
      </w:pPr>
      <w:r w:rsidRPr="00DC6387">
        <w:rPr>
          <w:rFonts w:cstheme="minorHAnsi"/>
          <w:i/>
          <w:iCs/>
        </w:rPr>
        <w:t>“</w:t>
      </w:r>
      <w:r w:rsidR="0051723F" w:rsidRPr="00DC6387">
        <w:rPr>
          <w:rFonts w:cstheme="minorHAnsi"/>
          <w:i/>
          <w:iCs/>
        </w:rPr>
        <w:t>Boleh bagi seorang laki-laki menghajikan laki-laki maupun perempuan, dan boleh bagi seorang perempuan menghajikan laki-laki maupun perempuan, menurut pendapat seluruh ulama. Kami tidak mengetahui seorang pun yang menyelisihi hal ini kecuali Al-Hasan bin Shalih, yang memakruhkan seorang perempuan menghajikan seorang laki-laki.</w:t>
      </w:r>
      <w:r w:rsidRPr="00DC6387">
        <w:rPr>
          <w:rFonts w:cstheme="minorHAnsi"/>
          <w:i/>
          <w:iCs/>
        </w:rPr>
        <w:t>”</w:t>
      </w:r>
      <w:r w:rsidR="0051723F" w:rsidRPr="002844A2">
        <w:rPr>
          <w:rFonts w:cstheme="minorHAnsi"/>
        </w:rPr>
        <w:t xml:space="preserve"> </w:t>
      </w:r>
      <w:r w:rsidR="00FF1E72">
        <w:rPr>
          <w:rFonts w:cstheme="minorHAnsi"/>
        </w:rPr>
        <w:t>[</w:t>
      </w:r>
      <w:r w:rsidR="0051723F" w:rsidRPr="00FF1E72">
        <w:rPr>
          <w:rFonts w:cstheme="minorHAnsi"/>
          <w:i/>
          <w:iCs/>
        </w:rPr>
        <w:t>Al-</w:t>
      </w:r>
      <w:proofErr w:type="spellStart"/>
      <w:r w:rsidR="0051723F" w:rsidRPr="00FF1E72">
        <w:rPr>
          <w:rFonts w:cstheme="minorHAnsi"/>
          <w:i/>
          <w:iCs/>
        </w:rPr>
        <w:t>Mughnî</w:t>
      </w:r>
      <w:proofErr w:type="spellEnd"/>
      <w:r w:rsidR="0051723F" w:rsidRPr="002844A2">
        <w:rPr>
          <w:rFonts w:cstheme="minorHAnsi"/>
        </w:rPr>
        <w:t xml:space="preserve">, </w:t>
      </w:r>
      <w:r w:rsidR="00FF1E72">
        <w:rPr>
          <w:rFonts w:cstheme="minorHAnsi"/>
        </w:rPr>
        <w:t>(</w:t>
      </w:r>
      <w:r w:rsidR="0051723F" w:rsidRPr="002844A2">
        <w:rPr>
          <w:rFonts w:cstheme="minorHAnsi"/>
        </w:rPr>
        <w:t>3/226</w:t>
      </w:r>
      <w:r w:rsidR="0051723F" w:rsidRPr="003C0D38">
        <w:rPr>
          <w:rFonts w:cstheme="minorHAnsi"/>
        </w:rPr>
        <w:t>)</w:t>
      </w:r>
      <w:r w:rsidR="00FF1E72">
        <w:rPr>
          <w:rFonts w:cstheme="minorHAnsi"/>
        </w:rPr>
        <w:t>]</w:t>
      </w:r>
      <w:r w:rsidR="00A50D80" w:rsidRPr="003C0D38">
        <w:rPr>
          <w:rFonts w:cstheme="minorHAnsi"/>
        </w:rPr>
        <w:t>.</w:t>
      </w:r>
    </w:p>
  </w:footnote>
  <w:footnote w:id="129">
    <w:p w14:paraId="165D2E29" w14:textId="4E4DD66B" w:rsidR="00540CCB" w:rsidRPr="003C0D38" w:rsidRDefault="00540CCB" w:rsidP="00540CCB">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eastAsiaTheme="minorHAnsi" w:cs="Traditional Arabic"/>
          <w:color w:val="auto"/>
          <w:szCs w:val="32"/>
          <w:bdr w:val="none" w:sz="0" w:space="0" w:color="auto"/>
          <w:lang w:eastAsia="en-US"/>
        </w:rPr>
      </w:pPr>
      <w:r>
        <w:rPr>
          <w:rStyle w:val="ReferensiCatatanKaki"/>
        </w:rPr>
        <w:footnoteRef/>
      </w:r>
      <w:r>
        <w:t xml:space="preserve"> </w:t>
      </w:r>
      <w:r w:rsidRPr="003C0D38">
        <w:rPr>
          <w:rFonts w:eastAsiaTheme="minorHAnsi" w:cs="Traditional Arabic"/>
          <w:color w:val="auto"/>
          <w:szCs w:val="32"/>
          <w:bdr w:val="none" w:sz="0" w:space="0" w:color="auto"/>
          <w:lang w:eastAsia="en-US"/>
        </w:rPr>
        <w:t xml:space="preserve"> </w:t>
      </w:r>
      <w:proofErr w:type="spellStart"/>
      <w:r w:rsidRPr="00525F06">
        <w:rPr>
          <w:rFonts w:eastAsiaTheme="minorHAnsi" w:cs="Traditional Arabic"/>
          <w:i/>
          <w:iCs/>
          <w:color w:val="auto"/>
          <w:szCs w:val="32"/>
          <w:bdr w:val="none" w:sz="0" w:space="0" w:color="auto"/>
          <w:lang w:eastAsia="en-US"/>
        </w:rPr>
        <w:t>Fatâwâ</w:t>
      </w:r>
      <w:proofErr w:type="spellEnd"/>
      <w:r w:rsidRPr="00525F06">
        <w:rPr>
          <w:rFonts w:eastAsiaTheme="minorHAnsi" w:cs="Traditional Arabic"/>
          <w:i/>
          <w:iCs/>
          <w:color w:val="auto"/>
          <w:szCs w:val="32"/>
          <w:bdr w:val="none" w:sz="0" w:space="0" w:color="auto"/>
          <w:lang w:eastAsia="en-US"/>
        </w:rPr>
        <w:t xml:space="preserve"> </w:t>
      </w:r>
      <w:proofErr w:type="spellStart"/>
      <w:r w:rsidR="00525F06">
        <w:rPr>
          <w:rFonts w:eastAsiaTheme="minorHAnsi" w:cs="Traditional Arabic"/>
          <w:i/>
          <w:iCs/>
          <w:color w:val="auto"/>
          <w:szCs w:val="32"/>
          <w:bdr w:val="none" w:sz="0" w:space="0" w:color="auto"/>
          <w:lang w:eastAsia="en-US"/>
        </w:rPr>
        <w:t>a</w:t>
      </w:r>
      <w:r w:rsidRPr="00525F06">
        <w:rPr>
          <w:rFonts w:eastAsiaTheme="minorHAnsi" w:cs="Traditional Arabic"/>
          <w:i/>
          <w:iCs/>
          <w:color w:val="auto"/>
          <w:szCs w:val="32"/>
          <w:bdr w:val="none" w:sz="0" w:space="0" w:color="auto"/>
          <w:lang w:eastAsia="en-US"/>
        </w:rPr>
        <w:t>l</w:t>
      </w:r>
      <w:proofErr w:type="spellEnd"/>
      <w:r w:rsidRPr="00525F06">
        <w:rPr>
          <w:rFonts w:eastAsiaTheme="minorHAnsi" w:cs="Traditional Arabic"/>
          <w:i/>
          <w:iCs/>
          <w:color w:val="auto"/>
          <w:szCs w:val="32"/>
          <w:bdr w:val="none" w:sz="0" w:space="0" w:color="auto"/>
          <w:lang w:eastAsia="en-US"/>
        </w:rPr>
        <w:t xml:space="preserve">-Lajnah </w:t>
      </w:r>
      <w:proofErr w:type="spellStart"/>
      <w:r w:rsidR="00525F06">
        <w:rPr>
          <w:rFonts w:eastAsiaTheme="minorHAnsi" w:cs="Traditional Arabic"/>
          <w:i/>
          <w:iCs/>
          <w:color w:val="auto"/>
          <w:szCs w:val="32"/>
          <w:bdr w:val="none" w:sz="0" w:space="0" w:color="auto"/>
          <w:lang w:eastAsia="en-US"/>
        </w:rPr>
        <w:t>a</w:t>
      </w:r>
      <w:r w:rsidRPr="00525F06">
        <w:rPr>
          <w:rFonts w:eastAsiaTheme="minorHAnsi" w:cs="Traditional Arabic"/>
          <w:i/>
          <w:iCs/>
          <w:color w:val="auto"/>
          <w:szCs w:val="32"/>
          <w:bdr w:val="none" w:sz="0" w:space="0" w:color="auto"/>
          <w:lang w:eastAsia="en-US"/>
        </w:rPr>
        <w:t>d-Dâ’imah</w:t>
      </w:r>
      <w:proofErr w:type="spellEnd"/>
      <w:r w:rsidRPr="00525F06">
        <w:rPr>
          <w:rFonts w:eastAsiaTheme="minorHAnsi" w:cs="Traditional Arabic"/>
          <w:i/>
          <w:iCs/>
          <w:color w:val="auto"/>
          <w:szCs w:val="32"/>
          <w:bdr w:val="none" w:sz="0" w:space="0" w:color="auto"/>
          <w:lang w:eastAsia="en-US"/>
        </w:rPr>
        <w:t>,</w:t>
      </w:r>
      <w:r w:rsidRPr="003C0D38">
        <w:rPr>
          <w:rFonts w:eastAsiaTheme="minorHAnsi" w:cs="Traditional Arabic"/>
          <w:color w:val="auto"/>
          <w:szCs w:val="32"/>
          <w:bdr w:val="none" w:sz="0" w:space="0" w:color="auto"/>
          <w:lang w:eastAsia="en-US"/>
        </w:rPr>
        <w:t xml:space="preserve"> </w:t>
      </w:r>
      <w:r w:rsidR="00525F06">
        <w:rPr>
          <w:rFonts w:eastAsiaTheme="minorHAnsi" w:cs="Traditional Arabic"/>
          <w:color w:val="auto"/>
          <w:szCs w:val="32"/>
          <w:bdr w:val="none" w:sz="0" w:space="0" w:color="auto"/>
          <w:lang w:eastAsia="en-US"/>
        </w:rPr>
        <w:t>(</w:t>
      </w:r>
      <w:r w:rsidRPr="003C0D38">
        <w:rPr>
          <w:rFonts w:eastAsiaTheme="minorHAnsi" w:cs="Traditional Arabic"/>
          <w:color w:val="auto"/>
          <w:szCs w:val="32"/>
          <w:bdr w:val="none" w:sz="0" w:space="0" w:color="auto"/>
          <w:lang w:eastAsia="en-US"/>
        </w:rPr>
        <w:t>11/77-78)</w:t>
      </w:r>
      <w:r w:rsidR="00525F06">
        <w:rPr>
          <w:rFonts w:eastAsiaTheme="minorHAnsi" w:cs="Traditional Arabic"/>
          <w:color w:val="auto"/>
          <w:szCs w:val="32"/>
          <w:bdr w:val="none" w:sz="0" w:space="0" w:color="auto"/>
          <w:lang w:eastAsia="en-US"/>
        </w:rPr>
        <w:t>.</w:t>
      </w:r>
    </w:p>
  </w:footnote>
  <w:footnote w:id="130">
    <w:p w14:paraId="70390ACC" w14:textId="1C506CEE" w:rsidR="00A9383B" w:rsidRPr="003C0D38" w:rsidRDefault="00A9383B"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00505C05" w:rsidRPr="003C0D38">
        <w:rPr>
          <w:rFonts w:ascii="Calibri" w:eastAsiaTheme="minorHAnsi" w:hAnsi="Calibri" w:cs="Traditional Arabic"/>
          <w:sz w:val="22"/>
          <w:szCs w:val="32"/>
        </w:rPr>
        <w:t xml:space="preserve">Lihat: </w:t>
      </w:r>
      <w:r w:rsidR="00505C05" w:rsidRPr="009A6924">
        <w:rPr>
          <w:rFonts w:ascii="Calibri" w:eastAsiaTheme="minorHAnsi" w:hAnsi="Calibri" w:cs="Traditional Arabic"/>
          <w:i/>
          <w:iCs/>
          <w:sz w:val="22"/>
          <w:szCs w:val="32"/>
        </w:rPr>
        <w:t>Ad-</w:t>
      </w:r>
      <w:proofErr w:type="spellStart"/>
      <w:r w:rsidR="00505C05" w:rsidRPr="009A6924">
        <w:rPr>
          <w:rFonts w:ascii="Calibri" w:eastAsiaTheme="minorHAnsi" w:hAnsi="Calibri" w:cs="Traditional Arabic"/>
          <w:i/>
          <w:iCs/>
          <w:sz w:val="22"/>
          <w:szCs w:val="32"/>
        </w:rPr>
        <w:t>Diyâ</w:t>
      </w:r>
      <w:proofErr w:type="spellEnd"/>
      <w:r w:rsidR="00505C05" w:rsidRPr="009A6924">
        <w:rPr>
          <w:rFonts w:ascii="Calibri" w:eastAsiaTheme="minorHAnsi" w:hAnsi="Calibri" w:cs="Traditional Arabic"/>
          <w:i/>
          <w:iCs/>
          <w:sz w:val="22"/>
          <w:szCs w:val="32"/>
        </w:rPr>
        <w:t xml:space="preserve">’ </w:t>
      </w:r>
      <w:proofErr w:type="spellStart"/>
      <w:r w:rsidR="009A6924" w:rsidRPr="009A6924">
        <w:rPr>
          <w:rFonts w:ascii="Calibri" w:eastAsiaTheme="minorHAnsi" w:hAnsi="Calibri" w:cs="Traditional Arabic"/>
          <w:i/>
          <w:iCs/>
          <w:sz w:val="22"/>
          <w:szCs w:val="32"/>
        </w:rPr>
        <w:t>a</w:t>
      </w:r>
      <w:r w:rsidR="00505C05" w:rsidRPr="009A6924">
        <w:rPr>
          <w:rFonts w:ascii="Calibri" w:eastAsiaTheme="minorHAnsi" w:hAnsi="Calibri" w:cs="Traditional Arabic"/>
          <w:i/>
          <w:iCs/>
          <w:sz w:val="22"/>
          <w:szCs w:val="32"/>
        </w:rPr>
        <w:t>l-Lâmi</w:t>
      </w:r>
      <w:proofErr w:type="spellEnd"/>
      <w:r w:rsidR="00505C05" w:rsidRPr="009A6924">
        <w:rPr>
          <w:rFonts w:ascii="Calibri" w:eastAsiaTheme="minorHAnsi" w:hAnsi="Calibri" w:cs="Traditional Arabic"/>
          <w:i/>
          <w:iCs/>
          <w:sz w:val="22"/>
          <w:szCs w:val="32"/>
        </w:rPr>
        <w:t>’ min</w:t>
      </w:r>
      <w:r w:rsidR="009A6924" w:rsidRPr="009A6924">
        <w:rPr>
          <w:rFonts w:ascii="Calibri" w:eastAsiaTheme="minorHAnsi" w:hAnsi="Calibri" w:cs="Traditional Arabic"/>
          <w:i/>
          <w:iCs/>
          <w:sz w:val="22"/>
          <w:szCs w:val="32"/>
        </w:rPr>
        <w:t>-</w:t>
      </w:r>
      <w:proofErr w:type="spellStart"/>
      <w:r w:rsidR="009A6924" w:rsidRPr="009A6924">
        <w:rPr>
          <w:rFonts w:ascii="Calibri" w:eastAsiaTheme="minorHAnsi" w:hAnsi="Calibri" w:cs="Traditional Arabic"/>
          <w:i/>
          <w:iCs/>
          <w:sz w:val="22"/>
          <w:szCs w:val="32"/>
        </w:rPr>
        <w:t>a</w:t>
      </w:r>
      <w:r w:rsidR="00505C05" w:rsidRPr="009A6924">
        <w:rPr>
          <w:rFonts w:ascii="Calibri" w:eastAsiaTheme="minorHAnsi" w:hAnsi="Calibri" w:cs="Traditional Arabic"/>
          <w:i/>
          <w:iCs/>
          <w:sz w:val="22"/>
          <w:szCs w:val="32"/>
        </w:rPr>
        <w:t>l</w:t>
      </w:r>
      <w:proofErr w:type="spellEnd"/>
      <w:r w:rsidR="00505C05" w:rsidRPr="009A6924">
        <w:rPr>
          <w:rFonts w:ascii="Calibri" w:eastAsiaTheme="minorHAnsi" w:hAnsi="Calibri" w:cs="Traditional Arabic"/>
          <w:i/>
          <w:iCs/>
          <w:sz w:val="22"/>
          <w:szCs w:val="32"/>
        </w:rPr>
        <w:t>-</w:t>
      </w:r>
      <w:proofErr w:type="spellStart"/>
      <w:r w:rsidR="00505C05" w:rsidRPr="009A6924">
        <w:rPr>
          <w:rFonts w:ascii="Calibri" w:eastAsiaTheme="minorHAnsi" w:hAnsi="Calibri" w:cs="Traditional Arabic"/>
          <w:i/>
          <w:iCs/>
          <w:sz w:val="22"/>
          <w:szCs w:val="32"/>
        </w:rPr>
        <w:t>Khuthab</w:t>
      </w:r>
      <w:proofErr w:type="spellEnd"/>
      <w:r w:rsidR="00505C05" w:rsidRPr="009A6924">
        <w:rPr>
          <w:rFonts w:ascii="Calibri" w:eastAsiaTheme="minorHAnsi" w:hAnsi="Calibri" w:cs="Traditional Arabic"/>
          <w:i/>
          <w:iCs/>
          <w:sz w:val="22"/>
          <w:szCs w:val="32"/>
        </w:rPr>
        <w:t xml:space="preserve"> </w:t>
      </w:r>
      <w:proofErr w:type="spellStart"/>
      <w:r w:rsidR="009A6924" w:rsidRPr="009A6924">
        <w:rPr>
          <w:rFonts w:ascii="Calibri" w:eastAsiaTheme="minorHAnsi" w:hAnsi="Calibri" w:cs="Traditional Arabic"/>
          <w:i/>
          <w:iCs/>
          <w:sz w:val="22"/>
          <w:szCs w:val="32"/>
        </w:rPr>
        <w:t>a</w:t>
      </w:r>
      <w:r w:rsidR="00505C05" w:rsidRPr="009A6924">
        <w:rPr>
          <w:rFonts w:ascii="Calibri" w:eastAsiaTheme="minorHAnsi" w:hAnsi="Calibri" w:cs="Traditional Arabic"/>
          <w:i/>
          <w:iCs/>
          <w:sz w:val="22"/>
          <w:szCs w:val="32"/>
        </w:rPr>
        <w:t>l-Jawâmi</w:t>
      </w:r>
      <w:proofErr w:type="spellEnd"/>
      <w:r w:rsidR="00505C05" w:rsidRPr="009A6924">
        <w:rPr>
          <w:rFonts w:ascii="Calibri" w:eastAsiaTheme="minorHAnsi" w:hAnsi="Calibri" w:cs="Traditional Arabic"/>
          <w:i/>
          <w:iCs/>
          <w:sz w:val="22"/>
          <w:szCs w:val="32"/>
        </w:rPr>
        <w:t>’</w:t>
      </w:r>
      <w:r w:rsidR="00505C05" w:rsidRPr="003C0D38">
        <w:rPr>
          <w:rFonts w:ascii="Calibri" w:eastAsiaTheme="minorHAnsi" w:hAnsi="Calibri" w:cs="Traditional Arabic"/>
          <w:sz w:val="22"/>
          <w:szCs w:val="32"/>
        </w:rPr>
        <w:t xml:space="preserve">, </w:t>
      </w:r>
      <w:proofErr w:type="spellStart"/>
      <w:r w:rsidR="009A6924">
        <w:rPr>
          <w:rFonts w:ascii="Calibri" w:eastAsiaTheme="minorHAnsi" w:hAnsi="Calibri" w:cs="Traditional Arabic"/>
          <w:sz w:val="22"/>
          <w:szCs w:val="32"/>
        </w:rPr>
        <w:t>a</w:t>
      </w:r>
      <w:r w:rsidR="00505C05" w:rsidRPr="003C0D38">
        <w:rPr>
          <w:rFonts w:ascii="Calibri" w:eastAsiaTheme="minorHAnsi" w:hAnsi="Calibri" w:cs="Traditional Arabic"/>
          <w:sz w:val="22"/>
          <w:szCs w:val="32"/>
        </w:rPr>
        <w:t>l-Utsaimin</w:t>
      </w:r>
      <w:proofErr w:type="spellEnd"/>
      <w:r w:rsidR="00505C05" w:rsidRPr="003C0D38">
        <w:rPr>
          <w:rFonts w:ascii="Calibri" w:eastAsiaTheme="minorHAnsi" w:hAnsi="Calibri" w:cs="Traditional Arabic"/>
          <w:sz w:val="22"/>
          <w:szCs w:val="32"/>
        </w:rPr>
        <w:t xml:space="preserve"> </w:t>
      </w:r>
      <w:r w:rsidR="009A6924">
        <w:rPr>
          <w:rFonts w:ascii="Calibri" w:eastAsiaTheme="minorHAnsi" w:hAnsi="Calibri" w:cs="Traditional Arabic"/>
          <w:sz w:val="22"/>
          <w:szCs w:val="32"/>
        </w:rPr>
        <w:t>(</w:t>
      </w:r>
      <w:r w:rsidR="00505C05" w:rsidRPr="003C0D38">
        <w:rPr>
          <w:rFonts w:ascii="Calibri" w:eastAsiaTheme="minorHAnsi" w:hAnsi="Calibri" w:cs="Traditional Arabic"/>
          <w:sz w:val="22"/>
          <w:szCs w:val="32"/>
        </w:rPr>
        <w:t>2/478)</w:t>
      </w:r>
      <w:r w:rsidR="009A6924">
        <w:rPr>
          <w:rFonts w:ascii="Calibri" w:eastAsiaTheme="minorHAnsi" w:hAnsi="Calibri" w:cs="Traditional Arabic"/>
          <w:sz w:val="22"/>
          <w:szCs w:val="32"/>
        </w:rPr>
        <w:t>.</w:t>
      </w:r>
    </w:p>
  </w:footnote>
  <w:footnote w:id="131">
    <w:p w14:paraId="562399AB" w14:textId="1A23663D" w:rsidR="00505C05" w:rsidRPr="003C0D38" w:rsidRDefault="00505C05"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00A25549" w:rsidRPr="003C0D38">
        <w:rPr>
          <w:rFonts w:ascii="Calibri" w:eastAsiaTheme="minorHAnsi" w:hAnsi="Calibri" w:cs="Traditional Arabic"/>
          <w:sz w:val="22"/>
          <w:szCs w:val="32"/>
        </w:rPr>
        <w:t xml:space="preserve">Lihat: </w:t>
      </w:r>
      <w:proofErr w:type="spellStart"/>
      <w:r w:rsidR="00A25549" w:rsidRPr="00346B34">
        <w:rPr>
          <w:rFonts w:ascii="Calibri" w:eastAsiaTheme="minorHAnsi" w:hAnsi="Calibri" w:cs="Traditional Arabic"/>
          <w:i/>
          <w:iCs/>
          <w:sz w:val="22"/>
          <w:szCs w:val="32"/>
        </w:rPr>
        <w:t>Fatâwâ</w:t>
      </w:r>
      <w:proofErr w:type="spellEnd"/>
      <w:r w:rsidR="00A25549" w:rsidRPr="00346B34">
        <w:rPr>
          <w:rFonts w:ascii="Calibri" w:eastAsiaTheme="minorHAnsi" w:hAnsi="Calibri" w:cs="Traditional Arabic"/>
          <w:i/>
          <w:iCs/>
          <w:sz w:val="22"/>
          <w:szCs w:val="32"/>
        </w:rPr>
        <w:t xml:space="preserve"> </w:t>
      </w:r>
      <w:proofErr w:type="spellStart"/>
      <w:r w:rsidR="00346B34">
        <w:rPr>
          <w:rFonts w:ascii="Calibri" w:eastAsiaTheme="minorHAnsi" w:hAnsi="Calibri" w:cs="Traditional Arabic"/>
          <w:i/>
          <w:iCs/>
          <w:sz w:val="22"/>
          <w:szCs w:val="32"/>
        </w:rPr>
        <w:t>a</w:t>
      </w:r>
      <w:r w:rsidR="00A25549" w:rsidRPr="00346B34">
        <w:rPr>
          <w:rFonts w:ascii="Calibri" w:eastAsiaTheme="minorHAnsi" w:hAnsi="Calibri" w:cs="Traditional Arabic"/>
          <w:i/>
          <w:iCs/>
          <w:sz w:val="22"/>
          <w:szCs w:val="32"/>
        </w:rPr>
        <w:t>l</w:t>
      </w:r>
      <w:proofErr w:type="spellEnd"/>
      <w:r w:rsidR="00A25549" w:rsidRPr="00346B34">
        <w:rPr>
          <w:rFonts w:ascii="Calibri" w:eastAsiaTheme="minorHAnsi" w:hAnsi="Calibri" w:cs="Traditional Arabic"/>
          <w:i/>
          <w:iCs/>
          <w:sz w:val="22"/>
          <w:szCs w:val="32"/>
        </w:rPr>
        <w:t xml:space="preserve">-Lajnah </w:t>
      </w:r>
      <w:proofErr w:type="spellStart"/>
      <w:r w:rsidR="00346B34">
        <w:rPr>
          <w:rFonts w:ascii="Calibri" w:eastAsiaTheme="minorHAnsi" w:hAnsi="Calibri" w:cs="Traditional Arabic"/>
          <w:i/>
          <w:iCs/>
          <w:sz w:val="22"/>
          <w:szCs w:val="32"/>
        </w:rPr>
        <w:t>a</w:t>
      </w:r>
      <w:r w:rsidR="00A25549" w:rsidRPr="00346B34">
        <w:rPr>
          <w:rFonts w:ascii="Calibri" w:eastAsiaTheme="minorHAnsi" w:hAnsi="Calibri" w:cs="Traditional Arabic"/>
          <w:i/>
          <w:iCs/>
          <w:sz w:val="22"/>
          <w:szCs w:val="32"/>
        </w:rPr>
        <w:t>d-Dâ’imah</w:t>
      </w:r>
      <w:proofErr w:type="spellEnd"/>
      <w:r w:rsidR="00A25549" w:rsidRPr="003C0D38">
        <w:rPr>
          <w:rFonts w:ascii="Calibri" w:eastAsiaTheme="minorHAnsi" w:hAnsi="Calibri" w:cs="Traditional Arabic"/>
          <w:sz w:val="22"/>
          <w:szCs w:val="32"/>
        </w:rPr>
        <w:t xml:space="preserve"> </w:t>
      </w:r>
      <w:r w:rsidR="007746FF">
        <w:rPr>
          <w:rFonts w:ascii="Calibri" w:eastAsiaTheme="minorHAnsi" w:hAnsi="Calibri" w:cs="Traditional Arabic"/>
          <w:sz w:val="22"/>
          <w:szCs w:val="32"/>
        </w:rPr>
        <w:t>(</w:t>
      </w:r>
      <w:r w:rsidR="00A25549" w:rsidRPr="003C0D38">
        <w:rPr>
          <w:rFonts w:ascii="Calibri" w:eastAsiaTheme="minorHAnsi" w:hAnsi="Calibri" w:cs="Traditional Arabic"/>
          <w:sz w:val="22"/>
          <w:szCs w:val="32"/>
        </w:rPr>
        <w:t>11/172)</w:t>
      </w:r>
      <w:r w:rsidR="002D4590">
        <w:rPr>
          <w:rFonts w:ascii="Calibri" w:eastAsiaTheme="minorHAnsi" w:hAnsi="Calibri" w:cs="Traditional Arabic"/>
          <w:sz w:val="22"/>
          <w:szCs w:val="32"/>
        </w:rPr>
        <w:t>.</w:t>
      </w:r>
    </w:p>
  </w:footnote>
  <w:footnote w:id="132">
    <w:p w14:paraId="0186BD3B" w14:textId="1B39E98B" w:rsidR="00A25549" w:rsidRPr="003C0D38" w:rsidRDefault="00A25549" w:rsidP="00091C0C">
      <w:pPr>
        <w:pStyle w:val="TeksCatatanKaki"/>
        <w:jc w:val="both"/>
        <w:rPr>
          <w:rFonts w:ascii="Calibri" w:hAnsi="Calibri"/>
          <w:sz w:val="22"/>
        </w:rPr>
      </w:pPr>
      <w:r w:rsidRPr="003C0D38">
        <w:rPr>
          <w:rStyle w:val="ReferensiCatatanKaki"/>
          <w:rFonts w:ascii="Calibri" w:hAnsi="Calibri"/>
          <w:sz w:val="22"/>
        </w:rPr>
        <w:footnoteRef/>
      </w:r>
      <w:r w:rsidRPr="003C0D38">
        <w:rPr>
          <w:rFonts w:ascii="Calibri" w:hAnsi="Calibri"/>
          <w:sz w:val="22"/>
        </w:rPr>
        <w:t xml:space="preserve"> </w:t>
      </w:r>
      <w:r w:rsidR="00792C01" w:rsidRPr="003C0D38">
        <w:rPr>
          <w:rFonts w:ascii="Calibri" w:eastAsiaTheme="minorHAnsi" w:hAnsi="Calibri" w:cs="Traditional Arabic"/>
          <w:sz w:val="22"/>
          <w:szCs w:val="32"/>
        </w:rPr>
        <w:t xml:space="preserve">Lihat: </w:t>
      </w:r>
      <w:proofErr w:type="spellStart"/>
      <w:r w:rsidR="00792C01" w:rsidRPr="00AF46CA">
        <w:rPr>
          <w:rFonts w:ascii="Calibri" w:eastAsiaTheme="minorHAnsi" w:hAnsi="Calibri" w:cs="Traditional Arabic"/>
          <w:i/>
          <w:iCs/>
          <w:sz w:val="22"/>
          <w:szCs w:val="32"/>
        </w:rPr>
        <w:t>Fatâwâ</w:t>
      </w:r>
      <w:proofErr w:type="spellEnd"/>
      <w:r w:rsidR="00792C01" w:rsidRPr="00AF46CA">
        <w:rPr>
          <w:rFonts w:ascii="Calibri" w:eastAsiaTheme="minorHAnsi" w:hAnsi="Calibri" w:cs="Traditional Arabic"/>
          <w:i/>
          <w:iCs/>
          <w:sz w:val="22"/>
          <w:szCs w:val="32"/>
        </w:rPr>
        <w:t xml:space="preserve"> </w:t>
      </w:r>
      <w:proofErr w:type="spellStart"/>
      <w:r w:rsidR="00AF46CA">
        <w:rPr>
          <w:rFonts w:ascii="Calibri" w:eastAsiaTheme="minorHAnsi" w:hAnsi="Calibri" w:cs="Traditional Arabic"/>
          <w:i/>
          <w:iCs/>
          <w:sz w:val="22"/>
          <w:szCs w:val="32"/>
        </w:rPr>
        <w:t>a</w:t>
      </w:r>
      <w:r w:rsidR="00792C01" w:rsidRPr="00AF46CA">
        <w:rPr>
          <w:rFonts w:ascii="Calibri" w:eastAsiaTheme="minorHAnsi" w:hAnsi="Calibri" w:cs="Traditional Arabic"/>
          <w:i/>
          <w:iCs/>
          <w:sz w:val="22"/>
          <w:szCs w:val="32"/>
        </w:rPr>
        <w:t>l</w:t>
      </w:r>
      <w:proofErr w:type="spellEnd"/>
      <w:r w:rsidR="00792C01" w:rsidRPr="00AF46CA">
        <w:rPr>
          <w:rFonts w:ascii="Calibri" w:eastAsiaTheme="minorHAnsi" w:hAnsi="Calibri" w:cs="Traditional Arabic"/>
          <w:i/>
          <w:iCs/>
          <w:sz w:val="22"/>
          <w:szCs w:val="32"/>
        </w:rPr>
        <w:t xml:space="preserve">-Lajnah </w:t>
      </w:r>
      <w:proofErr w:type="spellStart"/>
      <w:r w:rsidR="00AF46CA">
        <w:rPr>
          <w:rFonts w:ascii="Calibri" w:eastAsiaTheme="minorHAnsi" w:hAnsi="Calibri" w:cs="Traditional Arabic"/>
          <w:i/>
          <w:iCs/>
          <w:sz w:val="22"/>
          <w:szCs w:val="32"/>
        </w:rPr>
        <w:t>a</w:t>
      </w:r>
      <w:r w:rsidR="00792C01" w:rsidRPr="00AF46CA">
        <w:rPr>
          <w:rFonts w:ascii="Calibri" w:eastAsiaTheme="minorHAnsi" w:hAnsi="Calibri" w:cs="Traditional Arabic"/>
          <w:i/>
          <w:iCs/>
          <w:sz w:val="22"/>
          <w:szCs w:val="32"/>
        </w:rPr>
        <w:t>d-Dâ’imah</w:t>
      </w:r>
      <w:proofErr w:type="spellEnd"/>
      <w:r w:rsidR="00792C01" w:rsidRPr="003C0D38">
        <w:rPr>
          <w:rFonts w:ascii="Calibri" w:eastAsiaTheme="minorHAnsi" w:hAnsi="Calibri" w:cs="Traditional Arabic"/>
          <w:sz w:val="22"/>
          <w:szCs w:val="32"/>
        </w:rPr>
        <w:t xml:space="preserve"> </w:t>
      </w:r>
      <w:r w:rsidR="00AF46CA">
        <w:rPr>
          <w:rFonts w:ascii="Calibri" w:eastAsiaTheme="minorHAnsi" w:hAnsi="Calibri" w:cs="Traditional Arabic"/>
          <w:sz w:val="22"/>
          <w:szCs w:val="32"/>
        </w:rPr>
        <w:t>(</w:t>
      </w:r>
      <w:r w:rsidR="00792C01" w:rsidRPr="003C0D38">
        <w:rPr>
          <w:rFonts w:ascii="Calibri" w:eastAsiaTheme="minorHAnsi" w:hAnsi="Calibri" w:cs="Traditional Arabic"/>
          <w:sz w:val="22"/>
          <w:szCs w:val="32"/>
        </w:rPr>
        <w:t>11/58)</w:t>
      </w:r>
      <w:r w:rsidR="00AF46CA">
        <w:rPr>
          <w:rFonts w:ascii="Calibri" w:eastAsiaTheme="minorHAnsi" w:hAnsi="Calibri" w:cs="Traditional Arabic"/>
          <w:sz w:val="22"/>
          <w:szCs w:val="32"/>
        </w:rPr>
        <w:t>.</w:t>
      </w:r>
    </w:p>
  </w:footnote>
  <w:footnote w:id="133">
    <w:p w14:paraId="022DD6C9" w14:textId="7CC03564" w:rsidR="00EB0707" w:rsidRPr="002844A2" w:rsidRDefault="00EB0707" w:rsidP="00EB0707">
      <w:pPr>
        <w:pStyle w:val="TeksCatatanKaki"/>
        <w:jc w:val="both"/>
        <w:rPr>
          <w:rFonts w:ascii="Calibri" w:hAnsi="Calibri" w:cs="Calibri"/>
          <w:sz w:val="22"/>
          <w:szCs w:val="22"/>
        </w:rPr>
      </w:pPr>
      <w:r w:rsidRPr="003C0D38">
        <w:rPr>
          <w:rStyle w:val="ReferensiCatatanKaki"/>
          <w:rFonts w:ascii="Calibri" w:hAnsi="Calibri" w:cs="Calibri"/>
          <w:sz w:val="22"/>
        </w:rPr>
        <w:footnoteRef/>
      </w:r>
      <w:r w:rsidRPr="002844A2">
        <w:rPr>
          <w:rFonts w:ascii="Calibri" w:hAnsi="Calibri" w:cs="Calibri"/>
          <w:sz w:val="22"/>
          <w:szCs w:val="22"/>
        </w:rPr>
        <w:t xml:space="preserve"> </w:t>
      </w:r>
      <w:r w:rsidRPr="002844A2">
        <w:rPr>
          <w:rFonts w:ascii="Calibri" w:hAnsi="Calibri" w:cs="Calibri"/>
          <w:sz w:val="22"/>
          <w:szCs w:val="22"/>
        </w:rPr>
        <w:t>HR. Ahmad</w:t>
      </w:r>
      <w:r w:rsidR="00596CA5">
        <w:rPr>
          <w:rFonts w:ascii="Calibri" w:hAnsi="Calibri" w:cs="Calibri"/>
          <w:sz w:val="22"/>
          <w:szCs w:val="22"/>
        </w:rPr>
        <w:t>,</w:t>
      </w:r>
      <w:r w:rsidRPr="002844A2">
        <w:rPr>
          <w:rFonts w:ascii="Calibri" w:hAnsi="Calibri" w:cs="Calibri"/>
          <w:sz w:val="22"/>
          <w:szCs w:val="22"/>
        </w:rPr>
        <w:t xml:space="preserve"> No. 5866, Ibnu Khuzaimah dalam </w:t>
      </w:r>
      <w:proofErr w:type="spellStart"/>
      <w:r w:rsidRPr="002844A2">
        <w:rPr>
          <w:rFonts w:ascii="Calibri" w:hAnsi="Calibri" w:cs="Calibri"/>
          <w:i/>
          <w:iCs/>
          <w:sz w:val="22"/>
          <w:szCs w:val="22"/>
        </w:rPr>
        <w:t>Shahîh</w:t>
      </w:r>
      <w:r w:rsidRPr="002844A2">
        <w:rPr>
          <w:rFonts w:ascii="Calibri" w:hAnsi="Calibri" w:cs="Calibri"/>
          <w:sz w:val="22"/>
          <w:szCs w:val="22"/>
        </w:rPr>
        <w:t>-nya</w:t>
      </w:r>
      <w:proofErr w:type="spellEnd"/>
      <w:r w:rsidRPr="002844A2">
        <w:rPr>
          <w:rFonts w:ascii="Calibri" w:hAnsi="Calibri" w:cs="Calibri"/>
          <w:sz w:val="22"/>
          <w:szCs w:val="22"/>
        </w:rPr>
        <w:t>, No. 2027.</w:t>
      </w:r>
    </w:p>
  </w:footnote>
  <w:footnote w:id="134">
    <w:p w14:paraId="3395851B" w14:textId="12113BFF" w:rsidR="00EB0707" w:rsidRPr="002844A2" w:rsidRDefault="00EB0707" w:rsidP="00EB0707">
      <w:pPr>
        <w:pStyle w:val="TeksCatatanKaki"/>
        <w:jc w:val="both"/>
        <w:rPr>
          <w:rFonts w:ascii="Calibri" w:hAnsi="Calibri" w:cs="Calibri"/>
          <w:sz w:val="22"/>
          <w:szCs w:val="22"/>
        </w:rPr>
      </w:pPr>
      <w:r w:rsidRPr="003C0D38">
        <w:rPr>
          <w:rStyle w:val="ReferensiCatatanKaki"/>
          <w:rFonts w:ascii="Calibri" w:hAnsi="Calibri" w:cs="Calibri"/>
          <w:sz w:val="22"/>
        </w:rPr>
        <w:footnoteRef/>
      </w:r>
      <w:r w:rsidRPr="002844A2">
        <w:rPr>
          <w:rFonts w:ascii="Calibri" w:hAnsi="Calibri" w:cs="Calibri"/>
          <w:sz w:val="22"/>
          <w:szCs w:val="22"/>
        </w:rPr>
        <w:t xml:space="preserve"> </w:t>
      </w:r>
      <w:r w:rsidRPr="002844A2">
        <w:rPr>
          <w:rFonts w:ascii="Calibri" w:hAnsi="Calibri" w:cs="Calibri"/>
          <w:sz w:val="22"/>
          <w:szCs w:val="22"/>
        </w:rPr>
        <w:t xml:space="preserve">HR. Ibnu </w:t>
      </w:r>
      <w:proofErr w:type="spellStart"/>
      <w:r w:rsidRPr="002844A2">
        <w:rPr>
          <w:rFonts w:ascii="Calibri" w:hAnsi="Calibri" w:cs="Calibri"/>
          <w:sz w:val="22"/>
          <w:szCs w:val="22"/>
        </w:rPr>
        <w:t>Hibban</w:t>
      </w:r>
      <w:proofErr w:type="spellEnd"/>
      <w:r w:rsidR="00E96260">
        <w:rPr>
          <w:rFonts w:ascii="Calibri" w:hAnsi="Calibri" w:cs="Calibri"/>
          <w:sz w:val="22"/>
          <w:szCs w:val="22"/>
        </w:rPr>
        <w:t>,</w:t>
      </w:r>
      <w:r w:rsidRPr="002844A2">
        <w:rPr>
          <w:rFonts w:ascii="Calibri" w:hAnsi="Calibri" w:cs="Calibri"/>
          <w:sz w:val="22"/>
          <w:szCs w:val="22"/>
        </w:rPr>
        <w:t xml:space="preserve"> dalam </w:t>
      </w:r>
      <w:proofErr w:type="spellStart"/>
      <w:r w:rsidRPr="002844A2">
        <w:rPr>
          <w:rFonts w:ascii="Calibri" w:hAnsi="Calibri" w:cs="Calibri"/>
          <w:i/>
          <w:iCs/>
          <w:sz w:val="22"/>
          <w:szCs w:val="22"/>
        </w:rPr>
        <w:t>Shahîh</w:t>
      </w:r>
      <w:r w:rsidRPr="002844A2">
        <w:rPr>
          <w:rFonts w:ascii="Calibri" w:hAnsi="Calibri" w:cs="Calibri"/>
          <w:sz w:val="22"/>
          <w:szCs w:val="22"/>
        </w:rPr>
        <w:t>-nya</w:t>
      </w:r>
      <w:proofErr w:type="spellEnd"/>
      <w:r w:rsidRPr="002844A2">
        <w:rPr>
          <w:rFonts w:ascii="Calibri" w:hAnsi="Calibri" w:cs="Calibri"/>
          <w:sz w:val="22"/>
          <w:szCs w:val="22"/>
        </w:rPr>
        <w:t>, No. 354.</w:t>
      </w:r>
    </w:p>
  </w:footnote>
  <w:footnote w:id="135">
    <w:p w14:paraId="0A203D79" w14:textId="171D53DB" w:rsidR="00EB0707" w:rsidRPr="002844A2" w:rsidRDefault="00EB0707" w:rsidP="00EB0707">
      <w:pPr>
        <w:pStyle w:val="TeksCatatanKaki"/>
        <w:jc w:val="both"/>
        <w:rPr>
          <w:rFonts w:ascii="Calibri" w:hAnsi="Calibri" w:cs="Calibri"/>
          <w:sz w:val="22"/>
          <w:szCs w:val="22"/>
        </w:rPr>
      </w:pPr>
      <w:r w:rsidRPr="003C0D38">
        <w:rPr>
          <w:rStyle w:val="ReferensiCatatanKaki"/>
          <w:rFonts w:ascii="Calibri" w:hAnsi="Calibri" w:cs="Calibri"/>
          <w:sz w:val="22"/>
        </w:rPr>
        <w:footnoteRef/>
      </w:r>
      <w:r w:rsidRPr="002844A2">
        <w:rPr>
          <w:rFonts w:ascii="Calibri" w:hAnsi="Calibri" w:cs="Calibri"/>
          <w:sz w:val="22"/>
          <w:szCs w:val="22"/>
        </w:rPr>
        <w:t xml:space="preserve"> </w:t>
      </w:r>
      <w:r w:rsidRPr="002844A2">
        <w:rPr>
          <w:rFonts w:ascii="Calibri" w:hAnsi="Calibri" w:cs="Calibri"/>
          <w:sz w:val="22"/>
          <w:szCs w:val="22"/>
        </w:rPr>
        <w:t>HR. Al-Bukhari, No. 39.</w:t>
      </w:r>
    </w:p>
  </w:footnote>
  <w:footnote w:id="136">
    <w:p w14:paraId="11E2FB37" w14:textId="76D6391A" w:rsidR="00EB0707" w:rsidRPr="002844A2" w:rsidRDefault="00EB0707" w:rsidP="00EB0707">
      <w:pPr>
        <w:pStyle w:val="TeksCatatanKaki"/>
        <w:jc w:val="both"/>
        <w:rPr>
          <w:rFonts w:ascii="Calibri" w:hAnsi="Calibri" w:cs="Calibri"/>
          <w:sz w:val="22"/>
          <w:szCs w:val="22"/>
        </w:rPr>
      </w:pPr>
      <w:r w:rsidRPr="003C0D38">
        <w:rPr>
          <w:rStyle w:val="ReferensiCatatanKaki"/>
          <w:rFonts w:ascii="Calibri" w:hAnsi="Calibri" w:cs="Calibri"/>
          <w:sz w:val="22"/>
        </w:rPr>
        <w:footnoteRef/>
      </w:r>
      <w:r w:rsidRPr="002844A2">
        <w:rPr>
          <w:rFonts w:ascii="Calibri" w:hAnsi="Calibri" w:cs="Calibri"/>
          <w:sz w:val="22"/>
          <w:szCs w:val="22"/>
        </w:rPr>
        <w:t xml:space="preserve"> </w:t>
      </w:r>
      <w:r w:rsidRPr="002844A2">
        <w:rPr>
          <w:rFonts w:ascii="Calibri" w:hAnsi="Calibri" w:cs="Calibri"/>
          <w:sz w:val="22"/>
          <w:szCs w:val="22"/>
        </w:rPr>
        <w:t>HR. Al-Bukhari, No. 3560.</w:t>
      </w:r>
    </w:p>
  </w:footnote>
  <w:footnote w:id="137">
    <w:p w14:paraId="4BCC1F8F" w14:textId="6BBF3D10" w:rsidR="00EB0707" w:rsidRPr="002844A2" w:rsidRDefault="00EB0707" w:rsidP="00EB0707">
      <w:pPr>
        <w:pStyle w:val="TeksCatatanKaki"/>
        <w:jc w:val="both"/>
        <w:rPr>
          <w:rFonts w:ascii="Calibri" w:hAnsi="Calibri" w:cs="Calibri"/>
          <w:sz w:val="22"/>
          <w:szCs w:val="22"/>
        </w:rPr>
      </w:pPr>
      <w:r w:rsidRPr="003C0D38">
        <w:rPr>
          <w:rStyle w:val="ReferensiCatatanKaki"/>
          <w:rFonts w:ascii="Calibri" w:hAnsi="Calibri" w:cs="Calibri"/>
          <w:sz w:val="22"/>
        </w:rPr>
        <w:footnoteRef/>
      </w:r>
      <w:r w:rsidRPr="002844A2">
        <w:rPr>
          <w:rFonts w:ascii="Calibri" w:hAnsi="Calibri" w:cs="Calibri"/>
          <w:sz w:val="22"/>
          <w:szCs w:val="22"/>
        </w:rPr>
        <w:t xml:space="preserve"> </w:t>
      </w:r>
      <w:r w:rsidRPr="002844A2">
        <w:rPr>
          <w:rFonts w:ascii="Calibri" w:hAnsi="Calibri" w:cs="Calibri"/>
          <w:sz w:val="22"/>
          <w:szCs w:val="22"/>
        </w:rPr>
        <w:t>HR. Al-Bukhari, No. 6682, dan Muslim, No. 2694.</w:t>
      </w:r>
    </w:p>
  </w:footnote>
  <w:footnote w:id="138">
    <w:p w14:paraId="70E37BBA" w14:textId="029AD96B" w:rsidR="00EB0707" w:rsidRPr="003C0D38" w:rsidRDefault="00EB0707" w:rsidP="00C17950">
      <w:pPr>
        <w:pStyle w:val="TeksCatatanKaki"/>
        <w:jc w:val="both"/>
        <w:rPr>
          <w:rFonts w:ascii="Calibri" w:hAnsi="Calibri" w:cs="Calibri"/>
          <w:sz w:val="22"/>
          <w:szCs w:val="22"/>
        </w:rPr>
      </w:pPr>
      <w:r w:rsidRPr="003C0D38">
        <w:rPr>
          <w:rStyle w:val="ReferensiCatatanKaki"/>
          <w:rFonts w:ascii="Calibri" w:hAnsi="Calibri" w:cs="Calibri"/>
          <w:sz w:val="22"/>
        </w:rPr>
        <w:footnoteRef/>
      </w:r>
      <w:r w:rsidRPr="003C0D38">
        <w:rPr>
          <w:rFonts w:ascii="Calibri" w:hAnsi="Calibri" w:cs="Calibri"/>
          <w:sz w:val="22"/>
          <w:szCs w:val="22"/>
        </w:rPr>
        <w:t xml:space="preserve"> </w:t>
      </w:r>
      <w:r w:rsidRPr="003C0D38">
        <w:rPr>
          <w:rFonts w:ascii="Calibri" w:hAnsi="Calibri" w:cs="Calibri"/>
          <w:sz w:val="22"/>
          <w:szCs w:val="22"/>
        </w:rPr>
        <w:t>HR. Muslim, No. 35.</w:t>
      </w:r>
    </w:p>
  </w:footnote>
  <w:footnote w:id="139">
    <w:p w14:paraId="620E730C" w14:textId="7B3F0BE5" w:rsidR="00EB0707" w:rsidRPr="003C0D38" w:rsidRDefault="00EB0707" w:rsidP="00C17950">
      <w:pPr>
        <w:pStyle w:val="TeksCatatanKaki"/>
        <w:jc w:val="both"/>
        <w:rPr>
          <w:rFonts w:ascii="Calibri" w:hAnsi="Calibri" w:cs="Calibri"/>
          <w:sz w:val="22"/>
          <w:szCs w:val="22"/>
        </w:rPr>
      </w:pPr>
      <w:r w:rsidRPr="003C0D38">
        <w:rPr>
          <w:rStyle w:val="ReferensiCatatanKaki"/>
          <w:rFonts w:ascii="Calibri" w:hAnsi="Calibri" w:cs="Calibri"/>
          <w:sz w:val="22"/>
        </w:rPr>
        <w:footnoteRef/>
      </w:r>
      <w:r w:rsidRPr="003C0D38">
        <w:rPr>
          <w:rFonts w:ascii="Calibri" w:hAnsi="Calibri" w:cs="Calibri"/>
          <w:sz w:val="22"/>
          <w:szCs w:val="22"/>
        </w:rPr>
        <w:t xml:space="preserve"> </w:t>
      </w:r>
      <w:r w:rsidRPr="003C0D38">
        <w:rPr>
          <w:rFonts w:ascii="Calibri" w:hAnsi="Calibri" w:cs="Calibri"/>
          <w:sz w:val="22"/>
          <w:szCs w:val="22"/>
        </w:rPr>
        <w:t>HR. Abu Dawud, No. 3299.</w:t>
      </w:r>
    </w:p>
  </w:footnote>
  <w:footnote w:id="140">
    <w:p w14:paraId="5F608387" w14:textId="407E28D9" w:rsidR="00EB0707" w:rsidRPr="002844A2" w:rsidRDefault="00EB0707" w:rsidP="00EB0707">
      <w:pPr>
        <w:pStyle w:val="TeksCatatanKaki"/>
        <w:jc w:val="both"/>
        <w:rPr>
          <w:rFonts w:ascii="Calibri" w:hAnsi="Calibri" w:cs="Calibri"/>
          <w:sz w:val="22"/>
          <w:szCs w:val="22"/>
        </w:rPr>
      </w:pPr>
      <w:r w:rsidRPr="003C0D38">
        <w:rPr>
          <w:rStyle w:val="ReferensiCatatanKaki"/>
          <w:rFonts w:ascii="Calibri" w:hAnsi="Calibri" w:cs="Calibri"/>
          <w:sz w:val="22"/>
        </w:rPr>
        <w:footnoteRef/>
      </w:r>
      <w:r w:rsidRPr="002844A2">
        <w:rPr>
          <w:rFonts w:ascii="Calibri" w:hAnsi="Calibri" w:cs="Calibri"/>
          <w:sz w:val="22"/>
          <w:szCs w:val="22"/>
        </w:rPr>
        <w:t xml:space="preserve"> </w:t>
      </w:r>
      <w:r w:rsidRPr="002844A2">
        <w:rPr>
          <w:rFonts w:ascii="Calibri" w:hAnsi="Calibri" w:cs="Calibri"/>
          <w:sz w:val="22"/>
          <w:szCs w:val="22"/>
        </w:rPr>
        <w:t>HR. Ahmad, No. 17291.</w:t>
      </w:r>
    </w:p>
  </w:footnote>
  <w:footnote w:id="141">
    <w:p w14:paraId="14A2A8AA" w14:textId="74C7FF1F" w:rsidR="00EB0707" w:rsidRPr="002844A2" w:rsidRDefault="00EB0707" w:rsidP="00EB0707">
      <w:pPr>
        <w:pStyle w:val="TeksCatatanKaki"/>
        <w:jc w:val="both"/>
        <w:rPr>
          <w:rFonts w:ascii="Calibri" w:hAnsi="Calibri" w:cs="Calibri"/>
          <w:sz w:val="22"/>
          <w:szCs w:val="22"/>
        </w:rPr>
      </w:pPr>
      <w:r w:rsidRPr="003C0D38">
        <w:rPr>
          <w:rStyle w:val="ReferensiCatatanKaki"/>
          <w:rFonts w:ascii="Calibri" w:hAnsi="Calibri" w:cs="Calibri"/>
          <w:sz w:val="22"/>
        </w:rPr>
        <w:footnoteRef/>
      </w:r>
      <w:r w:rsidRPr="002844A2">
        <w:rPr>
          <w:rFonts w:ascii="Calibri" w:hAnsi="Calibri" w:cs="Calibri"/>
          <w:sz w:val="22"/>
          <w:szCs w:val="22"/>
        </w:rPr>
        <w:t xml:space="preserve"> </w:t>
      </w:r>
      <w:r w:rsidRPr="002844A2">
        <w:rPr>
          <w:rFonts w:ascii="Calibri" w:hAnsi="Calibri" w:cs="Calibri"/>
          <w:sz w:val="22"/>
          <w:szCs w:val="22"/>
        </w:rPr>
        <w:t>HR. Al-Bukhari, No. 1787 dan Muslim, No. 1211.</w:t>
      </w:r>
    </w:p>
  </w:footnote>
  <w:footnote w:id="142">
    <w:p w14:paraId="3F2D3456" w14:textId="3B5ACE51" w:rsidR="00EB0707" w:rsidRPr="002844A2" w:rsidRDefault="00EB0707" w:rsidP="00EB0707">
      <w:pPr>
        <w:pStyle w:val="TeksCatatanKaki"/>
        <w:jc w:val="both"/>
        <w:rPr>
          <w:rFonts w:ascii="Calibri" w:hAnsi="Calibri" w:cs="Calibri"/>
          <w:sz w:val="22"/>
          <w:szCs w:val="22"/>
        </w:rPr>
      </w:pPr>
      <w:r w:rsidRPr="003C0D38">
        <w:rPr>
          <w:rStyle w:val="ReferensiCatatanKaki"/>
          <w:rFonts w:ascii="Calibri" w:hAnsi="Calibri" w:cs="Calibri"/>
          <w:sz w:val="22"/>
        </w:rPr>
        <w:footnoteRef/>
      </w:r>
      <w:r w:rsidRPr="003C0D38">
        <w:rPr>
          <w:rFonts w:ascii="Calibri" w:hAnsi="Calibri" w:cs="Calibri"/>
          <w:sz w:val="22"/>
          <w:szCs w:val="22"/>
        </w:rPr>
        <w:t xml:space="preserve"> </w:t>
      </w:r>
      <w:proofErr w:type="spellStart"/>
      <w:r w:rsidRPr="00AF1DBD">
        <w:rPr>
          <w:rFonts w:ascii="Calibri" w:hAnsi="Calibri" w:cs="Calibri"/>
          <w:i/>
          <w:iCs/>
          <w:sz w:val="22"/>
          <w:szCs w:val="22"/>
        </w:rPr>
        <w:t>Majm</w:t>
      </w:r>
      <w:r w:rsidR="00497F77" w:rsidRPr="00DD5D34">
        <w:rPr>
          <w:rFonts w:asciiTheme="minorHAnsi" w:hAnsiTheme="minorHAnsi" w:cstheme="minorHAnsi"/>
          <w:i/>
          <w:iCs/>
          <w:color w:val="212529"/>
          <w:sz w:val="22"/>
          <w:szCs w:val="22"/>
          <w:shd w:val="clear" w:color="auto" w:fill="FFFFFF"/>
        </w:rPr>
        <w:t>û</w:t>
      </w:r>
      <w:proofErr w:type="spellEnd"/>
      <w:r w:rsidR="00A257FA" w:rsidRPr="00AF1DBD">
        <w:rPr>
          <w:rFonts w:ascii="Calibri" w:hAnsi="Calibri" w:cs="Calibri"/>
          <w:i/>
          <w:iCs/>
          <w:sz w:val="22"/>
          <w:szCs w:val="22"/>
        </w:rPr>
        <w:t>’</w:t>
      </w:r>
      <w:r w:rsidRPr="00AF1DBD">
        <w:rPr>
          <w:rFonts w:ascii="Calibri" w:hAnsi="Calibri" w:cs="Calibri"/>
          <w:i/>
          <w:iCs/>
          <w:sz w:val="22"/>
          <w:szCs w:val="22"/>
        </w:rPr>
        <w:t xml:space="preserve"> </w:t>
      </w:r>
      <w:proofErr w:type="spellStart"/>
      <w:r w:rsidR="00497F77">
        <w:rPr>
          <w:rFonts w:ascii="Calibri" w:hAnsi="Calibri" w:cs="Calibri"/>
          <w:i/>
          <w:iCs/>
          <w:sz w:val="22"/>
          <w:szCs w:val="22"/>
        </w:rPr>
        <w:t>F</w:t>
      </w:r>
      <w:r w:rsidRPr="00AF1DBD">
        <w:rPr>
          <w:rFonts w:ascii="Calibri" w:hAnsi="Calibri" w:cs="Calibri"/>
          <w:i/>
          <w:iCs/>
          <w:sz w:val="22"/>
          <w:szCs w:val="22"/>
        </w:rPr>
        <w:t>at</w:t>
      </w:r>
      <w:r w:rsidR="00497F77" w:rsidRPr="003C0D38">
        <w:rPr>
          <w:rFonts w:ascii="Calibri" w:hAnsi="Calibri"/>
          <w:i/>
          <w:iCs/>
          <w:sz w:val="22"/>
        </w:rPr>
        <w:t>â</w:t>
      </w:r>
      <w:r w:rsidRPr="00AF1DBD">
        <w:rPr>
          <w:rFonts w:ascii="Calibri" w:hAnsi="Calibri" w:cs="Calibri"/>
          <w:i/>
          <w:iCs/>
          <w:sz w:val="22"/>
          <w:szCs w:val="22"/>
        </w:rPr>
        <w:t>w</w:t>
      </w:r>
      <w:r w:rsidR="00497F77" w:rsidRPr="003C0D38">
        <w:rPr>
          <w:rFonts w:ascii="Calibri" w:hAnsi="Calibri"/>
          <w:i/>
          <w:iCs/>
          <w:sz w:val="22"/>
        </w:rPr>
        <w:t>â</w:t>
      </w:r>
      <w:proofErr w:type="spellEnd"/>
      <w:r w:rsidRPr="003C0D38">
        <w:rPr>
          <w:rFonts w:ascii="Calibri" w:hAnsi="Calibri" w:cs="Calibri"/>
          <w:sz w:val="22"/>
          <w:szCs w:val="22"/>
        </w:rPr>
        <w:t xml:space="preserve"> </w:t>
      </w:r>
      <w:r w:rsidR="00497F77">
        <w:rPr>
          <w:rFonts w:ascii="Calibri" w:hAnsi="Calibri" w:cs="Calibri"/>
          <w:sz w:val="22"/>
          <w:szCs w:val="22"/>
        </w:rPr>
        <w:t>(</w:t>
      </w:r>
      <w:r w:rsidRPr="003C0D38">
        <w:rPr>
          <w:rFonts w:ascii="Calibri" w:hAnsi="Calibri" w:cs="Calibri"/>
          <w:sz w:val="22"/>
          <w:szCs w:val="22"/>
        </w:rPr>
        <w:t>25/281-282</w:t>
      </w:r>
      <w:r w:rsidR="00497F77">
        <w:rPr>
          <w:rFonts w:ascii="Calibri" w:hAnsi="Calibri" w:cs="Calibri"/>
          <w:sz w:val="22"/>
          <w:szCs w:val="22"/>
        </w:rPr>
        <w:t>).</w:t>
      </w:r>
    </w:p>
  </w:footnote>
  <w:footnote w:id="143">
    <w:p w14:paraId="443D9205" w14:textId="7A97F258" w:rsidR="00EB0707" w:rsidRPr="002844A2" w:rsidRDefault="00EB0707" w:rsidP="00091C0C">
      <w:pPr>
        <w:pStyle w:val="TeksCatatanKaki"/>
        <w:jc w:val="both"/>
        <w:rPr>
          <w:rFonts w:ascii="Calibri" w:hAnsi="Calibri"/>
          <w:sz w:val="22"/>
        </w:rPr>
      </w:pPr>
      <w:r w:rsidRPr="003C0D38">
        <w:rPr>
          <w:rStyle w:val="ReferensiCatatanKaki"/>
          <w:rFonts w:ascii="Calibri" w:hAnsi="Calibri"/>
          <w:sz w:val="22"/>
        </w:rPr>
        <w:footnoteRef/>
      </w:r>
      <w:r w:rsidRPr="002844A2">
        <w:rPr>
          <w:rFonts w:ascii="Calibri" w:hAnsi="Calibri"/>
          <w:sz w:val="22"/>
        </w:rPr>
        <w:t xml:space="preserve"> </w:t>
      </w:r>
      <w:r w:rsidRPr="002844A2">
        <w:rPr>
          <w:rFonts w:ascii="Calibri" w:hAnsi="Calibri"/>
          <w:sz w:val="22"/>
        </w:rPr>
        <w:t xml:space="preserve">HR. Muslim, No. </w:t>
      </w:r>
      <w:r w:rsidRPr="002844A2">
        <w:rPr>
          <w:rFonts w:ascii="Calibri" w:hAnsi="Calibri"/>
          <w:sz w:val="22"/>
          <w:szCs w:val="32"/>
        </w:rPr>
        <w:t>663.</w:t>
      </w:r>
    </w:p>
  </w:footnote>
  <w:footnote w:id="144">
    <w:p w14:paraId="0917AE4D" w14:textId="255047F9" w:rsidR="00EB0707" w:rsidRPr="002844A2" w:rsidRDefault="00EB0707" w:rsidP="00EB0707">
      <w:pPr>
        <w:pStyle w:val="TeksCatatanKaki"/>
        <w:jc w:val="both"/>
        <w:rPr>
          <w:rFonts w:ascii="Calibri" w:hAnsi="Calibri" w:cs="Calibri"/>
          <w:sz w:val="22"/>
          <w:szCs w:val="22"/>
        </w:rPr>
      </w:pPr>
      <w:r w:rsidRPr="003C0D38">
        <w:rPr>
          <w:rStyle w:val="ReferensiCatatanKaki"/>
          <w:rFonts w:ascii="Calibri" w:hAnsi="Calibri" w:cs="Calibri"/>
          <w:sz w:val="22"/>
        </w:rPr>
        <w:footnoteRef/>
      </w:r>
      <w:r w:rsidRPr="002844A2">
        <w:rPr>
          <w:rFonts w:ascii="Calibri" w:hAnsi="Calibri" w:cs="Calibri"/>
          <w:sz w:val="22"/>
          <w:szCs w:val="22"/>
        </w:rPr>
        <w:t xml:space="preserve"> </w:t>
      </w:r>
      <w:r w:rsidRPr="002844A2">
        <w:rPr>
          <w:rFonts w:ascii="Calibri" w:hAnsi="Calibri" w:cs="Calibri"/>
          <w:sz w:val="22"/>
          <w:szCs w:val="22"/>
        </w:rPr>
        <w:t xml:space="preserve">HR. Abu Daud, No. 345, </w:t>
      </w:r>
      <w:proofErr w:type="spellStart"/>
      <w:r w:rsidR="00D91A4E">
        <w:rPr>
          <w:rFonts w:ascii="Calibri" w:hAnsi="Calibri" w:cs="Calibri"/>
          <w:sz w:val="22"/>
          <w:szCs w:val="22"/>
        </w:rPr>
        <w:t>a</w:t>
      </w:r>
      <w:r w:rsidRPr="003C0D38">
        <w:rPr>
          <w:rFonts w:ascii="Calibri" w:hAnsi="Calibri" w:cs="Calibri"/>
          <w:sz w:val="22"/>
          <w:szCs w:val="22"/>
        </w:rPr>
        <w:t>t</w:t>
      </w:r>
      <w:r w:rsidRPr="002844A2">
        <w:rPr>
          <w:rFonts w:ascii="Calibri" w:hAnsi="Calibri" w:cs="Calibri"/>
          <w:sz w:val="22"/>
          <w:szCs w:val="22"/>
        </w:rPr>
        <w:t>-Tirmidzi</w:t>
      </w:r>
      <w:proofErr w:type="spellEnd"/>
      <w:r w:rsidRPr="002844A2">
        <w:rPr>
          <w:rFonts w:ascii="Calibri" w:hAnsi="Calibri" w:cs="Calibri"/>
          <w:sz w:val="22"/>
          <w:szCs w:val="22"/>
        </w:rPr>
        <w:t xml:space="preserve">, No. 496, </w:t>
      </w:r>
      <w:proofErr w:type="spellStart"/>
      <w:r w:rsidR="00D91A4E">
        <w:rPr>
          <w:rFonts w:ascii="Calibri" w:hAnsi="Calibri" w:cs="Calibri"/>
          <w:sz w:val="22"/>
          <w:szCs w:val="22"/>
        </w:rPr>
        <w:t>a</w:t>
      </w:r>
      <w:r w:rsidRPr="003C0D38">
        <w:rPr>
          <w:rFonts w:ascii="Calibri" w:hAnsi="Calibri" w:cs="Calibri"/>
          <w:sz w:val="22"/>
          <w:szCs w:val="22"/>
        </w:rPr>
        <w:t>n-Nasa</w:t>
      </w:r>
      <w:r w:rsidR="00D91A4E">
        <w:rPr>
          <w:rFonts w:ascii="Calibri" w:hAnsi="Calibri" w:cs="Calibri"/>
          <w:sz w:val="22"/>
          <w:szCs w:val="22"/>
        </w:rPr>
        <w:t>`</w:t>
      </w:r>
      <w:r w:rsidRPr="003C0D38">
        <w:rPr>
          <w:rFonts w:ascii="Calibri" w:hAnsi="Calibri" w:cs="Calibri"/>
          <w:sz w:val="22"/>
          <w:szCs w:val="22"/>
        </w:rPr>
        <w:t>i</w:t>
      </w:r>
      <w:proofErr w:type="spellEnd"/>
      <w:r w:rsidRPr="003C0D38">
        <w:rPr>
          <w:rFonts w:ascii="Calibri" w:hAnsi="Calibri" w:cs="Calibri"/>
          <w:sz w:val="22"/>
          <w:szCs w:val="22"/>
        </w:rPr>
        <w:t>, No.</w:t>
      </w:r>
      <w:r w:rsidRPr="002844A2">
        <w:rPr>
          <w:rFonts w:ascii="Calibri" w:hAnsi="Calibri" w:cs="Calibri"/>
          <w:sz w:val="22"/>
          <w:szCs w:val="22"/>
        </w:rPr>
        <w:t xml:space="preserve"> 1384, Ibnu </w:t>
      </w:r>
      <w:proofErr w:type="spellStart"/>
      <w:r w:rsidRPr="002844A2">
        <w:rPr>
          <w:rFonts w:ascii="Calibri" w:hAnsi="Calibri" w:cs="Calibri"/>
          <w:sz w:val="22"/>
          <w:szCs w:val="22"/>
        </w:rPr>
        <w:t>Majah</w:t>
      </w:r>
      <w:proofErr w:type="spellEnd"/>
      <w:r w:rsidRPr="002844A2">
        <w:rPr>
          <w:rFonts w:ascii="Calibri" w:hAnsi="Calibri" w:cs="Calibri"/>
          <w:sz w:val="22"/>
          <w:szCs w:val="22"/>
        </w:rPr>
        <w:t xml:space="preserve">, No. 1087. Dinyatakan sahih oleh </w:t>
      </w:r>
      <w:proofErr w:type="spellStart"/>
      <w:r w:rsidRPr="002844A2">
        <w:rPr>
          <w:rFonts w:ascii="Calibri" w:hAnsi="Calibri" w:cs="Calibri"/>
          <w:sz w:val="22"/>
          <w:szCs w:val="22"/>
        </w:rPr>
        <w:t>al</w:t>
      </w:r>
      <w:proofErr w:type="spellEnd"/>
      <w:r w:rsidRPr="002844A2">
        <w:rPr>
          <w:rFonts w:ascii="Calibri" w:hAnsi="Calibri" w:cs="Calibri"/>
          <w:sz w:val="22"/>
          <w:szCs w:val="22"/>
        </w:rPr>
        <w:t xml:space="preserve">-Albani. </w:t>
      </w:r>
    </w:p>
  </w:footnote>
  <w:footnote w:id="145">
    <w:p w14:paraId="6C866356" w14:textId="6020BF0E" w:rsidR="00EB0707" w:rsidRPr="002844A2" w:rsidRDefault="00EB0707" w:rsidP="00EB0707">
      <w:pPr>
        <w:pStyle w:val="TeksCatatanKaki"/>
        <w:jc w:val="both"/>
        <w:rPr>
          <w:rFonts w:ascii="Calibri" w:hAnsi="Calibri" w:cs="Calibri"/>
          <w:sz w:val="22"/>
          <w:szCs w:val="22"/>
        </w:rPr>
      </w:pPr>
      <w:r w:rsidRPr="003C0D38">
        <w:rPr>
          <w:rStyle w:val="ReferensiCatatanKaki"/>
          <w:rFonts w:ascii="Calibri" w:hAnsi="Calibri" w:cs="Calibri"/>
          <w:sz w:val="22"/>
        </w:rPr>
        <w:footnoteRef/>
      </w:r>
      <w:r w:rsidRPr="002844A2">
        <w:rPr>
          <w:rFonts w:ascii="Calibri" w:hAnsi="Calibri" w:cs="Calibri"/>
          <w:sz w:val="22"/>
          <w:szCs w:val="22"/>
        </w:rPr>
        <w:t xml:space="preserve"> </w:t>
      </w:r>
      <w:r w:rsidRPr="002844A2">
        <w:rPr>
          <w:rFonts w:ascii="Calibri" w:hAnsi="Calibri" w:cs="Calibri"/>
          <w:sz w:val="22"/>
          <w:szCs w:val="22"/>
        </w:rPr>
        <w:t>Lihat:</w:t>
      </w:r>
      <w:r w:rsidRPr="00074DD2">
        <w:rPr>
          <w:rFonts w:ascii="Calibri" w:hAnsi="Calibri" w:cs="Calibri"/>
          <w:i/>
          <w:iCs/>
          <w:sz w:val="22"/>
          <w:szCs w:val="22"/>
        </w:rPr>
        <w:t xml:space="preserve"> Al-</w:t>
      </w:r>
      <w:proofErr w:type="spellStart"/>
      <w:r w:rsidRPr="00074DD2">
        <w:rPr>
          <w:rFonts w:ascii="Calibri" w:hAnsi="Calibri" w:cs="Calibri"/>
          <w:i/>
          <w:iCs/>
          <w:sz w:val="22"/>
          <w:szCs w:val="22"/>
        </w:rPr>
        <w:t>Majm</w:t>
      </w:r>
      <w:r w:rsidR="00074DD2" w:rsidRPr="00074DD2">
        <w:rPr>
          <w:rFonts w:asciiTheme="minorHAnsi" w:hAnsiTheme="minorHAnsi" w:cstheme="minorHAnsi"/>
          <w:i/>
          <w:iCs/>
          <w:color w:val="212529"/>
          <w:sz w:val="22"/>
          <w:szCs w:val="22"/>
          <w:shd w:val="clear" w:color="auto" w:fill="FFFFFF"/>
        </w:rPr>
        <w:t>û</w:t>
      </w:r>
      <w:proofErr w:type="spellEnd"/>
      <w:r w:rsidR="00A257FA" w:rsidRPr="00074DD2">
        <w:rPr>
          <w:rFonts w:ascii="Calibri" w:hAnsi="Calibri" w:cs="Calibri"/>
          <w:i/>
          <w:iCs/>
          <w:sz w:val="22"/>
          <w:szCs w:val="22"/>
        </w:rPr>
        <w:t>’</w:t>
      </w:r>
      <w:r w:rsidRPr="003C0D38">
        <w:rPr>
          <w:rFonts w:ascii="Calibri" w:hAnsi="Calibri" w:cs="Calibri"/>
          <w:sz w:val="22"/>
          <w:szCs w:val="22"/>
        </w:rPr>
        <w:t xml:space="preserve">, </w:t>
      </w:r>
      <w:proofErr w:type="spellStart"/>
      <w:r w:rsidR="00074DD2">
        <w:rPr>
          <w:rFonts w:ascii="Calibri" w:hAnsi="Calibri" w:cs="Calibri"/>
          <w:sz w:val="22"/>
          <w:szCs w:val="22"/>
        </w:rPr>
        <w:t>a</w:t>
      </w:r>
      <w:r w:rsidRPr="003C0D38">
        <w:rPr>
          <w:rFonts w:ascii="Calibri" w:hAnsi="Calibri" w:cs="Calibri"/>
          <w:sz w:val="22"/>
          <w:szCs w:val="22"/>
        </w:rPr>
        <w:t>n</w:t>
      </w:r>
      <w:proofErr w:type="spellEnd"/>
      <w:r w:rsidRPr="002844A2">
        <w:rPr>
          <w:rFonts w:ascii="Calibri" w:hAnsi="Calibri" w:cs="Calibri"/>
          <w:sz w:val="22"/>
          <w:szCs w:val="22"/>
        </w:rPr>
        <w:t xml:space="preserve">-Nawawi </w:t>
      </w:r>
      <w:r w:rsidR="00074DD2">
        <w:rPr>
          <w:rFonts w:ascii="Calibri" w:hAnsi="Calibri" w:cs="Calibri"/>
          <w:sz w:val="22"/>
          <w:szCs w:val="22"/>
        </w:rPr>
        <w:t>(</w:t>
      </w:r>
      <w:r w:rsidRPr="002844A2">
        <w:rPr>
          <w:rFonts w:ascii="Calibri" w:hAnsi="Calibri" w:cs="Calibri"/>
          <w:sz w:val="22"/>
          <w:szCs w:val="22"/>
        </w:rPr>
        <w:t>7/92</w:t>
      </w:r>
      <w:r w:rsidR="00074DD2">
        <w:rPr>
          <w:rFonts w:ascii="Calibri" w:hAnsi="Calibri" w:cs="Calibri"/>
          <w:sz w:val="22"/>
          <w:szCs w:val="22"/>
        </w:rPr>
        <w:t>).</w:t>
      </w:r>
    </w:p>
  </w:footnote>
  <w:footnote w:id="146">
    <w:p w14:paraId="7A9DD040" w14:textId="22603FA9" w:rsidR="00EB0707" w:rsidRPr="002844A2" w:rsidRDefault="00EB0707" w:rsidP="00091C0C">
      <w:pPr>
        <w:pStyle w:val="TeksCatatanKaki"/>
        <w:jc w:val="both"/>
        <w:rPr>
          <w:rFonts w:ascii="Calibri" w:hAnsi="Calibri"/>
          <w:sz w:val="22"/>
        </w:rPr>
      </w:pPr>
      <w:r w:rsidRPr="002844A2">
        <w:rPr>
          <w:rStyle w:val="ReferensiCatatanKaki"/>
          <w:rFonts w:ascii="Calibri" w:hAnsi="Calibri"/>
          <w:sz w:val="22"/>
        </w:rPr>
        <w:footnoteRef/>
      </w:r>
      <w:r w:rsidRPr="002844A2">
        <w:rPr>
          <w:rFonts w:ascii="Calibri" w:hAnsi="Calibri"/>
          <w:sz w:val="22"/>
        </w:rPr>
        <w:t xml:space="preserve"> </w:t>
      </w:r>
      <w:r w:rsidRPr="002844A2">
        <w:rPr>
          <w:rFonts w:ascii="Calibri" w:hAnsi="Calibri"/>
          <w:i/>
          <w:iCs/>
          <w:sz w:val="22"/>
          <w:szCs w:val="32"/>
        </w:rPr>
        <w:t>Al-</w:t>
      </w:r>
      <w:proofErr w:type="spellStart"/>
      <w:r w:rsidRPr="002844A2">
        <w:rPr>
          <w:rFonts w:ascii="Calibri" w:hAnsi="Calibri"/>
          <w:i/>
          <w:iCs/>
          <w:sz w:val="22"/>
          <w:szCs w:val="32"/>
        </w:rPr>
        <w:t>Majmû</w:t>
      </w:r>
      <w:proofErr w:type="spellEnd"/>
      <w:r w:rsidR="00A257FA" w:rsidRPr="002844A2">
        <w:rPr>
          <w:rFonts w:ascii="Calibri" w:hAnsi="Calibri"/>
          <w:i/>
          <w:iCs/>
          <w:sz w:val="22"/>
          <w:szCs w:val="32"/>
        </w:rPr>
        <w:t>’</w:t>
      </w:r>
      <w:r w:rsidR="00FC38CF">
        <w:rPr>
          <w:rFonts w:ascii="Calibri" w:hAnsi="Calibri"/>
          <w:i/>
          <w:iCs/>
          <w:sz w:val="22"/>
          <w:szCs w:val="32"/>
        </w:rPr>
        <w:t>,</w:t>
      </w:r>
      <w:r w:rsidRPr="002844A2">
        <w:rPr>
          <w:rFonts w:ascii="Calibri" w:hAnsi="Calibri"/>
          <w:sz w:val="22"/>
          <w:szCs w:val="32"/>
        </w:rPr>
        <w:t xml:space="preserve"> (7/91).</w:t>
      </w:r>
    </w:p>
  </w:footnote>
  <w:footnote w:id="147">
    <w:p w14:paraId="134B2AC1" w14:textId="5EEF8D11" w:rsidR="00EB0707" w:rsidRPr="002844A2" w:rsidRDefault="00EB0707" w:rsidP="00091C0C">
      <w:pPr>
        <w:pStyle w:val="TeksCatatanKaki"/>
        <w:jc w:val="both"/>
        <w:rPr>
          <w:rFonts w:ascii="Calibri" w:hAnsi="Calibri"/>
          <w:sz w:val="22"/>
        </w:rPr>
      </w:pPr>
      <w:r w:rsidRPr="002844A2">
        <w:rPr>
          <w:rStyle w:val="ReferensiCatatanKaki"/>
          <w:rFonts w:ascii="Calibri" w:hAnsi="Calibri"/>
          <w:sz w:val="22"/>
        </w:rPr>
        <w:footnoteRef/>
      </w:r>
      <w:r w:rsidRPr="002844A2">
        <w:rPr>
          <w:rFonts w:ascii="Calibri" w:hAnsi="Calibri"/>
          <w:sz w:val="22"/>
        </w:rPr>
        <w:t xml:space="preserve"> </w:t>
      </w:r>
      <w:r w:rsidRPr="002844A2">
        <w:rPr>
          <w:rFonts w:ascii="Calibri" w:hAnsi="Calibri"/>
          <w:i/>
          <w:iCs/>
          <w:sz w:val="22"/>
          <w:szCs w:val="32"/>
        </w:rPr>
        <w:t>Al-</w:t>
      </w:r>
      <w:proofErr w:type="spellStart"/>
      <w:r w:rsidRPr="002844A2">
        <w:rPr>
          <w:rFonts w:ascii="Calibri" w:hAnsi="Calibri"/>
          <w:i/>
          <w:iCs/>
          <w:sz w:val="22"/>
          <w:szCs w:val="32"/>
        </w:rPr>
        <w:t>Majmû</w:t>
      </w:r>
      <w:proofErr w:type="spellEnd"/>
      <w:r w:rsidR="00A257FA" w:rsidRPr="002844A2">
        <w:rPr>
          <w:rFonts w:ascii="Calibri" w:hAnsi="Calibri"/>
          <w:i/>
          <w:iCs/>
          <w:sz w:val="22"/>
          <w:szCs w:val="32"/>
        </w:rPr>
        <w:t>’</w:t>
      </w:r>
      <w:r w:rsidR="00FC38CF">
        <w:rPr>
          <w:rFonts w:ascii="Calibri" w:hAnsi="Calibri"/>
          <w:i/>
          <w:iCs/>
          <w:sz w:val="22"/>
          <w:szCs w:val="32"/>
        </w:rPr>
        <w:t>,</w:t>
      </w:r>
      <w:r w:rsidRPr="002844A2">
        <w:rPr>
          <w:rFonts w:ascii="Calibri" w:hAnsi="Calibri"/>
          <w:sz w:val="22"/>
          <w:szCs w:val="32"/>
        </w:rPr>
        <w:t xml:space="preserve"> (7/91).</w:t>
      </w:r>
    </w:p>
  </w:footnote>
  <w:footnote w:id="148">
    <w:p w14:paraId="45B3D932" w14:textId="707CC07D" w:rsidR="00EB0707" w:rsidRPr="002844A2" w:rsidRDefault="00EB0707" w:rsidP="00091C0C">
      <w:pPr>
        <w:pStyle w:val="TeksCatatanKaki"/>
        <w:jc w:val="both"/>
        <w:rPr>
          <w:rFonts w:ascii="Calibri" w:hAnsi="Calibri"/>
          <w:sz w:val="22"/>
        </w:rPr>
      </w:pPr>
      <w:r w:rsidRPr="002844A2">
        <w:rPr>
          <w:rStyle w:val="ReferensiCatatanKaki"/>
          <w:rFonts w:ascii="Calibri" w:hAnsi="Calibri"/>
          <w:sz w:val="22"/>
        </w:rPr>
        <w:footnoteRef/>
      </w:r>
      <w:r w:rsidRPr="002844A2">
        <w:rPr>
          <w:rFonts w:ascii="Calibri" w:hAnsi="Calibri"/>
          <w:sz w:val="22"/>
        </w:rPr>
        <w:t xml:space="preserve"> </w:t>
      </w:r>
      <w:proofErr w:type="spellStart"/>
      <w:r w:rsidRPr="003C0D38">
        <w:rPr>
          <w:rFonts w:ascii="Calibri" w:hAnsi="Calibri"/>
          <w:i/>
          <w:iCs/>
          <w:sz w:val="22"/>
          <w:szCs w:val="32"/>
        </w:rPr>
        <w:t>Adhwâ</w:t>
      </w:r>
      <w:proofErr w:type="spellEnd"/>
      <w:r w:rsidR="00A257FA" w:rsidRPr="003C0D38">
        <w:rPr>
          <w:rFonts w:ascii="Calibri" w:hAnsi="Calibri"/>
          <w:i/>
          <w:iCs/>
          <w:sz w:val="22"/>
          <w:szCs w:val="32"/>
        </w:rPr>
        <w:t>’</w:t>
      </w:r>
      <w:r w:rsidR="00DC4AAA">
        <w:rPr>
          <w:rFonts w:ascii="Calibri" w:hAnsi="Calibri"/>
          <w:i/>
          <w:iCs/>
          <w:sz w:val="22"/>
          <w:szCs w:val="32"/>
        </w:rPr>
        <w:t xml:space="preserve"> </w:t>
      </w:r>
      <w:proofErr w:type="spellStart"/>
      <w:r w:rsidR="00DC4AAA">
        <w:rPr>
          <w:rFonts w:ascii="Calibri" w:hAnsi="Calibri"/>
          <w:i/>
          <w:iCs/>
          <w:sz w:val="22"/>
          <w:szCs w:val="32"/>
        </w:rPr>
        <w:t>a</w:t>
      </w:r>
      <w:r w:rsidRPr="003C0D38">
        <w:rPr>
          <w:rFonts w:ascii="Calibri" w:hAnsi="Calibri"/>
          <w:i/>
          <w:iCs/>
          <w:sz w:val="22"/>
          <w:szCs w:val="32"/>
        </w:rPr>
        <w:t>l</w:t>
      </w:r>
      <w:r w:rsidR="00DC4AAA">
        <w:rPr>
          <w:rFonts w:ascii="Calibri" w:hAnsi="Calibri"/>
          <w:i/>
          <w:iCs/>
          <w:sz w:val="22"/>
          <w:szCs w:val="32"/>
        </w:rPr>
        <w:t>-</w:t>
      </w:r>
      <w:r w:rsidRPr="002844A2">
        <w:rPr>
          <w:rFonts w:ascii="Calibri" w:hAnsi="Calibri"/>
          <w:i/>
          <w:iCs/>
          <w:sz w:val="22"/>
          <w:szCs w:val="32"/>
        </w:rPr>
        <w:t>Bayân</w:t>
      </w:r>
      <w:proofErr w:type="spellEnd"/>
      <w:r w:rsidRPr="002844A2">
        <w:rPr>
          <w:rFonts w:ascii="Calibri" w:hAnsi="Calibri"/>
          <w:i/>
          <w:iCs/>
          <w:sz w:val="22"/>
          <w:szCs w:val="32"/>
        </w:rPr>
        <w:t xml:space="preserve"> </w:t>
      </w:r>
      <w:r w:rsidRPr="002844A2">
        <w:rPr>
          <w:rFonts w:ascii="Calibri" w:hAnsi="Calibri"/>
          <w:sz w:val="22"/>
          <w:szCs w:val="32"/>
        </w:rPr>
        <w:t>(4/301).</w:t>
      </w:r>
    </w:p>
  </w:footnote>
  <w:footnote w:id="149">
    <w:p w14:paraId="1FA03E04" w14:textId="77777777" w:rsidR="00EB0707" w:rsidRPr="002844A2" w:rsidRDefault="00EB0707" w:rsidP="00091C0C">
      <w:pPr>
        <w:pStyle w:val="TeksCatatanKaki"/>
        <w:jc w:val="both"/>
        <w:rPr>
          <w:rFonts w:ascii="Calibri" w:hAnsi="Calibri"/>
          <w:sz w:val="22"/>
        </w:rPr>
      </w:pPr>
      <w:r w:rsidRPr="002844A2">
        <w:rPr>
          <w:rStyle w:val="ReferensiCatatanKaki"/>
          <w:rFonts w:ascii="Calibri" w:hAnsi="Calibri"/>
          <w:sz w:val="22"/>
        </w:rPr>
        <w:footnoteRef/>
      </w:r>
      <w:r w:rsidRPr="002844A2">
        <w:rPr>
          <w:rFonts w:ascii="Calibri" w:hAnsi="Calibri"/>
          <w:sz w:val="22"/>
        </w:rPr>
        <w:t xml:space="preserve"> </w:t>
      </w:r>
      <w:r w:rsidRPr="002844A2">
        <w:rPr>
          <w:rFonts w:ascii="Calibri" w:hAnsi="Calibri"/>
          <w:sz w:val="22"/>
        </w:rPr>
        <w:t>HR. Al-Bukhari, No. 1211, dan Muslim, No. 1787.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E46"/>
    <w:multiLevelType w:val="hybridMultilevel"/>
    <w:tmpl w:val="559A4910"/>
    <w:lvl w:ilvl="0" w:tplc="FA58C0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4D1E16"/>
    <w:multiLevelType w:val="hybridMultilevel"/>
    <w:tmpl w:val="47501AC6"/>
    <w:lvl w:ilvl="0" w:tplc="1EE8219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B3A6E"/>
    <w:multiLevelType w:val="hybridMultilevel"/>
    <w:tmpl w:val="CD864AA4"/>
    <w:lvl w:ilvl="0" w:tplc="1FC8B3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FB07B9"/>
    <w:multiLevelType w:val="hybridMultilevel"/>
    <w:tmpl w:val="63BA3D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3854D6"/>
    <w:multiLevelType w:val="hybridMultilevel"/>
    <w:tmpl w:val="F7F61F2A"/>
    <w:lvl w:ilvl="0" w:tplc="C3D0AAE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761723"/>
    <w:multiLevelType w:val="hybridMultilevel"/>
    <w:tmpl w:val="E35831F6"/>
    <w:lvl w:ilvl="0" w:tplc="DFAE988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9984077"/>
    <w:multiLevelType w:val="hybridMultilevel"/>
    <w:tmpl w:val="8BE2DD30"/>
    <w:lvl w:ilvl="0" w:tplc="C4603BCC">
      <w:start w:val="2"/>
      <w:numFmt w:val="bullet"/>
      <w:lvlText w:val="-"/>
      <w:lvlJc w:val="left"/>
      <w:pPr>
        <w:ind w:left="720" w:hanging="360"/>
      </w:pPr>
      <w:rPr>
        <w:rFonts w:ascii="Garamond" w:eastAsia="Optima" w:hAnsi="Garamond" w:cs="Traditional Arabic"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0B94551E"/>
    <w:multiLevelType w:val="hybridMultilevel"/>
    <w:tmpl w:val="78A28326"/>
    <w:lvl w:ilvl="0" w:tplc="0EE01044">
      <w:numFmt w:val="bullet"/>
      <w:lvlText w:val="-"/>
      <w:lvlJc w:val="left"/>
      <w:pPr>
        <w:ind w:left="720" w:hanging="360"/>
      </w:pPr>
      <w:rPr>
        <w:rFonts w:ascii="Calibri" w:eastAsiaTheme="minorHAnsi" w:hAnsi="Calibri" w:cstheme="minorBid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0EDB262D"/>
    <w:multiLevelType w:val="hybridMultilevel"/>
    <w:tmpl w:val="BE508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F14C96"/>
    <w:multiLevelType w:val="hybridMultilevel"/>
    <w:tmpl w:val="5A6654E4"/>
    <w:lvl w:ilvl="0" w:tplc="3DDC7776">
      <w:start w:val="1"/>
      <w:numFmt w:val="decimal"/>
      <w:lvlText w:val="%1)"/>
      <w:lvlJc w:val="left"/>
      <w:pPr>
        <w:ind w:left="386" w:hanging="360"/>
      </w:pPr>
      <w:rPr>
        <w:rFonts w:hint="default"/>
      </w:rPr>
    </w:lvl>
    <w:lvl w:ilvl="1" w:tplc="04210019" w:tentative="1">
      <w:start w:val="1"/>
      <w:numFmt w:val="lowerLetter"/>
      <w:lvlText w:val="%2."/>
      <w:lvlJc w:val="left"/>
      <w:pPr>
        <w:ind w:left="1106" w:hanging="360"/>
      </w:pPr>
    </w:lvl>
    <w:lvl w:ilvl="2" w:tplc="0421001B" w:tentative="1">
      <w:start w:val="1"/>
      <w:numFmt w:val="lowerRoman"/>
      <w:lvlText w:val="%3."/>
      <w:lvlJc w:val="right"/>
      <w:pPr>
        <w:ind w:left="1826" w:hanging="180"/>
      </w:pPr>
    </w:lvl>
    <w:lvl w:ilvl="3" w:tplc="0421000F" w:tentative="1">
      <w:start w:val="1"/>
      <w:numFmt w:val="decimal"/>
      <w:lvlText w:val="%4."/>
      <w:lvlJc w:val="left"/>
      <w:pPr>
        <w:ind w:left="2546" w:hanging="360"/>
      </w:pPr>
    </w:lvl>
    <w:lvl w:ilvl="4" w:tplc="04210019" w:tentative="1">
      <w:start w:val="1"/>
      <w:numFmt w:val="lowerLetter"/>
      <w:lvlText w:val="%5."/>
      <w:lvlJc w:val="left"/>
      <w:pPr>
        <w:ind w:left="3266" w:hanging="360"/>
      </w:pPr>
    </w:lvl>
    <w:lvl w:ilvl="5" w:tplc="0421001B" w:tentative="1">
      <w:start w:val="1"/>
      <w:numFmt w:val="lowerRoman"/>
      <w:lvlText w:val="%6."/>
      <w:lvlJc w:val="right"/>
      <w:pPr>
        <w:ind w:left="3986" w:hanging="180"/>
      </w:pPr>
    </w:lvl>
    <w:lvl w:ilvl="6" w:tplc="0421000F" w:tentative="1">
      <w:start w:val="1"/>
      <w:numFmt w:val="decimal"/>
      <w:lvlText w:val="%7."/>
      <w:lvlJc w:val="left"/>
      <w:pPr>
        <w:ind w:left="4706" w:hanging="360"/>
      </w:pPr>
    </w:lvl>
    <w:lvl w:ilvl="7" w:tplc="04210019" w:tentative="1">
      <w:start w:val="1"/>
      <w:numFmt w:val="lowerLetter"/>
      <w:lvlText w:val="%8."/>
      <w:lvlJc w:val="left"/>
      <w:pPr>
        <w:ind w:left="5426" w:hanging="360"/>
      </w:pPr>
    </w:lvl>
    <w:lvl w:ilvl="8" w:tplc="0421001B" w:tentative="1">
      <w:start w:val="1"/>
      <w:numFmt w:val="lowerRoman"/>
      <w:lvlText w:val="%9."/>
      <w:lvlJc w:val="right"/>
      <w:pPr>
        <w:ind w:left="6146" w:hanging="180"/>
      </w:pPr>
    </w:lvl>
  </w:abstractNum>
  <w:abstractNum w:abstractNumId="10" w15:restartNumberingAfterBreak="0">
    <w:nsid w:val="102C22A9"/>
    <w:multiLevelType w:val="hybridMultilevel"/>
    <w:tmpl w:val="EE224C34"/>
    <w:lvl w:ilvl="0" w:tplc="BA18DB3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08C6B1B"/>
    <w:multiLevelType w:val="hybridMultilevel"/>
    <w:tmpl w:val="D5246946"/>
    <w:lvl w:ilvl="0" w:tplc="26587BB2">
      <w:start w:val="6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797692"/>
    <w:multiLevelType w:val="hybridMultilevel"/>
    <w:tmpl w:val="803A90F6"/>
    <w:lvl w:ilvl="0" w:tplc="66A892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2A1078"/>
    <w:multiLevelType w:val="multilevel"/>
    <w:tmpl w:val="0DCCB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BF421B"/>
    <w:multiLevelType w:val="hybridMultilevel"/>
    <w:tmpl w:val="782ED7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CF37BF"/>
    <w:multiLevelType w:val="hybridMultilevel"/>
    <w:tmpl w:val="995CCD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84D79D6"/>
    <w:multiLevelType w:val="hybridMultilevel"/>
    <w:tmpl w:val="65A254E2"/>
    <w:lvl w:ilvl="0" w:tplc="FB8029A8">
      <w:start w:val="1"/>
      <w:numFmt w:val="bullet"/>
      <w:lvlText w:val="-"/>
      <w:lvlJc w:val="left"/>
      <w:pPr>
        <w:ind w:left="720" w:hanging="360"/>
      </w:pPr>
      <w:rPr>
        <w:rFonts w:ascii="Book Antiqua" w:eastAsia="BookAntiqua" w:hAnsi="Book Antiqua" w:cs="BookAntiqu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6230CA"/>
    <w:multiLevelType w:val="multilevel"/>
    <w:tmpl w:val="9478551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1B8F692C"/>
    <w:multiLevelType w:val="hybridMultilevel"/>
    <w:tmpl w:val="34C86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BCE6F60"/>
    <w:multiLevelType w:val="hybridMultilevel"/>
    <w:tmpl w:val="AA1436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C1F06E4"/>
    <w:multiLevelType w:val="hybridMultilevel"/>
    <w:tmpl w:val="0DCA6C62"/>
    <w:lvl w:ilvl="0" w:tplc="9D38F15C">
      <w:start w:val="1"/>
      <w:numFmt w:val="decimal"/>
      <w:lvlText w:val="%1."/>
      <w:lvlJc w:val="left"/>
      <w:pPr>
        <w:ind w:left="720" w:hanging="360"/>
      </w:pPr>
      <w:rPr>
        <w:rFonts w:ascii="Calibri-Light" w:hAnsi="Calibri-Light" w:hint="default"/>
        <w:color w:val="231F2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1C8D0AA6"/>
    <w:multiLevelType w:val="hybridMultilevel"/>
    <w:tmpl w:val="EBF0E2AA"/>
    <w:lvl w:ilvl="0" w:tplc="0DD4EE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DB158B4"/>
    <w:multiLevelType w:val="hybridMultilevel"/>
    <w:tmpl w:val="645A53D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1E241505"/>
    <w:multiLevelType w:val="hybridMultilevel"/>
    <w:tmpl w:val="012A03A4"/>
    <w:lvl w:ilvl="0" w:tplc="55A86F2A">
      <w:numFmt w:val="bullet"/>
      <w:lvlText w:val="•"/>
      <w:lvlJc w:val="left"/>
      <w:pPr>
        <w:ind w:left="720" w:hanging="360"/>
      </w:pPr>
      <w:rPr>
        <w:rFonts w:ascii="Calibri-Light" w:eastAsiaTheme="minorHAnsi" w:hAnsi="Calibri-Light" w:cstheme="minorBidi" w:hint="default"/>
        <w:color w:val="231F20"/>
        <w:sz w:val="18"/>
      </w:rPr>
    </w:lvl>
    <w:lvl w:ilvl="1" w:tplc="EC344F0C">
      <w:numFmt w:val="bullet"/>
      <w:lvlText w:val="-"/>
      <w:lvlJc w:val="left"/>
      <w:pPr>
        <w:ind w:left="1440" w:hanging="360"/>
      </w:pPr>
      <w:rPr>
        <w:rFonts w:ascii="Calibri-Light" w:eastAsiaTheme="minorHAnsi" w:hAnsi="Calibri-Light" w:cstheme="minorBidi" w:hint="default"/>
        <w:color w:val="231F20"/>
        <w:sz w:val="20"/>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20D96755"/>
    <w:multiLevelType w:val="hybridMultilevel"/>
    <w:tmpl w:val="4704F27E"/>
    <w:lvl w:ilvl="0" w:tplc="7380955A">
      <w:start w:val="1"/>
      <w:numFmt w:val="decimal"/>
      <w:lvlText w:val="%1)"/>
      <w:lvlJc w:val="left"/>
      <w:pPr>
        <w:ind w:left="54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21783F91"/>
    <w:multiLevelType w:val="hybridMultilevel"/>
    <w:tmpl w:val="D8D88D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2751A10"/>
    <w:multiLevelType w:val="hybridMultilevel"/>
    <w:tmpl w:val="D6B432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2752C94"/>
    <w:multiLevelType w:val="hybridMultilevel"/>
    <w:tmpl w:val="CC2A2372"/>
    <w:lvl w:ilvl="0" w:tplc="7A64BE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3CF79B1"/>
    <w:multiLevelType w:val="hybridMultilevel"/>
    <w:tmpl w:val="905483C2"/>
    <w:lvl w:ilvl="0" w:tplc="22A461CE">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587632D"/>
    <w:multiLevelType w:val="hybridMultilevel"/>
    <w:tmpl w:val="3C54AE90"/>
    <w:lvl w:ilvl="0" w:tplc="04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15:restartNumberingAfterBreak="0">
    <w:nsid w:val="28516764"/>
    <w:multiLevelType w:val="hybridMultilevel"/>
    <w:tmpl w:val="4CD2A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D874D01"/>
    <w:multiLevelType w:val="hybridMultilevel"/>
    <w:tmpl w:val="868417A4"/>
    <w:lvl w:ilvl="0" w:tplc="1E86843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E4F464F"/>
    <w:multiLevelType w:val="multilevel"/>
    <w:tmpl w:val="9140C88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3" w15:restartNumberingAfterBreak="0">
    <w:nsid w:val="2FF86E93"/>
    <w:multiLevelType w:val="hybridMultilevel"/>
    <w:tmpl w:val="7FA8F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24C3DE6"/>
    <w:multiLevelType w:val="hybridMultilevel"/>
    <w:tmpl w:val="7CA8CE48"/>
    <w:lvl w:ilvl="0" w:tplc="FA9856BA">
      <w:start w:val="2"/>
      <w:numFmt w:val="bullet"/>
      <w:lvlText w:val="-"/>
      <w:lvlJc w:val="left"/>
      <w:pPr>
        <w:ind w:left="720" w:hanging="360"/>
      </w:pPr>
      <w:rPr>
        <w:rFonts w:ascii="Garamond" w:eastAsia="Optima" w:hAnsi="Garamond" w:cs="Traditional Arabic"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5" w15:restartNumberingAfterBreak="0">
    <w:nsid w:val="34556751"/>
    <w:multiLevelType w:val="hybridMultilevel"/>
    <w:tmpl w:val="41EC4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6912794"/>
    <w:multiLevelType w:val="hybridMultilevel"/>
    <w:tmpl w:val="0940523C"/>
    <w:lvl w:ilvl="0" w:tplc="E41A70E2">
      <w:start w:val="1"/>
      <w:numFmt w:val="decimal"/>
      <w:lvlText w:val="%1."/>
      <w:lvlJc w:val="left"/>
      <w:pPr>
        <w:ind w:left="720" w:hanging="360"/>
      </w:pPr>
      <w:rPr>
        <w:rFonts w:ascii="Calibr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7B37D3A"/>
    <w:multiLevelType w:val="hybridMultilevel"/>
    <w:tmpl w:val="658072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B03184C"/>
    <w:multiLevelType w:val="hybridMultilevel"/>
    <w:tmpl w:val="552E3FB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42BA2E62"/>
    <w:multiLevelType w:val="hybridMultilevel"/>
    <w:tmpl w:val="A5A63C56"/>
    <w:lvl w:ilvl="0" w:tplc="1714DD0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3BE1A19"/>
    <w:multiLevelType w:val="hybridMultilevel"/>
    <w:tmpl w:val="A7088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860545B"/>
    <w:multiLevelType w:val="hybridMultilevel"/>
    <w:tmpl w:val="7488EECC"/>
    <w:lvl w:ilvl="0" w:tplc="59C2ED04">
      <w:start w:val="3"/>
      <w:numFmt w:val="bullet"/>
      <w:lvlText w:val="-"/>
      <w:lvlJc w:val="left"/>
      <w:pPr>
        <w:ind w:left="720" w:hanging="360"/>
      </w:pPr>
      <w:rPr>
        <w:rFonts w:ascii="Calibri" w:eastAsia="Optim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888427D"/>
    <w:multiLevelType w:val="hybridMultilevel"/>
    <w:tmpl w:val="CDBEB068"/>
    <w:lvl w:ilvl="0" w:tplc="68026FE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8AD64C5"/>
    <w:multiLevelType w:val="hybridMultilevel"/>
    <w:tmpl w:val="A04AB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8BE632E"/>
    <w:multiLevelType w:val="hybridMultilevel"/>
    <w:tmpl w:val="501EFB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9CA7DC6"/>
    <w:multiLevelType w:val="hybridMultilevel"/>
    <w:tmpl w:val="5470D7C8"/>
    <w:lvl w:ilvl="0" w:tplc="70E47CF6">
      <w:start w:val="69"/>
      <w:numFmt w:val="bullet"/>
      <w:lvlText w:val="-"/>
      <w:lvlJc w:val="left"/>
      <w:pPr>
        <w:ind w:left="720" w:hanging="360"/>
      </w:pPr>
      <w:rPr>
        <w:rFonts w:ascii="Calibri" w:eastAsiaTheme="minorHAnsi"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E530FB1"/>
    <w:multiLevelType w:val="hybridMultilevel"/>
    <w:tmpl w:val="4C3C15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12239B0"/>
    <w:multiLevelType w:val="multilevel"/>
    <w:tmpl w:val="B36E2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43822CA"/>
    <w:multiLevelType w:val="hybridMultilevel"/>
    <w:tmpl w:val="1534C122"/>
    <w:lvl w:ilvl="0" w:tplc="B4E4396A">
      <w:start w:val="1"/>
      <w:numFmt w:val="decimal"/>
      <w:lvlText w:val="%1."/>
      <w:lvlJc w:val="left"/>
      <w:pPr>
        <w:ind w:left="720" w:hanging="360"/>
      </w:pPr>
      <w:rPr>
        <w:rFonts w:ascii="Souvenir Lt BT" w:eastAsia="Times New Roman" w:hAnsi="Souvenir Lt BT" w:cs="Traditional Arabi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64135F4"/>
    <w:multiLevelType w:val="hybridMultilevel"/>
    <w:tmpl w:val="F0E295F2"/>
    <w:lvl w:ilvl="0" w:tplc="B60804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57AB7A69"/>
    <w:multiLevelType w:val="multilevel"/>
    <w:tmpl w:val="22E2AE7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1" w15:restartNumberingAfterBreak="0">
    <w:nsid w:val="5D1D69E2"/>
    <w:multiLevelType w:val="hybridMultilevel"/>
    <w:tmpl w:val="E6583F80"/>
    <w:lvl w:ilvl="0" w:tplc="637CF822">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5EDC69F4"/>
    <w:multiLevelType w:val="hybridMultilevel"/>
    <w:tmpl w:val="F0605706"/>
    <w:lvl w:ilvl="0" w:tplc="DF902C5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15:restartNumberingAfterBreak="0">
    <w:nsid w:val="60DE7F04"/>
    <w:multiLevelType w:val="hybridMultilevel"/>
    <w:tmpl w:val="CC00C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2CF6022"/>
    <w:multiLevelType w:val="hybridMultilevel"/>
    <w:tmpl w:val="FFE82D8A"/>
    <w:lvl w:ilvl="0" w:tplc="5754C5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4461C88"/>
    <w:multiLevelType w:val="hybridMultilevel"/>
    <w:tmpl w:val="E34C6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4B675BE"/>
    <w:multiLevelType w:val="hybridMultilevel"/>
    <w:tmpl w:val="AAC84CF8"/>
    <w:lvl w:ilvl="0" w:tplc="04210011">
      <w:start w:val="1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7" w15:restartNumberingAfterBreak="0">
    <w:nsid w:val="657806DB"/>
    <w:multiLevelType w:val="hybridMultilevel"/>
    <w:tmpl w:val="52DC531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15:restartNumberingAfterBreak="0">
    <w:nsid w:val="661D26F5"/>
    <w:multiLevelType w:val="hybridMultilevel"/>
    <w:tmpl w:val="1E32C254"/>
    <w:lvl w:ilvl="0" w:tplc="589CB16C">
      <w:start w:val="1"/>
      <w:numFmt w:val="bullet"/>
      <w:lvlText w:val="-"/>
      <w:lvlJc w:val="left"/>
      <w:pPr>
        <w:ind w:left="720" w:hanging="360"/>
      </w:pPr>
      <w:rPr>
        <w:rFonts w:ascii="Calibri" w:eastAsia="Optim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6576ACE"/>
    <w:multiLevelType w:val="hybridMultilevel"/>
    <w:tmpl w:val="72C08D5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0" w15:restartNumberingAfterBreak="0">
    <w:nsid w:val="67F03F8D"/>
    <w:multiLevelType w:val="hybridMultilevel"/>
    <w:tmpl w:val="C4CE9B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BAF6333"/>
    <w:multiLevelType w:val="hybridMultilevel"/>
    <w:tmpl w:val="713A2C50"/>
    <w:lvl w:ilvl="0" w:tplc="D3C82FE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C413B65"/>
    <w:multiLevelType w:val="hybridMultilevel"/>
    <w:tmpl w:val="B0821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DB45B0A"/>
    <w:multiLevelType w:val="hybridMultilevel"/>
    <w:tmpl w:val="7E3E7AA4"/>
    <w:lvl w:ilvl="0" w:tplc="9FE479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E0B7D18"/>
    <w:multiLevelType w:val="hybridMultilevel"/>
    <w:tmpl w:val="8A28A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F2946F8"/>
    <w:multiLevelType w:val="hybridMultilevel"/>
    <w:tmpl w:val="85B885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F8F108D"/>
    <w:multiLevelType w:val="hybridMultilevel"/>
    <w:tmpl w:val="13842A30"/>
    <w:lvl w:ilvl="0" w:tplc="8F5E96B4">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02E5280"/>
    <w:multiLevelType w:val="hybridMultilevel"/>
    <w:tmpl w:val="EFDEC9F0"/>
    <w:lvl w:ilvl="0" w:tplc="A0185422">
      <w:start w:val="1"/>
      <w:numFmt w:val="decimal"/>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8" w15:restartNumberingAfterBreak="0">
    <w:nsid w:val="73351335"/>
    <w:multiLevelType w:val="hybridMultilevel"/>
    <w:tmpl w:val="AB38F030"/>
    <w:lvl w:ilvl="0" w:tplc="1410081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3F67E09"/>
    <w:multiLevelType w:val="hybridMultilevel"/>
    <w:tmpl w:val="01A8C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6086D14"/>
    <w:multiLevelType w:val="hybridMultilevel"/>
    <w:tmpl w:val="986C0598"/>
    <w:lvl w:ilvl="0" w:tplc="7A5E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7066077"/>
    <w:multiLevelType w:val="hybridMultilevel"/>
    <w:tmpl w:val="E7F65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7B07154"/>
    <w:multiLevelType w:val="hybridMultilevel"/>
    <w:tmpl w:val="04382270"/>
    <w:lvl w:ilvl="0" w:tplc="B3206F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8356E2A"/>
    <w:multiLevelType w:val="hybridMultilevel"/>
    <w:tmpl w:val="6958CC62"/>
    <w:lvl w:ilvl="0" w:tplc="CB2CEE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95B5E4B"/>
    <w:multiLevelType w:val="hybridMultilevel"/>
    <w:tmpl w:val="251C2FBA"/>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A1B3B45"/>
    <w:multiLevelType w:val="hybridMultilevel"/>
    <w:tmpl w:val="4012580A"/>
    <w:lvl w:ilvl="0" w:tplc="FA5C5A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AF71943"/>
    <w:multiLevelType w:val="hybridMultilevel"/>
    <w:tmpl w:val="EF66A1E0"/>
    <w:lvl w:ilvl="0" w:tplc="4F0C03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8090615">
    <w:abstractNumId w:val="67"/>
  </w:num>
  <w:num w:numId="2" w16cid:durableId="1054814784">
    <w:abstractNumId w:val="13"/>
  </w:num>
  <w:num w:numId="3" w16cid:durableId="1532262318">
    <w:abstractNumId w:val="5"/>
  </w:num>
  <w:num w:numId="4" w16cid:durableId="1888640307">
    <w:abstractNumId w:val="29"/>
  </w:num>
  <w:num w:numId="5" w16cid:durableId="2106269934">
    <w:abstractNumId w:val="47"/>
  </w:num>
  <w:num w:numId="6" w16cid:durableId="1252079320">
    <w:abstractNumId w:val="34"/>
  </w:num>
  <w:num w:numId="7" w16cid:durableId="937174597">
    <w:abstractNumId w:val="6"/>
  </w:num>
  <w:num w:numId="8" w16cid:durableId="160969706">
    <w:abstractNumId w:val="66"/>
  </w:num>
  <w:num w:numId="9" w16cid:durableId="1104806685">
    <w:abstractNumId w:val="40"/>
  </w:num>
  <w:num w:numId="10" w16cid:durableId="1139107220">
    <w:abstractNumId w:val="58"/>
  </w:num>
  <w:num w:numId="11" w16cid:durableId="1497842227">
    <w:abstractNumId w:val="76"/>
  </w:num>
  <w:num w:numId="12" w16cid:durableId="811554917">
    <w:abstractNumId w:val="48"/>
  </w:num>
  <w:num w:numId="13" w16cid:durableId="45952513">
    <w:abstractNumId w:val="69"/>
  </w:num>
  <w:num w:numId="14" w16cid:durableId="743797662">
    <w:abstractNumId w:val="30"/>
  </w:num>
  <w:num w:numId="15" w16cid:durableId="904874460">
    <w:abstractNumId w:val="27"/>
  </w:num>
  <w:num w:numId="16" w16cid:durableId="1033848052">
    <w:abstractNumId w:val="61"/>
  </w:num>
  <w:num w:numId="17" w16cid:durableId="885407185">
    <w:abstractNumId w:val="53"/>
  </w:num>
  <w:num w:numId="18" w16cid:durableId="414060783">
    <w:abstractNumId w:val="39"/>
  </w:num>
  <w:num w:numId="19" w16cid:durableId="1520193621">
    <w:abstractNumId w:val="7"/>
  </w:num>
  <w:num w:numId="20" w16cid:durableId="1680043554">
    <w:abstractNumId w:val="35"/>
  </w:num>
  <w:num w:numId="21" w16cid:durableId="926232901">
    <w:abstractNumId w:val="26"/>
  </w:num>
  <w:num w:numId="22" w16cid:durableId="604465350">
    <w:abstractNumId w:val="10"/>
  </w:num>
  <w:num w:numId="23" w16cid:durableId="1548487129">
    <w:abstractNumId w:val="43"/>
  </w:num>
  <w:num w:numId="24" w16cid:durableId="1246724011">
    <w:abstractNumId w:val="64"/>
  </w:num>
  <w:num w:numId="25" w16cid:durableId="552042245">
    <w:abstractNumId w:val="73"/>
  </w:num>
  <w:num w:numId="26" w16cid:durableId="565650466">
    <w:abstractNumId w:val="62"/>
  </w:num>
  <w:num w:numId="27" w16cid:durableId="442112300">
    <w:abstractNumId w:val="68"/>
  </w:num>
  <w:num w:numId="28" w16cid:durableId="1339884686">
    <w:abstractNumId w:val="3"/>
  </w:num>
  <w:num w:numId="29" w16cid:durableId="523910535">
    <w:abstractNumId w:val="51"/>
  </w:num>
  <w:num w:numId="30" w16cid:durableId="182138068">
    <w:abstractNumId w:val="25"/>
  </w:num>
  <w:num w:numId="31" w16cid:durableId="1581449428">
    <w:abstractNumId w:val="0"/>
  </w:num>
  <w:num w:numId="32" w16cid:durableId="1291664701">
    <w:abstractNumId w:val="18"/>
  </w:num>
  <w:num w:numId="33" w16cid:durableId="2078740038">
    <w:abstractNumId w:val="38"/>
  </w:num>
  <w:num w:numId="34" w16cid:durableId="1440880008">
    <w:abstractNumId w:val="74"/>
  </w:num>
  <w:num w:numId="35" w16cid:durableId="1863662430">
    <w:abstractNumId w:val="49"/>
  </w:num>
  <w:num w:numId="36" w16cid:durableId="691145555">
    <w:abstractNumId w:val="70"/>
  </w:num>
  <w:num w:numId="37" w16cid:durableId="1262908646">
    <w:abstractNumId w:val="1"/>
  </w:num>
  <w:num w:numId="38" w16cid:durableId="753743880">
    <w:abstractNumId w:val="31"/>
  </w:num>
  <w:num w:numId="39" w16cid:durableId="1671256208">
    <w:abstractNumId w:val="36"/>
  </w:num>
  <w:num w:numId="40" w16cid:durableId="633680296">
    <w:abstractNumId w:val="55"/>
  </w:num>
  <w:num w:numId="41" w16cid:durableId="1805926395">
    <w:abstractNumId w:val="8"/>
  </w:num>
  <w:num w:numId="42" w16cid:durableId="701444153">
    <w:abstractNumId w:val="71"/>
  </w:num>
  <w:num w:numId="43" w16cid:durableId="1264024712">
    <w:abstractNumId w:val="16"/>
  </w:num>
  <w:num w:numId="44" w16cid:durableId="2054840034">
    <w:abstractNumId w:val="23"/>
  </w:num>
  <w:num w:numId="45" w16cid:durableId="19288765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048648609">
    <w:abstractNumId w:val="32"/>
  </w:num>
  <w:num w:numId="47" w16cid:durableId="1733851022">
    <w:abstractNumId w:val="14"/>
  </w:num>
  <w:num w:numId="48" w16cid:durableId="857238502">
    <w:abstractNumId w:val="46"/>
  </w:num>
  <w:num w:numId="49" w16cid:durableId="308825180">
    <w:abstractNumId w:val="21"/>
  </w:num>
  <w:num w:numId="50" w16cid:durableId="50202021">
    <w:abstractNumId w:val="52"/>
  </w:num>
  <w:num w:numId="51" w16cid:durableId="882639231">
    <w:abstractNumId w:val="24"/>
  </w:num>
  <w:num w:numId="52" w16cid:durableId="964233518">
    <w:abstractNumId w:val="56"/>
  </w:num>
  <w:num w:numId="53" w16cid:durableId="399449110">
    <w:abstractNumId w:val="57"/>
  </w:num>
  <w:num w:numId="54" w16cid:durableId="2047288475">
    <w:abstractNumId w:val="9"/>
  </w:num>
  <w:num w:numId="55" w16cid:durableId="272055797">
    <w:abstractNumId w:val="11"/>
  </w:num>
  <w:num w:numId="56" w16cid:durableId="1559314675">
    <w:abstractNumId w:val="45"/>
  </w:num>
  <w:num w:numId="57" w16cid:durableId="456530009">
    <w:abstractNumId w:val="33"/>
  </w:num>
  <w:num w:numId="58" w16cid:durableId="1847940579">
    <w:abstractNumId w:val="54"/>
  </w:num>
  <w:num w:numId="59" w16cid:durableId="799036259">
    <w:abstractNumId w:val="12"/>
  </w:num>
  <w:num w:numId="60" w16cid:durableId="657072891">
    <w:abstractNumId w:val="75"/>
  </w:num>
  <w:num w:numId="61" w16cid:durableId="1356080471">
    <w:abstractNumId w:val="28"/>
  </w:num>
  <w:num w:numId="62" w16cid:durableId="495808473">
    <w:abstractNumId w:val="41"/>
  </w:num>
  <w:num w:numId="63" w16cid:durableId="182330133">
    <w:abstractNumId w:val="17"/>
  </w:num>
  <w:num w:numId="64" w16cid:durableId="1195266984">
    <w:abstractNumId w:val="22"/>
  </w:num>
  <w:num w:numId="65" w16cid:durableId="403921236">
    <w:abstractNumId w:val="15"/>
  </w:num>
  <w:num w:numId="66" w16cid:durableId="970749677">
    <w:abstractNumId w:val="2"/>
  </w:num>
  <w:num w:numId="67" w16cid:durableId="1469007606">
    <w:abstractNumId w:val="4"/>
  </w:num>
  <w:num w:numId="68" w16cid:durableId="1073624153">
    <w:abstractNumId w:val="72"/>
  </w:num>
  <w:num w:numId="69" w16cid:durableId="577521746">
    <w:abstractNumId w:val="42"/>
  </w:num>
  <w:num w:numId="70" w16cid:durableId="1755274434">
    <w:abstractNumId w:val="63"/>
  </w:num>
  <w:num w:numId="71" w16cid:durableId="357125667">
    <w:abstractNumId w:val="37"/>
  </w:num>
  <w:num w:numId="72" w16cid:durableId="1664506290">
    <w:abstractNumId w:val="44"/>
  </w:num>
  <w:num w:numId="73" w16cid:durableId="1718704167">
    <w:abstractNumId w:val="50"/>
  </w:num>
  <w:num w:numId="74" w16cid:durableId="855581300">
    <w:abstractNumId w:val="60"/>
  </w:num>
  <w:num w:numId="75" w16cid:durableId="1552814102">
    <w:abstractNumId w:val="65"/>
  </w:num>
  <w:num w:numId="76" w16cid:durableId="1701735009">
    <w:abstractNumId w:val="19"/>
  </w:num>
  <w:num w:numId="77" w16cid:durableId="2019042959">
    <w:abstractNumId w:val="59"/>
  </w:num>
  <w:numIdMacAtCleanup w:val="7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fa office">
    <w15:presenceInfo w15:providerId="Windows Live" w15:userId="e663e66300fe98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082"/>
    <w:rsid w:val="00000A61"/>
    <w:rsid w:val="00000A7D"/>
    <w:rsid w:val="00000BD9"/>
    <w:rsid w:val="00000D14"/>
    <w:rsid w:val="00001220"/>
    <w:rsid w:val="0000187A"/>
    <w:rsid w:val="000022A6"/>
    <w:rsid w:val="00002C4D"/>
    <w:rsid w:val="000034DC"/>
    <w:rsid w:val="00003F1F"/>
    <w:rsid w:val="00004335"/>
    <w:rsid w:val="00004A06"/>
    <w:rsid w:val="00004F7A"/>
    <w:rsid w:val="000056A3"/>
    <w:rsid w:val="00005D3D"/>
    <w:rsid w:val="000064A5"/>
    <w:rsid w:val="000066D8"/>
    <w:rsid w:val="00006B65"/>
    <w:rsid w:val="00007766"/>
    <w:rsid w:val="000078E7"/>
    <w:rsid w:val="00007A94"/>
    <w:rsid w:val="00007AAC"/>
    <w:rsid w:val="00010D86"/>
    <w:rsid w:val="00011470"/>
    <w:rsid w:val="000119E2"/>
    <w:rsid w:val="00011B54"/>
    <w:rsid w:val="00011BF2"/>
    <w:rsid w:val="000123D0"/>
    <w:rsid w:val="00012FF7"/>
    <w:rsid w:val="00013A82"/>
    <w:rsid w:val="00013BBE"/>
    <w:rsid w:val="00014050"/>
    <w:rsid w:val="000143A5"/>
    <w:rsid w:val="00014451"/>
    <w:rsid w:val="00014D23"/>
    <w:rsid w:val="00014D64"/>
    <w:rsid w:val="00014E75"/>
    <w:rsid w:val="000152A1"/>
    <w:rsid w:val="000153EE"/>
    <w:rsid w:val="00015D7D"/>
    <w:rsid w:val="00015F2D"/>
    <w:rsid w:val="00015FB1"/>
    <w:rsid w:val="00016032"/>
    <w:rsid w:val="0001713C"/>
    <w:rsid w:val="000173B5"/>
    <w:rsid w:val="00017830"/>
    <w:rsid w:val="000200F7"/>
    <w:rsid w:val="00020131"/>
    <w:rsid w:val="00020235"/>
    <w:rsid w:val="0002080C"/>
    <w:rsid w:val="00020A57"/>
    <w:rsid w:val="00020B79"/>
    <w:rsid w:val="00020D65"/>
    <w:rsid w:val="00020E6D"/>
    <w:rsid w:val="00021776"/>
    <w:rsid w:val="00021A1D"/>
    <w:rsid w:val="00021A72"/>
    <w:rsid w:val="0002201D"/>
    <w:rsid w:val="000220DE"/>
    <w:rsid w:val="0002307B"/>
    <w:rsid w:val="0002375C"/>
    <w:rsid w:val="00023883"/>
    <w:rsid w:val="000241CD"/>
    <w:rsid w:val="000241DA"/>
    <w:rsid w:val="00024B76"/>
    <w:rsid w:val="000254D4"/>
    <w:rsid w:val="00025D85"/>
    <w:rsid w:val="00025DC4"/>
    <w:rsid w:val="000260CD"/>
    <w:rsid w:val="000260E5"/>
    <w:rsid w:val="00026ADB"/>
    <w:rsid w:val="00026C1C"/>
    <w:rsid w:val="000272FA"/>
    <w:rsid w:val="0002748A"/>
    <w:rsid w:val="000277B3"/>
    <w:rsid w:val="00027851"/>
    <w:rsid w:val="00027F12"/>
    <w:rsid w:val="00030092"/>
    <w:rsid w:val="0003024A"/>
    <w:rsid w:val="000308F7"/>
    <w:rsid w:val="0003190D"/>
    <w:rsid w:val="00031C7E"/>
    <w:rsid w:val="000327BA"/>
    <w:rsid w:val="00032D55"/>
    <w:rsid w:val="00033009"/>
    <w:rsid w:val="00033D3D"/>
    <w:rsid w:val="00034739"/>
    <w:rsid w:val="00034AA8"/>
    <w:rsid w:val="00034C4A"/>
    <w:rsid w:val="00034CC6"/>
    <w:rsid w:val="00034DDB"/>
    <w:rsid w:val="0003512C"/>
    <w:rsid w:val="00035361"/>
    <w:rsid w:val="00035B01"/>
    <w:rsid w:val="00036205"/>
    <w:rsid w:val="000365B3"/>
    <w:rsid w:val="00036703"/>
    <w:rsid w:val="00036B63"/>
    <w:rsid w:val="00037608"/>
    <w:rsid w:val="000377F4"/>
    <w:rsid w:val="00037886"/>
    <w:rsid w:val="00037921"/>
    <w:rsid w:val="00037B87"/>
    <w:rsid w:val="00037DAA"/>
    <w:rsid w:val="00037DD9"/>
    <w:rsid w:val="00037E3A"/>
    <w:rsid w:val="00040854"/>
    <w:rsid w:val="00041D00"/>
    <w:rsid w:val="00041D62"/>
    <w:rsid w:val="00041F15"/>
    <w:rsid w:val="00042AEC"/>
    <w:rsid w:val="00042E3B"/>
    <w:rsid w:val="00042F7B"/>
    <w:rsid w:val="000431DA"/>
    <w:rsid w:val="000432A4"/>
    <w:rsid w:val="00043C21"/>
    <w:rsid w:val="00043D95"/>
    <w:rsid w:val="00044CDA"/>
    <w:rsid w:val="00044F3D"/>
    <w:rsid w:val="00045086"/>
    <w:rsid w:val="000452B4"/>
    <w:rsid w:val="0004531E"/>
    <w:rsid w:val="00045335"/>
    <w:rsid w:val="00045763"/>
    <w:rsid w:val="00045949"/>
    <w:rsid w:val="00045B70"/>
    <w:rsid w:val="00045CCF"/>
    <w:rsid w:val="00045DFA"/>
    <w:rsid w:val="00046429"/>
    <w:rsid w:val="00046806"/>
    <w:rsid w:val="000472B1"/>
    <w:rsid w:val="00047476"/>
    <w:rsid w:val="00047999"/>
    <w:rsid w:val="00047CC1"/>
    <w:rsid w:val="0005132B"/>
    <w:rsid w:val="000516EF"/>
    <w:rsid w:val="00051750"/>
    <w:rsid w:val="00052CE3"/>
    <w:rsid w:val="00052E80"/>
    <w:rsid w:val="00052ECB"/>
    <w:rsid w:val="00054B5C"/>
    <w:rsid w:val="00055079"/>
    <w:rsid w:val="000552F7"/>
    <w:rsid w:val="00055956"/>
    <w:rsid w:val="00055B11"/>
    <w:rsid w:val="00055C6F"/>
    <w:rsid w:val="00055F54"/>
    <w:rsid w:val="000560D3"/>
    <w:rsid w:val="00056278"/>
    <w:rsid w:val="000572D5"/>
    <w:rsid w:val="000573DC"/>
    <w:rsid w:val="00057A1B"/>
    <w:rsid w:val="00057FD1"/>
    <w:rsid w:val="00057FF0"/>
    <w:rsid w:val="00060845"/>
    <w:rsid w:val="00060F0F"/>
    <w:rsid w:val="00061EE9"/>
    <w:rsid w:val="00061F04"/>
    <w:rsid w:val="0006200F"/>
    <w:rsid w:val="00062280"/>
    <w:rsid w:val="0006285B"/>
    <w:rsid w:val="00062873"/>
    <w:rsid w:val="00062D8C"/>
    <w:rsid w:val="00064117"/>
    <w:rsid w:val="00064315"/>
    <w:rsid w:val="0006477F"/>
    <w:rsid w:val="00067843"/>
    <w:rsid w:val="000706BA"/>
    <w:rsid w:val="0007081F"/>
    <w:rsid w:val="000708CA"/>
    <w:rsid w:val="000709C0"/>
    <w:rsid w:val="00070A12"/>
    <w:rsid w:val="0007128A"/>
    <w:rsid w:val="0007197B"/>
    <w:rsid w:val="00071DFF"/>
    <w:rsid w:val="00072067"/>
    <w:rsid w:val="00072A73"/>
    <w:rsid w:val="00073261"/>
    <w:rsid w:val="000732C2"/>
    <w:rsid w:val="0007343B"/>
    <w:rsid w:val="00074DD2"/>
    <w:rsid w:val="00074DE4"/>
    <w:rsid w:val="0007530C"/>
    <w:rsid w:val="00076DFA"/>
    <w:rsid w:val="0008034B"/>
    <w:rsid w:val="0008232D"/>
    <w:rsid w:val="00082D5F"/>
    <w:rsid w:val="00083807"/>
    <w:rsid w:val="000838B2"/>
    <w:rsid w:val="00083FC9"/>
    <w:rsid w:val="00084169"/>
    <w:rsid w:val="00085135"/>
    <w:rsid w:val="000867EF"/>
    <w:rsid w:val="00086F67"/>
    <w:rsid w:val="00087302"/>
    <w:rsid w:val="000875CB"/>
    <w:rsid w:val="00087627"/>
    <w:rsid w:val="00087861"/>
    <w:rsid w:val="00090066"/>
    <w:rsid w:val="00090449"/>
    <w:rsid w:val="0009133C"/>
    <w:rsid w:val="00091C0C"/>
    <w:rsid w:val="000937D9"/>
    <w:rsid w:val="00094550"/>
    <w:rsid w:val="00094EB9"/>
    <w:rsid w:val="0009539E"/>
    <w:rsid w:val="00095AED"/>
    <w:rsid w:val="000966E8"/>
    <w:rsid w:val="00096F21"/>
    <w:rsid w:val="0009714A"/>
    <w:rsid w:val="00097413"/>
    <w:rsid w:val="00097710"/>
    <w:rsid w:val="00097C93"/>
    <w:rsid w:val="000A022C"/>
    <w:rsid w:val="000A06A6"/>
    <w:rsid w:val="000A0A22"/>
    <w:rsid w:val="000A0C63"/>
    <w:rsid w:val="000A1F7A"/>
    <w:rsid w:val="000A31D9"/>
    <w:rsid w:val="000A36E6"/>
    <w:rsid w:val="000A3B0A"/>
    <w:rsid w:val="000A422A"/>
    <w:rsid w:val="000A43EA"/>
    <w:rsid w:val="000A4BCF"/>
    <w:rsid w:val="000A53D3"/>
    <w:rsid w:val="000A5626"/>
    <w:rsid w:val="000A56F7"/>
    <w:rsid w:val="000A5806"/>
    <w:rsid w:val="000A596C"/>
    <w:rsid w:val="000A6899"/>
    <w:rsid w:val="000A7132"/>
    <w:rsid w:val="000A76E0"/>
    <w:rsid w:val="000B024E"/>
    <w:rsid w:val="000B06D6"/>
    <w:rsid w:val="000B07B8"/>
    <w:rsid w:val="000B0AD0"/>
    <w:rsid w:val="000B1128"/>
    <w:rsid w:val="000B185E"/>
    <w:rsid w:val="000B1A52"/>
    <w:rsid w:val="000B1FBF"/>
    <w:rsid w:val="000B2277"/>
    <w:rsid w:val="000B253E"/>
    <w:rsid w:val="000B302D"/>
    <w:rsid w:val="000B3171"/>
    <w:rsid w:val="000B33D2"/>
    <w:rsid w:val="000B35E6"/>
    <w:rsid w:val="000B3D9B"/>
    <w:rsid w:val="000B4216"/>
    <w:rsid w:val="000B5470"/>
    <w:rsid w:val="000B54D9"/>
    <w:rsid w:val="000B5CC1"/>
    <w:rsid w:val="000B62DA"/>
    <w:rsid w:val="000B66FA"/>
    <w:rsid w:val="000B70CC"/>
    <w:rsid w:val="000B75AA"/>
    <w:rsid w:val="000B78D2"/>
    <w:rsid w:val="000B7F50"/>
    <w:rsid w:val="000B7F96"/>
    <w:rsid w:val="000C0098"/>
    <w:rsid w:val="000C0284"/>
    <w:rsid w:val="000C1A3A"/>
    <w:rsid w:val="000C1A63"/>
    <w:rsid w:val="000C1F35"/>
    <w:rsid w:val="000C3095"/>
    <w:rsid w:val="000C30F3"/>
    <w:rsid w:val="000C3546"/>
    <w:rsid w:val="000C38E0"/>
    <w:rsid w:val="000C3F73"/>
    <w:rsid w:val="000C4207"/>
    <w:rsid w:val="000C4508"/>
    <w:rsid w:val="000C480B"/>
    <w:rsid w:val="000C4C75"/>
    <w:rsid w:val="000C509C"/>
    <w:rsid w:val="000C5156"/>
    <w:rsid w:val="000C5A1B"/>
    <w:rsid w:val="000C67CB"/>
    <w:rsid w:val="000C70EF"/>
    <w:rsid w:val="000C7152"/>
    <w:rsid w:val="000C7EFE"/>
    <w:rsid w:val="000C7F73"/>
    <w:rsid w:val="000D004B"/>
    <w:rsid w:val="000D08EB"/>
    <w:rsid w:val="000D0957"/>
    <w:rsid w:val="000D0F88"/>
    <w:rsid w:val="000D1926"/>
    <w:rsid w:val="000D20EE"/>
    <w:rsid w:val="000D2BC1"/>
    <w:rsid w:val="000D327B"/>
    <w:rsid w:val="000D33DA"/>
    <w:rsid w:val="000D3C67"/>
    <w:rsid w:val="000D3F85"/>
    <w:rsid w:val="000D5056"/>
    <w:rsid w:val="000D5993"/>
    <w:rsid w:val="000D60FB"/>
    <w:rsid w:val="000D63E4"/>
    <w:rsid w:val="000D6F63"/>
    <w:rsid w:val="000D6FDD"/>
    <w:rsid w:val="000D73A3"/>
    <w:rsid w:val="000D73FD"/>
    <w:rsid w:val="000D77F4"/>
    <w:rsid w:val="000D7B42"/>
    <w:rsid w:val="000D7D0B"/>
    <w:rsid w:val="000D7FF4"/>
    <w:rsid w:val="000E00E1"/>
    <w:rsid w:val="000E00E2"/>
    <w:rsid w:val="000E0271"/>
    <w:rsid w:val="000E0315"/>
    <w:rsid w:val="000E03C8"/>
    <w:rsid w:val="000E05C7"/>
    <w:rsid w:val="000E127A"/>
    <w:rsid w:val="000E1B15"/>
    <w:rsid w:val="000E1BD2"/>
    <w:rsid w:val="000E1FDE"/>
    <w:rsid w:val="000E2CAA"/>
    <w:rsid w:val="000E3592"/>
    <w:rsid w:val="000E369E"/>
    <w:rsid w:val="000E398F"/>
    <w:rsid w:val="000E3B79"/>
    <w:rsid w:val="000E3E8B"/>
    <w:rsid w:val="000E4521"/>
    <w:rsid w:val="000E4799"/>
    <w:rsid w:val="000E4ADB"/>
    <w:rsid w:val="000E4C59"/>
    <w:rsid w:val="000E5A6A"/>
    <w:rsid w:val="000E5D22"/>
    <w:rsid w:val="000E665C"/>
    <w:rsid w:val="000E6850"/>
    <w:rsid w:val="000E68BD"/>
    <w:rsid w:val="000E6A5F"/>
    <w:rsid w:val="000E6E49"/>
    <w:rsid w:val="000E7CDB"/>
    <w:rsid w:val="000F031E"/>
    <w:rsid w:val="000F072D"/>
    <w:rsid w:val="000F0867"/>
    <w:rsid w:val="000F0A21"/>
    <w:rsid w:val="000F0C12"/>
    <w:rsid w:val="000F1803"/>
    <w:rsid w:val="000F2572"/>
    <w:rsid w:val="000F2628"/>
    <w:rsid w:val="000F2BC6"/>
    <w:rsid w:val="000F2D20"/>
    <w:rsid w:val="000F2E01"/>
    <w:rsid w:val="000F32C3"/>
    <w:rsid w:val="000F3321"/>
    <w:rsid w:val="000F36A9"/>
    <w:rsid w:val="000F375C"/>
    <w:rsid w:val="000F3A56"/>
    <w:rsid w:val="000F410A"/>
    <w:rsid w:val="000F410E"/>
    <w:rsid w:val="000F443E"/>
    <w:rsid w:val="000F4695"/>
    <w:rsid w:val="000F46B3"/>
    <w:rsid w:val="000F4B2D"/>
    <w:rsid w:val="000F52CD"/>
    <w:rsid w:val="000F61D4"/>
    <w:rsid w:val="000F6BC7"/>
    <w:rsid w:val="000F71F5"/>
    <w:rsid w:val="000F7956"/>
    <w:rsid w:val="000F7EE6"/>
    <w:rsid w:val="00100245"/>
    <w:rsid w:val="001011B9"/>
    <w:rsid w:val="00101AAF"/>
    <w:rsid w:val="00101F46"/>
    <w:rsid w:val="00102435"/>
    <w:rsid w:val="00102AC5"/>
    <w:rsid w:val="0010315E"/>
    <w:rsid w:val="001038B8"/>
    <w:rsid w:val="00103BE4"/>
    <w:rsid w:val="00104287"/>
    <w:rsid w:val="00104E8D"/>
    <w:rsid w:val="00105A06"/>
    <w:rsid w:val="00105ADF"/>
    <w:rsid w:val="00106686"/>
    <w:rsid w:val="0010756C"/>
    <w:rsid w:val="001075D2"/>
    <w:rsid w:val="00107A94"/>
    <w:rsid w:val="00107BB0"/>
    <w:rsid w:val="001100DF"/>
    <w:rsid w:val="001105C2"/>
    <w:rsid w:val="00110947"/>
    <w:rsid w:val="001109B3"/>
    <w:rsid w:val="001115BA"/>
    <w:rsid w:val="001116DC"/>
    <w:rsid w:val="00111AA5"/>
    <w:rsid w:val="00111F8A"/>
    <w:rsid w:val="00112370"/>
    <w:rsid w:val="001125A6"/>
    <w:rsid w:val="00112C36"/>
    <w:rsid w:val="00113259"/>
    <w:rsid w:val="001137DD"/>
    <w:rsid w:val="00113A30"/>
    <w:rsid w:val="001140EF"/>
    <w:rsid w:val="001151E4"/>
    <w:rsid w:val="0011577E"/>
    <w:rsid w:val="00115B9C"/>
    <w:rsid w:val="00115D5C"/>
    <w:rsid w:val="0011628A"/>
    <w:rsid w:val="00116A6B"/>
    <w:rsid w:val="00117C17"/>
    <w:rsid w:val="00117E8C"/>
    <w:rsid w:val="001200A2"/>
    <w:rsid w:val="0012099D"/>
    <w:rsid w:val="00120AFC"/>
    <w:rsid w:val="00120C6B"/>
    <w:rsid w:val="00120EEC"/>
    <w:rsid w:val="00120F74"/>
    <w:rsid w:val="00121C2C"/>
    <w:rsid w:val="001221B8"/>
    <w:rsid w:val="00122696"/>
    <w:rsid w:val="00122A1D"/>
    <w:rsid w:val="00122B20"/>
    <w:rsid w:val="001233EE"/>
    <w:rsid w:val="00123B0E"/>
    <w:rsid w:val="00124AB2"/>
    <w:rsid w:val="00124F8D"/>
    <w:rsid w:val="00125002"/>
    <w:rsid w:val="00125199"/>
    <w:rsid w:val="001252B2"/>
    <w:rsid w:val="001254EC"/>
    <w:rsid w:val="00125BA7"/>
    <w:rsid w:val="00125EC0"/>
    <w:rsid w:val="001273AC"/>
    <w:rsid w:val="0012768D"/>
    <w:rsid w:val="0013046A"/>
    <w:rsid w:val="00130B93"/>
    <w:rsid w:val="00130DFA"/>
    <w:rsid w:val="001311A7"/>
    <w:rsid w:val="001317D4"/>
    <w:rsid w:val="00131A28"/>
    <w:rsid w:val="00132226"/>
    <w:rsid w:val="00132771"/>
    <w:rsid w:val="001328B9"/>
    <w:rsid w:val="00132BB0"/>
    <w:rsid w:val="001337F0"/>
    <w:rsid w:val="00133940"/>
    <w:rsid w:val="00133C26"/>
    <w:rsid w:val="00133C50"/>
    <w:rsid w:val="0013444C"/>
    <w:rsid w:val="0013456A"/>
    <w:rsid w:val="0013497A"/>
    <w:rsid w:val="00134BA7"/>
    <w:rsid w:val="00135A62"/>
    <w:rsid w:val="00136D09"/>
    <w:rsid w:val="00136D13"/>
    <w:rsid w:val="001400E2"/>
    <w:rsid w:val="001406A1"/>
    <w:rsid w:val="001416B5"/>
    <w:rsid w:val="00141FF8"/>
    <w:rsid w:val="00142A13"/>
    <w:rsid w:val="001444FF"/>
    <w:rsid w:val="00144602"/>
    <w:rsid w:val="001453DA"/>
    <w:rsid w:val="001456DD"/>
    <w:rsid w:val="00145CD5"/>
    <w:rsid w:val="0014613A"/>
    <w:rsid w:val="00146172"/>
    <w:rsid w:val="00146628"/>
    <w:rsid w:val="001474EA"/>
    <w:rsid w:val="0014787D"/>
    <w:rsid w:val="00150520"/>
    <w:rsid w:val="00150DB0"/>
    <w:rsid w:val="0015113E"/>
    <w:rsid w:val="00151875"/>
    <w:rsid w:val="00151CA7"/>
    <w:rsid w:val="00151E47"/>
    <w:rsid w:val="001528D5"/>
    <w:rsid w:val="00153B5C"/>
    <w:rsid w:val="00154B2F"/>
    <w:rsid w:val="00154F20"/>
    <w:rsid w:val="00155F7D"/>
    <w:rsid w:val="00155FBE"/>
    <w:rsid w:val="0015635F"/>
    <w:rsid w:val="0015672A"/>
    <w:rsid w:val="00156FAF"/>
    <w:rsid w:val="001579C9"/>
    <w:rsid w:val="00157D9F"/>
    <w:rsid w:val="00157E49"/>
    <w:rsid w:val="00161151"/>
    <w:rsid w:val="001614FB"/>
    <w:rsid w:val="00161E60"/>
    <w:rsid w:val="001634FE"/>
    <w:rsid w:val="00163E51"/>
    <w:rsid w:val="001641A6"/>
    <w:rsid w:val="0016424A"/>
    <w:rsid w:val="001648E2"/>
    <w:rsid w:val="00164A0F"/>
    <w:rsid w:val="00164E49"/>
    <w:rsid w:val="001658AC"/>
    <w:rsid w:val="00165EFC"/>
    <w:rsid w:val="0016605A"/>
    <w:rsid w:val="001662E5"/>
    <w:rsid w:val="00166D3A"/>
    <w:rsid w:val="00167624"/>
    <w:rsid w:val="001703EC"/>
    <w:rsid w:val="0017076F"/>
    <w:rsid w:val="00170E61"/>
    <w:rsid w:val="0017128C"/>
    <w:rsid w:val="0017152B"/>
    <w:rsid w:val="001741DD"/>
    <w:rsid w:val="00174610"/>
    <w:rsid w:val="00174850"/>
    <w:rsid w:val="00174B14"/>
    <w:rsid w:val="00174DB2"/>
    <w:rsid w:val="0017584F"/>
    <w:rsid w:val="001759D5"/>
    <w:rsid w:val="00176557"/>
    <w:rsid w:val="0017674C"/>
    <w:rsid w:val="0017684A"/>
    <w:rsid w:val="00176E20"/>
    <w:rsid w:val="001770D9"/>
    <w:rsid w:val="001773E7"/>
    <w:rsid w:val="001776D7"/>
    <w:rsid w:val="001803D4"/>
    <w:rsid w:val="00180B07"/>
    <w:rsid w:val="00181119"/>
    <w:rsid w:val="001816B7"/>
    <w:rsid w:val="00181A55"/>
    <w:rsid w:val="00181A92"/>
    <w:rsid w:val="00181B8B"/>
    <w:rsid w:val="00181EA0"/>
    <w:rsid w:val="00182A6F"/>
    <w:rsid w:val="00182FF5"/>
    <w:rsid w:val="00183628"/>
    <w:rsid w:val="00183B83"/>
    <w:rsid w:val="00184636"/>
    <w:rsid w:val="00184B2A"/>
    <w:rsid w:val="00184C0D"/>
    <w:rsid w:val="00185EC8"/>
    <w:rsid w:val="00185F40"/>
    <w:rsid w:val="00185F8B"/>
    <w:rsid w:val="0018638C"/>
    <w:rsid w:val="00186ACD"/>
    <w:rsid w:val="00187A36"/>
    <w:rsid w:val="00190C42"/>
    <w:rsid w:val="00190F74"/>
    <w:rsid w:val="00190FE3"/>
    <w:rsid w:val="00191D96"/>
    <w:rsid w:val="0019226F"/>
    <w:rsid w:val="0019284B"/>
    <w:rsid w:val="00192CE2"/>
    <w:rsid w:val="00192D5F"/>
    <w:rsid w:val="0019342C"/>
    <w:rsid w:val="00193B29"/>
    <w:rsid w:val="0019492F"/>
    <w:rsid w:val="0019501F"/>
    <w:rsid w:val="001952D9"/>
    <w:rsid w:val="0019591B"/>
    <w:rsid w:val="0019680F"/>
    <w:rsid w:val="00196D2B"/>
    <w:rsid w:val="00197066"/>
    <w:rsid w:val="00197407"/>
    <w:rsid w:val="00197F97"/>
    <w:rsid w:val="001A0732"/>
    <w:rsid w:val="001A170C"/>
    <w:rsid w:val="001A17AC"/>
    <w:rsid w:val="001A18CC"/>
    <w:rsid w:val="001A1BE3"/>
    <w:rsid w:val="001A1F9A"/>
    <w:rsid w:val="001A210B"/>
    <w:rsid w:val="001A34B1"/>
    <w:rsid w:val="001A3CD7"/>
    <w:rsid w:val="001A3D81"/>
    <w:rsid w:val="001A4BE3"/>
    <w:rsid w:val="001A4C8C"/>
    <w:rsid w:val="001A4E32"/>
    <w:rsid w:val="001A5474"/>
    <w:rsid w:val="001A5714"/>
    <w:rsid w:val="001A5824"/>
    <w:rsid w:val="001A5A71"/>
    <w:rsid w:val="001A600D"/>
    <w:rsid w:val="001A64F7"/>
    <w:rsid w:val="001A7455"/>
    <w:rsid w:val="001A7E1D"/>
    <w:rsid w:val="001B0250"/>
    <w:rsid w:val="001B0553"/>
    <w:rsid w:val="001B09C3"/>
    <w:rsid w:val="001B141E"/>
    <w:rsid w:val="001B1C9E"/>
    <w:rsid w:val="001B22E2"/>
    <w:rsid w:val="001B2E08"/>
    <w:rsid w:val="001B3095"/>
    <w:rsid w:val="001B3B9D"/>
    <w:rsid w:val="001B3CAA"/>
    <w:rsid w:val="001B4688"/>
    <w:rsid w:val="001B4C5E"/>
    <w:rsid w:val="001B56F0"/>
    <w:rsid w:val="001B5D9B"/>
    <w:rsid w:val="001B6607"/>
    <w:rsid w:val="001B7180"/>
    <w:rsid w:val="001B7185"/>
    <w:rsid w:val="001B7A15"/>
    <w:rsid w:val="001C0A99"/>
    <w:rsid w:val="001C0FD5"/>
    <w:rsid w:val="001C1019"/>
    <w:rsid w:val="001C1157"/>
    <w:rsid w:val="001C14AF"/>
    <w:rsid w:val="001C183E"/>
    <w:rsid w:val="001C29FA"/>
    <w:rsid w:val="001C2E8C"/>
    <w:rsid w:val="001C309C"/>
    <w:rsid w:val="001C3D34"/>
    <w:rsid w:val="001C40D8"/>
    <w:rsid w:val="001C4579"/>
    <w:rsid w:val="001C4607"/>
    <w:rsid w:val="001C4BC7"/>
    <w:rsid w:val="001C4C03"/>
    <w:rsid w:val="001C4D01"/>
    <w:rsid w:val="001C5011"/>
    <w:rsid w:val="001C54D6"/>
    <w:rsid w:val="001C5D2D"/>
    <w:rsid w:val="001C5EF2"/>
    <w:rsid w:val="001C644A"/>
    <w:rsid w:val="001C6960"/>
    <w:rsid w:val="001C6BB2"/>
    <w:rsid w:val="001C6BE1"/>
    <w:rsid w:val="001C73EE"/>
    <w:rsid w:val="001C7554"/>
    <w:rsid w:val="001C7A4A"/>
    <w:rsid w:val="001D052F"/>
    <w:rsid w:val="001D0739"/>
    <w:rsid w:val="001D09A1"/>
    <w:rsid w:val="001D09D9"/>
    <w:rsid w:val="001D0E8D"/>
    <w:rsid w:val="001D107B"/>
    <w:rsid w:val="001D11CC"/>
    <w:rsid w:val="001D172E"/>
    <w:rsid w:val="001D1AEE"/>
    <w:rsid w:val="001D26A7"/>
    <w:rsid w:val="001D272B"/>
    <w:rsid w:val="001D2D88"/>
    <w:rsid w:val="001D2D8D"/>
    <w:rsid w:val="001D3A34"/>
    <w:rsid w:val="001D3AD2"/>
    <w:rsid w:val="001D4D09"/>
    <w:rsid w:val="001D54A2"/>
    <w:rsid w:val="001D5E7B"/>
    <w:rsid w:val="001D699E"/>
    <w:rsid w:val="001E0158"/>
    <w:rsid w:val="001E036F"/>
    <w:rsid w:val="001E08D5"/>
    <w:rsid w:val="001E08E8"/>
    <w:rsid w:val="001E1687"/>
    <w:rsid w:val="001E1EBC"/>
    <w:rsid w:val="001E243B"/>
    <w:rsid w:val="001E24A2"/>
    <w:rsid w:val="001E2CB3"/>
    <w:rsid w:val="001E2DAD"/>
    <w:rsid w:val="001E2EAE"/>
    <w:rsid w:val="001E3D92"/>
    <w:rsid w:val="001E4C94"/>
    <w:rsid w:val="001E66FD"/>
    <w:rsid w:val="001E672C"/>
    <w:rsid w:val="001E69BC"/>
    <w:rsid w:val="001E6B7A"/>
    <w:rsid w:val="001E6B82"/>
    <w:rsid w:val="001E6E37"/>
    <w:rsid w:val="001E7233"/>
    <w:rsid w:val="001E74DF"/>
    <w:rsid w:val="001E78C1"/>
    <w:rsid w:val="001F102E"/>
    <w:rsid w:val="001F141E"/>
    <w:rsid w:val="001F194B"/>
    <w:rsid w:val="001F1A27"/>
    <w:rsid w:val="001F20C0"/>
    <w:rsid w:val="001F25A4"/>
    <w:rsid w:val="001F2918"/>
    <w:rsid w:val="001F2B11"/>
    <w:rsid w:val="001F2D8E"/>
    <w:rsid w:val="001F3886"/>
    <w:rsid w:val="001F38B0"/>
    <w:rsid w:val="001F3D83"/>
    <w:rsid w:val="001F48F7"/>
    <w:rsid w:val="001F4BFC"/>
    <w:rsid w:val="001F4D6D"/>
    <w:rsid w:val="001F5164"/>
    <w:rsid w:val="001F5324"/>
    <w:rsid w:val="001F55D9"/>
    <w:rsid w:val="001F5B55"/>
    <w:rsid w:val="001F62B4"/>
    <w:rsid w:val="001F6C81"/>
    <w:rsid w:val="001F6FBA"/>
    <w:rsid w:val="001F7294"/>
    <w:rsid w:val="001F7B35"/>
    <w:rsid w:val="001F7F91"/>
    <w:rsid w:val="002000B9"/>
    <w:rsid w:val="00200814"/>
    <w:rsid w:val="00200A70"/>
    <w:rsid w:val="0020138B"/>
    <w:rsid w:val="002020F6"/>
    <w:rsid w:val="00202966"/>
    <w:rsid w:val="00202F39"/>
    <w:rsid w:val="002037E7"/>
    <w:rsid w:val="002039DD"/>
    <w:rsid w:val="00204582"/>
    <w:rsid w:val="002048F9"/>
    <w:rsid w:val="002052F4"/>
    <w:rsid w:val="0020552E"/>
    <w:rsid w:val="00205568"/>
    <w:rsid w:val="00205719"/>
    <w:rsid w:val="0020571A"/>
    <w:rsid w:val="0020578E"/>
    <w:rsid w:val="00205A4C"/>
    <w:rsid w:val="00206284"/>
    <w:rsid w:val="00206862"/>
    <w:rsid w:val="00206ADE"/>
    <w:rsid w:val="00206D1A"/>
    <w:rsid w:val="00206E51"/>
    <w:rsid w:val="00207473"/>
    <w:rsid w:val="00210027"/>
    <w:rsid w:val="0021050F"/>
    <w:rsid w:val="00210631"/>
    <w:rsid w:val="0021081E"/>
    <w:rsid w:val="002108EC"/>
    <w:rsid w:val="00210B5B"/>
    <w:rsid w:val="00210FB5"/>
    <w:rsid w:val="002111BB"/>
    <w:rsid w:val="00211ACC"/>
    <w:rsid w:val="00212146"/>
    <w:rsid w:val="002122E8"/>
    <w:rsid w:val="00212984"/>
    <w:rsid w:val="002129CE"/>
    <w:rsid w:val="00212B1E"/>
    <w:rsid w:val="00212FF7"/>
    <w:rsid w:val="00213661"/>
    <w:rsid w:val="002139BE"/>
    <w:rsid w:val="00213B3B"/>
    <w:rsid w:val="00213E6B"/>
    <w:rsid w:val="00214C1E"/>
    <w:rsid w:val="002152FE"/>
    <w:rsid w:val="0021533C"/>
    <w:rsid w:val="002172FF"/>
    <w:rsid w:val="00217565"/>
    <w:rsid w:val="00217BF4"/>
    <w:rsid w:val="00220028"/>
    <w:rsid w:val="00220172"/>
    <w:rsid w:val="00220292"/>
    <w:rsid w:val="002209BA"/>
    <w:rsid w:val="00220F86"/>
    <w:rsid w:val="002216B5"/>
    <w:rsid w:val="00222D0C"/>
    <w:rsid w:val="002231C9"/>
    <w:rsid w:val="002234F1"/>
    <w:rsid w:val="00223603"/>
    <w:rsid w:val="00223A83"/>
    <w:rsid w:val="00224147"/>
    <w:rsid w:val="002242EA"/>
    <w:rsid w:val="0022538E"/>
    <w:rsid w:val="00225674"/>
    <w:rsid w:val="0022581E"/>
    <w:rsid w:val="002263FA"/>
    <w:rsid w:val="002268D8"/>
    <w:rsid w:val="00226EBA"/>
    <w:rsid w:val="002273F5"/>
    <w:rsid w:val="00227E6D"/>
    <w:rsid w:val="002300A3"/>
    <w:rsid w:val="00230A7E"/>
    <w:rsid w:val="00230AB7"/>
    <w:rsid w:val="00230AB9"/>
    <w:rsid w:val="00230D1D"/>
    <w:rsid w:val="002317FB"/>
    <w:rsid w:val="00232141"/>
    <w:rsid w:val="0023216D"/>
    <w:rsid w:val="0023231B"/>
    <w:rsid w:val="0023309E"/>
    <w:rsid w:val="0023337C"/>
    <w:rsid w:val="0023352F"/>
    <w:rsid w:val="00233D3E"/>
    <w:rsid w:val="0023402B"/>
    <w:rsid w:val="00234678"/>
    <w:rsid w:val="00234A9F"/>
    <w:rsid w:val="00234B3F"/>
    <w:rsid w:val="00234B83"/>
    <w:rsid w:val="00234BAC"/>
    <w:rsid w:val="0023578C"/>
    <w:rsid w:val="002358D4"/>
    <w:rsid w:val="00236286"/>
    <w:rsid w:val="00236886"/>
    <w:rsid w:val="002369F9"/>
    <w:rsid w:val="002370B6"/>
    <w:rsid w:val="002402AB"/>
    <w:rsid w:val="002408A1"/>
    <w:rsid w:val="0024100C"/>
    <w:rsid w:val="002418DD"/>
    <w:rsid w:val="00243862"/>
    <w:rsid w:val="00243D3D"/>
    <w:rsid w:val="00245439"/>
    <w:rsid w:val="002459CC"/>
    <w:rsid w:val="00245B28"/>
    <w:rsid w:val="002465F4"/>
    <w:rsid w:val="00246BCF"/>
    <w:rsid w:val="00247AC0"/>
    <w:rsid w:val="00247D95"/>
    <w:rsid w:val="00251CDA"/>
    <w:rsid w:val="002521E6"/>
    <w:rsid w:val="00252887"/>
    <w:rsid w:val="00252904"/>
    <w:rsid w:val="00253137"/>
    <w:rsid w:val="0025334A"/>
    <w:rsid w:val="00253451"/>
    <w:rsid w:val="00253580"/>
    <w:rsid w:val="0025399A"/>
    <w:rsid w:val="00253C10"/>
    <w:rsid w:val="00253E3B"/>
    <w:rsid w:val="00254625"/>
    <w:rsid w:val="00254BE5"/>
    <w:rsid w:val="002556F4"/>
    <w:rsid w:val="00256034"/>
    <w:rsid w:val="00256C7E"/>
    <w:rsid w:val="00257B5A"/>
    <w:rsid w:val="002602D7"/>
    <w:rsid w:val="002605AF"/>
    <w:rsid w:val="0026080C"/>
    <w:rsid w:val="00260971"/>
    <w:rsid w:val="00260A68"/>
    <w:rsid w:val="00260F87"/>
    <w:rsid w:val="002616C8"/>
    <w:rsid w:val="00261860"/>
    <w:rsid w:val="0026193F"/>
    <w:rsid w:val="00261BA8"/>
    <w:rsid w:val="00262F0E"/>
    <w:rsid w:val="002633E5"/>
    <w:rsid w:val="002635D2"/>
    <w:rsid w:val="002637E2"/>
    <w:rsid w:val="00263E1E"/>
    <w:rsid w:val="00264029"/>
    <w:rsid w:val="0026411D"/>
    <w:rsid w:val="0026451B"/>
    <w:rsid w:val="00265038"/>
    <w:rsid w:val="0026551F"/>
    <w:rsid w:val="00265820"/>
    <w:rsid w:val="002658D2"/>
    <w:rsid w:val="00265BCE"/>
    <w:rsid w:val="00265EB0"/>
    <w:rsid w:val="00265F16"/>
    <w:rsid w:val="00266097"/>
    <w:rsid w:val="002662DA"/>
    <w:rsid w:val="0026631A"/>
    <w:rsid w:val="00266353"/>
    <w:rsid w:val="002671B1"/>
    <w:rsid w:val="002671F6"/>
    <w:rsid w:val="00270B21"/>
    <w:rsid w:val="00270DA3"/>
    <w:rsid w:val="00270E72"/>
    <w:rsid w:val="00270FEC"/>
    <w:rsid w:val="00271163"/>
    <w:rsid w:val="00271669"/>
    <w:rsid w:val="002716DC"/>
    <w:rsid w:val="00271F40"/>
    <w:rsid w:val="0027265D"/>
    <w:rsid w:val="00272A54"/>
    <w:rsid w:val="00272DC4"/>
    <w:rsid w:val="002731A6"/>
    <w:rsid w:val="00273D90"/>
    <w:rsid w:val="00274216"/>
    <w:rsid w:val="002743D8"/>
    <w:rsid w:val="0027569E"/>
    <w:rsid w:val="00275869"/>
    <w:rsid w:val="002759EF"/>
    <w:rsid w:val="002761AE"/>
    <w:rsid w:val="002763F9"/>
    <w:rsid w:val="00276C28"/>
    <w:rsid w:val="00276DF8"/>
    <w:rsid w:val="00277100"/>
    <w:rsid w:val="0027784D"/>
    <w:rsid w:val="00277F72"/>
    <w:rsid w:val="002800FE"/>
    <w:rsid w:val="00280DEE"/>
    <w:rsid w:val="00281B70"/>
    <w:rsid w:val="002822DB"/>
    <w:rsid w:val="00283AB6"/>
    <w:rsid w:val="00283BB1"/>
    <w:rsid w:val="002844A2"/>
    <w:rsid w:val="00284514"/>
    <w:rsid w:val="00284836"/>
    <w:rsid w:val="00284970"/>
    <w:rsid w:val="00284A56"/>
    <w:rsid w:val="00284D09"/>
    <w:rsid w:val="00286BCD"/>
    <w:rsid w:val="00287105"/>
    <w:rsid w:val="002876A6"/>
    <w:rsid w:val="0028784A"/>
    <w:rsid w:val="00287B17"/>
    <w:rsid w:val="0029049D"/>
    <w:rsid w:val="002906F4"/>
    <w:rsid w:val="00290A7F"/>
    <w:rsid w:val="00291208"/>
    <w:rsid w:val="00292372"/>
    <w:rsid w:val="002934B7"/>
    <w:rsid w:val="0029352F"/>
    <w:rsid w:val="00293B2D"/>
    <w:rsid w:val="00293BCD"/>
    <w:rsid w:val="0029406C"/>
    <w:rsid w:val="0029455D"/>
    <w:rsid w:val="002945A6"/>
    <w:rsid w:val="002948D9"/>
    <w:rsid w:val="00294916"/>
    <w:rsid w:val="00294FBC"/>
    <w:rsid w:val="002956B1"/>
    <w:rsid w:val="00295972"/>
    <w:rsid w:val="00295DD8"/>
    <w:rsid w:val="00296981"/>
    <w:rsid w:val="00296A1E"/>
    <w:rsid w:val="002A04A9"/>
    <w:rsid w:val="002A05AA"/>
    <w:rsid w:val="002A0F4C"/>
    <w:rsid w:val="002A1050"/>
    <w:rsid w:val="002A1226"/>
    <w:rsid w:val="002A1F50"/>
    <w:rsid w:val="002A29FA"/>
    <w:rsid w:val="002A2C72"/>
    <w:rsid w:val="002A342D"/>
    <w:rsid w:val="002A3824"/>
    <w:rsid w:val="002A3BD5"/>
    <w:rsid w:val="002A3C39"/>
    <w:rsid w:val="002A3C54"/>
    <w:rsid w:val="002A401E"/>
    <w:rsid w:val="002A4579"/>
    <w:rsid w:val="002A464F"/>
    <w:rsid w:val="002A4EDF"/>
    <w:rsid w:val="002A5763"/>
    <w:rsid w:val="002A5CDA"/>
    <w:rsid w:val="002A6388"/>
    <w:rsid w:val="002A6593"/>
    <w:rsid w:val="002A6C2C"/>
    <w:rsid w:val="002A70C5"/>
    <w:rsid w:val="002A710E"/>
    <w:rsid w:val="002A79F6"/>
    <w:rsid w:val="002A7BA6"/>
    <w:rsid w:val="002A7C87"/>
    <w:rsid w:val="002B0233"/>
    <w:rsid w:val="002B05C8"/>
    <w:rsid w:val="002B117D"/>
    <w:rsid w:val="002B176C"/>
    <w:rsid w:val="002B1E60"/>
    <w:rsid w:val="002B21EA"/>
    <w:rsid w:val="002B22B9"/>
    <w:rsid w:val="002B24CC"/>
    <w:rsid w:val="002B29D1"/>
    <w:rsid w:val="002B2C4B"/>
    <w:rsid w:val="002B49B7"/>
    <w:rsid w:val="002B4CEE"/>
    <w:rsid w:val="002B5011"/>
    <w:rsid w:val="002B5316"/>
    <w:rsid w:val="002B6E0D"/>
    <w:rsid w:val="002B788E"/>
    <w:rsid w:val="002B796D"/>
    <w:rsid w:val="002B7E6E"/>
    <w:rsid w:val="002B7FA8"/>
    <w:rsid w:val="002C0153"/>
    <w:rsid w:val="002C02D2"/>
    <w:rsid w:val="002C03B1"/>
    <w:rsid w:val="002C0718"/>
    <w:rsid w:val="002C091A"/>
    <w:rsid w:val="002C12D0"/>
    <w:rsid w:val="002C23FD"/>
    <w:rsid w:val="002C2854"/>
    <w:rsid w:val="002C2F11"/>
    <w:rsid w:val="002C3836"/>
    <w:rsid w:val="002C5136"/>
    <w:rsid w:val="002C51BA"/>
    <w:rsid w:val="002C5200"/>
    <w:rsid w:val="002C5D45"/>
    <w:rsid w:val="002C5DA1"/>
    <w:rsid w:val="002C6089"/>
    <w:rsid w:val="002C6366"/>
    <w:rsid w:val="002C676B"/>
    <w:rsid w:val="002C6BCB"/>
    <w:rsid w:val="002D013D"/>
    <w:rsid w:val="002D07E4"/>
    <w:rsid w:val="002D093E"/>
    <w:rsid w:val="002D0B69"/>
    <w:rsid w:val="002D0CAD"/>
    <w:rsid w:val="002D0D17"/>
    <w:rsid w:val="002D0DE3"/>
    <w:rsid w:val="002D0F8B"/>
    <w:rsid w:val="002D1C64"/>
    <w:rsid w:val="002D255C"/>
    <w:rsid w:val="002D2FB4"/>
    <w:rsid w:val="002D3320"/>
    <w:rsid w:val="002D3D8F"/>
    <w:rsid w:val="002D40C2"/>
    <w:rsid w:val="002D42A5"/>
    <w:rsid w:val="002D443A"/>
    <w:rsid w:val="002D4590"/>
    <w:rsid w:val="002D5236"/>
    <w:rsid w:val="002D563F"/>
    <w:rsid w:val="002D567B"/>
    <w:rsid w:val="002D5A34"/>
    <w:rsid w:val="002D6017"/>
    <w:rsid w:val="002D6299"/>
    <w:rsid w:val="002D6564"/>
    <w:rsid w:val="002D6667"/>
    <w:rsid w:val="002D69D7"/>
    <w:rsid w:val="002D70F9"/>
    <w:rsid w:val="002D7394"/>
    <w:rsid w:val="002D7498"/>
    <w:rsid w:val="002E00DC"/>
    <w:rsid w:val="002E0D44"/>
    <w:rsid w:val="002E0ED7"/>
    <w:rsid w:val="002E1610"/>
    <w:rsid w:val="002E1A37"/>
    <w:rsid w:val="002E224D"/>
    <w:rsid w:val="002E345F"/>
    <w:rsid w:val="002E375B"/>
    <w:rsid w:val="002E428E"/>
    <w:rsid w:val="002E4618"/>
    <w:rsid w:val="002E62FF"/>
    <w:rsid w:val="002E681D"/>
    <w:rsid w:val="002E69AE"/>
    <w:rsid w:val="002E6BBB"/>
    <w:rsid w:val="002E7D29"/>
    <w:rsid w:val="002F0466"/>
    <w:rsid w:val="002F12E8"/>
    <w:rsid w:val="002F12FE"/>
    <w:rsid w:val="002F25AF"/>
    <w:rsid w:val="002F2F73"/>
    <w:rsid w:val="002F302F"/>
    <w:rsid w:val="002F3273"/>
    <w:rsid w:val="002F3BE3"/>
    <w:rsid w:val="002F3CC2"/>
    <w:rsid w:val="002F4257"/>
    <w:rsid w:val="002F4FBF"/>
    <w:rsid w:val="002F5F2C"/>
    <w:rsid w:val="002F67BF"/>
    <w:rsid w:val="002F6A01"/>
    <w:rsid w:val="00301615"/>
    <w:rsid w:val="00301722"/>
    <w:rsid w:val="00301815"/>
    <w:rsid w:val="00301972"/>
    <w:rsid w:val="00301977"/>
    <w:rsid w:val="00301CB6"/>
    <w:rsid w:val="00301EAD"/>
    <w:rsid w:val="003024B1"/>
    <w:rsid w:val="003033CA"/>
    <w:rsid w:val="003033F2"/>
    <w:rsid w:val="0030361D"/>
    <w:rsid w:val="00304421"/>
    <w:rsid w:val="00304AD0"/>
    <w:rsid w:val="00304C89"/>
    <w:rsid w:val="00305311"/>
    <w:rsid w:val="00305848"/>
    <w:rsid w:val="00306685"/>
    <w:rsid w:val="00310140"/>
    <w:rsid w:val="003113FF"/>
    <w:rsid w:val="003114BC"/>
    <w:rsid w:val="00311A00"/>
    <w:rsid w:val="00311AA7"/>
    <w:rsid w:val="0031252A"/>
    <w:rsid w:val="00312820"/>
    <w:rsid w:val="00312C99"/>
    <w:rsid w:val="00313A5A"/>
    <w:rsid w:val="00313C30"/>
    <w:rsid w:val="00314A03"/>
    <w:rsid w:val="003151F4"/>
    <w:rsid w:val="003154AC"/>
    <w:rsid w:val="0031556C"/>
    <w:rsid w:val="003155F8"/>
    <w:rsid w:val="00315F3A"/>
    <w:rsid w:val="0031627E"/>
    <w:rsid w:val="003204B3"/>
    <w:rsid w:val="0032098E"/>
    <w:rsid w:val="0032129E"/>
    <w:rsid w:val="0032133B"/>
    <w:rsid w:val="00321FE8"/>
    <w:rsid w:val="00322878"/>
    <w:rsid w:val="00322F06"/>
    <w:rsid w:val="003230B9"/>
    <w:rsid w:val="003235F9"/>
    <w:rsid w:val="00323611"/>
    <w:rsid w:val="00324065"/>
    <w:rsid w:val="00324565"/>
    <w:rsid w:val="003245C8"/>
    <w:rsid w:val="003247FF"/>
    <w:rsid w:val="003249B1"/>
    <w:rsid w:val="00324CFE"/>
    <w:rsid w:val="0032512E"/>
    <w:rsid w:val="00325A09"/>
    <w:rsid w:val="003265E9"/>
    <w:rsid w:val="00327855"/>
    <w:rsid w:val="00330333"/>
    <w:rsid w:val="0033087C"/>
    <w:rsid w:val="00330899"/>
    <w:rsid w:val="00331A18"/>
    <w:rsid w:val="003323A8"/>
    <w:rsid w:val="00332417"/>
    <w:rsid w:val="00332B94"/>
    <w:rsid w:val="00332D32"/>
    <w:rsid w:val="00334227"/>
    <w:rsid w:val="00335288"/>
    <w:rsid w:val="00335470"/>
    <w:rsid w:val="0033564A"/>
    <w:rsid w:val="00335B94"/>
    <w:rsid w:val="00336252"/>
    <w:rsid w:val="00336615"/>
    <w:rsid w:val="00337D0F"/>
    <w:rsid w:val="00337F3F"/>
    <w:rsid w:val="003411F0"/>
    <w:rsid w:val="00341349"/>
    <w:rsid w:val="003413F2"/>
    <w:rsid w:val="0034168E"/>
    <w:rsid w:val="00341B1E"/>
    <w:rsid w:val="00341CE0"/>
    <w:rsid w:val="00341EDC"/>
    <w:rsid w:val="00342494"/>
    <w:rsid w:val="00342A35"/>
    <w:rsid w:val="00342BB5"/>
    <w:rsid w:val="00342BEC"/>
    <w:rsid w:val="003430E5"/>
    <w:rsid w:val="00343199"/>
    <w:rsid w:val="003432EB"/>
    <w:rsid w:val="00343C8F"/>
    <w:rsid w:val="00344986"/>
    <w:rsid w:val="00344B32"/>
    <w:rsid w:val="00345683"/>
    <w:rsid w:val="00345A72"/>
    <w:rsid w:val="00345CD5"/>
    <w:rsid w:val="00345DF1"/>
    <w:rsid w:val="00346157"/>
    <w:rsid w:val="0034660B"/>
    <w:rsid w:val="00346743"/>
    <w:rsid w:val="0034676B"/>
    <w:rsid w:val="00346B34"/>
    <w:rsid w:val="00347999"/>
    <w:rsid w:val="00347F3B"/>
    <w:rsid w:val="00350073"/>
    <w:rsid w:val="0035011C"/>
    <w:rsid w:val="003503C3"/>
    <w:rsid w:val="0035070F"/>
    <w:rsid w:val="00351778"/>
    <w:rsid w:val="00351B9B"/>
    <w:rsid w:val="003522BC"/>
    <w:rsid w:val="00352443"/>
    <w:rsid w:val="003525FD"/>
    <w:rsid w:val="00353735"/>
    <w:rsid w:val="003539FA"/>
    <w:rsid w:val="00354220"/>
    <w:rsid w:val="0035435F"/>
    <w:rsid w:val="003543DA"/>
    <w:rsid w:val="0035472B"/>
    <w:rsid w:val="00355B17"/>
    <w:rsid w:val="003563DE"/>
    <w:rsid w:val="00356E12"/>
    <w:rsid w:val="00357556"/>
    <w:rsid w:val="00357672"/>
    <w:rsid w:val="003576A6"/>
    <w:rsid w:val="00360308"/>
    <w:rsid w:val="00360316"/>
    <w:rsid w:val="0036078B"/>
    <w:rsid w:val="00360A64"/>
    <w:rsid w:val="00360BE0"/>
    <w:rsid w:val="00360E5B"/>
    <w:rsid w:val="00360F77"/>
    <w:rsid w:val="0036111A"/>
    <w:rsid w:val="003612F6"/>
    <w:rsid w:val="0036196C"/>
    <w:rsid w:val="0036234F"/>
    <w:rsid w:val="0036235E"/>
    <w:rsid w:val="00363040"/>
    <w:rsid w:val="00363848"/>
    <w:rsid w:val="00364851"/>
    <w:rsid w:val="00364EB6"/>
    <w:rsid w:val="00365529"/>
    <w:rsid w:val="003659C9"/>
    <w:rsid w:val="00366671"/>
    <w:rsid w:val="00366738"/>
    <w:rsid w:val="0036693D"/>
    <w:rsid w:val="00367044"/>
    <w:rsid w:val="0036709A"/>
    <w:rsid w:val="003670F0"/>
    <w:rsid w:val="00367609"/>
    <w:rsid w:val="00367772"/>
    <w:rsid w:val="00367ECD"/>
    <w:rsid w:val="0037003B"/>
    <w:rsid w:val="003701B5"/>
    <w:rsid w:val="003703C3"/>
    <w:rsid w:val="00370709"/>
    <w:rsid w:val="00370A0C"/>
    <w:rsid w:val="003712BA"/>
    <w:rsid w:val="003728C1"/>
    <w:rsid w:val="0037291D"/>
    <w:rsid w:val="00372FA6"/>
    <w:rsid w:val="0037372D"/>
    <w:rsid w:val="003738A2"/>
    <w:rsid w:val="00373E9F"/>
    <w:rsid w:val="00373FD2"/>
    <w:rsid w:val="00373FF6"/>
    <w:rsid w:val="00374650"/>
    <w:rsid w:val="0037470C"/>
    <w:rsid w:val="00375A97"/>
    <w:rsid w:val="00375BB3"/>
    <w:rsid w:val="003764B6"/>
    <w:rsid w:val="003765C6"/>
    <w:rsid w:val="0037666B"/>
    <w:rsid w:val="00376C17"/>
    <w:rsid w:val="003777C7"/>
    <w:rsid w:val="00377DFE"/>
    <w:rsid w:val="0038142E"/>
    <w:rsid w:val="00382247"/>
    <w:rsid w:val="00383607"/>
    <w:rsid w:val="00384055"/>
    <w:rsid w:val="0038405C"/>
    <w:rsid w:val="00385240"/>
    <w:rsid w:val="0038531B"/>
    <w:rsid w:val="003855CA"/>
    <w:rsid w:val="0038595B"/>
    <w:rsid w:val="00386921"/>
    <w:rsid w:val="00386DF7"/>
    <w:rsid w:val="0038731D"/>
    <w:rsid w:val="0038768E"/>
    <w:rsid w:val="00390EE5"/>
    <w:rsid w:val="00391236"/>
    <w:rsid w:val="00391804"/>
    <w:rsid w:val="00391F88"/>
    <w:rsid w:val="003923D8"/>
    <w:rsid w:val="00392765"/>
    <w:rsid w:val="00392DCD"/>
    <w:rsid w:val="0039337B"/>
    <w:rsid w:val="00394029"/>
    <w:rsid w:val="00394B1C"/>
    <w:rsid w:val="00394BC6"/>
    <w:rsid w:val="00394BEA"/>
    <w:rsid w:val="00394E85"/>
    <w:rsid w:val="00395658"/>
    <w:rsid w:val="00395BF3"/>
    <w:rsid w:val="00397490"/>
    <w:rsid w:val="0039775C"/>
    <w:rsid w:val="00397C01"/>
    <w:rsid w:val="00397D77"/>
    <w:rsid w:val="00397DD8"/>
    <w:rsid w:val="00397E72"/>
    <w:rsid w:val="003A00C3"/>
    <w:rsid w:val="003A021A"/>
    <w:rsid w:val="003A0307"/>
    <w:rsid w:val="003A0F2C"/>
    <w:rsid w:val="003A165A"/>
    <w:rsid w:val="003A1DF2"/>
    <w:rsid w:val="003A1F07"/>
    <w:rsid w:val="003A2092"/>
    <w:rsid w:val="003A2B91"/>
    <w:rsid w:val="003A33AE"/>
    <w:rsid w:val="003A3B50"/>
    <w:rsid w:val="003A40BC"/>
    <w:rsid w:val="003A4250"/>
    <w:rsid w:val="003A48F5"/>
    <w:rsid w:val="003A5154"/>
    <w:rsid w:val="003A5380"/>
    <w:rsid w:val="003A6021"/>
    <w:rsid w:val="003A612D"/>
    <w:rsid w:val="003A690A"/>
    <w:rsid w:val="003A6C28"/>
    <w:rsid w:val="003A6F10"/>
    <w:rsid w:val="003A7496"/>
    <w:rsid w:val="003B0F97"/>
    <w:rsid w:val="003B123B"/>
    <w:rsid w:val="003B223F"/>
    <w:rsid w:val="003B25AA"/>
    <w:rsid w:val="003B2ED5"/>
    <w:rsid w:val="003B4A4B"/>
    <w:rsid w:val="003B4DDE"/>
    <w:rsid w:val="003B5AAC"/>
    <w:rsid w:val="003B5B6E"/>
    <w:rsid w:val="003B5B85"/>
    <w:rsid w:val="003B5E7D"/>
    <w:rsid w:val="003B695E"/>
    <w:rsid w:val="003B7451"/>
    <w:rsid w:val="003C0399"/>
    <w:rsid w:val="003C0C17"/>
    <w:rsid w:val="003C0D38"/>
    <w:rsid w:val="003C0F05"/>
    <w:rsid w:val="003C0F50"/>
    <w:rsid w:val="003C1036"/>
    <w:rsid w:val="003C12CE"/>
    <w:rsid w:val="003C1BB9"/>
    <w:rsid w:val="003C2183"/>
    <w:rsid w:val="003C21C0"/>
    <w:rsid w:val="003C2412"/>
    <w:rsid w:val="003C26A4"/>
    <w:rsid w:val="003C2820"/>
    <w:rsid w:val="003C2843"/>
    <w:rsid w:val="003C34CD"/>
    <w:rsid w:val="003C3785"/>
    <w:rsid w:val="003C3AAC"/>
    <w:rsid w:val="003C3EEB"/>
    <w:rsid w:val="003C4364"/>
    <w:rsid w:val="003C45D0"/>
    <w:rsid w:val="003C4692"/>
    <w:rsid w:val="003C49A2"/>
    <w:rsid w:val="003C5701"/>
    <w:rsid w:val="003C646E"/>
    <w:rsid w:val="003C6CC4"/>
    <w:rsid w:val="003C7846"/>
    <w:rsid w:val="003C78A7"/>
    <w:rsid w:val="003C7995"/>
    <w:rsid w:val="003C7C77"/>
    <w:rsid w:val="003C7CC5"/>
    <w:rsid w:val="003D04EA"/>
    <w:rsid w:val="003D05DE"/>
    <w:rsid w:val="003D0777"/>
    <w:rsid w:val="003D0C1D"/>
    <w:rsid w:val="003D1580"/>
    <w:rsid w:val="003D167D"/>
    <w:rsid w:val="003D1889"/>
    <w:rsid w:val="003D212D"/>
    <w:rsid w:val="003D33CF"/>
    <w:rsid w:val="003D378B"/>
    <w:rsid w:val="003D3A58"/>
    <w:rsid w:val="003D4AEF"/>
    <w:rsid w:val="003D4B7D"/>
    <w:rsid w:val="003D4C29"/>
    <w:rsid w:val="003D6483"/>
    <w:rsid w:val="003D70C3"/>
    <w:rsid w:val="003D752B"/>
    <w:rsid w:val="003D7564"/>
    <w:rsid w:val="003E203B"/>
    <w:rsid w:val="003E218E"/>
    <w:rsid w:val="003E2462"/>
    <w:rsid w:val="003E308C"/>
    <w:rsid w:val="003E365E"/>
    <w:rsid w:val="003E3C6E"/>
    <w:rsid w:val="003E3F51"/>
    <w:rsid w:val="003E403E"/>
    <w:rsid w:val="003E4F97"/>
    <w:rsid w:val="003E52E3"/>
    <w:rsid w:val="003E530B"/>
    <w:rsid w:val="003E5537"/>
    <w:rsid w:val="003E57B8"/>
    <w:rsid w:val="003E6C4D"/>
    <w:rsid w:val="003E6ED5"/>
    <w:rsid w:val="003E7251"/>
    <w:rsid w:val="003E72D1"/>
    <w:rsid w:val="003E79AB"/>
    <w:rsid w:val="003E7EE9"/>
    <w:rsid w:val="003E7F43"/>
    <w:rsid w:val="003F0343"/>
    <w:rsid w:val="003F0B62"/>
    <w:rsid w:val="003F122B"/>
    <w:rsid w:val="003F1407"/>
    <w:rsid w:val="003F1C7B"/>
    <w:rsid w:val="003F1D83"/>
    <w:rsid w:val="003F2010"/>
    <w:rsid w:val="003F2C1A"/>
    <w:rsid w:val="003F3205"/>
    <w:rsid w:val="003F32CC"/>
    <w:rsid w:val="003F3B50"/>
    <w:rsid w:val="003F3DD5"/>
    <w:rsid w:val="003F5549"/>
    <w:rsid w:val="003F5FFE"/>
    <w:rsid w:val="003F6604"/>
    <w:rsid w:val="003F6A66"/>
    <w:rsid w:val="003F6D8F"/>
    <w:rsid w:val="003F6F2C"/>
    <w:rsid w:val="003F715B"/>
    <w:rsid w:val="003F75E1"/>
    <w:rsid w:val="003F7E5F"/>
    <w:rsid w:val="00400225"/>
    <w:rsid w:val="004002A8"/>
    <w:rsid w:val="00400E74"/>
    <w:rsid w:val="0040174D"/>
    <w:rsid w:val="0040330C"/>
    <w:rsid w:val="004036EC"/>
    <w:rsid w:val="00403E1E"/>
    <w:rsid w:val="00403F63"/>
    <w:rsid w:val="00403FE3"/>
    <w:rsid w:val="0040447B"/>
    <w:rsid w:val="004046A0"/>
    <w:rsid w:val="00404922"/>
    <w:rsid w:val="00404955"/>
    <w:rsid w:val="00404AF4"/>
    <w:rsid w:val="00404D98"/>
    <w:rsid w:val="00404E8C"/>
    <w:rsid w:val="004051FE"/>
    <w:rsid w:val="004052F8"/>
    <w:rsid w:val="00406303"/>
    <w:rsid w:val="004067A2"/>
    <w:rsid w:val="00407380"/>
    <w:rsid w:val="004104CE"/>
    <w:rsid w:val="004106BE"/>
    <w:rsid w:val="004107C3"/>
    <w:rsid w:val="004111CE"/>
    <w:rsid w:val="00412F9B"/>
    <w:rsid w:val="00413FB3"/>
    <w:rsid w:val="00414075"/>
    <w:rsid w:val="00415784"/>
    <w:rsid w:val="00416B85"/>
    <w:rsid w:val="00416D7C"/>
    <w:rsid w:val="004179CF"/>
    <w:rsid w:val="00417B92"/>
    <w:rsid w:val="00417D72"/>
    <w:rsid w:val="00420439"/>
    <w:rsid w:val="00420AFA"/>
    <w:rsid w:val="00420B4D"/>
    <w:rsid w:val="004213E5"/>
    <w:rsid w:val="004214BD"/>
    <w:rsid w:val="00421BB5"/>
    <w:rsid w:val="004223D6"/>
    <w:rsid w:val="0042267E"/>
    <w:rsid w:val="004230F2"/>
    <w:rsid w:val="00423482"/>
    <w:rsid w:val="00423E3C"/>
    <w:rsid w:val="0042429E"/>
    <w:rsid w:val="004250AE"/>
    <w:rsid w:val="004253F3"/>
    <w:rsid w:val="00425CAF"/>
    <w:rsid w:val="00425F34"/>
    <w:rsid w:val="00427C72"/>
    <w:rsid w:val="00430EAE"/>
    <w:rsid w:val="00431796"/>
    <w:rsid w:val="00433673"/>
    <w:rsid w:val="0043388A"/>
    <w:rsid w:val="00433A9E"/>
    <w:rsid w:val="00433F10"/>
    <w:rsid w:val="00434C2F"/>
    <w:rsid w:val="00435670"/>
    <w:rsid w:val="00435888"/>
    <w:rsid w:val="004368DC"/>
    <w:rsid w:val="00437273"/>
    <w:rsid w:val="0044023C"/>
    <w:rsid w:val="00441058"/>
    <w:rsid w:val="0044141B"/>
    <w:rsid w:val="004415ED"/>
    <w:rsid w:val="00441B8E"/>
    <w:rsid w:val="00442595"/>
    <w:rsid w:val="004431FB"/>
    <w:rsid w:val="00443A24"/>
    <w:rsid w:val="00443C07"/>
    <w:rsid w:val="00443CDC"/>
    <w:rsid w:val="00443E12"/>
    <w:rsid w:val="00443F6B"/>
    <w:rsid w:val="00444803"/>
    <w:rsid w:val="0044493A"/>
    <w:rsid w:val="00445CC6"/>
    <w:rsid w:val="004471A3"/>
    <w:rsid w:val="004477DB"/>
    <w:rsid w:val="004478AD"/>
    <w:rsid w:val="00447BBA"/>
    <w:rsid w:val="004506CE"/>
    <w:rsid w:val="00450871"/>
    <w:rsid w:val="00450EFB"/>
    <w:rsid w:val="004513E5"/>
    <w:rsid w:val="004517E4"/>
    <w:rsid w:val="0045267F"/>
    <w:rsid w:val="00452A46"/>
    <w:rsid w:val="00453375"/>
    <w:rsid w:val="00453C72"/>
    <w:rsid w:val="00454853"/>
    <w:rsid w:val="00454B48"/>
    <w:rsid w:val="00455376"/>
    <w:rsid w:val="00455679"/>
    <w:rsid w:val="00455948"/>
    <w:rsid w:val="00455C1E"/>
    <w:rsid w:val="00455CF0"/>
    <w:rsid w:val="00456665"/>
    <w:rsid w:val="00456B79"/>
    <w:rsid w:val="00456ED3"/>
    <w:rsid w:val="00456EED"/>
    <w:rsid w:val="00457651"/>
    <w:rsid w:val="00457F7B"/>
    <w:rsid w:val="00460BEF"/>
    <w:rsid w:val="00460D0B"/>
    <w:rsid w:val="00461038"/>
    <w:rsid w:val="0046115D"/>
    <w:rsid w:val="004614C4"/>
    <w:rsid w:val="00461AEE"/>
    <w:rsid w:val="004621C9"/>
    <w:rsid w:val="00463C0E"/>
    <w:rsid w:val="00464CE5"/>
    <w:rsid w:val="0046502A"/>
    <w:rsid w:val="00465436"/>
    <w:rsid w:val="004655D8"/>
    <w:rsid w:val="00465AC3"/>
    <w:rsid w:val="00465C2E"/>
    <w:rsid w:val="004664F5"/>
    <w:rsid w:val="004669FA"/>
    <w:rsid w:val="00466F83"/>
    <w:rsid w:val="00470188"/>
    <w:rsid w:val="00470B8D"/>
    <w:rsid w:val="0047127A"/>
    <w:rsid w:val="004713E9"/>
    <w:rsid w:val="00471590"/>
    <w:rsid w:val="00471668"/>
    <w:rsid w:val="00471775"/>
    <w:rsid w:val="00471C70"/>
    <w:rsid w:val="00471DC8"/>
    <w:rsid w:val="00471FDC"/>
    <w:rsid w:val="0047351C"/>
    <w:rsid w:val="00473EFF"/>
    <w:rsid w:val="00474A4E"/>
    <w:rsid w:val="00474AC8"/>
    <w:rsid w:val="00474DA1"/>
    <w:rsid w:val="00474FCE"/>
    <w:rsid w:val="00475736"/>
    <w:rsid w:val="00475D53"/>
    <w:rsid w:val="00476162"/>
    <w:rsid w:val="00476573"/>
    <w:rsid w:val="00476D3B"/>
    <w:rsid w:val="00477111"/>
    <w:rsid w:val="00477992"/>
    <w:rsid w:val="0048025C"/>
    <w:rsid w:val="004802EB"/>
    <w:rsid w:val="004807D6"/>
    <w:rsid w:val="00481785"/>
    <w:rsid w:val="00481E5E"/>
    <w:rsid w:val="0048271A"/>
    <w:rsid w:val="00482761"/>
    <w:rsid w:val="004829FF"/>
    <w:rsid w:val="00482E1F"/>
    <w:rsid w:val="004836A7"/>
    <w:rsid w:val="00483CA7"/>
    <w:rsid w:val="00483D8B"/>
    <w:rsid w:val="004845A3"/>
    <w:rsid w:val="00484624"/>
    <w:rsid w:val="00485779"/>
    <w:rsid w:val="004863B0"/>
    <w:rsid w:val="00486B3D"/>
    <w:rsid w:val="00486C46"/>
    <w:rsid w:val="004873A0"/>
    <w:rsid w:val="00487CD7"/>
    <w:rsid w:val="00487DBC"/>
    <w:rsid w:val="00487F4C"/>
    <w:rsid w:val="00490205"/>
    <w:rsid w:val="00490F62"/>
    <w:rsid w:val="00491A47"/>
    <w:rsid w:val="004927C2"/>
    <w:rsid w:val="00492A5A"/>
    <w:rsid w:val="004933EB"/>
    <w:rsid w:val="00493C36"/>
    <w:rsid w:val="00493E12"/>
    <w:rsid w:val="00493ED3"/>
    <w:rsid w:val="00494897"/>
    <w:rsid w:val="00494DC0"/>
    <w:rsid w:val="0049594D"/>
    <w:rsid w:val="00495E00"/>
    <w:rsid w:val="00495EA5"/>
    <w:rsid w:val="00496D9F"/>
    <w:rsid w:val="00497F77"/>
    <w:rsid w:val="004A0320"/>
    <w:rsid w:val="004A0C9B"/>
    <w:rsid w:val="004A0E62"/>
    <w:rsid w:val="004A0E8F"/>
    <w:rsid w:val="004A128D"/>
    <w:rsid w:val="004A195A"/>
    <w:rsid w:val="004A2E43"/>
    <w:rsid w:val="004A4ACA"/>
    <w:rsid w:val="004A4D8A"/>
    <w:rsid w:val="004A5943"/>
    <w:rsid w:val="004A5FD0"/>
    <w:rsid w:val="004A626D"/>
    <w:rsid w:val="004A64B0"/>
    <w:rsid w:val="004A668A"/>
    <w:rsid w:val="004A679F"/>
    <w:rsid w:val="004A6B57"/>
    <w:rsid w:val="004A6C65"/>
    <w:rsid w:val="004A6CAD"/>
    <w:rsid w:val="004A7265"/>
    <w:rsid w:val="004A7611"/>
    <w:rsid w:val="004B00B4"/>
    <w:rsid w:val="004B0770"/>
    <w:rsid w:val="004B0792"/>
    <w:rsid w:val="004B0D8C"/>
    <w:rsid w:val="004B15D4"/>
    <w:rsid w:val="004B162F"/>
    <w:rsid w:val="004B2970"/>
    <w:rsid w:val="004B2AA3"/>
    <w:rsid w:val="004B2CEC"/>
    <w:rsid w:val="004B4307"/>
    <w:rsid w:val="004B48D4"/>
    <w:rsid w:val="004B4F39"/>
    <w:rsid w:val="004B588E"/>
    <w:rsid w:val="004B5903"/>
    <w:rsid w:val="004B5B70"/>
    <w:rsid w:val="004B6464"/>
    <w:rsid w:val="004B6A1B"/>
    <w:rsid w:val="004B6A95"/>
    <w:rsid w:val="004B6E43"/>
    <w:rsid w:val="004B7409"/>
    <w:rsid w:val="004B7AA8"/>
    <w:rsid w:val="004B7C71"/>
    <w:rsid w:val="004B7C9A"/>
    <w:rsid w:val="004B7D0F"/>
    <w:rsid w:val="004C0554"/>
    <w:rsid w:val="004C05E7"/>
    <w:rsid w:val="004C0722"/>
    <w:rsid w:val="004C14F6"/>
    <w:rsid w:val="004C1669"/>
    <w:rsid w:val="004C21FB"/>
    <w:rsid w:val="004C2F95"/>
    <w:rsid w:val="004C329B"/>
    <w:rsid w:val="004C36A2"/>
    <w:rsid w:val="004C3E02"/>
    <w:rsid w:val="004C482A"/>
    <w:rsid w:val="004C59D0"/>
    <w:rsid w:val="004C5F87"/>
    <w:rsid w:val="004C5FB3"/>
    <w:rsid w:val="004C630A"/>
    <w:rsid w:val="004C643C"/>
    <w:rsid w:val="004C696D"/>
    <w:rsid w:val="004C75AA"/>
    <w:rsid w:val="004C75B0"/>
    <w:rsid w:val="004C7736"/>
    <w:rsid w:val="004C7900"/>
    <w:rsid w:val="004D0521"/>
    <w:rsid w:val="004D0997"/>
    <w:rsid w:val="004D0EDC"/>
    <w:rsid w:val="004D0F9B"/>
    <w:rsid w:val="004D1182"/>
    <w:rsid w:val="004D126E"/>
    <w:rsid w:val="004D1B54"/>
    <w:rsid w:val="004D230A"/>
    <w:rsid w:val="004D2D8B"/>
    <w:rsid w:val="004D2E9F"/>
    <w:rsid w:val="004D2EC7"/>
    <w:rsid w:val="004D2F3A"/>
    <w:rsid w:val="004D346F"/>
    <w:rsid w:val="004D3664"/>
    <w:rsid w:val="004D3749"/>
    <w:rsid w:val="004D3C24"/>
    <w:rsid w:val="004D3EF5"/>
    <w:rsid w:val="004D3F0B"/>
    <w:rsid w:val="004D41AF"/>
    <w:rsid w:val="004D4E15"/>
    <w:rsid w:val="004D5656"/>
    <w:rsid w:val="004D5E27"/>
    <w:rsid w:val="004D63A9"/>
    <w:rsid w:val="004D726E"/>
    <w:rsid w:val="004D76DF"/>
    <w:rsid w:val="004D7A33"/>
    <w:rsid w:val="004D7CC6"/>
    <w:rsid w:val="004D7E88"/>
    <w:rsid w:val="004D7F2E"/>
    <w:rsid w:val="004E0452"/>
    <w:rsid w:val="004E0485"/>
    <w:rsid w:val="004E0D25"/>
    <w:rsid w:val="004E0E95"/>
    <w:rsid w:val="004E164F"/>
    <w:rsid w:val="004E171F"/>
    <w:rsid w:val="004E1B41"/>
    <w:rsid w:val="004E1DAD"/>
    <w:rsid w:val="004E2BDE"/>
    <w:rsid w:val="004E33C6"/>
    <w:rsid w:val="004E359C"/>
    <w:rsid w:val="004E364E"/>
    <w:rsid w:val="004E3740"/>
    <w:rsid w:val="004E4491"/>
    <w:rsid w:val="004E4AE7"/>
    <w:rsid w:val="004E540D"/>
    <w:rsid w:val="004E56B9"/>
    <w:rsid w:val="004E57AB"/>
    <w:rsid w:val="004E602B"/>
    <w:rsid w:val="004E6A93"/>
    <w:rsid w:val="004E6FB1"/>
    <w:rsid w:val="004F09D2"/>
    <w:rsid w:val="004F11DA"/>
    <w:rsid w:val="004F1AA0"/>
    <w:rsid w:val="004F253D"/>
    <w:rsid w:val="004F2ADE"/>
    <w:rsid w:val="004F42ED"/>
    <w:rsid w:val="004F48DD"/>
    <w:rsid w:val="004F5E79"/>
    <w:rsid w:val="004F67B4"/>
    <w:rsid w:val="004F6918"/>
    <w:rsid w:val="004F6D5E"/>
    <w:rsid w:val="004F6DAB"/>
    <w:rsid w:val="0050090B"/>
    <w:rsid w:val="00500CB4"/>
    <w:rsid w:val="0050101A"/>
    <w:rsid w:val="0050168A"/>
    <w:rsid w:val="00501E1A"/>
    <w:rsid w:val="00502E53"/>
    <w:rsid w:val="00503446"/>
    <w:rsid w:val="00503A30"/>
    <w:rsid w:val="005046B2"/>
    <w:rsid w:val="00504D44"/>
    <w:rsid w:val="00505155"/>
    <w:rsid w:val="005057A9"/>
    <w:rsid w:val="005058E9"/>
    <w:rsid w:val="00505C05"/>
    <w:rsid w:val="00505E93"/>
    <w:rsid w:val="00506493"/>
    <w:rsid w:val="005066A7"/>
    <w:rsid w:val="005112AD"/>
    <w:rsid w:val="0051137A"/>
    <w:rsid w:val="00511C42"/>
    <w:rsid w:val="005126B9"/>
    <w:rsid w:val="005126E0"/>
    <w:rsid w:val="00512FBA"/>
    <w:rsid w:val="0051325C"/>
    <w:rsid w:val="00513316"/>
    <w:rsid w:val="005138C8"/>
    <w:rsid w:val="00514081"/>
    <w:rsid w:val="005140B8"/>
    <w:rsid w:val="00514243"/>
    <w:rsid w:val="00514512"/>
    <w:rsid w:val="00514850"/>
    <w:rsid w:val="00514A8A"/>
    <w:rsid w:val="00514AC5"/>
    <w:rsid w:val="005150B2"/>
    <w:rsid w:val="0051535E"/>
    <w:rsid w:val="00515537"/>
    <w:rsid w:val="005155F8"/>
    <w:rsid w:val="0051568B"/>
    <w:rsid w:val="00515A69"/>
    <w:rsid w:val="00515AEC"/>
    <w:rsid w:val="00515B20"/>
    <w:rsid w:val="00515F62"/>
    <w:rsid w:val="0051657B"/>
    <w:rsid w:val="00516A91"/>
    <w:rsid w:val="0051723F"/>
    <w:rsid w:val="00517477"/>
    <w:rsid w:val="005176B9"/>
    <w:rsid w:val="00520178"/>
    <w:rsid w:val="00520A14"/>
    <w:rsid w:val="00521694"/>
    <w:rsid w:val="00521AB6"/>
    <w:rsid w:val="00522A14"/>
    <w:rsid w:val="005239BE"/>
    <w:rsid w:val="00523C0D"/>
    <w:rsid w:val="00524780"/>
    <w:rsid w:val="005258A4"/>
    <w:rsid w:val="00525BFD"/>
    <w:rsid w:val="00525F06"/>
    <w:rsid w:val="00525FCE"/>
    <w:rsid w:val="00526484"/>
    <w:rsid w:val="00526582"/>
    <w:rsid w:val="00526625"/>
    <w:rsid w:val="005266CE"/>
    <w:rsid w:val="00526F1B"/>
    <w:rsid w:val="00527171"/>
    <w:rsid w:val="00527C09"/>
    <w:rsid w:val="00527F93"/>
    <w:rsid w:val="0053081E"/>
    <w:rsid w:val="00531B2C"/>
    <w:rsid w:val="00531B57"/>
    <w:rsid w:val="00533222"/>
    <w:rsid w:val="00533A82"/>
    <w:rsid w:val="00533B06"/>
    <w:rsid w:val="00534145"/>
    <w:rsid w:val="005342CE"/>
    <w:rsid w:val="00534530"/>
    <w:rsid w:val="005354ED"/>
    <w:rsid w:val="0053575A"/>
    <w:rsid w:val="005363A9"/>
    <w:rsid w:val="005378BE"/>
    <w:rsid w:val="005401D0"/>
    <w:rsid w:val="005402EA"/>
    <w:rsid w:val="005404BF"/>
    <w:rsid w:val="00540716"/>
    <w:rsid w:val="00540CCB"/>
    <w:rsid w:val="0054245C"/>
    <w:rsid w:val="005424F6"/>
    <w:rsid w:val="00542865"/>
    <w:rsid w:val="00542C8C"/>
    <w:rsid w:val="0054315F"/>
    <w:rsid w:val="005432F3"/>
    <w:rsid w:val="0054374A"/>
    <w:rsid w:val="005438DC"/>
    <w:rsid w:val="00544138"/>
    <w:rsid w:val="00544C46"/>
    <w:rsid w:val="00544E3E"/>
    <w:rsid w:val="005457F9"/>
    <w:rsid w:val="00545C5E"/>
    <w:rsid w:val="00546103"/>
    <w:rsid w:val="00546374"/>
    <w:rsid w:val="005464C8"/>
    <w:rsid w:val="0054672C"/>
    <w:rsid w:val="0054697A"/>
    <w:rsid w:val="00546A09"/>
    <w:rsid w:val="00546EC8"/>
    <w:rsid w:val="0054750E"/>
    <w:rsid w:val="00547A98"/>
    <w:rsid w:val="00547F99"/>
    <w:rsid w:val="00550368"/>
    <w:rsid w:val="00550CD8"/>
    <w:rsid w:val="005518C7"/>
    <w:rsid w:val="00552228"/>
    <w:rsid w:val="005522F3"/>
    <w:rsid w:val="00552414"/>
    <w:rsid w:val="00552702"/>
    <w:rsid w:val="00552871"/>
    <w:rsid w:val="005528DB"/>
    <w:rsid w:val="00552AFF"/>
    <w:rsid w:val="00553125"/>
    <w:rsid w:val="005534CD"/>
    <w:rsid w:val="00554315"/>
    <w:rsid w:val="00554962"/>
    <w:rsid w:val="0055680D"/>
    <w:rsid w:val="00556B41"/>
    <w:rsid w:val="00556F2C"/>
    <w:rsid w:val="00557578"/>
    <w:rsid w:val="005576DA"/>
    <w:rsid w:val="00557C0A"/>
    <w:rsid w:val="005604AC"/>
    <w:rsid w:val="00560EE1"/>
    <w:rsid w:val="005613EF"/>
    <w:rsid w:val="00561769"/>
    <w:rsid w:val="00561A5C"/>
    <w:rsid w:val="00562751"/>
    <w:rsid w:val="00562E23"/>
    <w:rsid w:val="005635FE"/>
    <w:rsid w:val="0056381B"/>
    <w:rsid w:val="005639BD"/>
    <w:rsid w:val="00564264"/>
    <w:rsid w:val="0056430E"/>
    <w:rsid w:val="005645F2"/>
    <w:rsid w:val="0056482E"/>
    <w:rsid w:val="00564CA0"/>
    <w:rsid w:val="00564D7B"/>
    <w:rsid w:val="005657B9"/>
    <w:rsid w:val="005661CD"/>
    <w:rsid w:val="00566395"/>
    <w:rsid w:val="0056642B"/>
    <w:rsid w:val="00566867"/>
    <w:rsid w:val="00566C6A"/>
    <w:rsid w:val="0056776A"/>
    <w:rsid w:val="005679A4"/>
    <w:rsid w:val="0057023D"/>
    <w:rsid w:val="00570557"/>
    <w:rsid w:val="00570658"/>
    <w:rsid w:val="005707EB"/>
    <w:rsid w:val="0057099E"/>
    <w:rsid w:val="00571507"/>
    <w:rsid w:val="005716EA"/>
    <w:rsid w:val="0057194E"/>
    <w:rsid w:val="0057230F"/>
    <w:rsid w:val="00572B47"/>
    <w:rsid w:val="00573156"/>
    <w:rsid w:val="0057504A"/>
    <w:rsid w:val="00575342"/>
    <w:rsid w:val="00575CB9"/>
    <w:rsid w:val="005768C9"/>
    <w:rsid w:val="00576B6A"/>
    <w:rsid w:val="00576C4C"/>
    <w:rsid w:val="00576CA1"/>
    <w:rsid w:val="00576E58"/>
    <w:rsid w:val="005770F8"/>
    <w:rsid w:val="005773B6"/>
    <w:rsid w:val="005778DE"/>
    <w:rsid w:val="00577C73"/>
    <w:rsid w:val="00580191"/>
    <w:rsid w:val="00580303"/>
    <w:rsid w:val="005809EE"/>
    <w:rsid w:val="00582197"/>
    <w:rsid w:val="005821AA"/>
    <w:rsid w:val="0058230A"/>
    <w:rsid w:val="00583575"/>
    <w:rsid w:val="00583723"/>
    <w:rsid w:val="00583724"/>
    <w:rsid w:val="0058388D"/>
    <w:rsid w:val="00583E2D"/>
    <w:rsid w:val="00583F6B"/>
    <w:rsid w:val="0058426E"/>
    <w:rsid w:val="005865B8"/>
    <w:rsid w:val="00587C57"/>
    <w:rsid w:val="00587E5D"/>
    <w:rsid w:val="00587F35"/>
    <w:rsid w:val="00590F27"/>
    <w:rsid w:val="00591579"/>
    <w:rsid w:val="005923B9"/>
    <w:rsid w:val="00592588"/>
    <w:rsid w:val="00592DC7"/>
    <w:rsid w:val="005932A6"/>
    <w:rsid w:val="00593307"/>
    <w:rsid w:val="00593690"/>
    <w:rsid w:val="00593779"/>
    <w:rsid w:val="005937CA"/>
    <w:rsid w:val="00593DAC"/>
    <w:rsid w:val="00594061"/>
    <w:rsid w:val="00594126"/>
    <w:rsid w:val="00594639"/>
    <w:rsid w:val="00594924"/>
    <w:rsid w:val="00594CE9"/>
    <w:rsid w:val="00595037"/>
    <w:rsid w:val="005957A7"/>
    <w:rsid w:val="00595B43"/>
    <w:rsid w:val="00595BCE"/>
    <w:rsid w:val="00595EAD"/>
    <w:rsid w:val="0059621F"/>
    <w:rsid w:val="005964E8"/>
    <w:rsid w:val="0059667B"/>
    <w:rsid w:val="00596888"/>
    <w:rsid w:val="00596A90"/>
    <w:rsid w:val="00596CA5"/>
    <w:rsid w:val="0059746B"/>
    <w:rsid w:val="005A0B8F"/>
    <w:rsid w:val="005A0C35"/>
    <w:rsid w:val="005A0ECF"/>
    <w:rsid w:val="005A0FDF"/>
    <w:rsid w:val="005A196A"/>
    <w:rsid w:val="005A1B33"/>
    <w:rsid w:val="005A1D82"/>
    <w:rsid w:val="005A2578"/>
    <w:rsid w:val="005A2BE9"/>
    <w:rsid w:val="005A31BA"/>
    <w:rsid w:val="005A3674"/>
    <w:rsid w:val="005A3825"/>
    <w:rsid w:val="005A403F"/>
    <w:rsid w:val="005A40CC"/>
    <w:rsid w:val="005A551A"/>
    <w:rsid w:val="005A5574"/>
    <w:rsid w:val="005A5770"/>
    <w:rsid w:val="005A57C4"/>
    <w:rsid w:val="005A5BC8"/>
    <w:rsid w:val="005A5C96"/>
    <w:rsid w:val="005A6CDE"/>
    <w:rsid w:val="005A77FC"/>
    <w:rsid w:val="005B0F90"/>
    <w:rsid w:val="005B0FF2"/>
    <w:rsid w:val="005B0FF9"/>
    <w:rsid w:val="005B1EF8"/>
    <w:rsid w:val="005B1FDF"/>
    <w:rsid w:val="005B30CA"/>
    <w:rsid w:val="005B35A4"/>
    <w:rsid w:val="005B3606"/>
    <w:rsid w:val="005B362C"/>
    <w:rsid w:val="005B491C"/>
    <w:rsid w:val="005B4C10"/>
    <w:rsid w:val="005B4E0F"/>
    <w:rsid w:val="005B51BF"/>
    <w:rsid w:val="005B5233"/>
    <w:rsid w:val="005B5456"/>
    <w:rsid w:val="005B5539"/>
    <w:rsid w:val="005B6371"/>
    <w:rsid w:val="005B639F"/>
    <w:rsid w:val="005B650E"/>
    <w:rsid w:val="005B687A"/>
    <w:rsid w:val="005B6AB8"/>
    <w:rsid w:val="005B6EB5"/>
    <w:rsid w:val="005B6FE5"/>
    <w:rsid w:val="005B7616"/>
    <w:rsid w:val="005B779A"/>
    <w:rsid w:val="005C03E5"/>
    <w:rsid w:val="005C04F5"/>
    <w:rsid w:val="005C0B7F"/>
    <w:rsid w:val="005C1566"/>
    <w:rsid w:val="005C1773"/>
    <w:rsid w:val="005C1A37"/>
    <w:rsid w:val="005C3BF4"/>
    <w:rsid w:val="005C3E2A"/>
    <w:rsid w:val="005C408C"/>
    <w:rsid w:val="005C40D1"/>
    <w:rsid w:val="005C439C"/>
    <w:rsid w:val="005C43D7"/>
    <w:rsid w:val="005C45C9"/>
    <w:rsid w:val="005C552C"/>
    <w:rsid w:val="005C5959"/>
    <w:rsid w:val="005C5DD0"/>
    <w:rsid w:val="005C61D6"/>
    <w:rsid w:val="005C6B2C"/>
    <w:rsid w:val="005C6BE3"/>
    <w:rsid w:val="005C6DEC"/>
    <w:rsid w:val="005D04B3"/>
    <w:rsid w:val="005D04FE"/>
    <w:rsid w:val="005D0571"/>
    <w:rsid w:val="005D06BB"/>
    <w:rsid w:val="005D11FF"/>
    <w:rsid w:val="005D122B"/>
    <w:rsid w:val="005D15FA"/>
    <w:rsid w:val="005D19F7"/>
    <w:rsid w:val="005D2643"/>
    <w:rsid w:val="005D309F"/>
    <w:rsid w:val="005D30AD"/>
    <w:rsid w:val="005D5A1F"/>
    <w:rsid w:val="005D5A98"/>
    <w:rsid w:val="005D6543"/>
    <w:rsid w:val="005D6A63"/>
    <w:rsid w:val="005D75DC"/>
    <w:rsid w:val="005D79CC"/>
    <w:rsid w:val="005E004A"/>
    <w:rsid w:val="005E0205"/>
    <w:rsid w:val="005E0298"/>
    <w:rsid w:val="005E029D"/>
    <w:rsid w:val="005E06FF"/>
    <w:rsid w:val="005E0D3A"/>
    <w:rsid w:val="005E0EC1"/>
    <w:rsid w:val="005E12D3"/>
    <w:rsid w:val="005E162A"/>
    <w:rsid w:val="005E1E1B"/>
    <w:rsid w:val="005E2C3D"/>
    <w:rsid w:val="005E33B0"/>
    <w:rsid w:val="005E3858"/>
    <w:rsid w:val="005E4688"/>
    <w:rsid w:val="005E475A"/>
    <w:rsid w:val="005E487A"/>
    <w:rsid w:val="005E4A08"/>
    <w:rsid w:val="005E59E7"/>
    <w:rsid w:val="005E5CEB"/>
    <w:rsid w:val="005E638C"/>
    <w:rsid w:val="005E67BB"/>
    <w:rsid w:val="005E7FC5"/>
    <w:rsid w:val="005F0272"/>
    <w:rsid w:val="005F0DC1"/>
    <w:rsid w:val="005F0F09"/>
    <w:rsid w:val="005F1C5F"/>
    <w:rsid w:val="005F1D44"/>
    <w:rsid w:val="005F1EB9"/>
    <w:rsid w:val="005F287B"/>
    <w:rsid w:val="005F2C9A"/>
    <w:rsid w:val="005F2D84"/>
    <w:rsid w:val="005F2E9D"/>
    <w:rsid w:val="005F36E0"/>
    <w:rsid w:val="005F4021"/>
    <w:rsid w:val="005F424A"/>
    <w:rsid w:val="005F4522"/>
    <w:rsid w:val="005F45F5"/>
    <w:rsid w:val="005F4DD7"/>
    <w:rsid w:val="005F53BD"/>
    <w:rsid w:val="005F5549"/>
    <w:rsid w:val="005F57F2"/>
    <w:rsid w:val="005F6301"/>
    <w:rsid w:val="005F6336"/>
    <w:rsid w:val="005F645B"/>
    <w:rsid w:val="005F6C79"/>
    <w:rsid w:val="005F6DD4"/>
    <w:rsid w:val="005F744B"/>
    <w:rsid w:val="00600460"/>
    <w:rsid w:val="00600516"/>
    <w:rsid w:val="0060091B"/>
    <w:rsid w:val="00600FB4"/>
    <w:rsid w:val="0060116E"/>
    <w:rsid w:val="00601258"/>
    <w:rsid w:val="00601A54"/>
    <w:rsid w:val="00602562"/>
    <w:rsid w:val="00602ACE"/>
    <w:rsid w:val="00602B3D"/>
    <w:rsid w:val="00603074"/>
    <w:rsid w:val="006038B0"/>
    <w:rsid w:val="006040B4"/>
    <w:rsid w:val="00604444"/>
    <w:rsid w:val="0060520F"/>
    <w:rsid w:val="00605577"/>
    <w:rsid w:val="006055A0"/>
    <w:rsid w:val="00605A3E"/>
    <w:rsid w:val="00605B08"/>
    <w:rsid w:val="00605C7E"/>
    <w:rsid w:val="00605CB3"/>
    <w:rsid w:val="00605F3B"/>
    <w:rsid w:val="0060602C"/>
    <w:rsid w:val="0060632D"/>
    <w:rsid w:val="0060640C"/>
    <w:rsid w:val="00606FD6"/>
    <w:rsid w:val="006074B5"/>
    <w:rsid w:val="006075AE"/>
    <w:rsid w:val="00607CEF"/>
    <w:rsid w:val="00607E15"/>
    <w:rsid w:val="0061032C"/>
    <w:rsid w:val="00610A06"/>
    <w:rsid w:val="00610C47"/>
    <w:rsid w:val="006114B7"/>
    <w:rsid w:val="0061153C"/>
    <w:rsid w:val="0061173A"/>
    <w:rsid w:val="00611D28"/>
    <w:rsid w:val="00611E70"/>
    <w:rsid w:val="0061220B"/>
    <w:rsid w:val="00612350"/>
    <w:rsid w:val="00612D2F"/>
    <w:rsid w:val="0061336D"/>
    <w:rsid w:val="00613979"/>
    <w:rsid w:val="00613B96"/>
    <w:rsid w:val="00614074"/>
    <w:rsid w:val="00614744"/>
    <w:rsid w:val="006166A4"/>
    <w:rsid w:val="00616881"/>
    <w:rsid w:val="0061772B"/>
    <w:rsid w:val="00617865"/>
    <w:rsid w:val="00617933"/>
    <w:rsid w:val="00617FF4"/>
    <w:rsid w:val="006200CC"/>
    <w:rsid w:val="00620147"/>
    <w:rsid w:val="00620474"/>
    <w:rsid w:val="00620723"/>
    <w:rsid w:val="0062086E"/>
    <w:rsid w:val="00620BD5"/>
    <w:rsid w:val="00621752"/>
    <w:rsid w:val="006220C8"/>
    <w:rsid w:val="0062254A"/>
    <w:rsid w:val="006226DD"/>
    <w:rsid w:val="00622796"/>
    <w:rsid w:val="00622ACB"/>
    <w:rsid w:val="0062364F"/>
    <w:rsid w:val="006237CE"/>
    <w:rsid w:val="00623C6F"/>
    <w:rsid w:val="00623F86"/>
    <w:rsid w:val="00624019"/>
    <w:rsid w:val="006242FE"/>
    <w:rsid w:val="006246DB"/>
    <w:rsid w:val="006251A2"/>
    <w:rsid w:val="0062529D"/>
    <w:rsid w:val="00625DF7"/>
    <w:rsid w:val="00625ECA"/>
    <w:rsid w:val="0062630A"/>
    <w:rsid w:val="00626DBD"/>
    <w:rsid w:val="0062722D"/>
    <w:rsid w:val="00627BEB"/>
    <w:rsid w:val="00627EA3"/>
    <w:rsid w:val="00627F68"/>
    <w:rsid w:val="00630AC7"/>
    <w:rsid w:val="00631061"/>
    <w:rsid w:val="00631AA0"/>
    <w:rsid w:val="00633052"/>
    <w:rsid w:val="006338E1"/>
    <w:rsid w:val="00634829"/>
    <w:rsid w:val="00634A49"/>
    <w:rsid w:val="00634E53"/>
    <w:rsid w:val="00635713"/>
    <w:rsid w:val="006358B7"/>
    <w:rsid w:val="006358DC"/>
    <w:rsid w:val="00635B13"/>
    <w:rsid w:val="00635BE1"/>
    <w:rsid w:val="00635F44"/>
    <w:rsid w:val="006365B4"/>
    <w:rsid w:val="00636E83"/>
    <w:rsid w:val="0063730E"/>
    <w:rsid w:val="00637340"/>
    <w:rsid w:val="00637484"/>
    <w:rsid w:val="00637EF3"/>
    <w:rsid w:val="0064022D"/>
    <w:rsid w:val="00640963"/>
    <w:rsid w:val="00640C60"/>
    <w:rsid w:val="00640FCE"/>
    <w:rsid w:val="0064125A"/>
    <w:rsid w:val="006420CD"/>
    <w:rsid w:val="006426EA"/>
    <w:rsid w:val="00642B06"/>
    <w:rsid w:val="00642E61"/>
    <w:rsid w:val="00643058"/>
    <w:rsid w:val="00643511"/>
    <w:rsid w:val="006436C6"/>
    <w:rsid w:val="00643D07"/>
    <w:rsid w:val="00643D9E"/>
    <w:rsid w:val="00643FA7"/>
    <w:rsid w:val="00644285"/>
    <w:rsid w:val="0064497C"/>
    <w:rsid w:val="00644F68"/>
    <w:rsid w:val="00645077"/>
    <w:rsid w:val="00645192"/>
    <w:rsid w:val="006457DD"/>
    <w:rsid w:val="00645C89"/>
    <w:rsid w:val="00646274"/>
    <w:rsid w:val="00646730"/>
    <w:rsid w:val="00647407"/>
    <w:rsid w:val="006476FB"/>
    <w:rsid w:val="006479FB"/>
    <w:rsid w:val="00647E3A"/>
    <w:rsid w:val="006500EE"/>
    <w:rsid w:val="00650D95"/>
    <w:rsid w:val="006514F9"/>
    <w:rsid w:val="006516CA"/>
    <w:rsid w:val="00651918"/>
    <w:rsid w:val="00651B84"/>
    <w:rsid w:val="00651E0A"/>
    <w:rsid w:val="0065273F"/>
    <w:rsid w:val="006533E4"/>
    <w:rsid w:val="00653498"/>
    <w:rsid w:val="00653A48"/>
    <w:rsid w:val="00653D9D"/>
    <w:rsid w:val="006543F3"/>
    <w:rsid w:val="006551AC"/>
    <w:rsid w:val="006553FA"/>
    <w:rsid w:val="00655624"/>
    <w:rsid w:val="006558DD"/>
    <w:rsid w:val="00655992"/>
    <w:rsid w:val="00656476"/>
    <w:rsid w:val="0065670B"/>
    <w:rsid w:val="00656C6E"/>
    <w:rsid w:val="0065711E"/>
    <w:rsid w:val="0065730A"/>
    <w:rsid w:val="00657CA0"/>
    <w:rsid w:val="00661456"/>
    <w:rsid w:val="006614DE"/>
    <w:rsid w:val="0066185D"/>
    <w:rsid w:val="00661D12"/>
    <w:rsid w:val="00662238"/>
    <w:rsid w:val="00663189"/>
    <w:rsid w:val="00663E33"/>
    <w:rsid w:val="00664DEC"/>
    <w:rsid w:val="00664ED6"/>
    <w:rsid w:val="0066547F"/>
    <w:rsid w:val="00665CEF"/>
    <w:rsid w:val="00665E3A"/>
    <w:rsid w:val="00666627"/>
    <w:rsid w:val="006666CC"/>
    <w:rsid w:val="0066740E"/>
    <w:rsid w:val="0066793F"/>
    <w:rsid w:val="00667980"/>
    <w:rsid w:val="00667AC1"/>
    <w:rsid w:val="00667B7E"/>
    <w:rsid w:val="006703A3"/>
    <w:rsid w:val="006706A8"/>
    <w:rsid w:val="006707F5"/>
    <w:rsid w:val="00670862"/>
    <w:rsid w:val="006718FB"/>
    <w:rsid w:val="006730B4"/>
    <w:rsid w:val="006730E7"/>
    <w:rsid w:val="006734FA"/>
    <w:rsid w:val="00673607"/>
    <w:rsid w:val="006753E2"/>
    <w:rsid w:val="00675BFA"/>
    <w:rsid w:val="006761BE"/>
    <w:rsid w:val="006766F6"/>
    <w:rsid w:val="00676B93"/>
    <w:rsid w:val="00676F1A"/>
    <w:rsid w:val="00676FEA"/>
    <w:rsid w:val="00677661"/>
    <w:rsid w:val="0067767C"/>
    <w:rsid w:val="00677917"/>
    <w:rsid w:val="00677B84"/>
    <w:rsid w:val="0068013B"/>
    <w:rsid w:val="00680803"/>
    <w:rsid w:val="006808FB"/>
    <w:rsid w:val="00680FDB"/>
    <w:rsid w:val="0068116D"/>
    <w:rsid w:val="00681631"/>
    <w:rsid w:val="00681EE7"/>
    <w:rsid w:val="00682635"/>
    <w:rsid w:val="006826C5"/>
    <w:rsid w:val="00682937"/>
    <w:rsid w:val="006839F1"/>
    <w:rsid w:val="0068414B"/>
    <w:rsid w:val="00684FB2"/>
    <w:rsid w:val="006850B6"/>
    <w:rsid w:val="006853A9"/>
    <w:rsid w:val="006858C9"/>
    <w:rsid w:val="006863C1"/>
    <w:rsid w:val="006864DE"/>
    <w:rsid w:val="00686690"/>
    <w:rsid w:val="00686E2E"/>
    <w:rsid w:val="00686E6C"/>
    <w:rsid w:val="006871AC"/>
    <w:rsid w:val="006871F8"/>
    <w:rsid w:val="006871FD"/>
    <w:rsid w:val="00687C73"/>
    <w:rsid w:val="00687D19"/>
    <w:rsid w:val="006905A9"/>
    <w:rsid w:val="006914B2"/>
    <w:rsid w:val="00691590"/>
    <w:rsid w:val="006916BF"/>
    <w:rsid w:val="0069197D"/>
    <w:rsid w:val="00692746"/>
    <w:rsid w:val="00692AA5"/>
    <w:rsid w:val="00692FBB"/>
    <w:rsid w:val="00693508"/>
    <w:rsid w:val="00693C8F"/>
    <w:rsid w:val="00694494"/>
    <w:rsid w:val="00694A66"/>
    <w:rsid w:val="00695069"/>
    <w:rsid w:val="00695F6D"/>
    <w:rsid w:val="006960D6"/>
    <w:rsid w:val="0069644E"/>
    <w:rsid w:val="006969AB"/>
    <w:rsid w:val="00696EE6"/>
    <w:rsid w:val="00697183"/>
    <w:rsid w:val="0069782B"/>
    <w:rsid w:val="00697935"/>
    <w:rsid w:val="00697A80"/>
    <w:rsid w:val="00697CF3"/>
    <w:rsid w:val="006A0CD2"/>
    <w:rsid w:val="006A0EA9"/>
    <w:rsid w:val="006A1B83"/>
    <w:rsid w:val="006A20F2"/>
    <w:rsid w:val="006A272A"/>
    <w:rsid w:val="006A2891"/>
    <w:rsid w:val="006A3A20"/>
    <w:rsid w:val="006A3DDC"/>
    <w:rsid w:val="006A3FC7"/>
    <w:rsid w:val="006A4733"/>
    <w:rsid w:val="006A4D57"/>
    <w:rsid w:val="006A5BA6"/>
    <w:rsid w:val="006A61E2"/>
    <w:rsid w:val="006A640B"/>
    <w:rsid w:val="006A6526"/>
    <w:rsid w:val="006A6780"/>
    <w:rsid w:val="006A6829"/>
    <w:rsid w:val="006A6A77"/>
    <w:rsid w:val="006A708A"/>
    <w:rsid w:val="006A7319"/>
    <w:rsid w:val="006A787A"/>
    <w:rsid w:val="006A7A9F"/>
    <w:rsid w:val="006A7C4E"/>
    <w:rsid w:val="006B0CC4"/>
    <w:rsid w:val="006B0DD6"/>
    <w:rsid w:val="006B13EE"/>
    <w:rsid w:val="006B1759"/>
    <w:rsid w:val="006B1D79"/>
    <w:rsid w:val="006B30B4"/>
    <w:rsid w:val="006B3610"/>
    <w:rsid w:val="006B45C3"/>
    <w:rsid w:val="006B58F9"/>
    <w:rsid w:val="006B636F"/>
    <w:rsid w:val="006B63ED"/>
    <w:rsid w:val="006B6A39"/>
    <w:rsid w:val="006B6F0A"/>
    <w:rsid w:val="006B71A1"/>
    <w:rsid w:val="006B741F"/>
    <w:rsid w:val="006B7B5D"/>
    <w:rsid w:val="006B7C7E"/>
    <w:rsid w:val="006B7CD6"/>
    <w:rsid w:val="006B7DDE"/>
    <w:rsid w:val="006C09E1"/>
    <w:rsid w:val="006C0B6B"/>
    <w:rsid w:val="006C0C57"/>
    <w:rsid w:val="006C12DF"/>
    <w:rsid w:val="006C153E"/>
    <w:rsid w:val="006C1C33"/>
    <w:rsid w:val="006C2184"/>
    <w:rsid w:val="006C242D"/>
    <w:rsid w:val="006C283B"/>
    <w:rsid w:val="006C33D0"/>
    <w:rsid w:val="006C3C07"/>
    <w:rsid w:val="006C3C6A"/>
    <w:rsid w:val="006C4524"/>
    <w:rsid w:val="006C4FD9"/>
    <w:rsid w:val="006C5000"/>
    <w:rsid w:val="006C51E0"/>
    <w:rsid w:val="006C530F"/>
    <w:rsid w:val="006C609E"/>
    <w:rsid w:val="006C6F9C"/>
    <w:rsid w:val="006C73B0"/>
    <w:rsid w:val="006C77C4"/>
    <w:rsid w:val="006C7C55"/>
    <w:rsid w:val="006C7FA2"/>
    <w:rsid w:val="006D035A"/>
    <w:rsid w:val="006D0856"/>
    <w:rsid w:val="006D0A2D"/>
    <w:rsid w:val="006D0C88"/>
    <w:rsid w:val="006D0F31"/>
    <w:rsid w:val="006D12A8"/>
    <w:rsid w:val="006D1B7D"/>
    <w:rsid w:val="006D1D0B"/>
    <w:rsid w:val="006D243E"/>
    <w:rsid w:val="006D2459"/>
    <w:rsid w:val="006D261E"/>
    <w:rsid w:val="006D276F"/>
    <w:rsid w:val="006D36E9"/>
    <w:rsid w:val="006D4179"/>
    <w:rsid w:val="006D5C5D"/>
    <w:rsid w:val="006D604F"/>
    <w:rsid w:val="006D65A5"/>
    <w:rsid w:val="006D65CE"/>
    <w:rsid w:val="006D6792"/>
    <w:rsid w:val="006D6F89"/>
    <w:rsid w:val="006D6FE3"/>
    <w:rsid w:val="006D764E"/>
    <w:rsid w:val="006D7F29"/>
    <w:rsid w:val="006E12D3"/>
    <w:rsid w:val="006E142A"/>
    <w:rsid w:val="006E1748"/>
    <w:rsid w:val="006E177D"/>
    <w:rsid w:val="006E323B"/>
    <w:rsid w:val="006E370E"/>
    <w:rsid w:val="006E3CB2"/>
    <w:rsid w:val="006E4400"/>
    <w:rsid w:val="006E44AC"/>
    <w:rsid w:val="006E4CE4"/>
    <w:rsid w:val="006E5D1D"/>
    <w:rsid w:val="006E67BA"/>
    <w:rsid w:val="006E6C79"/>
    <w:rsid w:val="006E7F75"/>
    <w:rsid w:val="006F03BD"/>
    <w:rsid w:val="006F0980"/>
    <w:rsid w:val="006F0A27"/>
    <w:rsid w:val="006F0E88"/>
    <w:rsid w:val="006F1028"/>
    <w:rsid w:val="006F10C6"/>
    <w:rsid w:val="006F20A7"/>
    <w:rsid w:val="006F210F"/>
    <w:rsid w:val="006F231A"/>
    <w:rsid w:val="006F2D27"/>
    <w:rsid w:val="006F2E22"/>
    <w:rsid w:val="006F3372"/>
    <w:rsid w:val="006F40A9"/>
    <w:rsid w:val="006F4184"/>
    <w:rsid w:val="006F4703"/>
    <w:rsid w:val="006F65BB"/>
    <w:rsid w:val="006F6DBD"/>
    <w:rsid w:val="006F6F45"/>
    <w:rsid w:val="006F7910"/>
    <w:rsid w:val="006F7EA6"/>
    <w:rsid w:val="0070029A"/>
    <w:rsid w:val="007013F6"/>
    <w:rsid w:val="00701DDA"/>
    <w:rsid w:val="00701EFF"/>
    <w:rsid w:val="0070205B"/>
    <w:rsid w:val="00702E9C"/>
    <w:rsid w:val="00703364"/>
    <w:rsid w:val="007036EC"/>
    <w:rsid w:val="00703AA8"/>
    <w:rsid w:val="00703C0C"/>
    <w:rsid w:val="007045A3"/>
    <w:rsid w:val="007051E0"/>
    <w:rsid w:val="007062BE"/>
    <w:rsid w:val="00706328"/>
    <w:rsid w:val="0070664D"/>
    <w:rsid w:val="0070771A"/>
    <w:rsid w:val="007078AA"/>
    <w:rsid w:val="00710109"/>
    <w:rsid w:val="00710298"/>
    <w:rsid w:val="007104C3"/>
    <w:rsid w:val="0071077C"/>
    <w:rsid w:val="00710BB2"/>
    <w:rsid w:val="0071142C"/>
    <w:rsid w:val="0071187A"/>
    <w:rsid w:val="00711DED"/>
    <w:rsid w:val="00712BD3"/>
    <w:rsid w:val="0071381F"/>
    <w:rsid w:val="007149A1"/>
    <w:rsid w:val="00714B64"/>
    <w:rsid w:val="00714D68"/>
    <w:rsid w:val="007152D1"/>
    <w:rsid w:val="007156E9"/>
    <w:rsid w:val="00715B06"/>
    <w:rsid w:val="00715D59"/>
    <w:rsid w:val="00715F52"/>
    <w:rsid w:val="00717D82"/>
    <w:rsid w:val="00717DFE"/>
    <w:rsid w:val="00717F52"/>
    <w:rsid w:val="007202EC"/>
    <w:rsid w:val="00720BCB"/>
    <w:rsid w:val="00720BED"/>
    <w:rsid w:val="00720BF2"/>
    <w:rsid w:val="00720F66"/>
    <w:rsid w:val="0072108A"/>
    <w:rsid w:val="00721446"/>
    <w:rsid w:val="00721894"/>
    <w:rsid w:val="00722488"/>
    <w:rsid w:val="00722EF4"/>
    <w:rsid w:val="007231D6"/>
    <w:rsid w:val="00723854"/>
    <w:rsid w:val="00723C40"/>
    <w:rsid w:val="007249D0"/>
    <w:rsid w:val="00724CE9"/>
    <w:rsid w:val="00725B72"/>
    <w:rsid w:val="00725F35"/>
    <w:rsid w:val="007266C4"/>
    <w:rsid w:val="0072703C"/>
    <w:rsid w:val="007274E0"/>
    <w:rsid w:val="00727942"/>
    <w:rsid w:val="00730836"/>
    <w:rsid w:val="00731EAF"/>
    <w:rsid w:val="007325E8"/>
    <w:rsid w:val="00732850"/>
    <w:rsid w:val="00732C06"/>
    <w:rsid w:val="00733412"/>
    <w:rsid w:val="007339AA"/>
    <w:rsid w:val="00734054"/>
    <w:rsid w:val="0073417F"/>
    <w:rsid w:val="007341DD"/>
    <w:rsid w:val="00734476"/>
    <w:rsid w:val="00734C15"/>
    <w:rsid w:val="00734E5B"/>
    <w:rsid w:val="00734E60"/>
    <w:rsid w:val="0073510B"/>
    <w:rsid w:val="00735618"/>
    <w:rsid w:val="00735C69"/>
    <w:rsid w:val="00735D37"/>
    <w:rsid w:val="00736091"/>
    <w:rsid w:val="00736136"/>
    <w:rsid w:val="00736580"/>
    <w:rsid w:val="00736827"/>
    <w:rsid w:val="007369AC"/>
    <w:rsid w:val="00736A56"/>
    <w:rsid w:val="0073751D"/>
    <w:rsid w:val="00740676"/>
    <w:rsid w:val="007415D1"/>
    <w:rsid w:val="00741924"/>
    <w:rsid w:val="00741941"/>
    <w:rsid w:val="007422FB"/>
    <w:rsid w:val="00742D4B"/>
    <w:rsid w:val="00743356"/>
    <w:rsid w:val="00743566"/>
    <w:rsid w:val="00743768"/>
    <w:rsid w:val="00743A1F"/>
    <w:rsid w:val="00745328"/>
    <w:rsid w:val="0074561B"/>
    <w:rsid w:val="00745983"/>
    <w:rsid w:val="00745A4F"/>
    <w:rsid w:val="00745FC6"/>
    <w:rsid w:val="0074720D"/>
    <w:rsid w:val="00747449"/>
    <w:rsid w:val="007474FB"/>
    <w:rsid w:val="00750075"/>
    <w:rsid w:val="00750802"/>
    <w:rsid w:val="00750AAC"/>
    <w:rsid w:val="00751352"/>
    <w:rsid w:val="0075170D"/>
    <w:rsid w:val="00751F84"/>
    <w:rsid w:val="007520A0"/>
    <w:rsid w:val="00752710"/>
    <w:rsid w:val="00752888"/>
    <w:rsid w:val="007539E4"/>
    <w:rsid w:val="00753A89"/>
    <w:rsid w:val="00754507"/>
    <w:rsid w:val="0075496A"/>
    <w:rsid w:val="00755350"/>
    <w:rsid w:val="0075669B"/>
    <w:rsid w:val="00756F11"/>
    <w:rsid w:val="00756FB8"/>
    <w:rsid w:val="0075749B"/>
    <w:rsid w:val="00757D08"/>
    <w:rsid w:val="00757E81"/>
    <w:rsid w:val="007603DF"/>
    <w:rsid w:val="00760614"/>
    <w:rsid w:val="007609E4"/>
    <w:rsid w:val="00761C3F"/>
    <w:rsid w:val="007627F2"/>
    <w:rsid w:val="007630C5"/>
    <w:rsid w:val="00763AC8"/>
    <w:rsid w:val="00764D53"/>
    <w:rsid w:val="00764E31"/>
    <w:rsid w:val="0076501A"/>
    <w:rsid w:val="00765086"/>
    <w:rsid w:val="007653B7"/>
    <w:rsid w:val="007661F5"/>
    <w:rsid w:val="00766629"/>
    <w:rsid w:val="007666A6"/>
    <w:rsid w:val="00766B1B"/>
    <w:rsid w:val="00766D7C"/>
    <w:rsid w:val="00766F31"/>
    <w:rsid w:val="00766FED"/>
    <w:rsid w:val="007706A9"/>
    <w:rsid w:val="007706F0"/>
    <w:rsid w:val="00771596"/>
    <w:rsid w:val="00771675"/>
    <w:rsid w:val="00771D86"/>
    <w:rsid w:val="00771E5A"/>
    <w:rsid w:val="007722E6"/>
    <w:rsid w:val="0077272A"/>
    <w:rsid w:val="00772B47"/>
    <w:rsid w:val="00772D25"/>
    <w:rsid w:val="00773555"/>
    <w:rsid w:val="00773BCA"/>
    <w:rsid w:val="00773C58"/>
    <w:rsid w:val="00773E4B"/>
    <w:rsid w:val="007746FF"/>
    <w:rsid w:val="00774D9A"/>
    <w:rsid w:val="00774E62"/>
    <w:rsid w:val="00774FCA"/>
    <w:rsid w:val="00775241"/>
    <w:rsid w:val="00775698"/>
    <w:rsid w:val="00775BF1"/>
    <w:rsid w:val="00775CAC"/>
    <w:rsid w:val="00775F34"/>
    <w:rsid w:val="00775FDA"/>
    <w:rsid w:val="00776280"/>
    <w:rsid w:val="007766E2"/>
    <w:rsid w:val="00776722"/>
    <w:rsid w:val="00776948"/>
    <w:rsid w:val="00776B46"/>
    <w:rsid w:val="00776B8E"/>
    <w:rsid w:val="00776E59"/>
    <w:rsid w:val="00777181"/>
    <w:rsid w:val="0077727F"/>
    <w:rsid w:val="007773D1"/>
    <w:rsid w:val="007777E7"/>
    <w:rsid w:val="007779C1"/>
    <w:rsid w:val="00777B07"/>
    <w:rsid w:val="00777F25"/>
    <w:rsid w:val="00780113"/>
    <w:rsid w:val="007802D5"/>
    <w:rsid w:val="0078092C"/>
    <w:rsid w:val="00780B10"/>
    <w:rsid w:val="00780B5C"/>
    <w:rsid w:val="007814C1"/>
    <w:rsid w:val="00781988"/>
    <w:rsid w:val="00782AD2"/>
    <w:rsid w:val="007835C3"/>
    <w:rsid w:val="00783928"/>
    <w:rsid w:val="00783CF8"/>
    <w:rsid w:val="0078401E"/>
    <w:rsid w:val="007842B2"/>
    <w:rsid w:val="0078486B"/>
    <w:rsid w:val="00784959"/>
    <w:rsid w:val="00785422"/>
    <w:rsid w:val="007854DB"/>
    <w:rsid w:val="00785913"/>
    <w:rsid w:val="00785CE4"/>
    <w:rsid w:val="00786164"/>
    <w:rsid w:val="00786417"/>
    <w:rsid w:val="00786C7D"/>
    <w:rsid w:val="00787740"/>
    <w:rsid w:val="007901BD"/>
    <w:rsid w:val="0079043F"/>
    <w:rsid w:val="00790AEF"/>
    <w:rsid w:val="00790C3C"/>
    <w:rsid w:val="00790F2E"/>
    <w:rsid w:val="0079194E"/>
    <w:rsid w:val="00791C98"/>
    <w:rsid w:val="00791DA9"/>
    <w:rsid w:val="007921D8"/>
    <w:rsid w:val="0079226F"/>
    <w:rsid w:val="00792758"/>
    <w:rsid w:val="00792C01"/>
    <w:rsid w:val="00792D8C"/>
    <w:rsid w:val="0079378D"/>
    <w:rsid w:val="00793EDB"/>
    <w:rsid w:val="007940C2"/>
    <w:rsid w:val="00794746"/>
    <w:rsid w:val="0079493E"/>
    <w:rsid w:val="00795457"/>
    <w:rsid w:val="007954E7"/>
    <w:rsid w:val="007956D2"/>
    <w:rsid w:val="007957E3"/>
    <w:rsid w:val="00796587"/>
    <w:rsid w:val="007978DC"/>
    <w:rsid w:val="00797C00"/>
    <w:rsid w:val="00797E30"/>
    <w:rsid w:val="007A000F"/>
    <w:rsid w:val="007A066A"/>
    <w:rsid w:val="007A0895"/>
    <w:rsid w:val="007A1B99"/>
    <w:rsid w:val="007A1BDE"/>
    <w:rsid w:val="007A29BA"/>
    <w:rsid w:val="007A31C2"/>
    <w:rsid w:val="007A32F9"/>
    <w:rsid w:val="007A3460"/>
    <w:rsid w:val="007A3594"/>
    <w:rsid w:val="007A38B5"/>
    <w:rsid w:val="007A3E87"/>
    <w:rsid w:val="007A3EB7"/>
    <w:rsid w:val="007A42A7"/>
    <w:rsid w:val="007A46B6"/>
    <w:rsid w:val="007A4D1A"/>
    <w:rsid w:val="007A5283"/>
    <w:rsid w:val="007A532C"/>
    <w:rsid w:val="007A5905"/>
    <w:rsid w:val="007A5C0E"/>
    <w:rsid w:val="007A5F48"/>
    <w:rsid w:val="007A6049"/>
    <w:rsid w:val="007A6310"/>
    <w:rsid w:val="007A6A66"/>
    <w:rsid w:val="007A6ACC"/>
    <w:rsid w:val="007A6CD3"/>
    <w:rsid w:val="007A778E"/>
    <w:rsid w:val="007A790B"/>
    <w:rsid w:val="007B018E"/>
    <w:rsid w:val="007B0E9E"/>
    <w:rsid w:val="007B0F59"/>
    <w:rsid w:val="007B1876"/>
    <w:rsid w:val="007B2062"/>
    <w:rsid w:val="007B23FD"/>
    <w:rsid w:val="007B24CD"/>
    <w:rsid w:val="007B4657"/>
    <w:rsid w:val="007B57C9"/>
    <w:rsid w:val="007B6622"/>
    <w:rsid w:val="007B711E"/>
    <w:rsid w:val="007B7165"/>
    <w:rsid w:val="007B7678"/>
    <w:rsid w:val="007B7930"/>
    <w:rsid w:val="007B7F82"/>
    <w:rsid w:val="007C1688"/>
    <w:rsid w:val="007C18B0"/>
    <w:rsid w:val="007C1A4C"/>
    <w:rsid w:val="007C2454"/>
    <w:rsid w:val="007C3B6E"/>
    <w:rsid w:val="007C42B3"/>
    <w:rsid w:val="007C4466"/>
    <w:rsid w:val="007C5317"/>
    <w:rsid w:val="007C5390"/>
    <w:rsid w:val="007C5495"/>
    <w:rsid w:val="007C715A"/>
    <w:rsid w:val="007C7D42"/>
    <w:rsid w:val="007D14AA"/>
    <w:rsid w:val="007D186A"/>
    <w:rsid w:val="007D1994"/>
    <w:rsid w:val="007D19C2"/>
    <w:rsid w:val="007D1CA3"/>
    <w:rsid w:val="007D1E87"/>
    <w:rsid w:val="007D273B"/>
    <w:rsid w:val="007D2A98"/>
    <w:rsid w:val="007D2E58"/>
    <w:rsid w:val="007D2FCC"/>
    <w:rsid w:val="007D343C"/>
    <w:rsid w:val="007D3642"/>
    <w:rsid w:val="007D373D"/>
    <w:rsid w:val="007D3B24"/>
    <w:rsid w:val="007D3E5C"/>
    <w:rsid w:val="007D405F"/>
    <w:rsid w:val="007D5046"/>
    <w:rsid w:val="007D566C"/>
    <w:rsid w:val="007D591B"/>
    <w:rsid w:val="007D5F3C"/>
    <w:rsid w:val="007D6898"/>
    <w:rsid w:val="007D71A0"/>
    <w:rsid w:val="007D72CB"/>
    <w:rsid w:val="007D7E4C"/>
    <w:rsid w:val="007E0BB8"/>
    <w:rsid w:val="007E0BD0"/>
    <w:rsid w:val="007E0DC0"/>
    <w:rsid w:val="007E0F1A"/>
    <w:rsid w:val="007E10FD"/>
    <w:rsid w:val="007E12C0"/>
    <w:rsid w:val="007E1866"/>
    <w:rsid w:val="007E1CE1"/>
    <w:rsid w:val="007E1D81"/>
    <w:rsid w:val="007E1ECC"/>
    <w:rsid w:val="007E1FD7"/>
    <w:rsid w:val="007E37E4"/>
    <w:rsid w:val="007E380A"/>
    <w:rsid w:val="007E4152"/>
    <w:rsid w:val="007E41ED"/>
    <w:rsid w:val="007E432C"/>
    <w:rsid w:val="007E4985"/>
    <w:rsid w:val="007E4D53"/>
    <w:rsid w:val="007E5291"/>
    <w:rsid w:val="007F05CA"/>
    <w:rsid w:val="007F0722"/>
    <w:rsid w:val="007F10FD"/>
    <w:rsid w:val="007F16BE"/>
    <w:rsid w:val="007F1C6A"/>
    <w:rsid w:val="007F25DF"/>
    <w:rsid w:val="007F2B78"/>
    <w:rsid w:val="007F34F8"/>
    <w:rsid w:val="007F3519"/>
    <w:rsid w:val="007F3623"/>
    <w:rsid w:val="007F4B12"/>
    <w:rsid w:val="007F4C33"/>
    <w:rsid w:val="007F50DC"/>
    <w:rsid w:val="007F54A5"/>
    <w:rsid w:val="007F5588"/>
    <w:rsid w:val="007F5BDC"/>
    <w:rsid w:val="007F5E93"/>
    <w:rsid w:val="007F63FE"/>
    <w:rsid w:val="007F688F"/>
    <w:rsid w:val="007F6AAD"/>
    <w:rsid w:val="007F6FFD"/>
    <w:rsid w:val="007F7AAE"/>
    <w:rsid w:val="00800173"/>
    <w:rsid w:val="0080123D"/>
    <w:rsid w:val="008016DF"/>
    <w:rsid w:val="008024F0"/>
    <w:rsid w:val="00802573"/>
    <w:rsid w:val="00802E8D"/>
    <w:rsid w:val="008032E1"/>
    <w:rsid w:val="00803B18"/>
    <w:rsid w:val="0080461C"/>
    <w:rsid w:val="008051A3"/>
    <w:rsid w:val="008053FE"/>
    <w:rsid w:val="008064F9"/>
    <w:rsid w:val="0080653C"/>
    <w:rsid w:val="00806E69"/>
    <w:rsid w:val="00807453"/>
    <w:rsid w:val="00807C4D"/>
    <w:rsid w:val="00807E96"/>
    <w:rsid w:val="008102C1"/>
    <w:rsid w:val="008103AC"/>
    <w:rsid w:val="0081047C"/>
    <w:rsid w:val="00810611"/>
    <w:rsid w:val="00810900"/>
    <w:rsid w:val="00810B21"/>
    <w:rsid w:val="00810FDA"/>
    <w:rsid w:val="00811057"/>
    <w:rsid w:val="0081117E"/>
    <w:rsid w:val="00811868"/>
    <w:rsid w:val="00811A7A"/>
    <w:rsid w:val="00812716"/>
    <w:rsid w:val="00812BB8"/>
    <w:rsid w:val="00812EFB"/>
    <w:rsid w:val="00812F1F"/>
    <w:rsid w:val="00813283"/>
    <w:rsid w:val="00813945"/>
    <w:rsid w:val="00813983"/>
    <w:rsid w:val="00813C14"/>
    <w:rsid w:val="0081401D"/>
    <w:rsid w:val="008141DF"/>
    <w:rsid w:val="00814976"/>
    <w:rsid w:val="00814AC3"/>
    <w:rsid w:val="008155C5"/>
    <w:rsid w:val="0081590A"/>
    <w:rsid w:val="0081590C"/>
    <w:rsid w:val="0081708F"/>
    <w:rsid w:val="008171BA"/>
    <w:rsid w:val="00817743"/>
    <w:rsid w:val="00817C1A"/>
    <w:rsid w:val="00817EAF"/>
    <w:rsid w:val="00820726"/>
    <w:rsid w:val="008207B1"/>
    <w:rsid w:val="00820920"/>
    <w:rsid w:val="00821638"/>
    <w:rsid w:val="008219B8"/>
    <w:rsid w:val="00821CC7"/>
    <w:rsid w:val="00821F49"/>
    <w:rsid w:val="008220EA"/>
    <w:rsid w:val="0082299F"/>
    <w:rsid w:val="00823026"/>
    <w:rsid w:val="008230F7"/>
    <w:rsid w:val="00823129"/>
    <w:rsid w:val="00823167"/>
    <w:rsid w:val="0082343A"/>
    <w:rsid w:val="0082443A"/>
    <w:rsid w:val="008244DA"/>
    <w:rsid w:val="00824F75"/>
    <w:rsid w:val="0082529B"/>
    <w:rsid w:val="00825567"/>
    <w:rsid w:val="00825570"/>
    <w:rsid w:val="008259C6"/>
    <w:rsid w:val="00826696"/>
    <w:rsid w:val="0082669B"/>
    <w:rsid w:val="00826BD5"/>
    <w:rsid w:val="00826F16"/>
    <w:rsid w:val="00827809"/>
    <w:rsid w:val="00827823"/>
    <w:rsid w:val="00830678"/>
    <w:rsid w:val="0083078D"/>
    <w:rsid w:val="00830A6B"/>
    <w:rsid w:val="00830D74"/>
    <w:rsid w:val="0083164D"/>
    <w:rsid w:val="0083222E"/>
    <w:rsid w:val="0083242F"/>
    <w:rsid w:val="008324EE"/>
    <w:rsid w:val="008331BA"/>
    <w:rsid w:val="008331DA"/>
    <w:rsid w:val="00833815"/>
    <w:rsid w:val="0083387D"/>
    <w:rsid w:val="008339B9"/>
    <w:rsid w:val="00833AF8"/>
    <w:rsid w:val="00833CCD"/>
    <w:rsid w:val="00833DAA"/>
    <w:rsid w:val="008340BF"/>
    <w:rsid w:val="00834B2D"/>
    <w:rsid w:val="00834D5B"/>
    <w:rsid w:val="0083520C"/>
    <w:rsid w:val="00835E9F"/>
    <w:rsid w:val="00836139"/>
    <w:rsid w:val="00836D9C"/>
    <w:rsid w:val="008409F0"/>
    <w:rsid w:val="00840FFA"/>
    <w:rsid w:val="0084111A"/>
    <w:rsid w:val="00841548"/>
    <w:rsid w:val="00841C0B"/>
    <w:rsid w:val="00841CE6"/>
    <w:rsid w:val="008425CB"/>
    <w:rsid w:val="008433F2"/>
    <w:rsid w:val="00843BE3"/>
    <w:rsid w:val="00844593"/>
    <w:rsid w:val="00845322"/>
    <w:rsid w:val="00845B27"/>
    <w:rsid w:val="00845D0C"/>
    <w:rsid w:val="00845DD1"/>
    <w:rsid w:val="00846BAC"/>
    <w:rsid w:val="00846F49"/>
    <w:rsid w:val="008470CF"/>
    <w:rsid w:val="008517A7"/>
    <w:rsid w:val="00851973"/>
    <w:rsid w:val="00851CBE"/>
    <w:rsid w:val="00852280"/>
    <w:rsid w:val="00852B5E"/>
    <w:rsid w:val="00852D06"/>
    <w:rsid w:val="008530C3"/>
    <w:rsid w:val="008531DE"/>
    <w:rsid w:val="00853471"/>
    <w:rsid w:val="008535E7"/>
    <w:rsid w:val="008538D9"/>
    <w:rsid w:val="00853AED"/>
    <w:rsid w:val="00853EEF"/>
    <w:rsid w:val="0085404D"/>
    <w:rsid w:val="008542AF"/>
    <w:rsid w:val="00854DDE"/>
    <w:rsid w:val="008564CC"/>
    <w:rsid w:val="008565FA"/>
    <w:rsid w:val="00856CF3"/>
    <w:rsid w:val="00856E46"/>
    <w:rsid w:val="00856FE6"/>
    <w:rsid w:val="00857346"/>
    <w:rsid w:val="0085786B"/>
    <w:rsid w:val="00857C1A"/>
    <w:rsid w:val="00857EFE"/>
    <w:rsid w:val="00860764"/>
    <w:rsid w:val="008607FE"/>
    <w:rsid w:val="00860A3D"/>
    <w:rsid w:val="00860FB0"/>
    <w:rsid w:val="00861415"/>
    <w:rsid w:val="00862618"/>
    <w:rsid w:val="008629E3"/>
    <w:rsid w:val="00862E48"/>
    <w:rsid w:val="008631D4"/>
    <w:rsid w:val="00863632"/>
    <w:rsid w:val="0086508C"/>
    <w:rsid w:val="0086567C"/>
    <w:rsid w:val="00865799"/>
    <w:rsid w:val="00865DA4"/>
    <w:rsid w:val="0086624F"/>
    <w:rsid w:val="00866CF5"/>
    <w:rsid w:val="00866F99"/>
    <w:rsid w:val="008679D6"/>
    <w:rsid w:val="0087079E"/>
    <w:rsid w:val="00870C18"/>
    <w:rsid w:val="0087135D"/>
    <w:rsid w:val="00871940"/>
    <w:rsid w:val="00871AD9"/>
    <w:rsid w:val="008727A4"/>
    <w:rsid w:val="00872A3F"/>
    <w:rsid w:val="00872B9E"/>
    <w:rsid w:val="008735E5"/>
    <w:rsid w:val="00873849"/>
    <w:rsid w:val="008743B1"/>
    <w:rsid w:val="008749E6"/>
    <w:rsid w:val="00874B96"/>
    <w:rsid w:val="00874F22"/>
    <w:rsid w:val="0087500E"/>
    <w:rsid w:val="008750F1"/>
    <w:rsid w:val="00875E2E"/>
    <w:rsid w:val="00876453"/>
    <w:rsid w:val="00876456"/>
    <w:rsid w:val="0087646C"/>
    <w:rsid w:val="00876691"/>
    <w:rsid w:val="00877152"/>
    <w:rsid w:val="00877D9E"/>
    <w:rsid w:val="00877E9B"/>
    <w:rsid w:val="0088024A"/>
    <w:rsid w:val="00880815"/>
    <w:rsid w:val="00880938"/>
    <w:rsid w:val="00880A03"/>
    <w:rsid w:val="00880E31"/>
    <w:rsid w:val="0088148F"/>
    <w:rsid w:val="0088160E"/>
    <w:rsid w:val="00881B97"/>
    <w:rsid w:val="0088225C"/>
    <w:rsid w:val="00882265"/>
    <w:rsid w:val="00882877"/>
    <w:rsid w:val="00882D61"/>
    <w:rsid w:val="00882F68"/>
    <w:rsid w:val="0088323F"/>
    <w:rsid w:val="00883B84"/>
    <w:rsid w:val="00883CA3"/>
    <w:rsid w:val="00883E1F"/>
    <w:rsid w:val="0088419C"/>
    <w:rsid w:val="008841BE"/>
    <w:rsid w:val="0088441D"/>
    <w:rsid w:val="00884A69"/>
    <w:rsid w:val="00884DAC"/>
    <w:rsid w:val="0088550B"/>
    <w:rsid w:val="0088570B"/>
    <w:rsid w:val="00886A30"/>
    <w:rsid w:val="0088761A"/>
    <w:rsid w:val="008876BE"/>
    <w:rsid w:val="008903EF"/>
    <w:rsid w:val="0089136D"/>
    <w:rsid w:val="00891C3C"/>
    <w:rsid w:val="00891DA7"/>
    <w:rsid w:val="00892078"/>
    <w:rsid w:val="008922F4"/>
    <w:rsid w:val="00892B1D"/>
    <w:rsid w:val="00892C84"/>
    <w:rsid w:val="00892C89"/>
    <w:rsid w:val="008930B6"/>
    <w:rsid w:val="008934E9"/>
    <w:rsid w:val="00894091"/>
    <w:rsid w:val="00894138"/>
    <w:rsid w:val="00894803"/>
    <w:rsid w:val="008955DF"/>
    <w:rsid w:val="00895AE7"/>
    <w:rsid w:val="00896DCE"/>
    <w:rsid w:val="00897203"/>
    <w:rsid w:val="00897AE7"/>
    <w:rsid w:val="008A1028"/>
    <w:rsid w:val="008A1144"/>
    <w:rsid w:val="008A12C6"/>
    <w:rsid w:val="008A1381"/>
    <w:rsid w:val="008A176D"/>
    <w:rsid w:val="008A1D0C"/>
    <w:rsid w:val="008A22AC"/>
    <w:rsid w:val="008A25BB"/>
    <w:rsid w:val="008A272A"/>
    <w:rsid w:val="008A2ACA"/>
    <w:rsid w:val="008A2CC3"/>
    <w:rsid w:val="008A2EC1"/>
    <w:rsid w:val="008A32CA"/>
    <w:rsid w:val="008A38C2"/>
    <w:rsid w:val="008A3D41"/>
    <w:rsid w:val="008A446C"/>
    <w:rsid w:val="008A4928"/>
    <w:rsid w:val="008A4AEB"/>
    <w:rsid w:val="008A4CD4"/>
    <w:rsid w:val="008A4E42"/>
    <w:rsid w:val="008A561D"/>
    <w:rsid w:val="008A5679"/>
    <w:rsid w:val="008A6870"/>
    <w:rsid w:val="008A6EF6"/>
    <w:rsid w:val="008A7315"/>
    <w:rsid w:val="008A7578"/>
    <w:rsid w:val="008A76E8"/>
    <w:rsid w:val="008A7A44"/>
    <w:rsid w:val="008A7C8C"/>
    <w:rsid w:val="008A7DCF"/>
    <w:rsid w:val="008B0F7B"/>
    <w:rsid w:val="008B1855"/>
    <w:rsid w:val="008B2026"/>
    <w:rsid w:val="008B2AA6"/>
    <w:rsid w:val="008B377E"/>
    <w:rsid w:val="008B3E9C"/>
    <w:rsid w:val="008B4715"/>
    <w:rsid w:val="008B4784"/>
    <w:rsid w:val="008B4F72"/>
    <w:rsid w:val="008B5044"/>
    <w:rsid w:val="008B50F6"/>
    <w:rsid w:val="008B6223"/>
    <w:rsid w:val="008B6280"/>
    <w:rsid w:val="008B64C3"/>
    <w:rsid w:val="008B6D6E"/>
    <w:rsid w:val="008B7EA3"/>
    <w:rsid w:val="008C0743"/>
    <w:rsid w:val="008C146A"/>
    <w:rsid w:val="008C186B"/>
    <w:rsid w:val="008C1B49"/>
    <w:rsid w:val="008C2B9E"/>
    <w:rsid w:val="008C2D7E"/>
    <w:rsid w:val="008C3755"/>
    <w:rsid w:val="008C40BF"/>
    <w:rsid w:val="008C4198"/>
    <w:rsid w:val="008C44BD"/>
    <w:rsid w:val="008C50A7"/>
    <w:rsid w:val="008C5140"/>
    <w:rsid w:val="008C54C4"/>
    <w:rsid w:val="008C5C6F"/>
    <w:rsid w:val="008C6667"/>
    <w:rsid w:val="008D0754"/>
    <w:rsid w:val="008D22E1"/>
    <w:rsid w:val="008D23ED"/>
    <w:rsid w:val="008D2698"/>
    <w:rsid w:val="008D2A9B"/>
    <w:rsid w:val="008D316A"/>
    <w:rsid w:val="008D36C2"/>
    <w:rsid w:val="008D3B82"/>
    <w:rsid w:val="008D3DAD"/>
    <w:rsid w:val="008D42A9"/>
    <w:rsid w:val="008D4818"/>
    <w:rsid w:val="008D4867"/>
    <w:rsid w:val="008D48D2"/>
    <w:rsid w:val="008D5437"/>
    <w:rsid w:val="008D5A5F"/>
    <w:rsid w:val="008D5B92"/>
    <w:rsid w:val="008D6951"/>
    <w:rsid w:val="008D6AE7"/>
    <w:rsid w:val="008E025B"/>
    <w:rsid w:val="008E08A0"/>
    <w:rsid w:val="008E09F2"/>
    <w:rsid w:val="008E0F3D"/>
    <w:rsid w:val="008E1489"/>
    <w:rsid w:val="008E1539"/>
    <w:rsid w:val="008E17C8"/>
    <w:rsid w:val="008E285B"/>
    <w:rsid w:val="008E2AEF"/>
    <w:rsid w:val="008E3736"/>
    <w:rsid w:val="008E3766"/>
    <w:rsid w:val="008E39F9"/>
    <w:rsid w:val="008E3E3E"/>
    <w:rsid w:val="008E3EB7"/>
    <w:rsid w:val="008E474D"/>
    <w:rsid w:val="008E527A"/>
    <w:rsid w:val="008E532A"/>
    <w:rsid w:val="008E577F"/>
    <w:rsid w:val="008E5C5D"/>
    <w:rsid w:val="008E5C62"/>
    <w:rsid w:val="008E5CD8"/>
    <w:rsid w:val="008E64C1"/>
    <w:rsid w:val="008E64E4"/>
    <w:rsid w:val="008E70B4"/>
    <w:rsid w:val="008E7FEE"/>
    <w:rsid w:val="008F0DAE"/>
    <w:rsid w:val="008F12CE"/>
    <w:rsid w:val="008F1371"/>
    <w:rsid w:val="008F197E"/>
    <w:rsid w:val="008F1DF5"/>
    <w:rsid w:val="008F24A2"/>
    <w:rsid w:val="008F38C6"/>
    <w:rsid w:val="008F3910"/>
    <w:rsid w:val="008F39B5"/>
    <w:rsid w:val="008F4D5C"/>
    <w:rsid w:val="008F52E7"/>
    <w:rsid w:val="008F5D08"/>
    <w:rsid w:val="008F6925"/>
    <w:rsid w:val="008F6F2B"/>
    <w:rsid w:val="008F7E53"/>
    <w:rsid w:val="00900D56"/>
    <w:rsid w:val="00900EB9"/>
    <w:rsid w:val="009012B4"/>
    <w:rsid w:val="00901A9E"/>
    <w:rsid w:val="00901D44"/>
    <w:rsid w:val="00901DAC"/>
    <w:rsid w:val="00902DC9"/>
    <w:rsid w:val="00903862"/>
    <w:rsid w:val="00903A3C"/>
    <w:rsid w:val="00903CDE"/>
    <w:rsid w:val="00903FFC"/>
    <w:rsid w:val="00904E00"/>
    <w:rsid w:val="00904F75"/>
    <w:rsid w:val="00905206"/>
    <w:rsid w:val="009053DA"/>
    <w:rsid w:val="009056AC"/>
    <w:rsid w:val="00905B0F"/>
    <w:rsid w:val="00905D84"/>
    <w:rsid w:val="009060D2"/>
    <w:rsid w:val="009063EE"/>
    <w:rsid w:val="00906AD5"/>
    <w:rsid w:val="00907080"/>
    <w:rsid w:val="00907129"/>
    <w:rsid w:val="00907189"/>
    <w:rsid w:val="009075AF"/>
    <w:rsid w:val="00907F3F"/>
    <w:rsid w:val="009103D8"/>
    <w:rsid w:val="009107EE"/>
    <w:rsid w:val="00910B7C"/>
    <w:rsid w:val="00910C5C"/>
    <w:rsid w:val="009113A5"/>
    <w:rsid w:val="009114E3"/>
    <w:rsid w:val="00911FAD"/>
    <w:rsid w:val="009132D3"/>
    <w:rsid w:val="0091399A"/>
    <w:rsid w:val="00913AEA"/>
    <w:rsid w:val="00915379"/>
    <w:rsid w:val="00915638"/>
    <w:rsid w:val="00915AEA"/>
    <w:rsid w:val="00915B41"/>
    <w:rsid w:val="0091603E"/>
    <w:rsid w:val="009162D8"/>
    <w:rsid w:val="00916935"/>
    <w:rsid w:val="00916B76"/>
    <w:rsid w:val="00917137"/>
    <w:rsid w:val="0091726D"/>
    <w:rsid w:val="00917425"/>
    <w:rsid w:val="00917D3C"/>
    <w:rsid w:val="00917DB8"/>
    <w:rsid w:val="00920429"/>
    <w:rsid w:val="0092047C"/>
    <w:rsid w:val="0092054B"/>
    <w:rsid w:val="00921215"/>
    <w:rsid w:val="0092147C"/>
    <w:rsid w:val="009219D6"/>
    <w:rsid w:val="00921BBA"/>
    <w:rsid w:val="00921EB4"/>
    <w:rsid w:val="00922A8A"/>
    <w:rsid w:val="00922FC8"/>
    <w:rsid w:val="009233B8"/>
    <w:rsid w:val="0092383D"/>
    <w:rsid w:val="00923AF8"/>
    <w:rsid w:val="00924327"/>
    <w:rsid w:val="009248DC"/>
    <w:rsid w:val="00925783"/>
    <w:rsid w:val="00925F4E"/>
    <w:rsid w:val="00926132"/>
    <w:rsid w:val="009262B6"/>
    <w:rsid w:val="00926672"/>
    <w:rsid w:val="0092671D"/>
    <w:rsid w:val="00930877"/>
    <w:rsid w:val="00930BC5"/>
    <w:rsid w:val="00931107"/>
    <w:rsid w:val="0093172C"/>
    <w:rsid w:val="00931A73"/>
    <w:rsid w:val="00931E8C"/>
    <w:rsid w:val="009321F9"/>
    <w:rsid w:val="00932930"/>
    <w:rsid w:val="00932C0E"/>
    <w:rsid w:val="00932F6E"/>
    <w:rsid w:val="00933085"/>
    <w:rsid w:val="009332DC"/>
    <w:rsid w:val="009339C9"/>
    <w:rsid w:val="00933ABC"/>
    <w:rsid w:val="009346CF"/>
    <w:rsid w:val="00934BA2"/>
    <w:rsid w:val="00935F18"/>
    <w:rsid w:val="00936050"/>
    <w:rsid w:val="0093607A"/>
    <w:rsid w:val="00936508"/>
    <w:rsid w:val="00936A83"/>
    <w:rsid w:val="00937083"/>
    <w:rsid w:val="00937093"/>
    <w:rsid w:val="00937234"/>
    <w:rsid w:val="00937708"/>
    <w:rsid w:val="00937AC7"/>
    <w:rsid w:val="009405D8"/>
    <w:rsid w:val="00940756"/>
    <w:rsid w:val="00941B40"/>
    <w:rsid w:val="00941D8F"/>
    <w:rsid w:val="00941E0B"/>
    <w:rsid w:val="00942056"/>
    <w:rsid w:val="0094313A"/>
    <w:rsid w:val="00943A70"/>
    <w:rsid w:val="009441AC"/>
    <w:rsid w:val="00944877"/>
    <w:rsid w:val="00944D4C"/>
    <w:rsid w:val="00944EF8"/>
    <w:rsid w:val="0094548F"/>
    <w:rsid w:val="00945ADF"/>
    <w:rsid w:val="009468BC"/>
    <w:rsid w:val="00946B20"/>
    <w:rsid w:val="00946CF8"/>
    <w:rsid w:val="00946EBA"/>
    <w:rsid w:val="00947207"/>
    <w:rsid w:val="00947AB4"/>
    <w:rsid w:val="00947B78"/>
    <w:rsid w:val="00947EC3"/>
    <w:rsid w:val="00950195"/>
    <w:rsid w:val="00950C75"/>
    <w:rsid w:val="00950CB6"/>
    <w:rsid w:val="00950FD2"/>
    <w:rsid w:val="0095276B"/>
    <w:rsid w:val="00952A0F"/>
    <w:rsid w:val="00952C66"/>
    <w:rsid w:val="00952D23"/>
    <w:rsid w:val="009533A0"/>
    <w:rsid w:val="0095396B"/>
    <w:rsid w:val="00953B13"/>
    <w:rsid w:val="00953EF1"/>
    <w:rsid w:val="009545C0"/>
    <w:rsid w:val="00954F9C"/>
    <w:rsid w:val="00955226"/>
    <w:rsid w:val="0095612E"/>
    <w:rsid w:val="009563BF"/>
    <w:rsid w:val="00956409"/>
    <w:rsid w:val="00956D7D"/>
    <w:rsid w:val="0095737A"/>
    <w:rsid w:val="00957BD3"/>
    <w:rsid w:val="00957F3A"/>
    <w:rsid w:val="00960EEE"/>
    <w:rsid w:val="00961244"/>
    <w:rsid w:val="0096198B"/>
    <w:rsid w:val="00961D36"/>
    <w:rsid w:val="00962041"/>
    <w:rsid w:val="00962583"/>
    <w:rsid w:val="00962ECC"/>
    <w:rsid w:val="00963180"/>
    <w:rsid w:val="00963751"/>
    <w:rsid w:val="009643C5"/>
    <w:rsid w:val="00964E1A"/>
    <w:rsid w:val="0096547B"/>
    <w:rsid w:val="009657D3"/>
    <w:rsid w:val="00966270"/>
    <w:rsid w:val="00966335"/>
    <w:rsid w:val="00966B01"/>
    <w:rsid w:val="00967231"/>
    <w:rsid w:val="0096762B"/>
    <w:rsid w:val="00967D8C"/>
    <w:rsid w:val="00970080"/>
    <w:rsid w:val="009705AB"/>
    <w:rsid w:val="00970D5C"/>
    <w:rsid w:val="00970DE3"/>
    <w:rsid w:val="00971C9E"/>
    <w:rsid w:val="00972F1C"/>
    <w:rsid w:val="00973A9E"/>
    <w:rsid w:val="00974230"/>
    <w:rsid w:val="0097470F"/>
    <w:rsid w:val="00974A63"/>
    <w:rsid w:val="00974BC5"/>
    <w:rsid w:val="00975DE9"/>
    <w:rsid w:val="00976511"/>
    <w:rsid w:val="009776BC"/>
    <w:rsid w:val="00977C92"/>
    <w:rsid w:val="00977F45"/>
    <w:rsid w:val="00980260"/>
    <w:rsid w:val="00980623"/>
    <w:rsid w:val="009806F2"/>
    <w:rsid w:val="009807E4"/>
    <w:rsid w:val="00980D1A"/>
    <w:rsid w:val="0098172A"/>
    <w:rsid w:val="00982529"/>
    <w:rsid w:val="00982891"/>
    <w:rsid w:val="00982989"/>
    <w:rsid w:val="00983166"/>
    <w:rsid w:val="009835DE"/>
    <w:rsid w:val="00984B89"/>
    <w:rsid w:val="0098527C"/>
    <w:rsid w:val="0098532F"/>
    <w:rsid w:val="009856E1"/>
    <w:rsid w:val="00985C63"/>
    <w:rsid w:val="00985FB7"/>
    <w:rsid w:val="00986D02"/>
    <w:rsid w:val="00986FF8"/>
    <w:rsid w:val="00987421"/>
    <w:rsid w:val="00987722"/>
    <w:rsid w:val="00987B7D"/>
    <w:rsid w:val="00990198"/>
    <w:rsid w:val="0099051E"/>
    <w:rsid w:val="0099071C"/>
    <w:rsid w:val="009909B2"/>
    <w:rsid w:val="0099132E"/>
    <w:rsid w:val="00991D55"/>
    <w:rsid w:val="009923C5"/>
    <w:rsid w:val="00992752"/>
    <w:rsid w:val="00992AB3"/>
    <w:rsid w:val="00992AF4"/>
    <w:rsid w:val="0099378D"/>
    <w:rsid w:val="009937F7"/>
    <w:rsid w:val="009938C0"/>
    <w:rsid w:val="00993C5C"/>
    <w:rsid w:val="00993DA7"/>
    <w:rsid w:val="00993F4D"/>
    <w:rsid w:val="00994298"/>
    <w:rsid w:val="009944A9"/>
    <w:rsid w:val="009944C3"/>
    <w:rsid w:val="009950ED"/>
    <w:rsid w:val="00995290"/>
    <w:rsid w:val="009953EF"/>
    <w:rsid w:val="0099569A"/>
    <w:rsid w:val="00996662"/>
    <w:rsid w:val="009968ED"/>
    <w:rsid w:val="00996B01"/>
    <w:rsid w:val="0099721D"/>
    <w:rsid w:val="00997763"/>
    <w:rsid w:val="009A01A8"/>
    <w:rsid w:val="009A04DD"/>
    <w:rsid w:val="009A04FB"/>
    <w:rsid w:val="009A142A"/>
    <w:rsid w:val="009A19F2"/>
    <w:rsid w:val="009A20F1"/>
    <w:rsid w:val="009A2233"/>
    <w:rsid w:val="009A239B"/>
    <w:rsid w:val="009A2695"/>
    <w:rsid w:val="009A2A92"/>
    <w:rsid w:val="009A32EC"/>
    <w:rsid w:val="009A3B16"/>
    <w:rsid w:val="009A4030"/>
    <w:rsid w:val="009A4197"/>
    <w:rsid w:val="009A44CB"/>
    <w:rsid w:val="009A4665"/>
    <w:rsid w:val="009A4846"/>
    <w:rsid w:val="009A4B9F"/>
    <w:rsid w:val="009A54CE"/>
    <w:rsid w:val="009A578E"/>
    <w:rsid w:val="009A5E1F"/>
    <w:rsid w:val="009A6924"/>
    <w:rsid w:val="009A6B53"/>
    <w:rsid w:val="009A74AF"/>
    <w:rsid w:val="009A781E"/>
    <w:rsid w:val="009A7B09"/>
    <w:rsid w:val="009A7B95"/>
    <w:rsid w:val="009A7F23"/>
    <w:rsid w:val="009B0194"/>
    <w:rsid w:val="009B0BBF"/>
    <w:rsid w:val="009B1C08"/>
    <w:rsid w:val="009B1E2C"/>
    <w:rsid w:val="009B2198"/>
    <w:rsid w:val="009B265C"/>
    <w:rsid w:val="009B30D2"/>
    <w:rsid w:val="009B336D"/>
    <w:rsid w:val="009B38D9"/>
    <w:rsid w:val="009B3BB9"/>
    <w:rsid w:val="009B42A5"/>
    <w:rsid w:val="009B4875"/>
    <w:rsid w:val="009B52DE"/>
    <w:rsid w:val="009B5374"/>
    <w:rsid w:val="009B5D85"/>
    <w:rsid w:val="009B642B"/>
    <w:rsid w:val="009B6918"/>
    <w:rsid w:val="009B7047"/>
    <w:rsid w:val="009B7379"/>
    <w:rsid w:val="009B74DB"/>
    <w:rsid w:val="009B7AB5"/>
    <w:rsid w:val="009B7FC2"/>
    <w:rsid w:val="009C05D5"/>
    <w:rsid w:val="009C0660"/>
    <w:rsid w:val="009C1BC4"/>
    <w:rsid w:val="009C30FC"/>
    <w:rsid w:val="009C41FB"/>
    <w:rsid w:val="009C4293"/>
    <w:rsid w:val="009C4361"/>
    <w:rsid w:val="009C45AC"/>
    <w:rsid w:val="009C45F9"/>
    <w:rsid w:val="009C487D"/>
    <w:rsid w:val="009C50DE"/>
    <w:rsid w:val="009C5425"/>
    <w:rsid w:val="009C573E"/>
    <w:rsid w:val="009C5980"/>
    <w:rsid w:val="009C5D22"/>
    <w:rsid w:val="009C63B5"/>
    <w:rsid w:val="009C68EC"/>
    <w:rsid w:val="009C6E19"/>
    <w:rsid w:val="009C6EE8"/>
    <w:rsid w:val="009C7293"/>
    <w:rsid w:val="009C76A5"/>
    <w:rsid w:val="009C7CC8"/>
    <w:rsid w:val="009C7EE6"/>
    <w:rsid w:val="009D039A"/>
    <w:rsid w:val="009D0B6F"/>
    <w:rsid w:val="009D1165"/>
    <w:rsid w:val="009D11FA"/>
    <w:rsid w:val="009D12CE"/>
    <w:rsid w:val="009D21E4"/>
    <w:rsid w:val="009D2D4D"/>
    <w:rsid w:val="009D2F8D"/>
    <w:rsid w:val="009D2F98"/>
    <w:rsid w:val="009D31F3"/>
    <w:rsid w:val="009D345B"/>
    <w:rsid w:val="009D377F"/>
    <w:rsid w:val="009D3B10"/>
    <w:rsid w:val="009D3FE9"/>
    <w:rsid w:val="009D4289"/>
    <w:rsid w:val="009D4535"/>
    <w:rsid w:val="009D46B8"/>
    <w:rsid w:val="009D47FC"/>
    <w:rsid w:val="009D503C"/>
    <w:rsid w:val="009D52A0"/>
    <w:rsid w:val="009D5405"/>
    <w:rsid w:val="009D54E4"/>
    <w:rsid w:val="009D5CF0"/>
    <w:rsid w:val="009D6155"/>
    <w:rsid w:val="009D684B"/>
    <w:rsid w:val="009D69C5"/>
    <w:rsid w:val="009D6AA3"/>
    <w:rsid w:val="009D6C6D"/>
    <w:rsid w:val="009D6F1F"/>
    <w:rsid w:val="009D7233"/>
    <w:rsid w:val="009D723F"/>
    <w:rsid w:val="009D72C6"/>
    <w:rsid w:val="009D747F"/>
    <w:rsid w:val="009E008B"/>
    <w:rsid w:val="009E1E7C"/>
    <w:rsid w:val="009E1FC3"/>
    <w:rsid w:val="009E2342"/>
    <w:rsid w:val="009E31B0"/>
    <w:rsid w:val="009E3998"/>
    <w:rsid w:val="009E3ED8"/>
    <w:rsid w:val="009E4841"/>
    <w:rsid w:val="009E5174"/>
    <w:rsid w:val="009E54C5"/>
    <w:rsid w:val="009E5998"/>
    <w:rsid w:val="009E663C"/>
    <w:rsid w:val="009E6801"/>
    <w:rsid w:val="009E69B5"/>
    <w:rsid w:val="009E6A7E"/>
    <w:rsid w:val="009E7F24"/>
    <w:rsid w:val="009E7F5D"/>
    <w:rsid w:val="009F057E"/>
    <w:rsid w:val="009F066A"/>
    <w:rsid w:val="009F0D43"/>
    <w:rsid w:val="009F0D83"/>
    <w:rsid w:val="009F1D28"/>
    <w:rsid w:val="009F2B73"/>
    <w:rsid w:val="009F3659"/>
    <w:rsid w:val="009F3D92"/>
    <w:rsid w:val="009F4128"/>
    <w:rsid w:val="009F4C03"/>
    <w:rsid w:val="009F4FC2"/>
    <w:rsid w:val="009F56E2"/>
    <w:rsid w:val="009F767E"/>
    <w:rsid w:val="00A0084E"/>
    <w:rsid w:val="00A009F0"/>
    <w:rsid w:val="00A01858"/>
    <w:rsid w:val="00A01DC1"/>
    <w:rsid w:val="00A037A5"/>
    <w:rsid w:val="00A0381D"/>
    <w:rsid w:val="00A03D1D"/>
    <w:rsid w:val="00A03DF6"/>
    <w:rsid w:val="00A05304"/>
    <w:rsid w:val="00A05CA2"/>
    <w:rsid w:val="00A061F1"/>
    <w:rsid w:val="00A064BA"/>
    <w:rsid w:val="00A06592"/>
    <w:rsid w:val="00A06785"/>
    <w:rsid w:val="00A06C54"/>
    <w:rsid w:val="00A07130"/>
    <w:rsid w:val="00A07467"/>
    <w:rsid w:val="00A075FA"/>
    <w:rsid w:val="00A079DE"/>
    <w:rsid w:val="00A07DC5"/>
    <w:rsid w:val="00A07E44"/>
    <w:rsid w:val="00A07F96"/>
    <w:rsid w:val="00A10DCB"/>
    <w:rsid w:val="00A10EB9"/>
    <w:rsid w:val="00A10FAE"/>
    <w:rsid w:val="00A11476"/>
    <w:rsid w:val="00A11537"/>
    <w:rsid w:val="00A11F90"/>
    <w:rsid w:val="00A1211A"/>
    <w:rsid w:val="00A122DA"/>
    <w:rsid w:val="00A123DD"/>
    <w:rsid w:val="00A127E9"/>
    <w:rsid w:val="00A12E60"/>
    <w:rsid w:val="00A12E9D"/>
    <w:rsid w:val="00A12FF9"/>
    <w:rsid w:val="00A13BEB"/>
    <w:rsid w:val="00A1454B"/>
    <w:rsid w:val="00A1466C"/>
    <w:rsid w:val="00A14695"/>
    <w:rsid w:val="00A1502A"/>
    <w:rsid w:val="00A1539B"/>
    <w:rsid w:val="00A153BD"/>
    <w:rsid w:val="00A155F6"/>
    <w:rsid w:val="00A15778"/>
    <w:rsid w:val="00A159EC"/>
    <w:rsid w:val="00A15B34"/>
    <w:rsid w:val="00A15B93"/>
    <w:rsid w:val="00A15C8E"/>
    <w:rsid w:val="00A16250"/>
    <w:rsid w:val="00A1668D"/>
    <w:rsid w:val="00A174E7"/>
    <w:rsid w:val="00A177D8"/>
    <w:rsid w:val="00A20B36"/>
    <w:rsid w:val="00A21190"/>
    <w:rsid w:val="00A21296"/>
    <w:rsid w:val="00A22159"/>
    <w:rsid w:val="00A22AB6"/>
    <w:rsid w:val="00A22B7C"/>
    <w:rsid w:val="00A22DE1"/>
    <w:rsid w:val="00A233C5"/>
    <w:rsid w:val="00A23763"/>
    <w:rsid w:val="00A2380C"/>
    <w:rsid w:val="00A2382E"/>
    <w:rsid w:val="00A238C6"/>
    <w:rsid w:val="00A23D48"/>
    <w:rsid w:val="00A2450F"/>
    <w:rsid w:val="00A25549"/>
    <w:rsid w:val="00A257FA"/>
    <w:rsid w:val="00A266DB"/>
    <w:rsid w:val="00A30271"/>
    <w:rsid w:val="00A30986"/>
    <w:rsid w:val="00A309BB"/>
    <w:rsid w:val="00A30CE9"/>
    <w:rsid w:val="00A31BFB"/>
    <w:rsid w:val="00A324C9"/>
    <w:rsid w:val="00A329F8"/>
    <w:rsid w:val="00A32E85"/>
    <w:rsid w:val="00A33DD3"/>
    <w:rsid w:val="00A34ED0"/>
    <w:rsid w:val="00A34F10"/>
    <w:rsid w:val="00A34FE2"/>
    <w:rsid w:val="00A350CC"/>
    <w:rsid w:val="00A362BA"/>
    <w:rsid w:val="00A37A02"/>
    <w:rsid w:val="00A413D8"/>
    <w:rsid w:val="00A4186F"/>
    <w:rsid w:val="00A41B55"/>
    <w:rsid w:val="00A42021"/>
    <w:rsid w:val="00A42230"/>
    <w:rsid w:val="00A422CE"/>
    <w:rsid w:val="00A42A87"/>
    <w:rsid w:val="00A42B32"/>
    <w:rsid w:val="00A42F96"/>
    <w:rsid w:val="00A4305D"/>
    <w:rsid w:val="00A43490"/>
    <w:rsid w:val="00A44264"/>
    <w:rsid w:val="00A4447F"/>
    <w:rsid w:val="00A44FC7"/>
    <w:rsid w:val="00A450F6"/>
    <w:rsid w:val="00A45CB0"/>
    <w:rsid w:val="00A460DE"/>
    <w:rsid w:val="00A46107"/>
    <w:rsid w:val="00A464DB"/>
    <w:rsid w:val="00A474A0"/>
    <w:rsid w:val="00A47547"/>
    <w:rsid w:val="00A47B45"/>
    <w:rsid w:val="00A50D80"/>
    <w:rsid w:val="00A50E48"/>
    <w:rsid w:val="00A513FE"/>
    <w:rsid w:val="00A51413"/>
    <w:rsid w:val="00A52118"/>
    <w:rsid w:val="00A5281A"/>
    <w:rsid w:val="00A52E68"/>
    <w:rsid w:val="00A530BE"/>
    <w:rsid w:val="00A5338A"/>
    <w:rsid w:val="00A533D7"/>
    <w:rsid w:val="00A53653"/>
    <w:rsid w:val="00A5374B"/>
    <w:rsid w:val="00A542BF"/>
    <w:rsid w:val="00A546B6"/>
    <w:rsid w:val="00A54801"/>
    <w:rsid w:val="00A54A89"/>
    <w:rsid w:val="00A54BEC"/>
    <w:rsid w:val="00A565CB"/>
    <w:rsid w:val="00A57B67"/>
    <w:rsid w:val="00A6003E"/>
    <w:rsid w:val="00A60834"/>
    <w:rsid w:val="00A60F94"/>
    <w:rsid w:val="00A61062"/>
    <w:rsid w:val="00A614B3"/>
    <w:rsid w:val="00A61C91"/>
    <w:rsid w:val="00A6239A"/>
    <w:rsid w:val="00A6283E"/>
    <w:rsid w:val="00A63349"/>
    <w:rsid w:val="00A6387C"/>
    <w:rsid w:val="00A63A34"/>
    <w:rsid w:val="00A640D8"/>
    <w:rsid w:val="00A64E9A"/>
    <w:rsid w:val="00A6573E"/>
    <w:rsid w:val="00A65CBC"/>
    <w:rsid w:val="00A65DA7"/>
    <w:rsid w:val="00A66B7E"/>
    <w:rsid w:val="00A66EC2"/>
    <w:rsid w:val="00A67373"/>
    <w:rsid w:val="00A67459"/>
    <w:rsid w:val="00A67BF2"/>
    <w:rsid w:val="00A7038F"/>
    <w:rsid w:val="00A70AC4"/>
    <w:rsid w:val="00A70C6B"/>
    <w:rsid w:val="00A712C5"/>
    <w:rsid w:val="00A71739"/>
    <w:rsid w:val="00A71863"/>
    <w:rsid w:val="00A71B08"/>
    <w:rsid w:val="00A71FB4"/>
    <w:rsid w:val="00A72C82"/>
    <w:rsid w:val="00A72D47"/>
    <w:rsid w:val="00A736C5"/>
    <w:rsid w:val="00A73F97"/>
    <w:rsid w:val="00A73F9B"/>
    <w:rsid w:val="00A74A91"/>
    <w:rsid w:val="00A750F3"/>
    <w:rsid w:val="00A752C4"/>
    <w:rsid w:val="00A752EC"/>
    <w:rsid w:val="00A7584C"/>
    <w:rsid w:val="00A75E22"/>
    <w:rsid w:val="00A770D4"/>
    <w:rsid w:val="00A77584"/>
    <w:rsid w:val="00A7788D"/>
    <w:rsid w:val="00A77D41"/>
    <w:rsid w:val="00A80069"/>
    <w:rsid w:val="00A806FB"/>
    <w:rsid w:val="00A80812"/>
    <w:rsid w:val="00A80BEE"/>
    <w:rsid w:val="00A80E2D"/>
    <w:rsid w:val="00A8165B"/>
    <w:rsid w:val="00A821E5"/>
    <w:rsid w:val="00A82E6D"/>
    <w:rsid w:val="00A840E5"/>
    <w:rsid w:val="00A8459E"/>
    <w:rsid w:val="00A8472E"/>
    <w:rsid w:val="00A8484C"/>
    <w:rsid w:val="00A84D44"/>
    <w:rsid w:val="00A84F13"/>
    <w:rsid w:val="00A85152"/>
    <w:rsid w:val="00A85178"/>
    <w:rsid w:val="00A852C0"/>
    <w:rsid w:val="00A855F1"/>
    <w:rsid w:val="00A85736"/>
    <w:rsid w:val="00A859BF"/>
    <w:rsid w:val="00A85B35"/>
    <w:rsid w:val="00A85C82"/>
    <w:rsid w:val="00A861F0"/>
    <w:rsid w:val="00A86492"/>
    <w:rsid w:val="00A865CA"/>
    <w:rsid w:val="00A869E2"/>
    <w:rsid w:val="00A874ED"/>
    <w:rsid w:val="00A878AE"/>
    <w:rsid w:val="00A8792F"/>
    <w:rsid w:val="00A87C64"/>
    <w:rsid w:val="00A87DF7"/>
    <w:rsid w:val="00A903CB"/>
    <w:rsid w:val="00A9080A"/>
    <w:rsid w:val="00A90D56"/>
    <w:rsid w:val="00A9106C"/>
    <w:rsid w:val="00A9233F"/>
    <w:rsid w:val="00A92C39"/>
    <w:rsid w:val="00A92CB8"/>
    <w:rsid w:val="00A92F98"/>
    <w:rsid w:val="00A93266"/>
    <w:rsid w:val="00A935F2"/>
    <w:rsid w:val="00A93803"/>
    <w:rsid w:val="00A9383B"/>
    <w:rsid w:val="00A938FA"/>
    <w:rsid w:val="00A93935"/>
    <w:rsid w:val="00A940CD"/>
    <w:rsid w:val="00A94747"/>
    <w:rsid w:val="00A9476E"/>
    <w:rsid w:val="00A94901"/>
    <w:rsid w:val="00A95172"/>
    <w:rsid w:val="00A95396"/>
    <w:rsid w:val="00A95622"/>
    <w:rsid w:val="00A95A53"/>
    <w:rsid w:val="00A95A77"/>
    <w:rsid w:val="00A96065"/>
    <w:rsid w:val="00A960F0"/>
    <w:rsid w:val="00A96B3E"/>
    <w:rsid w:val="00A96C8B"/>
    <w:rsid w:val="00A9762F"/>
    <w:rsid w:val="00A9764B"/>
    <w:rsid w:val="00AA0AD5"/>
    <w:rsid w:val="00AA243A"/>
    <w:rsid w:val="00AA2551"/>
    <w:rsid w:val="00AA28D1"/>
    <w:rsid w:val="00AA38FD"/>
    <w:rsid w:val="00AA4054"/>
    <w:rsid w:val="00AA41ED"/>
    <w:rsid w:val="00AA4A08"/>
    <w:rsid w:val="00AA4C35"/>
    <w:rsid w:val="00AA4E87"/>
    <w:rsid w:val="00AA4E95"/>
    <w:rsid w:val="00AA5121"/>
    <w:rsid w:val="00AA52FE"/>
    <w:rsid w:val="00AA5676"/>
    <w:rsid w:val="00AA5904"/>
    <w:rsid w:val="00AA66B8"/>
    <w:rsid w:val="00AA67A9"/>
    <w:rsid w:val="00AA6EBF"/>
    <w:rsid w:val="00AA7176"/>
    <w:rsid w:val="00AA773E"/>
    <w:rsid w:val="00AA7825"/>
    <w:rsid w:val="00AA7AA6"/>
    <w:rsid w:val="00AA7B46"/>
    <w:rsid w:val="00AA7CF8"/>
    <w:rsid w:val="00AA7D98"/>
    <w:rsid w:val="00AB00AF"/>
    <w:rsid w:val="00AB062B"/>
    <w:rsid w:val="00AB13A0"/>
    <w:rsid w:val="00AB195C"/>
    <w:rsid w:val="00AB2C03"/>
    <w:rsid w:val="00AB2EAF"/>
    <w:rsid w:val="00AB307F"/>
    <w:rsid w:val="00AB3180"/>
    <w:rsid w:val="00AB3598"/>
    <w:rsid w:val="00AB385D"/>
    <w:rsid w:val="00AB3F11"/>
    <w:rsid w:val="00AB4723"/>
    <w:rsid w:val="00AB4DF9"/>
    <w:rsid w:val="00AB55CD"/>
    <w:rsid w:val="00AB5E84"/>
    <w:rsid w:val="00AB5EFB"/>
    <w:rsid w:val="00AB64F5"/>
    <w:rsid w:val="00AB66B1"/>
    <w:rsid w:val="00AB6FA0"/>
    <w:rsid w:val="00AB77D5"/>
    <w:rsid w:val="00AC0CE2"/>
    <w:rsid w:val="00AC0F53"/>
    <w:rsid w:val="00AC172C"/>
    <w:rsid w:val="00AC1E51"/>
    <w:rsid w:val="00AC2D60"/>
    <w:rsid w:val="00AC31A4"/>
    <w:rsid w:val="00AC37CA"/>
    <w:rsid w:val="00AC38FF"/>
    <w:rsid w:val="00AC392D"/>
    <w:rsid w:val="00AC488A"/>
    <w:rsid w:val="00AC533D"/>
    <w:rsid w:val="00AC5DDA"/>
    <w:rsid w:val="00AC6521"/>
    <w:rsid w:val="00AC6806"/>
    <w:rsid w:val="00AC750F"/>
    <w:rsid w:val="00AC7756"/>
    <w:rsid w:val="00AC783E"/>
    <w:rsid w:val="00AD0B94"/>
    <w:rsid w:val="00AD0D8E"/>
    <w:rsid w:val="00AD146A"/>
    <w:rsid w:val="00AD1626"/>
    <w:rsid w:val="00AD17A1"/>
    <w:rsid w:val="00AD180E"/>
    <w:rsid w:val="00AD1DA0"/>
    <w:rsid w:val="00AD231A"/>
    <w:rsid w:val="00AD2F7B"/>
    <w:rsid w:val="00AD3D4E"/>
    <w:rsid w:val="00AD3F0D"/>
    <w:rsid w:val="00AD4024"/>
    <w:rsid w:val="00AD46DD"/>
    <w:rsid w:val="00AD50C6"/>
    <w:rsid w:val="00AD5103"/>
    <w:rsid w:val="00AD5855"/>
    <w:rsid w:val="00AD59F9"/>
    <w:rsid w:val="00AD610F"/>
    <w:rsid w:val="00AD656F"/>
    <w:rsid w:val="00AD6925"/>
    <w:rsid w:val="00AD6A58"/>
    <w:rsid w:val="00AD6E3B"/>
    <w:rsid w:val="00AD6F2F"/>
    <w:rsid w:val="00AD7C3B"/>
    <w:rsid w:val="00AD7E9B"/>
    <w:rsid w:val="00AD7F45"/>
    <w:rsid w:val="00AE07BA"/>
    <w:rsid w:val="00AE0F14"/>
    <w:rsid w:val="00AE10B4"/>
    <w:rsid w:val="00AE1D4D"/>
    <w:rsid w:val="00AE21FC"/>
    <w:rsid w:val="00AE228E"/>
    <w:rsid w:val="00AE27E1"/>
    <w:rsid w:val="00AE2B09"/>
    <w:rsid w:val="00AE2BE5"/>
    <w:rsid w:val="00AE3027"/>
    <w:rsid w:val="00AE3BE8"/>
    <w:rsid w:val="00AE3DE6"/>
    <w:rsid w:val="00AE3F4B"/>
    <w:rsid w:val="00AE48E7"/>
    <w:rsid w:val="00AE4E22"/>
    <w:rsid w:val="00AE59E2"/>
    <w:rsid w:val="00AE5B22"/>
    <w:rsid w:val="00AE685D"/>
    <w:rsid w:val="00AE70E1"/>
    <w:rsid w:val="00AE711D"/>
    <w:rsid w:val="00AE723D"/>
    <w:rsid w:val="00AE73AB"/>
    <w:rsid w:val="00AE7815"/>
    <w:rsid w:val="00AE78D8"/>
    <w:rsid w:val="00AE7ABD"/>
    <w:rsid w:val="00AE7D21"/>
    <w:rsid w:val="00AF019B"/>
    <w:rsid w:val="00AF0393"/>
    <w:rsid w:val="00AF04E5"/>
    <w:rsid w:val="00AF0A9E"/>
    <w:rsid w:val="00AF0E5B"/>
    <w:rsid w:val="00AF0F37"/>
    <w:rsid w:val="00AF1372"/>
    <w:rsid w:val="00AF1415"/>
    <w:rsid w:val="00AF19A2"/>
    <w:rsid w:val="00AF1C37"/>
    <w:rsid w:val="00AF1DBD"/>
    <w:rsid w:val="00AF20F0"/>
    <w:rsid w:val="00AF2DD2"/>
    <w:rsid w:val="00AF32CF"/>
    <w:rsid w:val="00AF3469"/>
    <w:rsid w:val="00AF37F3"/>
    <w:rsid w:val="00AF46CA"/>
    <w:rsid w:val="00AF496E"/>
    <w:rsid w:val="00AF4BF5"/>
    <w:rsid w:val="00AF4D7B"/>
    <w:rsid w:val="00AF4DE3"/>
    <w:rsid w:val="00AF6305"/>
    <w:rsid w:val="00AF63A0"/>
    <w:rsid w:val="00AF672C"/>
    <w:rsid w:val="00AF709D"/>
    <w:rsid w:val="00AF7616"/>
    <w:rsid w:val="00AF77CC"/>
    <w:rsid w:val="00AF7C97"/>
    <w:rsid w:val="00B01083"/>
    <w:rsid w:val="00B011F9"/>
    <w:rsid w:val="00B0135B"/>
    <w:rsid w:val="00B0192A"/>
    <w:rsid w:val="00B021A4"/>
    <w:rsid w:val="00B033D3"/>
    <w:rsid w:val="00B03764"/>
    <w:rsid w:val="00B0404E"/>
    <w:rsid w:val="00B049AA"/>
    <w:rsid w:val="00B04E00"/>
    <w:rsid w:val="00B04E73"/>
    <w:rsid w:val="00B06138"/>
    <w:rsid w:val="00B06466"/>
    <w:rsid w:val="00B068CB"/>
    <w:rsid w:val="00B06A9F"/>
    <w:rsid w:val="00B06D27"/>
    <w:rsid w:val="00B07144"/>
    <w:rsid w:val="00B07394"/>
    <w:rsid w:val="00B0758E"/>
    <w:rsid w:val="00B10B4E"/>
    <w:rsid w:val="00B10D8E"/>
    <w:rsid w:val="00B1127C"/>
    <w:rsid w:val="00B11612"/>
    <w:rsid w:val="00B11BAF"/>
    <w:rsid w:val="00B12B3A"/>
    <w:rsid w:val="00B1306D"/>
    <w:rsid w:val="00B132C3"/>
    <w:rsid w:val="00B133DF"/>
    <w:rsid w:val="00B1366E"/>
    <w:rsid w:val="00B13BBC"/>
    <w:rsid w:val="00B1445F"/>
    <w:rsid w:val="00B144D0"/>
    <w:rsid w:val="00B14DE0"/>
    <w:rsid w:val="00B14FB8"/>
    <w:rsid w:val="00B16235"/>
    <w:rsid w:val="00B166EF"/>
    <w:rsid w:val="00B16E03"/>
    <w:rsid w:val="00B207D7"/>
    <w:rsid w:val="00B20926"/>
    <w:rsid w:val="00B209C7"/>
    <w:rsid w:val="00B20DAC"/>
    <w:rsid w:val="00B212E6"/>
    <w:rsid w:val="00B21434"/>
    <w:rsid w:val="00B21E13"/>
    <w:rsid w:val="00B21E9B"/>
    <w:rsid w:val="00B22680"/>
    <w:rsid w:val="00B2296E"/>
    <w:rsid w:val="00B22D6B"/>
    <w:rsid w:val="00B22F97"/>
    <w:rsid w:val="00B232CC"/>
    <w:rsid w:val="00B2364C"/>
    <w:rsid w:val="00B2370E"/>
    <w:rsid w:val="00B23801"/>
    <w:rsid w:val="00B23CCF"/>
    <w:rsid w:val="00B248E0"/>
    <w:rsid w:val="00B24ECB"/>
    <w:rsid w:val="00B25C4A"/>
    <w:rsid w:val="00B262A4"/>
    <w:rsid w:val="00B262D2"/>
    <w:rsid w:val="00B265DD"/>
    <w:rsid w:val="00B27665"/>
    <w:rsid w:val="00B27972"/>
    <w:rsid w:val="00B27AB9"/>
    <w:rsid w:val="00B27C48"/>
    <w:rsid w:val="00B27E6F"/>
    <w:rsid w:val="00B27EF6"/>
    <w:rsid w:val="00B309BC"/>
    <w:rsid w:val="00B30C5B"/>
    <w:rsid w:val="00B30ED1"/>
    <w:rsid w:val="00B31238"/>
    <w:rsid w:val="00B318B1"/>
    <w:rsid w:val="00B31C36"/>
    <w:rsid w:val="00B32195"/>
    <w:rsid w:val="00B32347"/>
    <w:rsid w:val="00B332AF"/>
    <w:rsid w:val="00B33E56"/>
    <w:rsid w:val="00B3430B"/>
    <w:rsid w:val="00B34BC6"/>
    <w:rsid w:val="00B3507E"/>
    <w:rsid w:val="00B35321"/>
    <w:rsid w:val="00B358A4"/>
    <w:rsid w:val="00B35B0A"/>
    <w:rsid w:val="00B36CE8"/>
    <w:rsid w:val="00B37803"/>
    <w:rsid w:val="00B378D7"/>
    <w:rsid w:val="00B378F1"/>
    <w:rsid w:val="00B37D7E"/>
    <w:rsid w:val="00B37E11"/>
    <w:rsid w:val="00B40C4D"/>
    <w:rsid w:val="00B410C5"/>
    <w:rsid w:val="00B415F4"/>
    <w:rsid w:val="00B42293"/>
    <w:rsid w:val="00B42706"/>
    <w:rsid w:val="00B427B8"/>
    <w:rsid w:val="00B427D8"/>
    <w:rsid w:val="00B428A3"/>
    <w:rsid w:val="00B42ED0"/>
    <w:rsid w:val="00B446E1"/>
    <w:rsid w:val="00B449A1"/>
    <w:rsid w:val="00B457B3"/>
    <w:rsid w:val="00B457C6"/>
    <w:rsid w:val="00B459CB"/>
    <w:rsid w:val="00B45A53"/>
    <w:rsid w:val="00B4663E"/>
    <w:rsid w:val="00B466B2"/>
    <w:rsid w:val="00B46B57"/>
    <w:rsid w:val="00B46C97"/>
    <w:rsid w:val="00B46F62"/>
    <w:rsid w:val="00B476A2"/>
    <w:rsid w:val="00B4795F"/>
    <w:rsid w:val="00B47D9E"/>
    <w:rsid w:val="00B50CF8"/>
    <w:rsid w:val="00B51930"/>
    <w:rsid w:val="00B523C1"/>
    <w:rsid w:val="00B53B90"/>
    <w:rsid w:val="00B548BE"/>
    <w:rsid w:val="00B54D6A"/>
    <w:rsid w:val="00B55702"/>
    <w:rsid w:val="00B56480"/>
    <w:rsid w:val="00B56486"/>
    <w:rsid w:val="00B578FE"/>
    <w:rsid w:val="00B57E9C"/>
    <w:rsid w:val="00B605EB"/>
    <w:rsid w:val="00B61AC4"/>
    <w:rsid w:val="00B61ECE"/>
    <w:rsid w:val="00B61F76"/>
    <w:rsid w:val="00B6259E"/>
    <w:rsid w:val="00B6281D"/>
    <w:rsid w:val="00B62E4E"/>
    <w:rsid w:val="00B62E73"/>
    <w:rsid w:val="00B63163"/>
    <w:rsid w:val="00B6323F"/>
    <w:rsid w:val="00B63724"/>
    <w:rsid w:val="00B6380C"/>
    <w:rsid w:val="00B64961"/>
    <w:rsid w:val="00B649CA"/>
    <w:rsid w:val="00B6517C"/>
    <w:rsid w:val="00B664EB"/>
    <w:rsid w:val="00B6696A"/>
    <w:rsid w:val="00B66CD7"/>
    <w:rsid w:val="00B679C7"/>
    <w:rsid w:val="00B703A6"/>
    <w:rsid w:val="00B7061E"/>
    <w:rsid w:val="00B7159D"/>
    <w:rsid w:val="00B71E5C"/>
    <w:rsid w:val="00B71E82"/>
    <w:rsid w:val="00B72107"/>
    <w:rsid w:val="00B721C8"/>
    <w:rsid w:val="00B724FA"/>
    <w:rsid w:val="00B727EC"/>
    <w:rsid w:val="00B72BA4"/>
    <w:rsid w:val="00B72C4E"/>
    <w:rsid w:val="00B72C54"/>
    <w:rsid w:val="00B72D36"/>
    <w:rsid w:val="00B72E94"/>
    <w:rsid w:val="00B7343A"/>
    <w:rsid w:val="00B73A68"/>
    <w:rsid w:val="00B742CC"/>
    <w:rsid w:val="00B7482E"/>
    <w:rsid w:val="00B748EE"/>
    <w:rsid w:val="00B74F78"/>
    <w:rsid w:val="00B755AD"/>
    <w:rsid w:val="00B759E9"/>
    <w:rsid w:val="00B765B8"/>
    <w:rsid w:val="00B769AB"/>
    <w:rsid w:val="00B76EC3"/>
    <w:rsid w:val="00B771EC"/>
    <w:rsid w:val="00B77B6A"/>
    <w:rsid w:val="00B80243"/>
    <w:rsid w:val="00B804A8"/>
    <w:rsid w:val="00B80944"/>
    <w:rsid w:val="00B817CC"/>
    <w:rsid w:val="00B818FB"/>
    <w:rsid w:val="00B821BE"/>
    <w:rsid w:val="00B82258"/>
    <w:rsid w:val="00B82274"/>
    <w:rsid w:val="00B8318C"/>
    <w:rsid w:val="00B833B2"/>
    <w:rsid w:val="00B8401B"/>
    <w:rsid w:val="00B84B33"/>
    <w:rsid w:val="00B850AA"/>
    <w:rsid w:val="00B85A95"/>
    <w:rsid w:val="00B85B37"/>
    <w:rsid w:val="00B85E80"/>
    <w:rsid w:val="00B86681"/>
    <w:rsid w:val="00B87554"/>
    <w:rsid w:val="00B879DB"/>
    <w:rsid w:val="00B90FE6"/>
    <w:rsid w:val="00B91309"/>
    <w:rsid w:val="00B91C88"/>
    <w:rsid w:val="00B927B6"/>
    <w:rsid w:val="00B942DB"/>
    <w:rsid w:val="00B946FF"/>
    <w:rsid w:val="00B9525D"/>
    <w:rsid w:val="00B95278"/>
    <w:rsid w:val="00B9553B"/>
    <w:rsid w:val="00B9584C"/>
    <w:rsid w:val="00B95FAB"/>
    <w:rsid w:val="00B9649E"/>
    <w:rsid w:val="00B97124"/>
    <w:rsid w:val="00B975BD"/>
    <w:rsid w:val="00BA0485"/>
    <w:rsid w:val="00BA0D6A"/>
    <w:rsid w:val="00BA0E48"/>
    <w:rsid w:val="00BA11CD"/>
    <w:rsid w:val="00BA18DA"/>
    <w:rsid w:val="00BA1C85"/>
    <w:rsid w:val="00BA1E24"/>
    <w:rsid w:val="00BA1EDD"/>
    <w:rsid w:val="00BA2408"/>
    <w:rsid w:val="00BA25D0"/>
    <w:rsid w:val="00BA29F5"/>
    <w:rsid w:val="00BA2AD4"/>
    <w:rsid w:val="00BA2B68"/>
    <w:rsid w:val="00BA305A"/>
    <w:rsid w:val="00BA372E"/>
    <w:rsid w:val="00BA3D59"/>
    <w:rsid w:val="00BA42BA"/>
    <w:rsid w:val="00BA46F0"/>
    <w:rsid w:val="00BA5B7F"/>
    <w:rsid w:val="00BA6C23"/>
    <w:rsid w:val="00BA6E82"/>
    <w:rsid w:val="00BA6EC5"/>
    <w:rsid w:val="00BA7233"/>
    <w:rsid w:val="00BA7F40"/>
    <w:rsid w:val="00BB003E"/>
    <w:rsid w:val="00BB01CE"/>
    <w:rsid w:val="00BB05C2"/>
    <w:rsid w:val="00BB14DA"/>
    <w:rsid w:val="00BB173B"/>
    <w:rsid w:val="00BB1F2C"/>
    <w:rsid w:val="00BB2DB4"/>
    <w:rsid w:val="00BB3005"/>
    <w:rsid w:val="00BB3209"/>
    <w:rsid w:val="00BB3509"/>
    <w:rsid w:val="00BB3E41"/>
    <w:rsid w:val="00BB42B3"/>
    <w:rsid w:val="00BB449B"/>
    <w:rsid w:val="00BB49C2"/>
    <w:rsid w:val="00BB4E47"/>
    <w:rsid w:val="00BB63BA"/>
    <w:rsid w:val="00BB68A4"/>
    <w:rsid w:val="00BB6D8F"/>
    <w:rsid w:val="00BB75E4"/>
    <w:rsid w:val="00BB7ECA"/>
    <w:rsid w:val="00BC0B92"/>
    <w:rsid w:val="00BC11EE"/>
    <w:rsid w:val="00BC1302"/>
    <w:rsid w:val="00BC153D"/>
    <w:rsid w:val="00BC1E22"/>
    <w:rsid w:val="00BC2163"/>
    <w:rsid w:val="00BC27E2"/>
    <w:rsid w:val="00BC2D16"/>
    <w:rsid w:val="00BC33E1"/>
    <w:rsid w:val="00BC35D3"/>
    <w:rsid w:val="00BC3732"/>
    <w:rsid w:val="00BC3EA6"/>
    <w:rsid w:val="00BC428B"/>
    <w:rsid w:val="00BC454C"/>
    <w:rsid w:val="00BC521B"/>
    <w:rsid w:val="00BC539D"/>
    <w:rsid w:val="00BC5412"/>
    <w:rsid w:val="00BC54E6"/>
    <w:rsid w:val="00BC5799"/>
    <w:rsid w:val="00BC57C2"/>
    <w:rsid w:val="00BC5820"/>
    <w:rsid w:val="00BC5862"/>
    <w:rsid w:val="00BC5EF5"/>
    <w:rsid w:val="00BC6562"/>
    <w:rsid w:val="00BC6E77"/>
    <w:rsid w:val="00BC7601"/>
    <w:rsid w:val="00BC760D"/>
    <w:rsid w:val="00BC7D53"/>
    <w:rsid w:val="00BD070A"/>
    <w:rsid w:val="00BD095D"/>
    <w:rsid w:val="00BD192E"/>
    <w:rsid w:val="00BD1BAD"/>
    <w:rsid w:val="00BD1F0D"/>
    <w:rsid w:val="00BD248B"/>
    <w:rsid w:val="00BD26EF"/>
    <w:rsid w:val="00BD368C"/>
    <w:rsid w:val="00BD38DD"/>
    <w:rsid w:val="00BD4289"/>
    <w:rsid w:val="00BD4BF6"/>
    <w:rsid w:val="00BD5087"/>
    <w:rsid w:val="00BD5356"/>
    <w:rsid w:val="00BD536C"/>
    <w:rsid w:val="00BD5842"/>
    <w:rsid w:val="00BD605C"/>
    <w:rsid w:val="00BD6816"/>
    <w:rsid w:val="00BD698F"/>
    <w:rsid w:val="00BD6CE2"/>
    <w:rsid w:val="00BD6ED3"/>
    <w:rsid w:val="00BD71BB"/>
    <w:rsid w:val="00BD74AA"/>
    <w:rsid w:val="00BD7731"/>
    <w:rsid w:val="00BD7BAE"/>
    <w:rsid w:val="00BE039B"/>
    <w:rsid w:val="00BE04C0"/>
    <w:rsid w:val="00BE06F0"/>
    <w:rsid w:val="00BE0956"/>
    <w:rsid w:val="00BE1792"/>
    <w:rsid w:val="00BE1DBC"/>
    <w:rsid w:val="00BE2F21"/>
    <w:rsid w:val="00BE3E6A"/>
    <w:rsid w:val="00BE3EBA"/>
    <w:rsid w:val="00BE5923"/>
    <w:rsid w:val="00BE5953"/>
    <w:rsid w:val="00BE5C9D"/>
    <w:rsid w:val="00BE6594"/>
    <w:rsid w:val="00BE66F0"/>
    <w:rsid w:val="00BE6FF6"/>
    <w:rsid w:val="00BE75F0"/>
    <w:rsid w:val="00BF01E9"/>
    <w:rsid w:val="00BF03DF"/>
    <w:rsid w:val="00BF0FFD"/>
    <w:rsid w:val="00BF1A20"/>
    <w:rsid w:val="00BF1AC8"/>
    <w:rsid w:val="00BF21F8"/>
    <w:rsid w:val="00BF2292"/>
    <w:rsid w:val="00BF3001"/>
    <w:rsid w:val="00BF30D0"/>
    <w:rsid w:val="00BF3235"/>
    <w:rsid w:val="00BF3AA0"/>
    <w:rsid w:val="00BF3D47"/>
    <w:rsid w:val="00BF434D"/>
    <w:rsid w:val="00BF44CC"/>
    <w:rsid w:val="00BF71C6"/>
    <w:rsid w:val="00BF7407"/>
    <w:rsid w:val="00BF75B5"/>
    <w:rsid w:val="00BF785E"/>
    <w:rsid w:val="00BF7EE9"/>
    <w:rsid w:val="00BF7FD2"/>
    <w:rsid w:val="00C00258"/>
    <w:rsid w:val="00C00962"/>
    <w:rsid w:val="00C00972"/>
    <w:rsid w:val="00C00B5D"/>
    <w:rsid w:val="00C0119B"/>
    <w:rsid w:val="00C011B9"/>
    <w:rsid w:val="00C013B5"/>
    <w:rsid w:val="00C013DE"/>
    <w:rsid w:val="00C01765"/>
    <w:rsid w:val="00C0176B"/>
    <w:rsid w:val="00C01A3A"/>
    <w:rsid w:val="00C01F0F"/>
    <w:rsid w:val="00C027DE"/>
    <w:rsid w:val="00C02838"/>
    <w:rsid w:val="00C030D5"/>
    <w:rsid w:val="00C03605"/>
    <w:rsid w:val="00C037F6"/>
    <w:rsid w:val="00C03B1E"/>
    <w:rsid w:val="00C04123"/>
    <w:rsid w:val="00C062E0"/>
    <w:rsid w:val="00C064D5"/>
    <w:rsid w:val="00C06C2C"/>
    <w:rsid w:val="00C06E09"/>
    <w:rsid w:val="00C10741"/>
    <w:rsid w:val="00C10BCA"/>
    <w:rsid w:val="00C10DFD"/>
    <w:rsid w:val="00C1160B"/>
    <w:rsid w:val="00C12810"/>
    <w:rsid w:val="00C12965"/>
    <w:rsid w:val="00C12EA6"/>
    <w:rsid w:val="00C13939"/>
    <w:rsid w:val="00C13A2C"/>
    <w:rsid w:val="00C14BFA"/>
    <w:rsid w:val="00C14C1D"/>
    <w:rsid w:val="00C14E1A"/>
    <w:rsid w:val="00C1529F"/>
    <w:rsid w:val="00C16259"/>
    <w:rsid w:val="00C16FA6"/>
    <w:rsid w:val="00C1785D"/>
    <w:rsid w:val="00C17950"/>
    <w:rsid w:val="00C17961"/>
    <w:rsid w:val="00C1798B"/>
    <w:rsid w:val="00C17AA9"/>
    <w:rsid w:val="00C17CB7"/>
    <w:rsid w:val="00C202A2"/>
    <w:rsid w:val="00C207E6"/>
    <w:rsid w:val="00C20CDA"/>
    <w:rsid w:val="00C21180"/>
    <w:rsid w:val="00C2196D"/>
    <w:rsid w:val="00C21B2D"/>
    <w:rsid w:val="00C226F1"/>
    <w:rsid w:val="00C22F43"/>
    <w:rsid w:val="00C231FE"/>
    <w:rsid w:val="00C2367D"/>
    <w:rsid w:val="00C2379D"/>
    <w:rsid w:val="00C237AA"/>
    <w:rsid w:val="00C23EBA"/>
    <w:rsid w:val="00C23EDA"/>
    <w:rsid w:val="00C244FE"/>
    <w:rsid w:val="00C24A03"/>
    <w:rsid w:val="00C24A30"/>
    <w:rsid w:val="00C24D4C"/>
    <w:rsid w:val="00C2582A"/>
    <w:rsid w:val="00C258AB"/>
    <w:rsid w:val="00C25D17"/>
    <w:rsid w:val="00C2636A"/>
    <w:rsid w:val="00C26D62"/>
    <w:rsid w:val="00C30082"/>
    <w:rsid w:val="00C302C1"/>
    <w:rsid w:val="00C3063A"/>
    <w:rsid w:val="00C3082D"/>
    <w:rsid w:val="00C31CC2"/>
    <w:rsid w:val="00C31F9E"/>
    <w:rsid w:val="00C32D71"/>
    <w:rsid w:val="00C32FF0"/>
    <w:rsid w:val="00C34A5A"/>
    <w:rsid w:val="00C34DF5"/>
    <w:rsid w:val="00C35F4D"/>
    <w:rsid w:val="00C36A9E"/>
    <w:rsid w:val="00C36F69"/>
    <w:rsid w:val="00C37810"/>
    <w:rsid w:val="00C40034"/>
    <w:rsid w:val="00C402DD"/>
    <w:rsid w:val="00C4048C"/>
    <w:rsid w:val="00C41040"/>
    <w:rsid w:val="00C41876"/>
    <w:rsid w:val="00C41B7F"/>
    <w:rsid w:val="00C424BB"/>
    <w:rsid w:val="00C42B2D"/>
    <w:rsid w:val="00C4302B"/>
    <w:rsid w:val="00C43660"/>
    <w:rsid w:val="00C439BA"/>
    <w:rsid w:val="00C43F62"/>
    <w:rsid w:val="00C44701"/>
    <w:rsid w:val="00C44B3D"/>
    <w:rsid w:val="00C44DB5"/>
    <w:rsid w:val="00C44E9F"/>
    <w:rsid w:val="00C45761"/>
    <w:rsid w:val="00C45A66"/>
    <w:rsid w:val="00C45FE4"/>
    <w:rsid w:val="00C46914"/>
    <w:rsid w:val="00C474C3"/>
    <w:rsid w:val="00C47580"/>
    <w:rsid w:val="00C5041D"/>
    <w:rsid w:val="00C509A0"/>
    <w:rsid w:val="00C50D7B"/>
    <w:rsid w:val="00C51048"/>
    <w:rsid w:val="00C513CB"/>
    <w:rsid w:val="00C51A57"/>
    <w:rsid w:val="00C523E9"/>
    <w:rsid w:val="00C53AFC"/>
    <w:rsid w:val="00C53C75"/>
    <w:rsid w:val="00C5479E"/>
    <w:rsid w:val="00C55226"/>
    <w:rsid w:val="00C55D7E"/>
    <w:rsid w:val="00C56780"/>
    <w:rsid w:val="00C56B6B"/>
    <w:rsid w:val="00C56CB9"/>
    <w:rsid w:val="00C56CF3"/>
    <w:rsid w:val="00C56D38"/>
    <w:rsid w:val="00C56D68"/>
    <w:rsid w:val="00C56D8E"/>
    <w:rsid w:val="00C57081"/>
    <w:rsid w:val="00C57403"/>
    <w:rsid w:val="00C57437"/>
    <w:rsid w:val="00C57FC8"/>
    <w:rsid w:val="00C60056"/>
    <w:rsid w:val="00C6051A"/>
    <w:rsid w:val="00C60CAC"/>
    <w:rsid w:val="00C61EF6"/>
    <w:rsid w:val="00C656E4"/>
    <w:rsid w:val="00C65741"/>
    <w:rsid w:val="00C65CB4"/>
    <w:rsid w:val="00C65E68"/>
    <w:rsid w:val="00C666F8"/>
    <w:rsid w:val="00C7088F"/>
    <w:rsid w:val="00C70BCD"/>
    <w:rsid w:val="00C70D78"/>
    <w:rsid w:val="00C712CA"/>
    <w:rsid w:val="00C72B80"/>
    <w:rsid w:val="00C730FE"/>
    <w:rsid w:val="00C73308"/>
    <w:rsid w:val="00C73BD7"/>
    <w:rsid w:val="00C74A05"/>
    <w:rsid w:val="00C75256"/>
    <w:rsid w:val="00C7750E"/>
    <w:rsid w:val="00C77B8C"/>
    <w:rsid w:val="00C800CB"/>
    <w:rsid w:val="00C80827"/>
    <w:rsid w:val="00C80E75"/>
    <w:rsid w:val="00C810BD"/>
    <w:rsid w:val="00C811AE"/>
    <w:rsid w:val="00C8121E"/>
    <w:rsid w:val="00C8122D"/>
    <w:rsid w:val="00C81CE9"/>
    <w:rsid w:val="00C823F4"/>
    <w:rsid w:val="00C82448"/>
    <w:rsid w:val="00C827EF"/>
    <w:rsid w:val="00C82841"/>
    <w:rsid w:val="00C82E97"/>
    <w:rsid w:val="00C845E4"/>
    <w:rsid w:val="00C859C5"/>
    <w:rsid w:val="00C868AD"/>
    <w:rsid w:val="00C868F4"/>
    <w:rsid w:val="00C86EF8"/>
    <w:rsid w:val="00C86F69"/>
    <w:rsid w:val="00C87549"/>
    <w:rsid w:val="00C90CE8"/>
    <w:rsid w:val="00C9184C"/>
    <w:rsid w:val="00C91A73"/>
    <w:rsid w:val="00C91E87"/>
    <w:rsid w:val="00C9237C"/>
    <w:rsid w:val="00C92AE2"/>
    <w:rsid w:val="00C92B94"/>
    <w:rsid w:val="00C9332B"/>
    <w:rsid w:val="00C93CB4"/>
    <w:rsid w:val="00C93F5D"/>
    <w:rsid w:val="00C944A4"/>
    <w:rsid w:val="00C94AB4"/>
    <w:rsid w:val="00C94C25"/>
    <w:rsid w:val="00C95177"/>
    <w:rsid w:val="00C95873"/>
    <w:rsid w:val="00C95CCB"/>
    <w:rsid w:val="00C95CF3"/>
    <w:rsid w:val="00C9604D"/>
    <w:rsid w:val="00C960A9"/>
    <w:rsid w:val="00C960FC"/>
    <w:rsid w:val="00C97147"/>
    <w:rsid w:val="00C972B2"/>
    <w:rsid w:val="00C9796C"/>
    <w:rsid w:val="00CA01E0"/>
    <w:rsid w:val="00CA0375"/>
    <w:rsid w:val="00CA129D"/>
    <w:rsid w:val="00CA181A"/>
    <w:rsid w:val="00CA3043"/>
    <w:rsid w:val="00CA30A6"/>
    <w:rsid w:val="00CA5660"/>
    <w:rsid w:val="00CA5895"/>
    <w:rsid w:val="00CA59ED"/>
    <w:rsid w:val="00CA68E4"/>
    <w:rsid w:val="00CA6CF6"/>
    <w:rsid w:val="00CA799A"/>
    <w:rsid w:val="00CB03BE"/>
    <w:rsid w:val="00CB164A"/>
    <w:rsid w:val="00CB16F9"/>
    <w:rsid w:val="00CB1BCF"/>
    <w:rsid w:val="00CB272D"/>
    <w:rsid w:val="00CB2B6A"/>
    <w:rsid w:val="00CB2D0E"/>
    <w:rsid w:val="00CB3B27"/>
    <w:rsid w:val="00CB3E17"/>
    <w:rsid w:val="00CB3EC2"/>
    <w:rsid w:val="00CB54F3"/>
    <w:rsid w:val="00CB5F98"/>
    <w:rsid w:val="00CB60BC"/>
    <w:rsid w:val="00CB65BD"/>
    <w:rsid w:val="00CB6980"/>
    <w:rsid w:val="00CB6ECC"/>
    <w:rsid w:val="00CB75EE"/>
    <w:rsid w:val="00CB799C"/>
    <w:rsid w:val="00CC0580"/>
    <w:rsid w:val="00CC0784"/>
    <w:rsid w:val="00CC2D4C"/>
    <w:rsid w:val="00CC2F39"/>
    <w:rsid w:val="00CC33B7"/>
    <w:rsid w:val="00CC3868"/>
    <w:rsid w:val="00CC44A6"/>
    <w:rsid w:val="00CC48D0"/>
    <w:rsid w:val="00CC49F9"/>
    <w:rsid w:val="00CC4B84"/>
    <w:rsid w:val="00CC561F"/>
    <w:rsid w:val="00CC5849"/>
    <w:rsid w:val="00CC5EA7"/>
    <w:rsid w:val="00CC6A31"/>
    <w:rsid w:val="00CC6F2C"/>
    <w:rsid w:val="00CC6F73"/>
    <w:rsid w:val="00CC7C9F"/>
    <w:rsid w:val="00CD0399"/>
    <w:rsid w:val="00CD0F29"/>
    <w:rsid w:val="00CD1134"/>
    <w:rsid w:val="00CD14DD"/>
    <w:rsid w:val="00CD1E16"/>
    <w:rsid w:val="00CD1EED"/>
    <w:rsid w:val="00CD1FD4"/>
    <w:rsid w:val="00CD2E01"/>
    <w:rsid w:val="00CD3168"/>
    <w:rsid w:val="00CD3EF4"/>
    <w:rsid w:val="00CD42C7"/>
    <w:rsid w:val="00CD4900"/>
    <w:rsid w:val="00CD4A20"/>
    <w:rsid w:val="00CD4BA8"/>
    <w:rsid w:val="00CD4FC6"/>
    <w:rsid w:val="00CD5008"/>
    <w:rsid w:val="00CD5174"/>
    <w:rsid w:val="00CD5CF9"/>
    <w:rsid w:val="00CD5DB0"/>
    <w:rsid w:val="00CD6D3E"/>
    <w:rsid w:val="00CE07A5"/>
    <w:rsid w:val="00CE0F03"/>
    <w:rsid w:val="00CE17DC"/>
    <w:rsid w:val="00CE1A89"/>
    <w:rsid w:val="00CE329C"/>
    <w:rsid w:val="00CE3913"/>
    <w:rsid w:val="00CE3BAF"/>
    <w:rsid w:val="00CE3FA0"/>
    <w:rsid w:val="00CE4905"/>
    <w:rsid w:val="00CE4A3F"/>
    <w:rsid w:val="00CE50C0"/>
    <w:rsid w:val="00CE52D3"/>
    <w:rsid w:val="00CE6E34"/>
    <w:rsid w:val="00CE7F54"/>
    <w:rsid w:val="00CF083F"/>
    <w:rsid w:val="00CF24DA"/>
    <w:rsid w:val="00CF29CD"/>
    <w:rsid w:val="00CF2DF9"/>
    <w:rsid w:val="00CF399A"/>
    <w:rsid w:val="00CF39F1"/>
    <w:rsid w:val="00CF4DEF"/>
    <w:rsid w:val="00CF5173"/>
    <w:rsid w:val="00CF60D8"/>
    <w:rsid w:val="00CF737E"/>
    <w:rsid w:val="00CF745C"/>
    <w:rsid w:val="00CF76AF"/>
    <w:rsid w:val="00CF7FCA"/>
    <w:rsid w:val="00D003A2"/>
    <w:rsid w:val="00D00B0A"/>
    <w:rsid w:val="00D00E32"/>
    <w:rsid w:val="00D014FD"/>
    <w:rsid w:val="00D0233B"/>
    <w:rsid w:val="00D02549"/>
    <w:rsid w:val="00D02A49"/>
    <w:rsid w:val="00D02CAB"/>
    <w:rsid w:val="00D02CF9"/>
    <w:rsid w:val="00D0355A"/>
    <w:rsid w:val="00D03B7D"/>
    <w:rsid w:val="00D03E3A"/>
    <w:rsid w:val="00D0404A"/>
    <w:rsid w:val="00D0466C"/>
    <w:rsid w:val="00D04DE6"/>
    <w:rsid w:val="00D04FBE"/>
    <w:rsid w:val="00D05E5A"/>
    <w:rsid w:val="00D05E81"/>
    <w:rsid w:val="00D05EF0"/>
    <w:rsid w:val="00D06174"/>
    <w:rsid w:val="00D0641D"/>
    <w:rsid w:val="00D0691D"/>
    <w:rsid w:val="00D1082A"/>
    <w:rsid w:val="00D10D1E"/>
    <w:rsid w:val="00D10D2E"/>
    <w:rsid w:val="00D11E19"/>
    <w:rsid w:val="00D1200A"/>
    <w:rsid w:val="00D12B86"/>
    <w:rsid w:val="00D12C85"/>
    <w:rsid w:val="00D12F09"/>
    <w:rsid w:val="00D13ED3"/>
    <w:rsid w:val="00D14280"/>
    <w:rsid w:val="00D14CED"/>
    <w:rsid w:val="00D14FD9"/>
    <w:rsid w:val="00D15665"/>
    <w:rsid w:val="00D15FB5"/>
    <w:rsid w:val="00D16BC0"/>
    <w:rsid w:val="00D16F25"/>
    <w:rsid w:val="00D170F3"/>
    <w:rsid w:val="00D2003B"/>
    <w:rsid w:val="00D20060"/>
    <w:rsid w:val="00D209DB"/>
    <w:rsid w:val="00D217A4"/>
    <w:rsid w:val="00D21C96"/>
    <w:rsid w:val="00D21D1C"/>
    <w:rsid w:val="00D23430"/>
    <w:rsid w:val="00D23C0F"/>
    <w:rsid w:val="00D24704"/>
    <w:rsid w:val="00D24FD8"/>
    <w:rsid w:val="00D261A8"/>
    <w:rsid w:val="00D262EC"/>
    <w:rsid w:val="00D2643B"/>
    <w:rsid w:val="00D27251"/>
    <w:rsid w:val="00D27628"/>
    <w:rsid w:val="00D300AE"/>
    <w:rsid w:val="00D30BD6"/>
    <w:rsid w:val="00D31AE0"/>
    <w:rsid w:val="00D32C5F"/>
    <w:rsid w:val="00D334D5"/>
    <w:rsid w:val="00D33625"/>
    <w:rsid w:val="00D3377D"/>
    <w:rsid w:val="00D3478A"/>
    <w:rsid w:val="00D34D55"/>
    <w:rsid w:val="00D34F5C"/>
    <w:rsid w:val="00D35293"/>
    <w:rsid w:val="00D356BA"/>
    <w:rsid w:val="00D36B82"/>
    <w:rsid w:val="00D371CC"/>
    <w:rsid w:val="00D37467"/>
    <w:rsid w:val="00D377C4"/>
    <w:rsid w:val="00D37A84"/>
    <w:rsid w:val="00D40C29"/>
    <w:rsid w:val="00D4117E"/>
    <w:rsid w:val="00D41345"/>
    <w:rsid w:val="00D4208A"/>
    <w:rsid w:val="00D42BFC"/>
    <w:rsid w:val="00D42E9F"/>
    <w:rsid w:val="00D43373"/>
    <w:rsid w:val="00D43650"/>
    <w:rsid w:val="00D439B0"/>
    <w:rsid w:val="00D43D27"/>
    <w:rsid w:val="00D44606"/>
    <w:rsid w:val="00D44794"/>
    <w:rsid w:val="00D44975"/>
    <w:rsid w:val="00D44B9F"/>
    <w:rsid w:val="00D44E3C"/>
    <w:rsid w:val="00D4502E"/>
    <w:rsid w:val="00D455B3"/>
    <w:rsid w:val="00D458B7"/>
    <w:rsid w:val="00D45C0E"/>
    <w:rsid w:val="00D46010"/>
    <w:rsid w:val="00D46AF7"/>
    <w:rsid w:val="00D47399"/>
    <w:rsid w:val="00D473B0"/>
    <w:rsid w:val="00D50141"/>
    <w:rsid w:val="00D5052A"/>
    <w:rsid w:val="00D50BDF"/>
    <w:rsid w:val="00D510C7"/>
    <w:rsid w:val="00D511A7"/>
    <w:rsid w:val="00D513B2"/>
    <w:rsid w:val="00D528B9"/>
    <w:rsid w:val="00D52E35"/>
    <w:rsid w:val="00D5317D"/>
    <w:rsid w:val="00D53798"/>
    <w:rsid w:val="00D53E45"/>
    <w:rsid w:val="00D54432"/>
    <w:rsid w:val="00D54665"/>
    <w:rsid w:val="00D551EC"/>
    <w:rsid w:val="00D5569C"/>
    <w:rsid w:val="00D5613E"/>
    <w:rsid w:val="00D56A6A"/>
    <w:rsid w:val="00D57135"/>
    <w:rsid w:val="00D60980"/>
    <w:rsid w:val="00D61054"/>
    <w:rsid w:val="00D61952"/>
    <w:rsid w:val="00D61DF5"/>
    <w:rsid w:val="00D6240B"/>
    <w:rsid w:val="00D628E0"/>
    <w:rsid w:val="00D63A82"/>
    <w:rsid w:val="00D648EB"/>
    <w:rsid w:val="00D654F3"/>
    <w:rsid w:val="00D65746"/>
    <w:rsid w:val="00D6588E"/>
    <w:rsid w:val="00D65979"/>
    <w:rsid w:val="00D65A54"/>
    <w:rsid w:val="00D65AC3"/>
    <w:rsid w:val="00D66A06"/>
    <w:rsid w:val="00D66D33"/>
    <w:rsid w:val="00D67393"/>
    <w:rsid w:val="00D67F16"/>
    <w:rsid w:val="00D701C5"/>
    <w:rsid w:val="00D70B9F"/>
    <w:rsid w:val="00D70C99"/>
    <w:rsid w:val="00D70DAC"/>
    <w:rsid w:val="00D71380"/>
    <w:rsid w:val="00D71759"/>
    <w:rsid w:val="00D71834"/>
    <w:rsid w:val="00D71906"/>
    <w:rsid w:val="00D72716"/>
    <w:rsid w:val="00D72A7F"/>
    <w:rsid w:val="00D7318F"/>
    <w:rsid w:val="00D733CC"/>
    <w:rsid w:val="00D73F74"/>
    <w:rsid w:val="00D747AA"/>
    <w:rsid w:val="00D74AE8"/>
    <w:rsid w:val="00D753A1"/>
    <w:rsid w:val="00D756FD"/>
    <w:rsid w:val="00D76BAA"/>
    <w:rsid w:val="00D7704D"/>
    <w:rsid w:val="00D7741F"/>
    <w:rsid w:val="00D801C0"/>
    <w:rsid w:val="00D8050B"/>
    <w:rsid w:val="00D80592"/>
    <w:rsid w:val="00D80CE9"/>
    <w:rsid w:val="00D81020"/>
    <w:rsid w:val="00D818DB"/>
    <w:rsid w:val="00D81CE1"/>
    <w:rsid w:val="00D8298E"/>
    <w:rsid w:val="00D82DC8"/>
    <w:rsid w:val="00D834C7"/>
    <w:rsid w:val="00D835BC"/>
    <w:rsid w:val="00D8364B"/>
    <w:rsid w:val="00D84E61"/>
    <w:rsid w:val="00D84EF6"/>
    <w:rsid w:val="00D8501A"/>
    <w:rsid w:val="00D85051"/>
    <w:rsid w:val="00D857B7"/>
    <w:rsid w:val="00D8669A"/>
    <w:rsid w:val="00D86E6F"/>
    <w:rsid w:val="00D87111"/>
    <w:rsid w:val="00D8764A"/>
    <w:rsid w:val="00D87A3F"/>
    <w:rsid w:val="00D87FDB"/>
    <w:rsid w:val="00D903FD"/>
    <w:rsid w:val="00D91A4E"/>
    <w:rsid w:val="00D9215D"/>
    <w:rsid w:val="00D92326"/>
    <w:rsid w:val="00D92A20"/>
    <w:rsid w:val="00D92D76"/>
    <w:rsid w:val="00D9393E"/>
    <w:rsid w:val="00D93C1A"/>
    <w:rsid w:val="00D9466B"/>
    <w:rsid w:val="00D94B12"/>
    <w:rsid w:val="00D955B6"/>
    <w:rsid w:val="00D96E37"/>
    <w:rsid w:val="00D97335"/>
    <w:rsid w:val="00DA16A2"/>
    <w:rsid w:val="00DA17B4"/>
    <w:rsid w:val="00DA19BD"/>
    <w:rsid w:val="00DA1E77"/>
    <w:rsid w:val="00DA2605"/>
    <w:rsid w:val="00DA30A6"/>
    <w:rsid w:val="00DA31B7"/>
    <w:rsid w:val="00DA3D3D"/>
    <w:rsid w:val="00DA3D41"/>
    <w:rsid w:val="00DA463A"/>
    <w:rsid w:val="00DA4860"/>
    <w:rsid w:val="00DA4C5D"/>
    <w:rsid w:val="00DA4EC8"/>
    <w:rsid w:val="00DA595A"/>
    <w:rsid w:val="00DA693E"/>
    <w:rsid w:val="00DA7052"/>
    <w:rsid w:val="00DA78F8"/>
    <w:rsid w:val="00DB0113"/>
    <w:rsid w:val="00DB0149"/>
    <w:rsid w:val="00DB0652"/>
    <w:rsid w:val="00DB072D"/>
    <w:rsid w:val="00DB081D"/>
    <w:rsid w:val="00DB0D77"/>
    <w:rsid w:val="00DB136C"/>
    <w:rsid w:val="00DB15C0"/>
    <w:rsid w:val="00DB1B0A"/>
    <w:rsid w:val="00DB2905"/>
    <w:rsid w:val="00DB4288"/>
    <w:rsid w:val="00DB44E7"/>
    <w:rsid w:val="00DB4554"/>
    <w:rsid w:val="00DB4C10"/>
    <w:rsid w:val="00DB5483"/>
    <w:rsid w:val="00DB595C"/>
    <w:rsid w:val="00DB5BE4"/>
    <w:rsid w:val="00DB62ED"/>
    <w:rsid w:val="00DC0465"/>
    <w:rsid w:val="00DC09C7"/>
    <w:rsid w:val="00DC150C"/>
    <w:rsid w:val="00DC168E"/>
    <w:rsid w:val="00DC17A8"/>
    <w:rsid w:val="00DC2009"/>
    <w:rsid w:val="00DC3058"/>
    <w:rsid w:val="00DC3250"/>
    <w:rsid w:val="00DC37D1"/>
    <w:rsid w:val="00DC3E02"/>
    <w:rsid w:val="00DC4586"/>
    <w:rsid w:val="00DC45CA"/>
    <w:rsid w:val="00DC49CF"/>
    <w:rsid w:val="00DC4AAA"/>
    <w:rsid w:val="00DC4EAE"/>
    <w:rsid w:val="00DC4ED3"/>
    <w:rsid w:val="00DC5674"/>
    <w:rsid w:val="00DC60C4"/>
    <w:rsid w:val="00DC6387"/>
    <w:rsid w:val="00DC6411"/>
    <w:rsid w:val="00DC6424"/>
    <w:rsid w:val="00DC64F4"/>
    <w:rsid w:val="00DC657E"/>
    <w:rsid w:val="00DC683C"/>
    <w:rsid w:val="00DC6915"/>
    <w:rsid w:val="00DC69B2"/>
    <w:rsid w:val="00DC6F00"/>
    <w:rsid w:val="00DC7FE6"/>
    <w:rsid w:val="00DD0D86"/>
    <w:rsid w:val="00DD102E"/>
    <w:rsid w:val="00DD1086"/>
    <w:rsid w:val="00DD12AC"/>
    <w:rsid w:val="00DD12D3"/>
    <w:rsid w:val="00DD19F7"/>
    <w:rsid w:val="00DD1B6F"/>
    <w:rsid w:val="00DD2F8E"/>
    <w:rsid w:val="00DD3515"/>
    <w:rsid w:val="00DD3C2A"/>
    <w:rsid w:val="00DD3CAE"/>
    <w:rsid w:val="00DD4162"/>
    <w:rsid w:val="00DD428A"/>
    <w:rsid w:val="00DD4C96"/>
    <w:rsid w:val="00DD55D1"/>
    <w:rsid w:val="00DD5913"/>
    <w:rsid w:val="00DD5D34"/>
    <w:rsid w:val="00DD64BE"/>
    <w:rsid w:val="00DE0E36"/>
    <w:rsid w:val="00DE1125"/>
    <w:rsid w:val="00DE2066"/>
    <w:rsid w:val="00DE2ABD"/>
    <w:rsid w:val="00DE3249"/>
    <w:rsid w:val="00DE3419"/>
    <w:rsid w:val="00DE348D"/>
    <w:rsid w:val="00DE3634"/>
    <w:rsid w:val="00DE3A95"/>
    <w:rsid w:val="00DE4014"/>
    <w:rsid w:val="00DE4229"/>
    <w:rsid w:val="00DE42DA"/>
    <w:rsid w:val="00DE4CAE"/>
    <w:rsid w:val="00DE501D"/>
    <w:rsid w:val="00DE5ED9"/>
    <w:rsid w:val="00DE68F2"/>
    <w:rsid w:val="00DE6DC4"/>
    <w:rsid w:val="00DE7230"/>
    <w:rsid w:val="00DE729F"/>
    <w:rsid w:val="00DE72E2"/>
    <w:rsid w:val="00DE7D2B"/>
    <w:rsid w:val="00DF0027"/>
    <w:rsid w:val="00DF0335"/>
    <w:rsid w:val="00DF084D"/>
    <w:rsid w:val="00DF0B53"/>
    <w:rsid w:val="00DF0F71"/>
    <w:rsid w:val="00DF157A"/>
    <w:rsid w:val="00DF192F"/>
    <w:rsid w:val="00DF19E9"/>
    <w:rsid w:val="00DF1A8C"/>
    <w:rsid w:val="00DF1F49"/>
    <w:rsid w:val="00DF1FB1"/>
    <w:rsid w:val="00DF2197"/>
    <w:rsid w:val="00DF259B"/>
    <w:rsid w:val="00DF2B4E"/>
    <w:rsid w:val="00DF31E5"/>
    <w:rsid w:val="00DF4E73"/>
    <w:rsid w:val="00DF513D"/>
    <w:rsid w:val="00DF56A1"/>
    <w:rsid w:val="00DF5730"/>
    <w:rsid w:val="00DF6676"/>
    <w:rsid w:val="00DF7352"/>
    <w:rsid w:val="00E01B1D"/>
    <w:rsid w:val="00E03A7A"/>
    <w:rsid w:val="00E04159"/>
    <w:rsid w:val="00E054B4"/>
    <w:rsid w:val="00E0564E"/>
    <w:rsid w:val="00E0651D"/>
    <w:rsid w:val="00E06857"/>
    <w:rsid w:val="00E079C8"/>
    <w:rsid w:val="00E10083"/>
    <w:rsid w:val="00E1022B"/>
    <w:rsid w:val="00E1060D"/>
    <w:rsid w:val="00E108C8"/>
    <w:rsid w:val="00E10F82"/>
    <w:rsid w:val="00E12011"/>
    <w:rsid w:val="00E12061"/>
    <w:rsid w:val="00E121A8"/>
    <w:rsid w:val="00E124FA"/>
    <w:rsid w:val="00E12D74"/>
    <w:rsid w:val="00E13C81"/>
    <w:rsid w:val="00E14168"/>
    <w:rsid w:val="00E1464C"/>
    <w:rsid w:val="00E156BE"/>
    <w:rsid w:val="00E169CA"/>
    <w:rsid w:val="00E2065D"/>
    <w:rsid w:val="00E217A8"/>
    <w:rsid w:val="00E22002"/>
    <w:rsid w:val="00E224ED"/>
    <w:rsid w:val="00E22ABF"/>
    <w:rsid w:val="00E22E52"/>
    <w:rsid w:val="00E23343"/>
    <w:rsid w:val="00E23440"/>
    <w:rsid w:val="00E23CE0"/>
    <w:rsid w:val="00E24448"/>
    <w:rsid w:val="00E245AF"/>
    <w:rsid w:val="00E24620"/>
    <w:rsid w:val="00E24E12"/>
    <w:rsid w:val="00E253F7"/>
    <w:rsid w:val="00E255EC"/>
    <w:rsid w:val="00E255ED"/>
    <w:rsid w:val="00E25926"/>
    <w:rsid w:val="00E25C07"/>
    <w:rsid w:val="00E261DE"/>
    <w:rsid w:val="00E26C3C"/>
    <w:rsid w:val="00E26FB5"/>
    <w:rsid w:val="00E2745D"/>
    <w:rsid w:val="00E277F1"/>
    <w:rsid w:val="00E30532"/>
    <w:rsid w:val="00E307A0"/>
    <w:rsid w:val="00E31914"/>
    <w:rsid w:val="00E31B28"/>
    <w:rsid w:val="00E31EF2"/>
    <w:rsid w:val="00E31F4B"/>
    <w:rsid w:val="00E320BC"/>
    <w:rsid w:val="00E322D2"/>
    <w:rsid w:val="00E3256A"/>
    <w:rsid w:val="00E3273A"/>
    <w:rsid w:val="00E32CCD"/>
    <w:rsid w:val="00E3310B"/>
    <w:rsid w:val="00E332AB"/>
    <w:rsid w:val="00E348D7"/>
    <w:rsid w:val="00E348E5"/>
    <w:rsid w:val="00E34C7E"/>
    <w:rsid w:val="00E34CAE"/>
    <w:rsid w:val="00E34F09"/>
    <w:rsid w:val="00E354D1"/>
    <w:rsid w:val="00E358C2"/>
    <w:rsid w:val="00E36196"/>
    <w:rsid w:val="00E3698B"/>
    <w:rsid w:val="00E36A9A"/>
    <w:rsid w:val="00E36DAC"/>
    <w:rsid w:val="00E37785"/>
    <w:rsid w:val="00E37BC7"/>
    <w:rsid w:val="00E37BD0"/>
    <w:rsid w:val="00E37F1C"/>
    <w:rsid w:val="00E4141F"/>
    <w:rsid w:val="00E418E2"/>
    <w:rsid w:val="00E41B61"/>
    <w:rsid w:val="00E41E81"/>
    <w:rsid w:val="00E42B79"/>
    <w:rsid w:val="00E42E8A"/>
    <w:rsid w:val="00E42EE9"/>
    <w:rsid w:val="00E430F6"/>
    <w:rsid w:val="00E43400"/>
    <w:rsid w:val="00E435FA"/>
    <w:rsid w:val="00E43A48"/>
    <w:rsid w:val="00E448C0"/>
    <w:rsid w:val="00E44DFC"/>
    <w:rsid w:val="00E450EF"/>
    <w:rsid w:val="00E4564E"/>
    <w:rsid w:val="00E45650"/>
    <w:rsid w:val="00E45C5C"/>
    <w:rsid w:val="00E45C66"/>
    <w:rsid w:val="00E501EE"/>
    <w:rsid w:val="00E502FA"/>
    <w:rsid w:val="00E50FC7"/>
    <w:rsid w:val="00E519C1"/>
    <w:rsid w:val="00E53C20"/>
    <w:rsid w:val="00E543B4"/>
    <w:rsid w:val="00E54416"/>
    <w:rsid w:val="00E54739"/>
    <w:rsid w:val="00E54FEC"/>
    <w:rsid w:val="00E5538F"/>
    <w:rsid w:val="00E55D20"/>
    <w:rsid w:val="00E56B4B"/>
    <w:rsid w:val="00E56B91"/>
    <w:rsid w:val="00E57265"/>
    <w:rsid w:val="00E57646"/>
    <w:rsid w:val="00E57683"/>
    <w:rsid w:val="00E57850"/>
    <w:rsid w:val="00E603DC"/>
    <w:rsid w:val="00E607E4"/>
    <w:rsid w:val="00E60924"/>
    <w:rsid w:val="00E60B10"/>
    <w:rsid w:val="00E61082"/>
    <w:rsid w:val="00E61B95"/>
    <w:rsid w:val="00E61BE7"/>
    <w:rsid w:val="00E620CB"/>
    <w:rsid w:val="00E62541"/>
    <w:rsid w:val="00E632B9"/>
    <w:rsid w:val="00E63A6C"/>
    <w:rsid w:val="00E6404A"/>
    <w:rsid w:val="00E6446C"/>
    <w:rsid w:val="00E644CB"/>
    <w:rsid w:val="00E64C14"/>
    <w:rsid w:val="00E655E2"/>
    <w:rsid w:val="00E65D1F"/>
    <w:rsid w:val="00E65E52"/>
    <w:rsid w:val="00E6671D"/>
    <w:rsid w:val="00E66723"/>
    <w:rsid w:val="00E679DA"/>
    <w:rsid w:val="00E67A17"/>
    <w:rsid w:val="00E70274"/>
    <w:rsid w:val="00E70E9F"/>
    <w:rsid w:val="00E72098"/>
    <w:rsid w:val="00E72517"/>
    <w:rsid w:val="00E72552"/>
    <w:rsid w:val="00E72B0E"/>
    <w:rsid w:val="00E72DAB"/>
    <w:rsid w:val="00E73378"/>
    <w:rsid w:val="00E7354C"/>
    <w:rsid w:val="00E73DEC"/>
    <w:rsid w:val="00E74AE8"/>
    <w:rsid w:val="00E74F4A"/>
    <w:rsid w:val="00E753C5"/>
    <w:rsid w:val="00E7557A"/>
    <w:rsid w:val="00E756FD"/>
    <w:rsid w:val="00E75BDC"/>
    <w:rsid w:val="00E765B9"/>
    <w:rsid w:val="00E76AE7"/>
    <w:rsid w:val="00E76E5A"/>
    <w:rsid w:val="00E772C1"/>
    <w:rsid w:val="00E80422"/>
    <w:rsid w:val="00E80C87"/>
    <w:rsid w:val="00E81751"/>
    <w:rsid w:val="00E81B72"/>
    <w:rsid w:val="00E823DB"/>
    <w:rsid w:val="00E834D6"/>
    <w:rsid w:val="00E83A05"/>
    <w:rsid w:val="00E843F8"/>
    <w:rsid w:val="00E845DF"/>
    <w:rsid w:val="00E84800"/>
    <w:rsid w:val="00E85020"/>
    <w:rsid w:val="00E8575B"/>
    <w:rsid w:val="00E85A6D"/>
    <w:rsid w:val="00E86924"/>
    <w:rsid w:val="00E871FE"/>
    <w:rsid w:val="00E878EA"/>
    <w:rsid w:val="00E878F9"/>
    <w:rsid w:val="00E87B47"/>
    <w:rsid w:val="00E907DD"/>
    <w:rsid w:val="00E90A1E"/>
    <w:rsid w:val="00E90CEB"/>
    <w:rsid w:val="00E90FA3"/>
    <w:rsid w:val="00E90FAC"/>
    <w:rsid w:val="00E911F9"/>
    <w:rsid w:val="00E913E3"/>
    <w:rsid w:val="00E915C2"/>
    <w:rsid w:val="00E91D8D"/>
    <w:rsid w:val="00E91D8F"/>
    <w:rsid w:val="00E91DD5"/>
    <w:rsid w:val="00E91E56"/>
    <w:rsid w:val="00E93307"/>
    <w:rsid w:val="00E93428"/>
    <w:rsid w:val="00E938DA"/>
    <w:rsid w:val="00E93F42"/>
    <w:rsid w:val="00E94588"/>
    <w:rsid w:val="00E946BC"/>
    <w:rsid w:val="00E9496C"/>
    <w:rsid w:val="00E95000"/>
    <w:rsid w:val="00E955F9"/>
    <w:rsid w:val="00E961C0"/>
    <w:rsid w:val="00E961C9"/>
    <w:rsid w:val="00E96260"/>
    <w:rsid w:val="00E974E3"/>
    <w:rsid w:val="00EA14CA"/>
    <w:rsid w:val="00EA16C9"/>
    <w:rsid w:val="00EA2621"/>
    <w:rsid w:val="00EA2F57"/>
    <w:rsid w:val="00EA308C"/>
    <w:rsid w:val="00EA30C6"/>
    <w:rsid w:val="00EA322D"/>
    <w:rsid w:val="00EA350C"/>
    <w:rsid w:val="00EA3DEA"/>
    <w:rsid w:val="00EA40C1"/>
    <w:rsid w:val="00EA46CA"/>
    <w:rsid w:val="00EA5127"/>
    <w:rsid w:val="00EA567B"/>
    <w:rsid w:val="00EA5E3C"/>
    <w:rsid w:val="00EA61D4"/>
    <w:rsid w:val="00EA6220"/>
    <w:rsid w:val="00EA68B7"/>
    <w:rsid w:val="00EA73DA"/>
    <w:rsid w:val="00EA74BB"/>
    <w:rsid w:val="00EA7606"/>
    <w:rsid w:val="00EA77B4"/>
    <w:rsid w:val="00EA7BE3"/>
    <w:rsid w:val="00EB0357"/>
    <w:rsid w:val="00EB0707"/>
    <w:rsid w:val="00EB0D0A"/>
    <w:rsid w:val="00EB147B"/>
    <w:rsid w:val="00EB29F4"/>
    <w:rsid w:val="00EB2ACD"/>
    <w:rsid w:val="00EB39BC"/>
    <w:rsid w:val="00EB3ACD"/>
    <w:rsid w:val="00EB3C49"/>
    <w:rsid w:val="00EB3CD1"/>
    <w:rsid w:val="00EB3DF9"/>
    <w:rsid w:val="00EB463C"/>
    <w:rsid w:val="00EB4B2A"/>
    <w:rsid w:val="00EB5952"/>
    <w:rsid w:val="00EB6073"/>
    <w:rsid w:val="00EB6127"/>
    <w:rsid w:val="00EB6268"/>
    <w:rsid w:val="00EB6EA0"/>
    <w:rsid w:val="00EB78F1"/>
    <w:rsid w:val="00EC0343"/>
    <w:rsid w:val="00EC0910"/>
    <w:rsid w:val="00EC1E32"/>
    <w:rsid w:val="00EC24BE"/>
    <w:rsid w:val="00EC2962"/>
    <w:rsid w:val="00EC299A"/>
    <w:rsid w:val="00EC2B0E"/>
    <w:rsid w:val="00EC39FD"/>
    <w:rsid w:val="00EC3CB2"/>
    <w:rsid w:val="00EC40F5"/>
    <w:rsid w:val="00EC5607"/>
    <w:rsid w:val="00EC5DB7"/>
    <w:rsid w:val="00EC6144"/>
    <w:rsid w:val="00EC669F"/>
    <w:rsid w:val="00EC6CB6"/>
    <w:rsid w:val="00EC7089"/>
    <w:rsid w:val="00EC7546"/>
    <w:rsid w:val="00EC7CBC"/>
    <w:rsid w:val="00ED0342"/>
    <w:rsid w:val="00ED087A"/>
    <w:rsid w:val="00ED0AA5"/>
    <w:rsid w:val="00ED0FA8"/>
    <w:rsid w:val="00ED158D"/>
    <w:rsid w:val="00ED1DC3"/>
    <w:rsid w:val="00ED200B"/>
    <w:rsid w:val="00ED2241"/>
    <w:rsid w:val="00ED262B"/>
    <w:rsid w:val="00ED2630"/>
    <w:rsid w:val="00ED2AA5"/>
    <w:rsid w:val="00ED41DA"/>
    <w:rsid w:val="00ED469A"/>
    <w:rsid w:val="00ED4F2B"/>
    <w:rsid w:val="00ED517B"/>
    <w:rsid w:val="00ED5776"/>
    <w:rsid w:val="00ED5860"/>
    <w:rsid w:val="00ED7401"/>
    <w:rsid w:val="00ED7984"/>
    <w:rsid w:val="00ED7E76"/>
    <w:rsid w:val="00EE073C"/>
    <w:rsid w:val="00EE0A2B"/>
    <w:rsid w:val="00EE2B00"/>
    <w:rsid w:val="00EE3426"/>
    <w:rsid w:val="00EE370E"/>
    <w:rsid w:val="00EE379D"/>
    <w:rsid w:val="00EE3D7C"/>
    <w:rsid w:val="00EE4ACA"/>
    <w:rsid w:val="00EE4E86"/>
    <w:rsid w:val="00EE5449"/>
    <w:rsid w:val="00EE5766"/>
    <w:rsid w:val="00EE5B79"/>
    <w:rsid w:val="00EE7323"/>
    <w:rsid w:val="00EE7646"/>
    <w:rsid w:val="00EE7685"/>
    <w:rsid w:val="00EE7F49"/>
    <w:rsid w:val="00EF02DB"/>
    <w:rsid w:val="00EF0E8D"/>
    <w:rsid w:val="00EF1502"/>
    <w:rsid w:val="00EF2F8C"/>
    <w:rsid w:val="00EF3A7A"/>
    <w:rsid w:val="00EF444B"/>
    <w:rsid w:val="00EF4BBC"/>
    <w:rsid w:val="00EF4F86"/>
    <w:rsid w:val="00EF56E3"/>
    <w:rsid w:val="00EF5E99"/>
    <w:rsid w:val="00EF5EF2"/>
    <w:rsid w:val="00EF6D4A"/>
    <w:rsid w:val="00EF7623"/>
    <w:rsid w:val="00EF7BCC"/>
    <w:rsid w:val="00F01C9A"/>
    <w:rsid w:val="00F0297A"/>
    <w:rsid w:val="00F03536"/>
    <w:rsid w:val="00F035A3"/>
    <w:rsid w:val="00F036E5"/>
    <w:rsid w:val="00F0423D"/>
    <w:rsid w:val="00F04439"/>
    <w:rsid w:val="00F0493C"/>
    <w:rsid w:val="00F050CD"/>
    <w:rsid w:val="00F050EC"/>
    <w:rsid w:val="00F0521C"/>
    <w:rsid w:val="00F06922"/>
    <w:rsid w:val="00F06A8C"/>
    <w:rsid w:val="00F07610"/>
    <w:rsid w:val="00F078F2"/>
    <w:rsid w:val="00F11188"/>
    <w:rsid w:val="00F125A0"/>
    <w:rsid w:val="00F126D2"/>
    <w:rsid w:val="00F1276C"/>
    <w:rsid w:val="00F12AA4"/>
    <w:rsid w:val="00F13311"/>
    <w:rsid w:val="00F13BAD"/>
    <w:rsid w:val="00F13E04"/>
    <w:rsid w:val="00F13E35"/>
    <w:rsid w:val="00F1407C"/>
    <w:rsid w:val="00F1466C"/>
    <w:rsid w:val="00F14685"/>
    <w:rsid w:val="00F14A08"/>
    <w:rsid w:val="00F14BEC"/>
    <w:rsid w:val="00F1506C"/>
    <w:rsid w:val="00F15AFA"/>
    <w:rsid w:val="00F15EEE"/>
    <w:rsid w:val="00F162F7"/>
    <w:rsid w:val="00F16449"/>
    <w:rsid w:val="00F16E4D"/>
    <w:rsid w:val="00F170EB"/>
    <w:rsid w:val="00F17723"/>
    <w:rsid w:val="00F17D77"/>
    <w:rsid w:val="00F2046F"/>
    <w:rsid w:val="00F204F8"/>
    <w:rsid w:val="00F20544"/>
    <w:rsid w:val="00F20D85"/>
    <w:rsid w:val="00F20E56"/>
    <w:rsid w:val="00F21497"/>
    <w:rsid w:val="00F21E1E"/>
    <w:rsid w:val="00F22560"/>
    <w:rsid w:val="00F22671"/>
    <w:rsid w:val="00F22713"/>
    <w:rsid w:val="00F22729"/>
    <w:rsid w:val="00F23B77"/>
    <w:rsid w:val="00F23D3F"/>
    <w:rsid w:val="00F242F1"/>
    <w:rsid w:val="00F25BE2"/>
    <w:rsid w:val="00F25DE7"/>
    <w:rsid w:val="00F26007"/>
    <w:rsid w:val="00F3067F"/>
    <w:rsid w:val="00F309A7"/>
    <w:rsid w:val="00F31249"/>
    <w:rsid w:val="00F31B0F"/>
    <w:rsid w:val="00F31FB7"/>
    <w:rsid w:val="00F32BEC"/>
    <w:rsid w:val="00F32C4B"/>
    <w:rsid w:val="00F33020"/>
    <w:rsid w:val="00F34444"/>
    <w:rsid w:val="00F34898"/>
    <w:rsid w:val="00F349F8"/>
    <w:rsid w:val="00F35A2D"/>
    <w:rsid w:val="00F35F0A"/>
    <w:rsid w:val="00F365AB"/>
    <w:rsid w:val="00F3662D"/>
    <w:rsid w:val="00F376A2"/>
    <w:rsid w:val="00F37EFE"/>
    <w:rsid w:val="00F40449"/>
    <w:rsid w:val="00F40BB2"/>
    <w:rsid w:val="00F40EED"/>
    <w:rsid w:val="00F41BEC"/>
    <w:rsid w:val="00F42104"/>
    <w:rsid w:val="00F42A47"/>
    <w:rsid w:val="00F43409"/>
    <w:rsid w:val="00F437F9"/>
    <w:rsid w:val="00F43845"/>
    <w:rsid w:val="00F43AD4"/>
    <w:rsid w:val="00F44B8B"/>
    <w:rsid w:val="00F44C86"/>
    <w:rsid w:val="00F44C87"/>
    <w:rsid w:val="00F4523D"/>
    <w:rsid w:val="00F45D45"/>
    <w:rsid w:val="00F462BC"/>
    <w:rsid w:val="00F463A4"/>
    <w:rsid w:val="00F46669"/>
    <w:rsid w:val="00F470FF"/>
    <w:rsid w:val="00F4795E"/>
    <w:rsid w:val="00F47DBC"/>
    <w:rsid w:val="00F50544"/>
    <w:rsid w:val="00F5134F"/>
    <w:rsid w:val="00F51CA6"/>
    <w:rsid w:val="00F51DD9"/>
    <w:rsid w:val="00F51DEA"/>
    <w:rsid w:val="00F51E15"/>
    <w:rsid w:val="00F51F10"/>
    <w:rsid w:val="00F51F6B"/>
    <w:rsid w:val="00F52483"/>
    <w:rsid w:val="00F52C50"/>
    <w:rsid w:val="00F5309C"/>
    <w:rsid w:val="00F531DD"/>
    <w:rsid w:val="00F53234"/>
    <w:rsid w:val="00F5447E"/>
    <w:rsid w:val="00F54784"/>
    <w:rsid w:val="00F5497C"/>
    <w:rsid w:val="00F55AD1"/>
    <w:rsid w:val="00F55BCB"/>
    <w:rsid w:val="00F55FD4"/>
    <w:rsid w:val="00F560BC"/>
    <w:rsid w:val="00F56CF1"/>
    <w:rsid w:val="00F6035C"/>
    <w:rsid w:val="00F61427"/>
    <w:rsid w:val="00F61A4D"/>
    <w:rsid w:val="00F61B3F"/>
    <w:rsid w:val="00F62062"/>
    <w:rsid w:val="00F625A1"/>
    <w:rsid w:val="00F6287A"/>
    <w:rsid w:val="00F63783"/>
    <w:rsid w:val="00F637A2"/>
    <w:rsid w:val="00F643D9"/>
    <w:rsid w:val="00F64BBB"/>
    <w:rsid w:val="00F65261"/>
    <w:rsid w:val="00F65279"/>
    <w:rsid w:val="00F6579D"/>
    <w:rsid w:val="00F65BCF"/>
    <w:rsid w:val="00F66250"/>
    <w:rsid w:val="00F66FB4"/>
    <w:rsid w:val="00F67CFD"/>
    <w:rsid w:val="00F701D7"/>
    <w:rsid w:val="00F708B2"/>
    <w:rsid w:val="00F713CE"/>
    <w:rsid w:val="00F71B15"/>
    <w:rsid w:val="00F71D6F"/>
    <w:rsid w:val="00F727D9"/>
    <w:rsid w:val="00F7351E"/>
    <w:rsid w:val="00F73C23"/>
    <w:rsid w:val="00F741A9"/>
    <w:rsid w:val="00F743BD"/>
    <w:rsid w:val="00F74C91"/>
    <w:rsid w:val="00F74D5B"/>
    <w:rsid w:val="00F75151"/>
    <w:rsid w:val="00F75D10"/>
    <w:rsid w:val="00F76DF1"/>
    <w:rsid w:val="00F76E46"/>
    <w:rsid w:val="00F7717D"/>
    <w:rsid w:val="00F7747A"/>
    <w:rsid w:val="00F7755E"/>
    <w:rsid w:val="00F77BEF"/>
    <w:rsid w:val="00F77CFF"/>
    <w:rsid w:val="00F77DE3"/>
    <w:rsid w:val="00F80B6B"/>
    <w:rsid w:val="00F80F06"/>
    <w:rsid w:val="00F810C0"/>
    <w:rsid w:val="00F812E7"/>
    <w:rsid w:val="00F816DF"/>
    <w:rsid w:val="00F8287E"/>
    <w:rsid w:val="00F82A8E"/>
    <w:rsid w:val="00F82AB2"/>
    <w:rsid w:val="00F835EB"/>
    <w:rsid w:val="00F83839"/>
    <w:rsid w:val="00F83FD6"/>
    <w:rsid w:val="00F83FF5"/>
    <w:rsid w:val="00F84637"/>
    <w:rsid w:val="00F84CF5"/>
    <w:rsid w:val="00F8520F"/>
    <w:rsid w:val="00F85908"/>
    <w:rsid w:val="00F85909"/>
    <w:rsid w:val="00F85BDC"/>
    <w:rsid w:val="00F861D1"/>
    <w:rsid w:val="00F863E2"/>
    <w:rsid w:val="00F8648F"/>
    <w:rsid w:val="00F867FA"/>
    <w:rsid w:val="00F86BB8"/>
    <w:rsid w:val="00F87B6E"/>
    <w:rsid w:val="00F87FA1"/>
    <w:rsid w:val="00F87FF3"/>
    <w:rsid w:val="00F90D61"/>
    <w:rsid w:val="00F918A1"/>
    <w:rsid w:val="00F91A68"/>
    <w:rsid w:val="00F91BA5"/>
    <w:rsid w:val="00F926F9"/>
    <w:rsid w:val="00F92BA3"/>
    <w:rsid w:val="00F9322B"/>
    <w:rsid w:val="00F93641"/>
    <w:rsid w:val="00F94C9B"/>
    <w:rsid w:val="00F95159"/>
    <w:rsid w:val="00F9586F"/>
    <w:rsid w:val="00F95E1D"/>
    <w:rsid w:val="00F96569"/>
    <w:rsid w:val="00F965E5"/>
    <w:rsid w:val="00F96841"/>
    <w:rsid w:val="00F96F94"/>
    <w:rsid w:val="00F9704D"/>
    <w:rsid w:val="00F97094"/>
    <w:rsid w:val="00FA013F"/>
    <w:rsid w:val="00FA0321"/>
    <w:rsid w:val="00FA0F63"/>
    <w:rsid w:val="00FA13B4"/>
    <w:rsid w:val="00FA1C5F"/>
    <w:rsid w:val="00FA21F7"/>
    <w:rsid w:val="00FA23BF"/>
    <w:rsid w:val="00FA273F"/>
    <w:rsid w:val="00FA2B2A"/>
    <w:rsid w:val="00FA3109"/>
    <w:rsid w:val="00FA36F0"/>
    <w:rsid w:val="00FA38BB"/>
    <w:rsid w:val="00FA42C5"/>
    <w:rsid w:val="00FA4A01"/>
    <w:rsid w:val="00FA4D6F"/>
    <w:rsid w:val="00FA51EB"/>
    <w:rsid w:val="00FA5C5A"/>
    <w:rsid w:val="00FA6262"/>
    <w:rsid w:val="00FA6860"/>
    <w:rsid w:val="00FA6BDA"/>
    <w:rsid w:val="00FA6EE0"/>
    <w:rsid w:val="00FA77A1"/>
    <w:rsid w:val="00FA7830"/>
    <w:rsid w:val="00FA7960"/>
    <w:rsid w:val="00FB09F0"/>
    <w:rsid w:val="00FB0B72"/>
    <w:rsid w:val="00FB0BDF"/>
    <w:rsid w:val="00FB0CEC"/>
    <w:rsid w:val="00FB10A8"/>
    <w:rsid w:val="00FB12A0"/>
    <w:rsid w:val="00FB198B"/>
    <w:rsid w:val="00FB28A5"/>
    <w:rsid w:val="00FB290C"/>
    <w:rsid w:val="00FB296B"/>
    <w:rsid w:val="00FB330C"/>
    <w:rsid w:val="00FB3ECC"/>
    <w:rsid w:val="00FB3F77"/>
    <w:rsid w:val="00FB3FF0"/>
    <w:rsid w:val="00FB4A79"/>
    <w:rsid w:val="00FB4EF0"/>
    <w:rsid w:val="00FB4F18"/>
    <w:rsid w:val="00FB4F89"/>
    <w:rsid w:val="00FB5130"/>
    <w:rsid w:val="00FB5735"/>
    <w:rsid w:val="00FB58DE"/>
    <w:rsid w:val="00FB5C0D"/>
    <w:rsid w:val="00FB6149"/>
    <w:rsid w:val="00FB615E"/>
    <w:rsid w:val="00FB694B"/>
    <w:rsid w:val="00FB69A2"/>
    <w:rsid w:val="00FB6A9A"/>
    <w:rsid w:val="00FB7024"/>
    <w:rsid w:val="00FC0B7D"/>
    <w:rsid w:val="00FC0E6C"/>
    <w:rsid w:val="00FC2157"/>
    <w:rsid w:val="00FC21AE"/>
    <w:rsid w:val="00FC228D"/>
    <w:rsid w:val="00FC26F5"/>
    <w:rsid w:val="00FC2B8A"/>
    <w:rsid w:val="00FC2D7E"/>
    <w:rsid w:val="00FC38CF"/>
    <w:rsid w:val="00FC399F"/>
    <w:rsid w:val="00FC3E9F"/>
    <w:rsid w:val="00FC44DD"/>
    <w:rsid w:val="00FC4EEF"/>
    <w:rsid w:val="00FC539B"/>
    <w:rsid w:val="00FC5B07"/>
    <w:rsid w:val="00FC5CF5"/>
    <w:rsid w:val="00FC5F65"/>
    <w:rsid w:val="00FC5F83"/>
    <w:rsid w:val="00FC679D"/>
    <w:rsid w:val="00FC694B"/>
    <w:rsid w:val="00FC6C90"/>
    <w:rsid w:val="00FC7230"/>
    <w:rsid w:val="00FC7234"/>
    <w:rsid w:val="00FC78AD"/>
    <w:rsid w:val="00FC7B9E"/>
    <w:rsid w:val="00FC7F48"/>
    <w:rsid w:val="00FD0277"/>
    <w:rsid w:val="00FD04C2"/>
    <w:rsid w:val="00FD06F4"/>
    <w:rsid w:val="00FD08EF"/>
    <w:rsid w:val="00FD0C7A"/>
    <w:rsid w:val="00FD0F07"/>
    <w:rsid w:val="00FD1070"/>
    <w:rsid w:val="00FD171A"/>
    <w:rsid w:val="00FD1CB5"/>
    <w:rsid w:val="00FD24EE"/>
    <w:rsid w:val="00FD2E5A"/>
    <w:rsid w:val="00FD3533"/>
    <w:rsid w:val="00FD3C47"/>
    <w:rsid w:val="00FD3E09"/>
    <w:rsid w:val="00FD3E36"/>
    <w:rsid w:val="00FD4251"/>
    <w:rsid w:val="00FD442D"/>
    <w:rsid w:val="00FD4549"/>
    <w:rsid w:val="00FD6D17"/>
    <w:rsid w:val="00FD740D"/>
    <w:rsid w:val="00FD779E"/>
    <w:rsid w:val="00FD780A"/>
    <w:rsid w:val="00FD7ABE"/>
    <w:rsid w:val="00FE04F5"/>
    <w:rsid w:val="00FE08BE"/>
    <w:rsid w:val="00FE0ED8"/>
    <w:rsid w:val="00FE0FC6"/>
    <w:rsid w:val="00FE1598"/>
    <w:rsid w:val="00FE1968"/>
    <w:rsid w:val="00FE1D8F"/>
    <w:rsid w:val="00FE1E11"/>
    <w:rsid w:val="00FE2439"/>
    <w:rsid w:val="00FE24E8"/>
    <w:rsid w:val="00FE282D"/>
    <w:rsid w:val="00FE287E"/>
    <w:rsid w:val="00FE371E"/>
    <w:rsid w:val="00FE392F"/>
    <w:rsid w:val="00FE3B16"/>
    <w:rsid w:val="00FE3BC2"/>
    <w:rsid w:val="00FE3E71"/>
    <w:rsid w:val="00FE410B"/>
    <w:rsid w:val="00FE4FD1"/>
    <w:rsid w:val="00FE5732"/>
    <w:rsid w:val="00FE573F"/>
    <w:rsid w:val="00FE5B5E"/>
    <w:rsid w:val="00FE6353"/>
    <w:rsid w:val="00FE6E48"/>
    <w:rsid w:val="00FE6F46"/>
    <w:rsid w:val="00FE74A1"/>
    <w:rsid w:val="00FE7AD5"/>
    <w:rsid w:val="00FF0041"/>
    <w:rsid w:val="00FF0059"/>
    <w:rsid w:val="00FF0A77"/>
    <w:rsid w:val="00FF0E43"/>
    <w:rsid w:val="00FF1E72"/>
    <w:rsid w:val="00FF1EED"/>
    <w:rsid w:val="00FF26DD"/>
    <w:rsid w:val="00FF2C24"/>
    <w:rsid w:val="00FF30C2"/>
    <w:rsid w:val="00FF3E15"/>
    <w:rsid w:val="00FF44DE"/>
    <w:rsid w:val="00FF4C05"/>
    <w:rsid w:val="00FF59C4"/>
    <w:rsid w:val="00FF5E59"/>
    <w:rsid w:val="00FF5F9C"/>
    <w:rsid w:val="00FF6908"/>
    <w:rsid w:val="00FF6930"/>
    <w:rsid w:val="00FF69E9"/>
    <w:rsid w:val="00FF69FA"/>
  </w:rsids>
  <m:mathPr>
    <m:mathFont m:val="Cambria Math"/>
    <m:brkBin m:val="before"/>
    <m:brkBinSub m:val="--"/>
    <m:smallFrac m:val="0"/>
    <m:dispDef/>
    <m:lMargin m:val="0"/>
    <m:rMargin m:val="0"/>
    <m:defJc m:val="centerGroup"/>
    <m:wrapIndent m:val="1440"/>
    <m:intLim m:val="subSup"/>
    <m:naryLim m:val="undOvr"/>
  </m:mathPr>
  <w:themeFontLang w:val="en-GB" w:eastAsia="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38F659"/>
  <w15:chartTrackingRefBased/>
  <w15:docId w15:val="{FFB5C2CE-5F00-4617-B188-9F3E9CA00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imes New Roman" w:cs="Times New Roman"/>
        <w:sz w:val="22"/>
        <w:szCs w:val="22"/>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938C0"/>
    <w:pPr>
      <w:pBdr>
        <w:top w:val="nil"/>
        <w:left w:val="nil"/>
        <w:bottom w:val="nil"/>
        <w:right w:val="nil"/>
        <w:between w:val="nil"/>
        <w:bar w:val="nil"/>
      </w:pBdr>
      <w:bidi/>
      <w:spacing w:after="200" w:line="276" w:lineRule="auto"/>
    </w:pPr>
    <w:rPr>
      <w:rFonts w:ascii="Calibri" w:eastAsia="Calibri" w:hAnsi="Calibri" w:cs="Calibri"/>
      <w:color w:val="000000"/>
      <w:u w:color="000000"/>
      <w:bdr w:val="nil"/>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customStyle="1" w:styleId="Body">
    <w:name w:val="Body"/>
    <w:rsid w:val="009938C0"/>
    <w:pPr>
      <w:pBdr>
        <w:top w:val="nil"/>
        <w:left w:val="nil"/>
        <w:bottom w:val="nil"/>
        <w:right w:val="nil"/>
        <w:between w:val="nil"/>
        <w:bar w:val="nil"/>
      </w:pBdr>
      <w:spacing w:after="0" w:line="240" w:lineRule="auto"/>
    </w:pPr>
    <w:rPr>
      <w:rFonts w:ascii="Arial Unicode MS" w:eastAsia="Arial Unicode MS" w:hAnsi="Arial Unicode MS" w:cs="Arial Unicode MS" w:hint="eastAsia"/>
      <w:color w:val="000000"/>
      <w:bdr w:val="nil"/>
    </w:rPr>
  </w:style>
  <w:style w:type="character" w:styleId="ReferensiCatatanKaki">
    <w:name w:val="footnote reference"/>
    <w:uiPriority w:val="99"/>
    <w:qFormat/>
    <w:rsid w:val="009938C0"/>
    <w:rPr>
      <w:vertAlign w:val="superscript"/>
    </w:rPr>
  </w:style>
  <w:style w:type="paragraph" w:styleId="TeksCatatanKaki">
    <w:name w:val="footnote text"/>
    <w:basedOn w:val="Normal"/>
    <w:link w:val="TeksCatatanKakiKAR"/>
    <w:uiPriority w:val="99"/>
    <w:qFormat/>
    <w:rsid w:val="009938C0"/>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40" w:lineRule="auto"/>
    </w:pPr>
    <w:rPr>
      <w:rFonts w:ascii="Times New Roman" w:eastAsia="Times New Roman" w:hAnsi="Times New Roman" w:cs="Times New Roman"/>
      <w:color w:val="auto"/>
      <w:sz w:val="20"/>
      <w:szCs w:val="20"/>
      <w:bdr w:val="none" w:sz="0" w:space="0" w:color="auto"/>
      <w:lang w:eastAsia="en-US" w:bidi="ar-YE"/>
    </w:rPr>
  </w:style>
  <w:style w:type="character" w:customStyle="1" w:styleId="TeksCatatanKakiKAR">
    <w:name w:val="Teks Catatan Kaki KAR"/>
    <w:basedOn w:val="FontParagrafDefault"/>
    <w:link w:val="TeksCatatanKaki"/>
    <w:uiPriority w:val="99"/>
    <w:rsid w:val="009938C0"/>
    <w:rPr>
      <w:rFonts w:ascii="Times New Roman"/>
      <w:sz w:val="20"/>
      <w:szCs w:val="20"/>
      <w:u w:color="000000"/>
      <w:lang w:val="en-US" w:eastAsia="en-US" w:bidi="ar-YE"/>
    </w:rPr>
  </w:style>
  <w:style w:type="table" w:styleId="KisiTabel">
    <w:name w:val="Table Grid"/>
    <w:basedOn w:val="TabelNormal"/>
    <w:uiPriority w:val="39"/>
    <w:rsid w:val="001741DD"/>
    <w:pPr>
      <w:pBdr>
        <w:top w:val="nil"/>
        <w:left w:val="nil"/>
        <w:bottom w:val="nil"/>
        <w:right w:val="nil"/>
        <w:between w:val="nil"/>
        <w:bar w:val="nil"/>
      </w:pBdr>
      <w:spacing w:after="0" w:line="240" w:lineRule="auto"/>
    </w:pPr>
    <w:rPr>
      <w:rFonts w:ascii="Times New Roman" w:eastAsia="Arial Unicode MS"/>
      <w:sz w:val="20"/>
      <w:szCs w:val="20"/>
      <w:bdr w:val="n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140B8"/>
    <w:pPr>
      <w:pBdr>
        <w:top w:val="none" w:sz="0" w:space="0" w:color="auto"/>
        <w:left w:val="none" w:sz="0" w:space="0" w:color="auto"/>
        <w:bottom w:val="none" w:sz="0" w:space="0" w:color="auto"/>
        <w:right w:val="none" w:sz="0" w:space="0" w:color="auto"/>
        <w:between w:val="none" w:sz="0" w:space="0" w:color="auto"/>
        <w:bar w:val="none" w:sz="0" w:color="auto"/>
      </w:pBdr>
      <w:bidi w:val="0"/>
      <w:spacing w:before="100" w:beforeAutospacing="1" w:after="100" w:afterAutospacing="1" w:line="240" w:lineRule="auto"/>
    </w:pPr>
    <w:rPr>
      <w:rFonts w:ascii="Times New Roman" w:eastAsia="Times New Roman" w:hAnsi="Times New Roman" w:cs="Times New Roman"/>
      <w:color w:val="auto"/>
      <w:sz w:val="24"/>
      <w:szCs w:val="24"/>
      <w:bdr w:val="none" w:sz="0" w:space="0" w:color="auto"/>
    </w:rPr>
  </w:style>
  <w:style w:type="character" w:styleId="Kuat">
    <w:name w:val="Strong"/>
    <w:basedOn w:val="FontParagrafDefault"/>
    <w:uiPriority w:val="22"/>
    <w:qFormat/>
    <w:rsid w:val="005140B8"/>
    <w:rPr>
      <w:b/>
      <w:bCs/>
    </w:rPr>
  </w:style>
  <w:style w:type="character" w:styleId="Hyperlink">
    <w:name w:val="Hyperlink"/>
    <w:basedOn w:val="FontParagrafDefault"/>
    <w:uiPriority w:val="99"/>
    <w:unhideWhenUsed/>
    <w:rsid w:val="005140B8"/>
    <w:rPr>
      <w:color w:val="0000FF"/>
      <w:u w:val="single"/>
    </w:rPr>
  </w:style>
  <w:style w:type="character" w:customStyle="1" w:styleId="special">
    <w:name w:val="special"/>
    <w:basedOn w:val="FontParagrafDefault"/>
    <w:rsid w:val="005140B8"/>
  </w:style>
  <w:style w:type="character" w:styleId="Penekanan">
    <w:name w:val="Emphasis"/>
    <w:basedOn w:val="FontParagrafDefault"/>
    <w:uiPriority w:val="20"/>
    <w:qFormat/>
    <w:rsid w:val="002B5316"/>
    <w:rPr>
      <w:i/>
      <w:iCs/>
    </w:rPr>
  </w:style>
  <w:style w:type="paragraph" w:styleId="TeksIsi3">
    <w:name w:val="Body Text 3"/>
    <w:basedOn w:val="Normal"/>
    <w:link w:val="TeksIsi3KAR"/>
    <w:semiHidden/>
    <w:unhideWhenUsed/>
    <w:rsid w:val="00DD428A"/>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40" w:lineRule="auto"/>
      <w:jc w:val="center"/>
    </w:pPr>
    <w:rPr>
      <w:rFonts w:ascii="Times New Roman" w:eastAsia="Times New Roman" w:hAnsi="Times New Roman" w:cs="Traditional Arabic"/>
      <w:color w:val="auto"/>
      <w:sz w:val="32"/>
      <w:szCs w:val="32"/>
      <w:bdr w:val="none" w:sz="0" w:space="0" w:color="auto"/>
      <w:lang w:eastAsia="en-US"/>
    </w:rPr>
  </w:style>
  <w:style w:type="character" w:customStyle="1" w:styleId="TeksIsi3KAR">
    <w:name w:val="Teks Isi 3 KAR"/>
    <w:basedOn w:val="FontParagrafDefault"/>
    <w:link w:val="TeksIsi3"/>
    <w:semiHidden/>
    <w:rsid w:val="00DD428A"/>
    <w:rPr>
      <w:rFonts w:ascii="Times New Roman" w:cs="Traditional Arabic"/>
      <w:sz w:val="32"/>
      <w:szCs w:val="32"/>
      <w:lang w:val="en-US" w:eastAsia="en-US"/>
    </w:rPr>
  </w:style>
  <w:style w:type="character" w:customStyle="1" w:styleId="UnresolvedMention1">
    <w:name w:val="Unresolved Mention1"/>
    <w:basedOn w:val="FontParagrafDefault"/>
    <w:uiPriority w:val="99"/>
    <w:semiHidden/>
    <w:unhideWhenUsed/>
    <w:rsid w:val="0051137A"/>
    <w:rPr>
      <w:color w:val="808080"/>
      <w:shd w:val="clear" w:color="auto" w:fill="E6E6E6"/>
    </w:rPr>
  </w:style>
  <w:style w:type="paragraph" w:customStyle="1" w:styleId="HeaderFooter">
    <w:name w:val="Header &amp; Footer"/>
    <w:rsid w:val="002234F1"/>
    <w:pPr>
      <w:pBdr>
        <w:top w:val="nil"/>
        <w:left w:val="nil"/>
        <w:bottom w:val="nil"/>
        <w:right w:val="nil"/>
        <w:between w:val="nil"/>
        <w:bar w:val="nil"/>
      </w:pBdr>
      <w:tabs>
        <w:tab w:val="right" w:pos="9020"/>
      </w:tabs>
      <w:spacing w:after="0" w:line="240" w:lineRule="auto"/>
    </w:pPr>
    <w:rPr>
      <w:rFonts w:ascii="Helvetica" w:eastAsia="Arial Unicode MS" w:hAnsi="Helvetica" w:cs="Arial Unicode MS"/>
      <w:color w:val="000000"/>
      <w:sz w:val="24"/>
      <w:szCs w:val="24"/>
      <w:bdr w:val="nil"/>
    </w:rPr>
  </w:style>
  <w:style w:type="numbering" w:customStyle="1" w:styleId="NoList1">
    <w:name w:val="No List1"/>
    <w:next w:val="TidakAdaDaftar"/>
    <w:uiPriority w:val="99"/>
    <w:semiHidden/>
    <w:unhideWhenUsed/>
    <w:rsid w:val="002234F1"/>
  </w:style>
  <w:style w:type="paragraph" w:styleId="DaftarParagraf">
    <w:name w:val="List Paragraph"/>
    <w:basedOn w:val="Normal"/>
    <w:uiPriority w:val="34"/>
    <w:qFormat/>
    <w:rsid w:val="002234F1"/>
    <w:pPr>
      <w:ind w:left="720"/>
      <w:contextualSpacing/>
    </w:pPr>
  </w:style>
  <w:style w:type="paragraph" w:styleId="Header">
    <w:name w:val="header"/>
    <w:basedOn w:val="Normal"/>
    <w:link w:val="HeaderKAR"/>
    <w:uiPriority w:val="99"/>
    <w:unhideWhenUsed/>
    <w:rsid w:val="003C21C0"/>
    <w:pPr>
      <w:tabs>
        <w:tab w:val="center" w:pos="4320"/>
        <w:tab w:val="right" w:pos="8640"/>
      </w:tabs>
      <w:spacing w:after="0" w:line="240" w:lineRule="auto"/>
    </w:pPr>
  </w:style>
  <w:style w:type="character" w:customStyle="1" w:styleId="HeaderKAR">
    <w:name w:val="Header KAR"/>
    <w:basedOn w:val="FontParagrafDefault"/>
    <w:link w:val="Header"/>
    <w:uiPriority w:val="99"/>
    <w:rsid w:val="003C21C0"/>
    <w:rPr>
      <w:rFonts w:ascii="Calibri" w:eastAsia="Calibri" w:hAnsi="Calibri" w:cs="Calibri"/>
      <w:color w:val="000000"/>
      <w:u w:color="000000"/>
      <w:bdr w:val="nil"/>
      <w:lang w:val="en-US"/>
    </w:rPr>
  </w:style>
  <w:style w:type="paragraph" w:styleId="Footer">
    <w:name w:val="footer"/>
    <w:basedOn w:val="Normal"/>
    <w:link w:val="FooterKAR"/>
    <w:uiPriority w:val="99"/>
    <w:unhideWhenUsed/>
    <w:rsid w:val="003C21C0"/>
    <w:pPr>
      <w:tabs>
        <w:tab w:val="center" w:pos="4320"/>
        <w:tab w:val="right" w:pos="8640"/>
      </w:tabs>
      <w:spacing w:after="0" w:line="240" w:lineRule="auto"/>
    </w:pPr>
  </w:style>
  <w:style w:type="character" w:customStyle="1" w:styleId="FooterKAR">
    <w:name w:val="Footer KAR"/>
    <w:basedOn w:val="FontParagrafDefault"/>
    <w:link w:val="Footer"/>
    <w:uiPriority w:val="99"/>
    <w:rsid w:val="003C21C0"/>
    <w:rPr>
      <w:rFonts w:ascii="Calibri" w:eastAsia="Calibri" w:hAnsi="Calibri" w:cs="Calibri"/>
      <w:color w:val="000000"/>
      <w:u w:color="000000"/>
      <w:bdr w:val="nil"/>
      <w:lang w:val="en-US"/>
    </w:rPr>
  </w:style>
  <w:style w:type="character" w:styleId="HiperlinkyangDiikuti">
    <w:name w:val="FollowedHyperlink"/>
    <w:basedOn w:val="FontParagrafDefault"/>
    <w:uiPriority w:val="99"/>
    <w:semiHidden/>
    <w:unhideWhenUsed/>
    <w:rsid w:val="00035B01"/>
    <w:rPr>
      <w:color w:val="954F72" w:themeColor="followedHyperlink"/>
      <w:u w:val="single"/>
    </w:rPr>
  </w:style>
  <w:style w:type="paragraph" w:customStyle="1" w:styleId="H3">
    <w:name w:val="H3"/>
    <w:basedOn w:val="Normal"/>
    <w:next w:val="Normal"/>
    <w:rsid w:val="00C36A9E"/>
    <w:pPr>
      <w:keepNext/>
      <w:pBdr>
        <w:top w:val="none" w:sz="0" w:space="0" w:color="auto"/>
        <w:left w:val="none" w:sz="0" w:space="0" w:color="auto"/>
        <w:bottom w:val="none" w:sz="0" w:space="0" w:color="auto"/>
        <w:right w:val="none" w:sz="0" w:space="0" w:color="auto"/>
        <w:between w:val="none" w:sz="0" w:space="0" w:color="auto"/>
        <w:bar w:val="none" w:sz="0" w:color="auto"/>
      </w:pBdr>
      <w:bidi w:val="0"/>
      <w:spacing w:before="100" w:after="100" w:line="240" w:lineRule="auto"/>
      <w:outlineLvl w:val="3"/>
    </w:pPr>
    <w:rPr>
      <w:rFonts w:ascii="Times New Roman" w:eastAsia="Times New Roman" w:hAnsi="Times New Roman" w:cs="Traditional Arabic"/>
      <w:b/>
      <w:bCs/>
      <w:snapToGrid w:val="0"/>
      <w:color w:val="auto"/>
      <w:sz w:val="28"/>
      <w:szCs w:val="28"/>
      <w:bdr w:val="none" w:sz="0" w:space="0" w:color="auto"/>
      <w:lang w:eastAsia="en-US" w:bidi="ar-BH"/>
    </w:rPr>
  </w:style>
  <w:style w:type="character" w:customStyle="1" w:styleId="fontstyle01">
    <w:name w:val="fontstyle01"/>
    <w:basedOn w:val="FontParagrafDefault"/>
    <w:rsid w:val="00681631"/>
    <w:rPr>
      <w:rFonts w:ascii="Calibri-Bold" w:hAnsi="Calibri-Bold" w:hint="default"/>
      <w:b/>
      <w:bCs/>
      <w:i w:val="0"/>
      <w:iCs w:val="0"/>
      <w:color w:val="231F20"/>
      <w:sz w:val="22"/>
      <w:szCs w:val="22"/>
    </w:rPr>
  </w:style>
  <w:style w:type="character" w:customStyle="1" w:styleId="fontstyle21">
    <w:name w:val="fontstyle21"/>
    <w:basedOn w:val="FontParagrafDefault"/>
    <w:rsid w:val="00681631"/>
    <w:rPr>
      <w:rFonts w:ascii="Calibri-Light" w:hAnsi="Calibri-Light" w:hint="default"/>
      <w:b w:val="0"/>
      <w:bCs w:val="0"/>
      <w:i w:val="0"/>
      <w:iCs w:val="0"/>
      <w:color w:val="231F20"/>
      <w:sz w:val="18"/>
      <w:szCs w:val="18"/>
    </w:rPr>
  </w:style>
  <w:style w:type="character" w:customStyle="1" w:styleId="fontstyle31">
    <w:name w:val="fontstyle31"/>
    <w:basedOn w:val="FontParagrafDefault"/>
    <w:rsid w:val="00681631"/>
    <w:rPr>
      <w:rFonts w:ascii="Calibri-LightItalic" w:hAnsi="Calibri-LightItalic" w:hint="default"/>
      <w:b w:val="0"/>
      <w:bCs w:val="0"/>
      <w:i/>
      <w:iCs/>
      <w:color w:val="231F20"/>
      <w:sz w:val="18"/>
      <w:szCs w:val="18"/>
    </w:rPr>
  </w:style>
  <w:style w:type="character" w:customStyle="1" w:styleId="fontstyle41">
    <w:name w:val="fontstyle41"/>
    <w:basedOn w:val="FontParagrafDefault"/>
    <w:rsid w:val="00681631"/>
    <w:rPr>
      <w:rFonts w:ascii="ArabicTypesetting" w:hAnsi="ArabicTypesetting" w:cs="ArabicTypesetting" w:hint="cs"/>
      <w:b w:val="0"/>
      <w:bCs w:val="0"/>
      <w:i w:val="0"/>
      <w:iCs w:val="0"/>
      <w:color w:val="231F20"/>
      <w:sz w:val="26"/>
      <w:szCs w:val="26"/>
    </w:rPr>
  </w:style>
  <w:style w:type="character" w:styleId="SebutanYangBelumTerselesaikan">
    <w:name w:val="Unresolved Mention"/>
    <w:basedOn w:val="FontParagrafDefault"/>
    <w:uiPriority w:val="99"/>
    <w:semiHidden/>
    <w:unhideWhenUsed/>
    <w:rsid w:val="00FE1E11"/>
    <w:rPr>
      <w:color w:val="605E5C"/>
      <w:shd w:val="clear" w:color="auto" w:fill="E1DFDD"/>
    </w:rPr>
  </w:style>
  <w:style w:type="numbering" w:customStyle="1" w:styleId="NoList2">
    <w:name w:val="No List2"/>
    <w:next w:val="TidakAdaDaftar"/>
    <w:uiPriority w:val="99"/>
    <w:semiHidden/>
    <w:unhideWhenUsed/>
    <w:rsid w:val="002D255C"/>
  </w:style>
  <w:style w:type="numbering" w:customStyle="1" w:styleId="NoList11">
    <w:name w:val="No List11"/>
    <w:next w:val="TidakAdaDaftar"/>
    <w:uiPriority w:val="99"/>
    <w:semiHidden/>
    <w:unhideWhenUsed/>
    <w:rsid w:val="002D255C"/>
  </w:style>
  <w:style w:type="numbering" w:customStyle="1" w:styleId="NoList111">
    <w:name w:val="No List111"/>
    <w:next w:val="TidakAdaDaftar"/>
    <w:uiPriority w:val="99"/>
    <w:semiHidden/>
    <w:unhideWhenUsed/>
    <w:rsid w:val="002D255C"/>
  </w:style>
  <w:style w:type="numbering" w:customStyle="1" w:styleId="NoList3">
    <w:name w:val="No List3"/>
    <w:next w:val="TidakAdaDaftar"/>
    <w:uiPriority w:val="99"/>
    <w:semiHidden/>
    <w:unhideWhenUsed/>
    <w:rsid w:val="00F71B15"/>
  </w:style>
  <w:style w:type="paragraph" w:customStyle="1" w:styleId="msonormal0">
    <w:name w:val="msonormal"/>
    <w:basedOn w:val="Normal"/>
    <w:uiPriority w:val="99"/>
    <w:rsid w:val="00F71B15"/>
    <w:pPr>
      <w:pBdr>
        <w:top w:val="none" w:sz="0" w:space="0" w:color="auto"/>
        <w:left w:val="none" w:sz="0" w:space="0" w:color="auto"/>
        <w:bottom w:val="none" w:sz="0" w:space="0" w:color="auto"/>
        <w:right w:val="none" w:sz="0" w:space="0" w:color="auto"/>
        <w:between w:val="none" w:sz="0" w:space="0" w:color="auto"/>
        <w:bar w:val="none" w:sz="0" w:color="auto"/>
      </w:pBdr>
      <w:bidi w:val="0"/>
      <w:spacing w:before="100" w:beforeAutospacing="1" w:after="100" w:afterAutospacing="1" w:line="240" w:lineRule="auto"/>
    </w:pPr>
    <w:rPr>
      <w:rFonts w:ascii="Times New Roman" w:eastAsia="SimSun" w:hAnsi="Times New Roman" w:cs="Times New Roman"/>
      <w:color w:val="auto"/>
      <w:sz w:val="24"/>
      <w:szCs w:val="24"/>
      <w:bdr w:val="none" w:sz="0" w:space="0" w:color="auto"/>
    </w:rPr>
  </w:style>
  <w:style w:type="paragraph" w:styleId="Judul">
    <w:name w:val="Title"/>
    <w:basedOn w:val="Normal"/>
    <w:next w:val="Normal"/>
    <w:link w:val="JudulKAR"/>
    <w:uiPriority w:val="10"/>
    <w:qFormat/>
    <w:rsid w:val="00F71B15"/>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40" w:lineRule="auto"/>
      <w:contextualSpacing/>
    </w:pPr>
    <w:rPr>
      <w:rFonts w:ascii="Calibri Light" w:eastAsia="SimSun" w:hAnsi="Calibri Light" w:cs="Times New Roman"/>
      <w:color w:val="auto"/>
      <w:spacing w:val="-10"/>
      <w:kern w:val="28"/>
      <w:sz w:val="56"/>
      <w:szCs w:val="56"/>
      <w:bdr w:val="none" w:sz="0" w:space="0" w:color="auto"/>
      <w:lang w:eastAsia="en-US"/>
    </w:rPr>
  </w:style>
  <w:style w:type="character" w:customStyle="1" w:styleId="JudulKAR">
    <w:name w:val="Judul KAR"/>
    <w:basedOn w:val="FontParagrafDefault"/>
    <w:link w:val="Judul"/>
    <w:uiPriority w:val="10"/>
    <w:rsid w:val="00F71B15"/>
    <w:rPr>
      <w:rFonts w:ascii="Calibri Light" w:eastAsia="SimSun" w:hAnsi="Calibri Light"/>
      <w:spacing w:val="-10"/>
      <w:kern w:val="28"/>
      <w:sz w:val="56"/>
      <w:szCs w:val="5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921727">
      <w:bodyDiv w:val="1"/>
      <w:marLeft w:val="0"/>
      <w:marRight w:val="0"/>
      <w:marTop w:val="0"/>
      <w:marBottom w:val="0"/>
      <w:divBdr>
        <w:top w:val="none" w:sz="0" w:space="0" w:color="auto"/>
        <w:left w:val="none" w:sz="0" w:space="0" w:color="auto"/>
        <w:bottom w:val="none" w:sz="0" w:space="0" w:color="auto"/>
        <w:right w:val="none" w:sz="0" w:space="0" w:color="auto"/>
      </w:divBdr>
    </w:div>
    <w:div w:id="630595963">
      <w:bodyDiv w:val="1"/>
      <w:marLeft w:val="0"/>
      <w:marRight w:val="0"/>
      <w:marTop w:val="0"/>
      <w:marBottom w:val="0"/>
      <w:divBdr>
        <w:top w:val="none" w:sz="0" w:space="0" w:color="auto"/>
        <w:left w:val="none" w:sz="0" w:space="0" w:color="auto"/>
        <w:bottom w:val="none" w:sz="0" w:space="0" w:color="auto"/>
        <w:right w:val="none" w:sz="0" w:space="0" w:color="auto"/>
      </w:divBdr>
    </w:div>
    <w:div w:id="844247088">
      <w:bodyDiv w:val="1"/>
      <w:marLeft w:val="0"/>
      <w:marRight w:val="0"/>
      <w:marTop w:val="0"/>
      <w:marBottom w:val="0"/>
      <w:divBdr>
        <w:top w:val="none" w:sz="0" w:space="0" w:color="auto"/>
        <w:left w:val="none" w:sz="0" w:space="0" w:color="auto"/>
        <w:bottom w:val="none" w:sz="0" w:space="0" w:color="auto"/>
        <w:right w:val="none" w:sz="0" w:space="0" w:color="auto"/>
      </w:divBdr>
    </w:div>
    <w:div w:id="854808930">
      <w:bodyDiv w:val="1"/>
      <w:marLeft w:val="0"/>
      <w:marRight w:val="0"/>
      <w:marTop w:val="0"/>
      <w:marBottom w:val="0"/>
      <w:divBdr>
        <w:top w:val="none" w:sz="0" w:space="0" w:color="auto"/>
        <w:left w:val="none" w:sz="0" w:space="0" w:color="auto"/>
        <w:bottom w:val="none" w:sz="0" w:space="0" w:color="auto"/>
        <w:right w:val="none" w:sz="0" w:space="0" w:color="auto"/>
      </w:divBdr>
    </w:div>
    <w:div w:id="1011686420">
      <w:bodyDiv w:val="1"/>
      <w:marLeft w:val="0"/>
      <w:marRight w:val="0"/>
      <w:marTop w:val="0"/>
      <w:marBottom w:val="0"/>
      <w:divBdr>
        <w:top w:val="none" w:sz="0" w:space="0" w:color="auto"/>
        <w:left w:val="none" w:sz="0" w:space="0" w:color="auto"/>
        <w:bottom w:val="none" w:sz="0" w:space="0" w:color="auto"/>
        <w:right w:val="none" w:sz="0" w:space="0" w:color="auto"/>
      </w:divBdr>
    </w:div>
    <w:div w:id="1080755154">
      <w:bodyDiv w:val="1"/>
      <w:marLeft w:val="0"/>
      <w:marRight w:val="0"/>
      <w:marTop w:val="0"/>
      <w:marBottom w:val="0"/>
      <w:divBdr>
        <w:top w:val="none" w:sz="0" w:space="0" w:color="auto"/>
        <w:left w:val="none" w:sz="0" w:space="0" w:color="auto"/>
        <w:bottom w:val="none" w:sz="0" w:space="0" w:color="auto"/>
        <w:right w:val="none" w:sz="0" w:space="0" w:color="auto"/>
      </w:divBdr>
    </w:div>
    <w:div w:id="1096486023">
      <w:bodyDiv w:val="1"/>
      <w:marLeft w:val="0"/>
      <w:marRight w:val="0"/>
      <w:marTop w:val="0"/>
      <w:marBottom w:val="0"/>
      <w:divBdr>
        <w:top w:val="none" w:sz="0" w:space="0" w:color="auto"/>
        <w:left w:val="none" w:sz="0" w:space="0" w:color="auto"/>
        <w:bottom w:val="none" w:sz="0" w:space="0" w:color="auto"/>
        <w:right w:val="none" w:sz="0" w:space="0" w:color="auto"/>
      </w:divBdr>
    </w:div>
    <w:div w:id="1472020084">
      <w:bodyDiv w:val="1"/>
      <w:marLeft w:val="0"/>
      <w:marRight w:val="0"/>
      <w:marTop w:val="0"/>
      <w:marBottom w:val="0"/>
      <w:divBdr>
        <w:top w:val="none" w:sz="0" w:space="0" w:color="auto"/>
        <w:left w:val="none" w:sz="0" w:space="0" w:color="auto"/>
        <w:bottom w:val="none" w:sz="0" w:space="0" w:color="auto"/>
        <w:right w:val="none" w:sz="0" w:space="0" w:color="auto"/>
      </w:divBdr>
    </w:div>
    <w:div w:id="1477186446">
      <w:bodyDiv w:val="1"/>
      <w:marLeft w:val="0"/>
      <w:marRight w:val="0"/>
      <w:marTop w:val="0"/>
      <w:marBottom w:val="0"/>
      <w:divBdr>
        <w:top w:val="none" w:sz="0" w:space="0" w:color="auto"/>
        <w:left w:val="none" w:sz="0" w:space="0" w:color="auto"/>
        <w:bottom w:val="none" w:sz="0" w:space="0" w:color="auto"/>
        <w:right w:val="none" w:sz="0" w:space="0" w:color="auto"/>
      </w:divBdr>
    </w:div>
    <w:div w:id="1658613855">
      <w:bodyDiv w:val="1"/>
      <w:marLeft w:val="0"/>
      <w:marRight w:val="0"/>
      <w:marTop w:val="0"/>
      <w:marBottom w:val="0"/>
      <w:divBdr>
        <w:top w:val="none" w:sz="0" w:space="0" w:color="auto"/>
        <w:left w:val="none" w:sz="0" w:space="0" w:color="auto"/>
        <w:bottom w:val="none" w:sz="0" w:space="0" w:color="auto"/>
        <w:right w:val="none" w:sz="0" w:space="0" w:color="auto"/>
      </w:divBdr>
    </w:div>
    <w:div w:id="1784962324">
      <w:bodyDiv w:val="1"/>
      <w:marLeft w:val="0"/>
      <w:marRight w:val="0"/>
      <w:marTop w:val="0"/>
      <w:marBottom w:val="0"/>
      <w:divBdr>
        <w:top w:val="none" w:sz="0" w:space="0" w:color="auto"/>
        <w:left w:val="none" w:sz="0" w:space="0" w:color="auto"/>
        <w:bottom w:val="none" w:sz="0" w:space="0" w:color="auto"/>
        <w:right w:val="none" w:sz="0" w:space="0" w:color="auto"/>
      </w:divBdr>
    </w:div>
    <w:div w:id="2039744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youtube.com/watch?v=D_4jeQqGX_Y" TargetMode="External"/><Relationship Id="rId2" Type="http://schemas.openxmlformats.org/officeDocument/2006/relationships/hyperlink" Target="https://www.youtube.com/watch?v=JDsLHfJ6NcE" TargetMode="External"/><Relationship Id="rId1" Type="http://schemas.openxmlformats.org/officeDocument/2006/relationships/hyperlink" Target="http://www.alifta.net/Fatawa/FatawaSubjects.aspx?View=Page&amp;NodeID=1889&amp;PageID=154&amp;SectionID=1&amp;SubjectPageTitlesID=255&amp;MarkIndex=0&amp;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A20CFD-FEEA-4991-9C0A-642EC508E2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524</TotalTime>
  <Pages>79</Pages>
  <Words>19233</Words>
  <Characters>109631</Characters>
  <Application>Microsoft Office Word</Application>
  <DocSecurity>0</DocSecurity>
  <Lines>913</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128607</CharactersWithSpaces>
  <SharedDoc>false</SharedDoc>
  <HLinks>
    <vt:vector size="18" baseType="variant">
      <vt:variant>
        <vt:i4>2293875</vt:i4>
      </vt:variant>
      <vt:variant>
        <vt:i4>6</vt:i4>
      </vt:variant>
      <vt:variant>
        <vt:i4>0</vt:i4>
      </vt:variant>
      <vt:variant>
        <vt:i4>5</vt:i4>
      </vt:variant>
      <vt:variant>
        <vt:lpwstr>https://www.youtube.com/watch?v=D_4jeQqGX_Y</vt:lpwstr>
      </vt:variant>
      <vt:variant>
        <vt:lpwstr/>
      </vt:variant>
      <vt:variant>
        <vt:i4>6553658</vt:i4>
      </vt:variant>
      <vt:variant>
        <vt:i4>3</vt:i4>
      </vt:variant>
      <vt:variant>
        <vt:i4>0</vt:i4>
      </vt:variant>
      <vt:variant>
        <vt:i4>5</vt:i4>
      </vt:variant>
      <vt:variant>
        <vt:lpwstr>https://www.youtube.com/watch?v=JDsLHfJ6NcE</vt:lpwstr>
      </vt:variant>
      <vt:variant>
        <vt:lpwstr/>
      </vt:variant>
      <vt:variant>
        <vt:i4>6815785</vt:i4>
      </vt:variant>
      <vt:variant>
        <vt:i4>0</vt:i4>
      </vt:variant>
      <vt:variant>
        <vt:i4>0</vt:i4>
      </vt:variant>
      <vt:variant>
        <vt:i4>5</vt:i4>
      </vt:variant>
      <vt:variant>
        <vt:lpwstr>http://www.alifta.net/Fatawa/FatawaSubjects.aspx?View=Page&amp;NodeID=1889&amp;PageID=154&amp;SectionID=1&amp;SubjectPageTitlesID=255&amp;MarkIndex=0&amp;0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Firanda Andirja</dc:creator>
  <cp:keywords/>
  <dc:description/>
  <cp:lastModifiedBy>admin ufa 2</cp:lastModifiedBy>
  <cp:revision>932</cp:revision>
  <dcterms:created xsi:type="dcterms:W3CDTF">2026-02-25T01:29:00Z</dcterms:created>
  <dcterms:modified xsi:type="dcterms:W3CDTF">2026-03-09T10:16:00Z</dcterms:modified>
</cp:coreProperties>
</file>