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1805" w14:textId="77777777" w:rsidR="00404E8C" w:rsidRPr="00EC5747" w:rsidRDefault="00404E8C" w:rsidP="00EC5747">
      <w:pPr>
        <w:pStyle w:val="NormalWeb"/>
        <w:shd w:val="clear" w:color="auto" w:fill="FFFFFF"/>
        <w:spacing w:before="0" w:beforeAutospacing="0" w:after="0" w:afterAutospacing="0" w:line="276" w:lineRule="auto"/>
        <w:jc w:val="both"/>
        <w:rPr>
          <w:rFonts w:ascii="Souvenir Lt BT" w:hAnsi="Souvenir Lt BT" w:cs="Traditional Arabic"/>
          <w:color w:val="000000" w:themeColor="text1"/>
          <w:szCs w:val="32"/>
          <w:lang w:val="en-US"/>
        </w:rPr>
      </w:pPr>
    </w:p>
    <w:p w14:paraId="44086AA9" w14:textId="24F016DB"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b/>
          <w:bCs/>
          <w:color w:val="auto"/>
          <w:sz w:val="24"/>
          <w:szCs w:val="32"/>
          <w:bdr w:val="none" w:sz="0" w:space="0" w:color="auto"/>
          <w:lang w:val="id-ID" w:eastAsia="en-US"/>
        </w:rPr>
        <w:t xml:space="preserve">Pertanyaan 2: </w:t>
      </w:r>
      <w:r w:rsidRPr="0000522C">
        <w:rPr>
          <w:rFonts w:ascii="Souvenir Lt BT" w:eastAsiaTheme="minorHAnsi" w:hAnsi="Souvenir Lt BT" w:cs="Traditional Arabic"/>
          <w:color w:val="auto"/>
          <w:sz w:val="24"/>
          <w:szCs w:val="32"/>
          <w:bdr w:val="none" w:sz="0" w:space="0" w:color="auto"/>
          <w:lang w:val="id-ID" w:eastAsia="en-US"/>
        </w:rPr>
        <w:t xml:space="preserve">Kapankah </w:t>
      </w:r>
      <w:r w:rsidRPr="001D6408">
        <w:rPr>
          <w:rFonts w:ascii="Souvenir Lt BT" w:eastAsiaTheme="minorHAnsi" w:hAnsi="Souvenir Lt BT" w:cs="Traditional Arabic"/>
          <w:color w:val="auto"/>
          <w:sz w:val="24"/>
          <w:szCs w:val="32"/>
          <w:bdr w:val="none" w:sz="0" w:space="0" w:color="auto"/>
          <w:lang w:val="id-ID" w:eastAsia="en-US"/>
        </w:rPr>
        <w:t>seorang suami boleh menggauli istrinya selama musim haji?</w:t>
      </w:r>
    </w:p>
    <w:p w14:paraId="11F0B8C1" w14:textId="77777777"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b/>
          <w:bCs/>
          <w:color w:val="auto"/>
          <w:sz w:val="24"/>
          <w:szCs w:val="32"/>
          <w:bdr w:val="none" w:sz="0" w:space="0" w:color="auto"/>
          <w:lang w:val="id-ID" w:eastAsia="en-US"/>
        </w:rPr>
        <w:t>Jawab:</w:t>
      </w:r>
    </w:p>
    <w:p w14:paraId="5AEC720B" w14:textId="77777777"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Di antara hal yang tampaknya sepele namun ternyata penting adalah mengetahui kapan seorang yang datang ke Tanah Suci boleh menggauli istrinya. Ternyata banyak jamaah haji Indonesia yang belum memahami perincian ini, sehingga sebagian dari mereka menahan diri padahal sebenarnya dibolehkan.</w:t>
      </w:r>
    </w:p>
    <w:p w14:paraId="3BDFF719" w14:textId="77777777"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Untuk memahami persoalan ini, kita cukup mengetahui kapan hubungan intim itu dilarang. Sebab, selain waktu-waktu terlarang itu, hukumnya diperbolehkan.</w:t>
      </w:r>
    </w:p>
    <w:p w14:paraId="1A175187" w14:textId="77777777" w:rsidR="0000522C" w:rsidRPr="001D6408"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Seseorang hanya dilarang menggauli pasangannya ketika sedang dalam keadaan berihram, baik ihram umrah maupun ihram haji. Setelah bertahalul dari ihram umrah atau ihram haji, hubungan intim kembali dibolehkan.</w:t>
      </w:r>
    </w:p>
    <w:p w14:paraId="0B9F5A8C" w14:textId="77777777"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b/>
          <w:bCs/>
          <w:color w:val="auto"/>
          <w:sz w:val="24"/>
          <w:szCs w:val="32"/>
          <w:bdr w:val="none" w:sz="0" w:space="0" w:color="auto"/>
          <w:lang w:val="id-ID" w:eastAsia="en-US"/>
        </w:rPr>
        <w:t>Tahalul dalam Umrah dan Haji</w:t>
      </w:r>
    </w:p>
    <w:p w14:paraId="7B6170AB" w14:textId="77777777"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Dalam umrah, proses tahalul hanya satu: selesai tawaf dan sai lalu bertahalul dengan mencukur rambut. Setelah itu seseorang sudah boleh kembali menggauli istrinya.</w:t>
      </w:r>
    </w:p>
    <w:p w14:paraId="5DD7FA53" w14:textId="68BE2376"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Adapun dalam haji, proses tahalul ada dua: tahalul pertama dan tahalul kedua. Tahalul pertama membolehkan kembali perkara-perkara yang sebelumnya dilarang selama ihram, seperti memakai wewangian, mengenakan pakaian biasa, menutup kepala, serta bagi wanita boleh kembali memakai cadar dan kaos tangan. Namun hubungan intim dengan istri belum dibolehkan. Seseorang baru boleh menggauli istrinya setelah tahalul kedua.</w:t>
      </w:r>
    </w:p>
    <w:p w14:paraId="0F88DA91" w14:textId="77777777"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b/>
          <w:bCs/>
          <w:color w:val="auto"/>
          <w:sz w:val="24"/>
          <w:szCs w:val="32"/>
          <w:bdr w:val="none" w:sz="0" w:space="0" w:color="auto"/>
          <w:lang w:val="id-ID" w:eastAsia="en-US"/>
        </w:rPr>
        <w:t>Apa Itu Tahalul Pertama dan Tahalul Kedua?</w:t>
      </w:r>
    </w:p>
    <w:p w14:paraId="1035997C" w14:textId="6C4C1A9B"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 xml:space="preserve">Untuk memahami ini, perlu diketahui bahwa pada tanggal 10 Zulhijah (hari </w:t>
      </w:r>
      <w:r w:rsidR="00E6782E">
        <w:rPr>
          <w:rFonts w:ascii="Souvenir Lt BT" w:eastAsiaTheme="minorHAnsi" w:hAnsi="Souvenir Lt BT" w:cs="Traditional Arabic"/>
          <w:color w:val="auto"/>
          <w:sz w:val="24"/>
          <w:szCs w:val="32"/>
          <w:bdr w:val="none" w:sz="0" w:space="0" w:color="auto"/>
          <w:lang w:val="id-ID" w:eastAsia="en-US"/>
        </w:rPr>
        <w:t>a</w:t>
      </w:r>
      <w:r w:rsidR="000473E6">
        <w:rPr>
          <w:rFonts w:ascii="Souvenir Lt BT" w:eastAsiaTheme="minorHAnsi" w:hAnsi="Souvenir Lt BT" w:cs="Traditional Arabic"/>
          <w:color w:val="auto"/>
          <w:sz w:val="24"/>
          <w:szCs w:val="32"/>
          <w:bdr w:val="none" w:sz="0" w:space="0" w:color="auto"/>
          <w:lang w:val="id-ID" w:eastAsia="en-US"/>
        </w:rPr>
        <w:t>n-</w:t>
      </w:r>
      <w:r w:rsidRPr="0000522C">
        <w:rPr>
          <w:rFonts w:ascii="Souvenir Lt BT" w:eastAsiaTheme="minorHAnsi" w:hAnsi="Souvenir Lt BT" w:cs="Traditional Arabic"/>
          <w:color w:val="auto"/>
          <w:sz w:val="24"/>
          <w:szCs w:val="32"/>
          <w:bdr w:val="none" w:sz="0" w:space="0" w:color="auto"/>
          <w:lang w:val="id-ID" w:eastAsia="en-US"/>
        </w:rPr>
        <w:t>Nahr) ada tiga kegiatan inti haji yang berkaitan dengan proses tahalul, yaitu: (1) melempar jamrah Aqabah, (2) mencukur rambut, dan (3) tawaf dan sai haji.</w:t>
      </w:r>
      <w:r w:rsidRPr="001D6408">
        <w:rPr>
          <w:rFonts w:ascii="Souvenir Lt BT" w:hAnsi="Souvenir Lt BT" w:cs="Traditional Arabic"/>
          <w:color w:val="auto"/>
          <w:sz w:val="24"/>
          <w:szCs w:val="32"/>
          <w:vertAlign w:val="superscript"/>
        </w:rPr>
        <w:footnoteReference w:id="1"/>
      </w:r>
    </w:p>
    <w:p w14:paraId="734DF559" w14:textId="7DAD8747"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 xml:space="preserve">Meskipun Nabi </w:t>
      </w:r>
      <w:r w:rsidR="001D6408" w:rsidRPr="001D6408">
        <w:rPr>
          <w:rFonts w:ascii="Souvenir Lt BT" w:eastAsiaTheme="minorHAnsi" w:hAnsi="Souvenir Lt BT" w:cs="Traditional Arabic"/>
          <w:color w:val="auto"/>
          <w:sz w:val="24"/>
          <w:szCs w:val="32"/>
          <w:bdr w:val="none" w:sz="0" w:space="0" w:color="auto"/>
          <w:rtl/>
          <w:lang w:val="en-ID" w:eastAsia="en-US"/>
        </w:rPr>
        <w:t>ﷺ</w:t>
      </w:r>
      <w:r w:rsidRPr="0000522C">
        <w:rPr>
          <w:rFonts w:ascii="Souvenir Lt BT" w:eastAsiaTheme="minorHAnsi" w:hAnsi="Souvenir Lt BT" w:cs="Traditional Arabic"/>
          <w:color w:val="auto"/>
          <w:sz w:val="24"/>
          <w:szCs w:val="32"/>
          <w:bdr w:val="none" w:sz="0" w:space="0" w:color="auto"/>
          <w:lang w:val="id-ID" w:eastAsia="en-US"/>
        </w:rPr>
        <w:t xml:space="preserve"> melakukan ketiganya secara berurutan, beliau membolehkan ketiganya dikerjakan dalam urutan yang berbeda. Tidaklah Nabi </w:t>
      </w:r>
      <w:r w:rsidR="001D6408" w:rsidRPr="001D6408">
        <w:rPr>
          <w:rFonts w:ascii="Souvenir Lt BT" w:eastAsiaTheme="minorHAnsi" w:hAnsi="Souvenir Lt BT" w:cs="Traditional Arabic"/>
          <w:color w:val="auto"/>
          <w:sz w:val="24"/>
          <w:szCs w:val="32"/>
          <w:bdr w:val="none" w:sz="0" w:space="0" w:color="auto"/>
          <w:rtl/>
          <w:lang w:val="en-ID" w:eastAsia="en-US"/>
        </w:rPr>
        <w:lastRenderedPageBreak/>
        <w:t>ﷺ</w:t>
      </w:r>
      <w:r w:rsidRPr="0000522C">
        <w:rPr>
          <w:rFonts w:ascii="Souvenir Lt BT" w:eastAsiaTheme="minorHAnsi" w:hAnsi="Souvenir Lt BT" w:cs="Traditional Arabic"/>
          <w:color w:val="auto"/>
          <w:sz w:val="24"/>
          <w:szCs w:val="32"/>
          <w:bdr w:val="none" w:sz="0" w:space="0" w:color="auto"/>
          <w:lang w:val="id-ID" w:eastAsia="en-US"/>
        </w:rPr>
        <w:t xml:space="preserve"> pada hari itu ditanya tentang suatu amalan yang didahulukan atau diakhirkan kecuali beliau membolehkannya. Abdullah bin Amr bin </w:t>
      </w:r>
      <w:r w:rsidRPr="001D6408">
        <w:rPr>
          <w:rFonts w:ascii="Souvenir Lt BT" w:eastAsiaTheme="minorHAnsi" w:hAnsi="Souvenir Lt BT" w:cs="Traditional Arabic"/>
          <w:color w:val="auto"/>
          <w:sz w:val="24"/>
          <w:szCs w:val="32"/>
          <w:bdr w:val="none" w:sz="0" w:space="0" w:color="auto"/>
          <w:lang w:val="id-ID" w:eastAsia="en-US"/>
        </w:rPr>
        <w:t>a</w:t>
      </w:r>
      <w:r w:rsidRPr="0000522C">
        <w:rPr>
          <w:rFonts w:ascii="Souvenir Lt BT" w:eastAsiaTheme="minorHAnsi" w:hAnsi="Souvenir Lt BT" w:cs="Traditional Arabic"/>
          <w:color w:val="auto"/>
          <w:sz w:val="24"/>
          <w:szCs w:val="32"/>
          <w:bdr w:val="none" w:sz="0" w:space="0" w:color="auto"/>
          <w:lang w:val="id-ID" w:eastAsia="en-US"/>
        </w:rPr>
        <w:t>l-Ash berkata</w:t>
      </w:r>
      <w:r w:rsidRPr="001D6408">
        <w:rPr>
          <w:rFonts w:ascii="Souvenir Lt BT" w:eastAsiaTheme="minorHAnsi" w:hAnsi="Souvenir Lt BT" w:cs="Traditional Arabic"/>
          <w:color w:val="auto"/>
          <w:sz w:val="24"/>
          <w:szCs w:val="32"/>
          <w:bdr w:val="none" w:sz="0" w:space="0" w:color="auto"/>
          <w:lang w:val="id-ID" w:eastAsia="en-US"/>
        </w:rPr>
        <w:t>,</w:t>
      </w:r>
    </w:p>
    <w:p w14:paraId="10CA463B" w14:textId="3433EC75"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rtl/>
          <w:lang w:val="en-ID" w:eastAsia="en-US"/>
        </w:rPr>
        <w:t xml:space="preserve">أَنَّ رَسُولَ اللهِ صَلَّى اللهُ عَلَيْهِ وَسَلَّمَ وَقَفَ فِي حَجَّةِ الْوَدَاعِ فَجَعَلُوا يَسْأَلُونَهُ، فَقَالَ رَجُلٌ: لَمْ أَشْعُرْ فَحَلَقْتُ قَبْلَ أَنْ أَذْبَحَ. قَالَ: </w:t>
      </w:r>
      <w:r w:rsidR="00606B4B">
        <w:rPr>
          <w:rFonts w:ascii="Souvenir Lt BT" w:eastAsiaTheme="minorHAnsi" w:hAnsi="Souvenir Lt BT" w:cs="Traditional Arabic" w:hint="cs"/>
          <w:color w:val="auto"/>
          <w:sz w:val="24"/>
          <w:szCs w:val="32"/>
          <w:bdr w:val="none" w:sz="0" w:space="0" w:color="auto"/>
          <w:rtl/>
          <w:lang w:eastAsia="en-US"/>
        </w:rPr>
        <w:t>((</w:t>
      </w:r>
      <w:r w:rsidRPr="0000522C">
        <w:rPr>
          <w:rFonts w:ascii="Souvenir Lt BT" w:eastAsiaTheme="minorHAnsi" w:hAnsi="Souvenir Lt BT" w:cs="Traditional Arabic"/>
          <w:color w:val="auto"/>
          <w:sz w:val="24"/>
          <w:szCs w:val="32"/>
          <w:bdr w:val="none" w:sz="0" w:space="0" w:color="auto"/>
          <w:rtl/>
          <w:lang w:val="en-ID" w:eastAsia="en-US"/>
        </w:rPr>
        <w:t>اذْبَحْ وَلَا حَرَجَ</w:t>
      </w:r>
      <w:r w:rsidR="00606B4B">
        <w:rPr>
          <w:rFonts w:ascii="Souvenir Lt BT" w:eastAsiaTheme="minorHAnsi" w:hAnsi="Souvenir Lt BT" w:cs="Traditional Arabic" w:hint="cs"/>
          <w:color w:val="auto"/>
          <w:sz w:val="24"/>
          <w:szCs w:val="32"/>
          <w:bdr w:val="none" w:sz="0" w:space="0" w:color="auto"/>
          <w:rtl/>
          <w:lang w:val="en-ID" w:eastAsia="en-US"/>
        </w:rPr>
        <w:t>))</w:t>
      </w:r>
      <w:r w:rsidRPr="0000522C">
        <w:rPr>
          <w:rFonts w:ascii="Souvenir Lt BT" w:eastAsiaTheme="minorHAnsi" w:hAnsi="Souvenir Lt BT" w:cs="Traditional Arabic"/>
          <w:color w:val="auto"/>
          <w:sz w:val="24"/>
          <w:szCs w:val="32"/>
          <w:bdr w:val="none" w:sz="0" w:space="0" w:color="auto"/>
          <w:rtl/>
          <w:lang w:val="en-ID" w:eastAsia="en-US"/>
        </w:rPr>
        <w:t xml:space="preserve">. فَجَاءَ آخَرُ فَقَالَ: لَمْ أَشْعُرْ فَنَحَرْتُ قَبْلَ أَنْ أَرْمِيَ. قَالَ: </w:t>
      </w:r>
      <w:r w:rsidR="00095042">
        <w:rPr>
          <w:rFonts w:ascii="Souvenir Lt BT" w:eastAsiaTheme="minorHAnsi" w:hAnsi="Souvenir Lt BT" w:cs="Traditional Arabic" w:hint="cs"/>
          <w:color w:val="auto"/>
          <w:sz w:val="24"/>
          <w:szCs w:val="32"/>
          <w:bdr w:val="none" w:sz="0" w:space="0" w:color="auto"/>
          <w:rtl/>
          <w:lang w:val="en-ID" w:eastAsia="en-US"/>
        </w:rPr>
        <w:t>((</w:t>
      </w:r>
      <w:r w:rsidRPr="0000522C">
        <w:rPr>
          <w:rFonts w:ascii="Souvenir Lt BT" w:eastAsiaTheme="minorHAnsi" w:hAnsi="Souvenir Lt BT" w:cs="Traditional Arabic"/>
          <w:color w:val="auto"/>
          <w:sz w:val="24"/>
          <w:szCs w:val="32"/>
          <w:bdr w:val="none" w:sz="0" w:space="0" w:color="auto"/>
          <w:rtl/>
          <w:lang w:val="en-ID" w:eastAsia="en-US"/>
        </w:rPr>
        <w:t>ارْمِ وَلَا حَرَجَ</w:t>
      </w:r>
      <w:r w:rsidR="00095042">
        <w:rPr>
          <w:rFonts w:ascii="Souvenir Lt BT" w:eastAsiaTheme="minorHAnsi" w:hAnsi="Souvenir Lt BT" w:cs="Traditional Arabic" w:hint="cs"/>
          <w:color w:val="auto"/>
          <w:sz w:val="24"/>
          <w:szCs w:val="32"/>
          <w:bdr w:val="none" w:sz="0" w:space="0" w:color="auto"/>
          <w:rtl/>
          <w:lang w:val="en-ID" w:eastAsia="en-US"/>
        </w:rPr>
        <w:t>))</w:t>
      </w:r>
      <w:r w:rsidRPr="0000522C">
        <w:rPr>
          <w:rFonts w:ascii="Souvenir Lt BT" w:eastAsiaTheme="minorHAnsi" w:hAnsi="Souvenir Lt BT" w:cs="Traditional Arabic"/>
          <w:color w:val="auto"/>
          <w:sz w:val="24"/>
          <w:szCs w:val="32"/>
          <w:bdr w:val="none" w:sz="0" w:space="0" w:color="auto"/>
          <w:rtl/>
          <w:lang w:val="en-ID" w:eastAsia="en-US"/>
        </w:rPr>
        <w:t xml:space="preserve">. فَمَا سُئِلَ يَوْمَئِذٍ عَنْ شَيْءٍ قُدِّمَ وَلَا أُخِّرَ إِلَّا قَالَ: </w:t>
      </w:r>
      <w:r w:rsidR="00600AE4">
        <w:rPr>
          <w:rFonts w:ascii="Souvenir Lt BT" w:eastAsiaTheme="minorHAnsi" w:hAnsi="Souvenir Lt BT" w:cs="Traditional Arabic" w:hint="cs"/>
          <w:color w:val="auto"/>
          <w:sz w:val="24"/>
          <w:szCs w:val="32"/>
          <w:bdr w:val="none" w:sz="0" w:space="0" w:color="auto"/>
          <w:rtl/>
          <w:lang w:val="en-ID" w:eastAsia="en-US"/>
        </w:rPr>
        <w:t>((</w:t>
      </w:r>
      <w:r w:rsidRPr="0000522C">
        <w:rPr>
          <w:rFonts w:ascii="Souvenir Lt BT" w:eastAsiaTheme="minorHAnsi" w:hAnsi="Souvenir Lt BT" w:cs="Traditional Arabic"/>
          <w:color w:val="auto"/>
          <w:sz w:val="24"/>
          <w:szCs w:val="32"/>
          <w:bdr w:val="none" w:sz="0" w:space="0" w:color="auto"/>
          <w:rtl/>
          <w:lang w:val="en-ID" w:eastAsia="en-US"/>
        </w:rPr>
        <w:t>افْعَلْ وَلَا حَرَجَ</w:t>
      </w:r>
      <w:r w:rsidR="00600AE4">
        <w:rPr>
          <w:rFonts w:ascii="Souvenir Lt BT" w:eastAsiaTheme="minorHAnsi" w:hAnsi="Souvenir Lt BT" w:cs="Traditional Arabic" w:hint="cs"/>
          <w:color w:val="auto"/>
          <w:sz w:val="24"/>
          <w:szCs w:val="32"/>
          <w:bdr w:val="none" w:sz="0" w:space="0" w:color="auto"/>
          <w:rtl/>
          <w:lang w:val="en-ID" w:eastAsia="en-US"/>
        </w:rPr>
        <w:t>))</w:t>
      </w:r>
    </w:p>
    <w:p w14:paraId="3AF4F251" w14:textId="7B06A944" w:rsidR="0000522C" w:rsidRPr="0000522C" w:rsidRDefault="001D6408"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E14112">
        <w:rPr>
          <w:rFonts w:ascii="Souvenir Lt BT" w:eastAsiaTheme="minorHAnsi" w:hAnsi="Souvenir Lt BT" w:cs="Traditional Arabic"/>
          <w:i/>
          <w:iCs/>
          <w:color w:val="auto"/>
          <w:sz w:val="24"/>
          <w:szCs w:val="32"/>
          <w:bdr w:val="none" w:sz="0" w:space="0" w:color="auto"/>
          <w:lang w:val="id-ID" w:eastAsia="en-US"/>
        </w:rPr>
        <w:t>“</w:t>
      </w:r>
      <w:r w:rsidR="0000522C" w:rsidRPr="00E14112">
        <w:rPr>
          <w:rFonts w:ascii="Souvenir Lt BT" w:eastAsiaTheme="minorHAnsi" w:hAnsi="Souvenir Lt BT" w:cs="Traditional Arabic"/>
          <w:i/>
          <w:iCs/>
          <w:color w:val="auto"/>
          <w:sz w:val="24"/>
          <w:szCs w:val="32"/>
          <w:bdr w:val="none" w:sz="0" w:space="0" w:color="auto"/>
          <w:lang w:val="id-ID" w:eastAsia="en-US"/>
        </w:rPr>
        <w:t xml:space="preserve">Rasulullah </w:t>
      </w:r>
      <w:r w:rsidRPr="00E14112">
        <w:rPr>
          <w:rFonts w:ascii="Souvenir Lt BT" w:eastAsiaTheme="minorHAnsi" w:hAnsi="Souvenir Lt BT" w:cs="Traditional Arabic"/>
          <w:i/>
          <w:iCs/>
          <w:color w:val="auto"/>
          <w:sz w:val="24"/>
          <w:szCs w:val="32"/>
          <w:bdr w:val="none" w:sz="0" w:space="0" w:color="auto"/>
          <w:rtl/>
          <w:lang w:val="en-ID" w:eastAsia="en-US"/>
        </w:rPr>
        <w:t>ﷺ</w:t>
      </w:r>
      <w:r w:rsidR="0000522C" w:rsidRPr="00E14112">
        <w:rPr>
          <w:rFonts w:ascii="Souvenir Lt BT" w:eastAsiaTheme="minorHAnsi" w:hAnsi="Souvenir Lt BT" w:cs="Traditional Arabic"/>
          <w:i/>
          <w:iCs/>
          <w:color w:val="auto"/>
          <w:sz w:val="24"/>
          <w:szCs w:val="32"/>
          <w:bdr w:val="none" w:sz="0" w:space="0" w:color="auto"/>
          <w:lang w:val="id-ID" w:eastAsia="en-US"/>
        </w:rPr>
        <w:t xml:space="preserve"> berdiri ketika haji </w:t>
      </w:r>
      <w:r w:rsidR="0051329B">
        <w:rPr>
          <w:rFonts w:ascii="Souvenir Lt BT" w:eastAsiaTheme="minorHAnsi" w:hAnsi="Souvenir Lt BT" w:cs="Traditional Arabic"/>
          <w:i/>
          <w:iCs/>
          <w:color w:val="auto"/>
          <w:sz w:val="24"/>
          <w:szCs w:val="32"/>
          <w:bdr w:val="none" w:sz="0" w:space="0" w:color="auto"/>
          <w:lang w:val="id-ID" w:eastAsia="en-US"/>
        </w:rPr>
        <w:t>Wadak</w:t>
      </w:r>
      <w:r w:rsidR="0000522C" w:rsidRPr="00E14112">
        <w:rPr>
          <w:rFonts w:ascii="Souvenir Lt BT" w:eastAsiaTheme="minorHAnsi" w:hAnsi="Souvenir Lt BT" w:cs="Traditional Arabic"/>
          <w:i/>
          <w:iCs/>
          <w:color w:val="auto"/>
          <w:sz w:val="24"/>
          <w:szCs w:val="32"/>
          <w:bdr w:val="none" w:sz="0" w:space="0" w:color="auto"/>
          <w:lang w:val="id-ID" w:eastAsia="en-US"/>
        </w:rPr>
        <w:t xml:space="preserve"> (dalam riwayat lain: di sisi jamrah Aqabah), lalu orang-orang pun bertanya kepada beliau. Seorang berkata, </w:t>
      </w:r>
      <w:r w:rsidR="00190A13" w:rsidRPr="00E14112">
        <w:rPr>
          <w:rFonts w:ascii="Souvenir Lt BT" w:eastAsiaTheme="minorHAnsi" w:hAnsi="Souvenir Lt BT" w:cs="Traditional Arabic"/>
          <w:i/>
          <w:iCs/>
          <w:color w:val="auto"/>
          <w:sz w:val="24"/>
          <w:szCs w:val="32"/>
          <w:bdr w:val="none" w:sz="0" w:space="0" w:color="auto"/>
          <w:lang w:val="id-ID" w:eastAsia="en-US"/>
        </w:rPr>
        <w:t>‘</w:t>
      </w:r>
      <w:r w:rsidR="0000522C" w:rsidRPr="00E14112">
        <w:rPr>
          <w:rFonts w:ascii="Souvenir Lt BT" w:eastAsiaTheme="minorHAnsi" w:hAnsi="Souvenir Lt BT" w:cs="Traditional Arabic"/>
          <w:i/>
          <w:iCs/>
          <w:color w:val="auto"/>
          <w:sz w:val="24"/>
          <w:szCs w:val="32"/>
          <w:bdr w:val="none" w:sz="0" w:space="0" w:color="auto"/>
          <w:lang w:val="id-ID" w:eastAsia="en-US"/>
        </w:rPr>
        <w:t>Aku tidak sadar, ternyata aku menggundul kepala sebelum menyembelih.</w:t>
      </w:r>
      <w:r w:rsidR="00190A13" w:rsidRPr="00E14112">
        <w:rPr>
          <w:rFonts w:ascii="Souvenir Lt BT" w:eastAsiaTheme="minorHAnsi" w:hAnsi="Souvenir Lt BT" w:cs="Traditional Arabic"/>
          <w:i/>
          <w:iCs/>
          <w:color w:val="auto"/>
          <w:sz w:val="24"/>
          <w:szCs w:val="32"/>
          <w:bdr w:val="none" w:sz="0" w:space="0" w:color="auto"/>
          <w:lang w:val="id-ID" w:eastAsia="en-US"/>
        </w:rPr>
        <w:t>’</w:t>
      </w:r>
      <w:r w:rsidR="0000522C" w:rsidRPr="00E14112">
        <w:rPr>
          <w:rFonts w:ascii="Souvenir Lt BT" w:eastAsiaTheme="minorHAnsi" w:hAnsi="Souvenir Lt BT" w:cs="Traditional Arabic"/>
          <w:i/>
          <w:iCs/>
          <w:color w:val="auto"/>
          <w:sz w:val="24"/>
          <w:szCs w:val="32"/>
          <w:bdr w:val="none" w:sz="0" w:space="0" w:color="auto"/>
          <w:lang w:val="id-ID" w:eastAsia="en-US"/>
        </w:rPr>
        <w:t xml:space="preserve"> Nabi menjawab, </w:t>
      </w:r>
      <w:r w:rsidR="00190A13" w:rsidRPr="00E14112">
        <w:rPr>
          <w:rFonts w:ascii="Souvenir Lt BT" w:eastAsiaTheme="minorHAnsi" w:hAnsi="Souvenir Lt BT" w:cs="Traditional Arabic"/>
          <w:i/>
          <w:iCs/>
          <w:color w:val="auto"/>
          <w:sz w:val="24"/>
          <w:szCs w:val="32"/>
          <w:bdr w:val="none" w:sz="0" w:space="0" w:color="auto"/>
          <w:lang w:val="id-ID" w:eastAsia="en-US"/>
        </w:rPr>
        <w:t>‘</w:t>
      </w:r>
      <w:r w:rsidR="0000522C" w:rsidRPr="00E14112">
        <w:rPr>
          <w:rFonts w:ascii="Souvenir Lt BT" w:eastAsiaTheme="minorHAnsi" w:hAnsi="Souvenir Lt BT" w:cs="Traditional Arabic"/>
          <w:i/>
          <w:iCs/>
          <w:color w:val="auto"/>
          <w:sz w:val="24"/>
          <w:szCs w:val="32"/>
          <w:bdr w:val="none" w:sz="0" w:space="0" w:color="auto"/>
          <w:lang w:val="id-ID" w:eastAsia="en-US"/>
        </w:rPr>
        <w:t>Sembelihlah, tidak mengapa.</w:t>
      </w:r>
      <w:r w:rsidR="00190A13" w:rsidRPr="00E14112">
        <w:rPr>
          <w:rFonts w:ascii="Souvenir Lt BT" w:eastAsiaTheme="minorHAnsi" w:hAnsi="Souvenir Lt BT" w:cs="Traditional Arabic"/>
          <w:i/>
          <w:iCs/>
          <w:color w:val="auto"/>
          <w:sz w:val="24"/>
          <w:szCs w:val="32"/>
          <w:bdr w:val="none" w:sz="0" w:space="0" w:color="auto"/>
          <w:lang w:val="id-ID" w:eastAsia="en-US"/>
        </w:rPr>
        <w:t>’</w:t>
      </w:r>
      <w:r w:rsidR="0000522C" w:rsidRPr="00E14112">
        <w:rPr>
          <w:rFonts w:ascii="Souvenir Lt BT" w:eastAsiaTheme="minorHAnsi" w:hAnsi="Souvenir Lt BT" w:cs="Traditional Arabic"/>
          <w:i/>
          <w:iCs/>
          <w:color w:val="auto"/>
          <w:sz w:val="24"/>
          <w:szCs w:val="32"/>
          <w:bdr w:val="none" w:sz="0" w:space="0" w:color="auto"/>
          <w:lang w:val="id-ID" w:eastAsia="en-US"/>
        </w:rPr>
        <w:t xml:space="preserve"> Lalu datang orang lain berkata, </w:t>
      </w:r>
      <w:r w:rsidR="00190A13" w:rsidRPr="00E14112">
        <w:rPr>
          <w:rFonts w:ascii="Souvenir Lt BT" w:eastAsiaTheme="minorHAnsi" w:hAnsi="Souvenir Lt BT" w:cs="Traditional Arabic"/>
          <w:i/>
          <w:iCs/>
          <w:color w:val="auto"/>
          <w:sz w:val="24"/>
          <w:szCs w:val="32"/>
          <w:bdr w:val="none" w:sz="0" w:space="0" w:color="auto"/>
          <w:lang w:val="id-ID" w:eastAsia="en-US"/>
        </w:rPr>
        <w:t>‘</w:t>
      </w:r>
      <w:r w:rsidR="0000522C" w:rsidRPr="00E14112">
        <w:rPr>
          <w:rFonts w:ascii="Souvenir Lt BT" w:eastAsiaTheme="minorHAnsi" w:hAnsi="Souvenir Lt BT" w:cs="Traditional Arabic"/>
          <w:i/>
          <w:iCs/>
          <w:color w:val="auto"/>
          <w:sz w:val="24"/>
          <w:szCs w:val="32"/>
          <w:bdr w:val="none" w:sz="0" w:space="0" w:color="auto"/>
          <w:lang w:val="id-ID" w:eastAsia="en-US"/>
        </w:rPr>
        <w:t>Aku tidak sadar, ternyata aku menyembelih sebelum melempar jamrah Aqabah.</w:t>
      </w:r>
      <w:r w:rsidR="00190A13" w:rsidRPr="00E14112">
        <w:rPr>
          <w:rFonts w:ascii="Souvenir Lt BT" w:eastAsiaTheme="minorHAnsi" w:hAnsi="Souvenir Lt BT" w:cs="Traditional Arabic"/>
          <w:i/>
          <w:iCs/>
          <w:color w:val="auto"/>
          <w:sz w:val="24"/>
          <w:szCs w:val="32"/>
          <w:bdr w:val="none" w:sz="0" w:space="0" w:color="auto"/>
          <w:lang w:val="id-ID" w:eastAsia="en-US"/>
        </w:rPr>
        <w:t>’</w:t>
      </w:r>
      <w:r w:rsidR="0000522C" w:rsidRPr="00E14112">
        <w:rPr>
          <w:rFonts w:ascii="Souvenir Lt BT" w:eastAsiaTheme="minorHAnsi" w:hAnsi="Souvenir Lt BT" w:cs="Traditional Arabic"/>
          <w:i/>
          <w:iCs/>
          <w:color w:val="auto"/>
          <w:sz w:val="24"/>
          <w:szCs w:val="32"/>
          <w:bdr w:val="none" w:sz="0" w:space="0" w:color="auto"/>
          <w:lang w:val="id-ID" w:eastAsia="en-US"/>
        </w:rPr>
        <w:t xml:space="preserve"> Nabi menjawab, </w:t>
      </w:r>
      <w:r w:rsidR="00190A13" w:rsidRPr="00E14112">
        <w:rPr>
          <w:rFonts w:ascii="Souvenir Lt BT" w:eastAsiaTheme="minorHAnsi" w:hAnsi="Souvenir Lt BT" w:cs="Traditional Arabic"/>
          <w:i/>
          <w:iCs/>
          <w:color w:val="auto"/>
          <w:sz w:val="24"/>
          <w:szCs w:val="32"/>
          <w:bdr w:val="none" w:sz="0" w:space="0" w:color="auto"/>
          <w:lang w:val="id-ID" w:eastAsia="en-US"/>
        </w:rPr>
        <w:t>‘</w:t>
      </w:r>
      <w:r w:rsidR="0000522C" w:rsidRPr="00E14112">
        <w:rPr>
          <w:rFonts w:ascii="Souvenir Lt BT" w:eastAsiaTheme="minorHAnsi" w:hAnsi="Souvenir Lt BT" w:cs="Traditional Arabic"/>
          <w:i/>
          <w:iCs/>
          <w:color w:val="auto"/>
          <w:sz w:val="24"/>
          <w:szCs w:val="32"/>
          <w:bdr w:val="none" w:sz="0" w:space="0" w:color="auto"/>
          <w:lang w:val="id-ID" w:eastAsia="en-US"/>
        </w:rPr>
        <w:t>Lempar saja, tidak mengapa.</w:t>
      </w:r>
      <w:r w:rsidR="00190A13" w:rsidRPr="00E14112">
        <w:rPr>
          <w:rFonts w:ascii="Souvenir Lt BT" w:eastAsiaTheme="minorHAnsi" w:hAnsi="Souvenir Lt BT" w:cs="Traditional Arabic"/>
          <w:i/>
          <w:iCs/>
          <w:color w:val="auto"/>
          <w:sz w:val="24"/>
          <w:szCs w:val="32"/>
          <w:bdr w:val="none" w:sz="0" w:space="0" w:color="auto"/>
          <w:lang w:val="id-ID" w:eastAsia="en-US"/>
        </w:rPr>
        <w:t>’</w:t>
      </w:r>
      <w:r w:rsidR="0000522C" w:rsidRPr="00E14112">
        <w:rPr>
          <w:rFonts w:ascii="Souvenir Lt BT" w:eastAsiaTheme="minorHAnsi" w:hAnsi="Souvenir Lt BT" w:cs="Traditional Arabic"/>
          <w:i/>
          <w:iCs/>
          <w:color w:val="auto"/>
          <w:sz w:val="24"/>
          <w:szCs w:val="32"/>
          <w:bdr w:val="none" w:sz="0" w:space="0" w:color="auto"/>
          <w:lang w:val="id-ID" w:eastAsia="en-US"/>
        </w:rPr>
        <w:t xml:space="preserve"> Maka tidaklah Nabi </w:t>
      </w:r>
      <w:r w:rsidRPr="00E14112">
        <w:rPr>
          <w:rFonts w:ascii="Souvenir Lt BT" w:eastAsiaTheme="minorHAnsi" w:hAnsi="Souvenir Lt BT" w:cs="Traditional Arabic"/>
          <w:i/>
          <w:iCs/>
          <w:color w:val="auto"/>
          <w:sz w:val="24"/>
          <w:szCs w:val="32"/>
          <w:bdr w:val="none" w:sz="0" w:space="0" w:color="auto"/>
          <w:rtl/>
          <w:lang w:val="en-ID" w:eastAsia="en-US"/>
        </w:rPr>
        <w:t>ﷺ</w:t>
      </w:r>
      <w:r w:rsidR="0000522C" w:rsidRPr="00E14112">
        <w:rPr>
          <w:rFonts w:ascii="Souvenir Lt BT" w:eastAsiaTheme="minorHAnsi" w:hAnsi="Souvenir Lt BT" w:cs="Traditional Arabic"/>
          <w:i/>
          <w:iCs/>
          <w:color w:val="auto"/>
          <w:sz w:val="24"/>
          <w:szCs w:val="32"/>
          <w:bdr w:val="none" w:sz="0" w:space="0" w:color="auto"/>
          <w:lang w:val="id-ID" w:eastAsia="en-US"/>
        </w:rPr>
        <w:t xml:space="preserve"> pada hari itu ditanya tentang sesuatu yang didahulukan atau diakhirkan kecuali beliau menjawab, </w:t>
      </w:r>
      <w:r w:rsidR="00190A13" w:rsidRPr="00E14112">
        <w:rPr>
          <w:rFonts w:ascii="Souvenir Lt BT" w:eastAsiaTheme="minorHAnsi" w:hAnsi="Souvenir Lt BT" w:cs="Traditional Arabic"/>
          <w:i/>
          <w:iCs/>
          <w:color w:val="auto"/>
          <w:sz w:val="24"/>
          <w:szCs w:val="32"/>
          <w:bdr w:val="none" w:sz="0" w:space="0" w:color="auto"/>
          <w:lang w:val="id-ID" w:eastAsia="en-US"/>
        </w:rPr>
        <w:t>‘</w:t>
      </w:r>
      <w:r w:rsidR="0000522C" w:rsidRPr="00E14112">
        <w:rPr>
          <w:rFonts w:ascii="Souvenir Lt BT" w:eastAsiaTheme="minorHAnsi" w:hAnsi="Souvenir Lt BT" w:cs="Traditional Arabic"/>
          <w:i/>
          <w:iCs/>
          <w:color w:val="auto"/>
          <w:sz w:val="24"/>
          <w:szCs w:val="32"/>
          <w:bdr w:val="none" w:sz="0" w:space="0" w:color="auto"/>
          <w:lang w:val="id-ID" w:eastAsia="en-US"/>
        </w:rPr>
        <w:t>Lakukan saja, tidak mengapa.</w:t>
      </w:r>
      <w:r w:rsidR="00190A13" w:rsidRPr="00E14112">
        <w:rPr>
          <w:rFonts w:ascii="Souvenir Lt BT" w:eastAsiaTheme="minorHAnsi" w:hAnsi="Souvenir Lt BT" w:cs="Traditional Arabic"/>
          <w:i/>
          <w:iCs/>
          <w:color w:val="auto"/>
          <w:sz w:val="24"/>
          <w:szCs w:val="32"/>
          <w:bdr w:val="none" w:sz="0" w:space="0" w:color="auto"/>
          <w:lang w:val="id-ID" w:eastAsia="en-US"/>
        </w:rPr>
        <w:t>’</w:t>
      </w:r>
      <w:r w:rsidRPr="00E14112">
        <w:rPr>
          <w:rFonts w:ascii="Souvenir Lt BT" w:eastAsiaTheme="minorHAnsi" w:hAnsi="Souvenir Lt BT" w:cs="Traditional Arabic"/>
          <w:i/>
          <w:iCs/>
          <w:color w:val="auto"/>
          <w:sz w:val="24"/>
          <w:szCs w:val="32"/>
          <w:bdr w:val="none" w:sz="0" w:space="0" w:color="auto"/>
          <w:lang w:val="id-ID" w:eastAsia="en-US"/>
        </w:rPr>
        <w:t>”</w:t>
      </w:r>
      <w:r w:rsidR="00DB1C6D">
        <w:rPr>
          <w:rStyle w:val="ReferensiCatatanKaki"/>
          <w:rFonts w:ascii="Souvenir Lt BT" w:eastAsiaTheme="minorHAnsi" w:hAnsi="Souvenir Lt BT" w:cs="Traditional Arabic"/>
          <w:i/>
          <w:iCs/>
          <w:color w:val="auto"/>
          <w:sz w:val="24"/>
          <w:szCs w:val="32"/>
          <w:bdr w:val="none" w:sz="0" w:space="0" w:color="auto"/>
          <w:lang w:val="id-ID" w:eastAsia="en-US"/>
        </w:rPr>
        <w:footnoteReference w:id="2"/>
      </w:r>
    </w:p>
    <w:p w14:paraId="6200DFB2" w14:textId="44E71808"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Dalam riwayat lain disebutkan ada seorang yang berkata</w:t>
      </w:r>
      <w:r w:rsidRPr="001D6408">
        <w:rPr>
          <w:rFonts w:ascii="Souvenir Lt BT" w:eastAsiaTheme="minorHAnsi" w:hAnsi="Souvenir Lt BT" w:cs="Traditional Arabic"/>
          <w:color w:val="auto"/>
          <w:sz w:val="24"/>
          <w:szCs w:val="32"/>
          <w:bdr w:val="none" w:sz="0" w:space="0" w:color="auto"/>
          <w:lang w:val="id-ID" w:eastAsia="en-US"/>
        </w:rPr>
        <w:t>,</w:t>
      </w:r>
    </w:p>
    <w:p w14:paraId="56929A70" w14:textId="77777777"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rtl/>
          <w:lang w:val="en-ID" w:eastAsia="en-US"/>
        </w:rPr>
        <w:t>إِنِّي أَفَضْتُ إِلَى الْبَيْتِ قَبْلَ أَنْ أَرْمِيَ</w:t>
      </w:r>
    </w:p>
    <w:p w14:paraId="513B8E4F" w14:textId="6B38C2AF" w:rsidR="0000522C" w:rsidRPr="0000522C" w:rsidRDefault="001D6408"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296F4C">
        <w:rPr>
          <w:rFonts w:ascii="Souvenir Lt BT" w:eastAsiaTheme="minorHAnsi" w:hAnsi="Souvenir Lt BT" w:cs="Traditional Arabic"/>
          <w:i/>
          <w:iCs/>
          <w:color w:val="auto"/>
          <w:sz w:val="24"/>
          <w:szCs w:val="32"/>
          <w:bdr w:val="none" w:sz="0" w:space="0" w:color="auto"/>
          <w:lang w:val="id-ID" w:eastAsia="en-US"/>
        </w:rPr>
        <w:t>“</w:t>
      </w:r>
      <w:r w:rsidR="0000522C" w:rsidRPr="00296F4C">
        <w:rPr>
          <w:rFonts w:ascii="Souvenir Lt BT" w:eastAsiaTheme="minorHAnsi" w:hAnsi="Souvenir Lt BT" w:cs="Traditional Arabic"/>
          <w:i/>
          <w:iCs/>
          <w:color w:val="auto"/>
          <w:sz w:val="24"/>
          <w:szCs w:val="32"/>
          <w:bdr w:val="none" w:sz="0" w:space="0" w:color="auto"/>
          <w:lang w:val="id-ID" w:eastAsia="en-US"/>
        </w:rPr>
        <w:t>Sesungguhnya aku telah tawaf di Ka</w:t>
      </w:r>
      <w:r w:rsidR="00190A13" w:rsidRPr="00296F4C">
        <w:rPr>
          <w:rFonts w:ascii="Souvenir Lt BT" w:eastAsiaTheme="minorHAnsi" w:hAnsi="Souvenir Lt BT" w:cs="Traditional Arabic"/>
          <w:i/>
          <w:iCs/>
          <w:color w:val="auto"/>
          <w:sz w:val="24"/>
          <w:szCs w:val="32"/>
          <w:bdr w:val="none" w:sz="0" w:space="0" w:color="auto"/>
          <w:lang w:val="id-ID" w:eastAsia="en-US"/>
        </w:rPr>
        <w:t>’</w:t>
      </w:r>
      <w:r w:rsidR="0000522C" w:rsidRPr="00296F4C">
        <w:rPr>
          <w:rFonts w:ascii="Souvenir Lt BT" w:eastAsiaTheme="minorHAnsi" w:hAnsi="Souvenir Lt BT" w:cs="Traditional Arabic"/>
          <w:i/>
          <w:iCs/>
          <w:color w:val="auto"/>
          <w:sz w:val="24"/>
          <w:szCs w:val="32"/>
          <w:bdr w:val="none" w:sz="0" w:space="0" w:color="auto"/>
          <w:lang w:val="id-ID" w:eastAsia="en-US"/>
        </w:rPr>
        <w:t>bah sebelum melempar jamrah Aqabah.</w:t>
      </w:r>
      <w:r w:rsidRPr="00296F4C">
        <w:rPr>
          <w:rFonts w:ascii="Souvenir Lt BT" w:eastAsiaTheme="minorHAnsi" w:hAnsi="Souvenir Lt BT" w:cs="Traditional Arabic"/>
          <w:i/>
          <w:iCs/>
          <w:color w:val="auto"/>
          <w:sz w:val="24"/>
          <w:szCs w:val="32"/>
          <w:bdr w:val="none" w:sz="0" w:space="0" w:color="auto"/>
          <w:lang w:val="id-ID" w:eastAsia="en-US"/>
        </w:rPr>
        <w:t>”</w:t>
      </w:r>
      <w:r w:rsidR="00296F4C">
        <w:rPr>
          <w:rStyle w:val="ReferensiCatatanKaki"/>
          <w:rFonts w:ascii="Souvenir Lt BT" w:eastAsiaTheme="minorHAnsi" w:hAnsi="Souvenir Lt BT" w:cs="Traditional Arabic"/>
          <w:i/>
          <w:iCs/>
          <w:color w:val="auto"/>
          <w:sz w:val="24"/>
          <w:szCs w:val="32"/>
          <w:bdr w:val="none" w:sz="0" w:space="0" w:color="auto"/>
          <w:lang w:val="id-ID" w:eastAsia="en-US"/>
        </w:rPr>
        <w:footnoteReference w:id="3"/>
      </w:r>
      <w:r w:rsidR="0000522C" w:rsidRPr="0000522C">
        <w:rPr>
          <w:rFonts w:ascii="Souvenir Lt BT" w:eastAsiaTheme="minorHAnsi" w:hAnsi="Souvenir Lt BT" w:cs="Traditional Arabic"/>
          <w:color w:val="auto"/>
          <w:sz w:val="24"/>
          <w:szCs w:val="32"/>
          <w:bdr w:val="none" w:sz="0" w:space="0" w:color="auto"/>
          <w:lang w:val="id-ID" w:eastAsia="en-US"/>
        </w:rPr>
        <w:t xml:space="preserve"> </w:t>
      </w:r>
    </w:p>
    <w:p w14:paraId="74CF3B72" w14:textId="77777777"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Dari sini para ulama menyatakan: barang siapa yang telah mengerjakan dua dari tiga kegiatan tersebut, ia telah bertahalul pertama. Dan barang siapa yang telah mengerjakan ketiganya, ia telah bertahalul kedua.</w:t>
      </w:r>
    </w:p>
    <w:p w14:paraId="54CDC718" w14:textId="77777777" w:rsidR="0000522C" w:rsidRPr="001D6408"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b/>
          <w:bCs/>
          <w:color w:val="auto"/>
          <w:sz w:val="24"/>
          <w:szCs w:val="32"/>
          <w:bdr w:val="none" w:sz="0" w:space="0" w:color="auto"/>
          <w:lang w:val="id-ID" w:eastAsia="en-US"/>
        </w:rPr>
      </w:pPr>
      <w:r w:rsidRPr="0000522C">
        <w:rPr>
          <w:rFonts w:ascii="Souvenir Lt BT" w:eastAsiaTheme="minorHAnsi" w:hAnsi="Souvenir Lt BT" w:cs="Traditional Arabic"/>
          <w:b/>
          <w:bCs/>
          <w:color w:val="auto"/>
          <w:sz w:val="24"/>
          <w:szCs w:val="32"/>
          <w:bdr w:val="none" w:sz="0" w:space="0" w:color="auto"/>
          <w:lang w:val="id-ID" w:eastAsia="en-US"/>
        </w:rPr>
        <w:t>Contoh</w:t>
      </w:r>
      <w:r w:rsidRPr="001D6408">
        <w:rPr>
          <w:rFonts w:ascii="Souvenir Lt BT" w:eastAsiaTheme="minorHAnsi" w:hAnsi="Souvenir Lt BT" w:cs="Traditional Arabic"/>
          <w:b/>
          <w:bCs/>
          <w:color w:val="auto"/>
          <w:sz w:val="24"/>
          <w:szCs w:val="32"/>
          <w:bdr w:val="none" w:sz="0" w:space="0" w:color="auto"/>
          <w:lang w:val="id-ID" w:eastAsia="en-US"/>
        </w:rPr>
        <w:t xml:space="preserve">: </w:t>
      </w:r>
    </w:p>
    <w:p w14:paraId="25E7998F" w14:textId="633A98E0" w:rsidR="0000522C" w:rsidRPr="0000522C" w:rsidRDefault="00A13932"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1D6408">
        <w:rPr>
          <w:rFonts w:ascii="Souvenir Lt BT" w:eastAsiaTheme="minorHAnsi" w:hAnsi="Souvenir Lt BT" w:cs="Traditional Arabic"/>
          <w:color w:val="auto"/>
          <w:sz w:val="24"/>
          <w:szCs w:val="32"/>
          <w:bdr w:val="none" w:sz="0" w:space="0" w:color="auto"/>
          <w:lang w:val="id-ID" w:eastAsia="en-US"/>
        </w:rPr>
        <w:t xml:space="preserve">(1) </w:t>
      </w:r>
      <w:r w:rsidR="0000522C" w:rsidRPr="0000522C">
        <w:rPr>
          <w:rFonts w:ascii="Souvenir Lt BT" w:eastAsiaTheme="minorHAnsi" w:hAnsi="Souvenir Lt BT" w:cs="Traditional Arabic"/>
          <w:color w:val="auto"/>
          <w:sz w:val="24"/>
          <w:szCs w:val="32"/>
          <w:bdr w:val="none" w:sz="0" w:space="0" w:color="auto"/>
          <w:lang w:val="id-ID" w:eastAsia="en-US"/>
        </w:rPr>
        <w:t>Seseorang dari Muzdalifah langsung tawaf dan sai haji, lalu setelah itu mencukur rambutnya. Ia telah bertahalul pertama karena sudah mengerjakan dua dari tiga kegiatan. Ia boleh memakai baju dan wewangian, namun belum boleh menggauli istrinya karena belum melempar jamrah.</w:t>
      </w:r>
    </w:p>
    <w:p w14:paraId="40FACE07" w14:textId="4FB10195" w:rsidR="0000522C" w:rsidRPr="0000522C" w:rsidRDefault="00A13932"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1D6408">
        <w:rPr>
          <w:rFonts w:ascii="Souvenir Lt BT" w:eastAsiaTheme="minorHAnsi" w:hAnsi="Souvenir Lt BT" w:cs="Traditional Arabic"/>
          <w:color w:val="auto"/>
          <w:sz w:val="24"/>
          <w:szCs w:val="32"/>
          <w:bdr w:val="none" w:sz="0" w:space="0" w:color="auto"/>
          <w:lang w:val="id-ID" w:eastAsia="en-US"/>
        </w:rPr>
        <w:t xml:space="preserve">(2) </w:t>
      </w:r>
      <w:r w:rsidR="0000522C" w:rsidRPr="0000522C">
        <w:rPr>
          <w:rFonts w:ascii="Souvenir Lt BT" w:eastAsiaTheme="minorHAnsi" w:hAnsi="Souvenir Lt BT" w:cs="Traditional Arabic"/>
          <w:color w:val="auto"/>
          <w:sz w:val="24"/>
          <w:szCs w:val="32"/>
          <w:bdr w:val="none" w:sz="0" w:space="0" w:color="auto"/>
          <w:lang w:val="id-ID" w:eastAsia="en-US"/>
        </w:rPr>
        <w:t>Seseorang dari Muzdalifah pergi ke Mina untuk melempar jamrah Aqabah lalu mencukur rambutnya. Ia pun telah bertahalul pertama. Ia boleh memakai baju dan wewangian, namun belum boleh menggauli istrinya karena belum mengerjakan kegiatan ketiga, yaitu tawaf dan sai haji.</w:t>
      </w:r>
    </w:p>
    <w:p w14:paraId="70BEBC87" w14:textId="77777777"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b/>
          <w:bCs/>
          <w:color w:val="auto"/>
          <w:sz w:val="24"/>
          <w:szCs w:val="32"/>
          <w:bdr w:val="none" w:sz="0" w:space="0" w:color="auto"/>
          <w:lang w:val="id-ID" w:eastAsia="en-US"/>
        </w:rPr>
        <w:t>Kasus yang Sering Terjadi</w:t>
      </w:r>
    </w:p>
    <w:p w14:paraId="60538D03" w14:textId="593D83BF"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 xml:space="preserve">Banyak jamaah haji Indonesia karena ketidaktahuan menyangka bahwa setelah selesai umrah </w:t>
      </w:r>
      <w:r w:rsidR="00A24ACF" w:rsidRPr="004B6DDD">
        <w:rPr>
          <w:rFonts w:ascii="Souvenir Lt BT" w:eastAsiaTheme="minorHAnsi" w:hAnsi="Souvenir Lt BT" w:cs="Traditional Arabic"/>
          <w:color w:val="auto"/>
          <w:sz w:val="24"/>
          <w:szCs w:val="32"/>
          <w:bdr w:val="none" w:sz="0" w:space="0" w:color="auto"/>
          <w:lang w:val="id-ID" w:eastAsia="en-US"/>
        </w:rPr>
        <w:t>Tamattu’</w:t>
      </w:r>
      <w:r w:rsidRPr="004B6DDD">
        <w:rPr>
          <w:rFonts w:ascii="Souvenir Lt BT" w:eastAsiaTheme="minorHAnsi" w:hAnsi="Souvenir Lt BT" w:cs="Traditional Arabic"/>
          <w:color w:val="auto"/>
          <w:sz w:val="24"/>
          <w:szCs w:val="32"/>
          <w:bdr w:val="none" w:sz="0" w:space="0" w:color="auto"/>
          <w:lang w:val="id-ID" w:eastAsia="en-US"/>
        </w:rPr>
        <w:t xml:space="preserve"> </w:t>
      </w:r>
      <w:r w:rsidRPr="0000522C">
        <w:rPr>
          <w:rFonts w:ascii="Souvenir Lt BT" w:eastAsiaTheme="minorHAnsi" w:hAnsi="Souvenir Lt BT" w:cs="Traditional Arabic"/>
          <w:color w:val="auto"/>
          <w:sz w:val="24"/>
          <w:szCs w:val="32"/>
          <w:bdr w:val="none" w:sz="0" w:space="0" w:color="auto"/>
          <w:lang w:val="id-ID" w:eastAsia="en-US"/>
        </w:rPr>
        <w:t xml:space="preserve">dan menetap di </w:t>
      </w:r>
      <w:r w:rsidR="00D26EA3">
        <w:rPr>
          <w:rFonts w:ascii="Souvenir Lt BT" w:eastAsiaTheme="minorHAnsi" w:hAnsi="Souvenir Lt BT" w:cs="Traditional Arabic"/>
          <w:color w:val="auto"/>
          <w:sz w:val="24"/>
          <w:szCs w:val="32"/>
          <w:bdr w:val="none" w:sz="0" w:space="0" w:color="auto"/>
          <w:lang w:val="id-ID" w:eastAsia="en-US"/>
        </w:rPr>
        <w:t>Makkah</w:t>
      </w:r>
      <w:r w:rsidRPr="0000522C">
        <w:rPr>
          <w:rFonts w:ascii="Souvenir Lt BT" w:eastAsiaTheme="minorHAnsi" w:hAnsi="Souvenir Lt BT" w:cs="Traditional Arabic"/>
          <w:color w:val="auto"/>
          <w:sz w:val="24"/>
          <w:szCs w:val="32"/>
          <w:bdr w:val="none" w:sz="0" w:space="0" w:color="auto"/>
          <w:lang w:val="id-ID" w:eastAsia="en-US"/>
        </w:rPr>
        <w:t xml:space="preserve"> menunggu tanggal 8 Zulhijah, mereka tidak boleh menggauli istri hingga selesai berhaji. Ini jelas keliru dan bertentangan dengan petunjuk Nabi </w:t>
      </w:r>
      <w:r w:rsidR="001D6408" w:rsidRPr="001D6408">
        <w:rPr>
          <w:rFonts w:ascii="Souvenir Lt BT" w:eastAsiaTheme="minorHAnsi" w:hAnsi="Souvenir Lt BT" w:cs="Traditional Arabic"/>
          <w:color w:val="auto"/>
          <w:sz w:val="24"/>
          <w:szCs w:val="32"/>
          <w:bdr w:val="none" w:sz="0" w:space="0" w:color="auto"/>
          <w:rtl/>
          <w:lang w:val="en-ID" w:eastAsia="en-US"/>
        </w:rPr>
        <w:t>ﷺ</w:t>
      </w:r>
      <w:r w:rsidRPr="0000522C">
        <w:rPr>
          <w:rFonts w:ascii="Souvenir Lt BT" w:eastAsiaTheme="minorHAnsi" w:hAnsi="Souvenir Lt BT" w:cs="Traditional Arabic"/>
          <w:color w:val="auto"/>
          <w:sz w:val="24"/>
          <w:szCs w:val="32"/>
          <w:bdr w:val="none" w:sz="0" w:space="0" w:color="auto"/>
          <w:lang w:val="id-ID" w:eastAsia="en-US"/>
        </w:rPr>
        <w:t xml:space="preserve"> kepada para sahabat. Justru Nabi </w:t>
      </w:r>
      <w:r w:rsidR="001D6408" w:rsidRPr="001D6408">
        <w:rPr>
          <w:rFonts w:ascii="Souvenir Lt BT" w:eastAsiaTheme="minorHAnsi" w:hAnsi="Souvenir Lt BT" w:cs="Traditional Arabic"/>
          <w:color w:val="auto"/>
          <w:sz w:val="24"/>
          <w:szCs w:val="32"/>
          <w:bdr w:val="none" w:sz="0" w:space="0" w:color="auto"/>
          <w:rtl/>
          <w:lang w:val="en-ID" w:eastAsia="en-US"/>
        </w:rPr>
        <w:t>ﷺ</w:t>
      </w:r>
      <w:r w:rsidRPr="0000522C">
        <w:rPr>
          <w:rFonts w:ascii="Souvenir Lt BT" w:eastAsiaTheme="minorHAnsi" w:hAnsi="Souvenir Lt BT" w:cs="Traditional Arabic"/>
          <w:color w:val="auto"/>
          <w:sz w:val="24"/>
          <w:szCs w:val="32"/>
          <w:bdr w:val="none" w:sz="0" w:space="0" w:color="auto"/>
          <w:lang w:val="id-ID" w:eastAsia="en-US"/>
        </w:rPr>
        <w:t xml:space="preserve"> pernah memerintahkan para sahabat yang telah selesai umrah pada tanggal 4 Zulhijah untuk menggauli istri-istri mereka.</w:t>
      </w:r>
    </w:p>
    <w:p w14:paraId="0055A39B" w14:textId="50CEE90C"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 xml:space="preserve">Jabir </w:t>
      </w:r>
      <w:r w:rsidR="001C1C78" w:rsidRPr="001D6408">
        <w:rPr>
          <w:rFonts w:ascii="Souvenir Lt BT" w:eastAsiaTheme="minorHAnsi" w:hAnsi="Souvenir Lt BT" w:cs="Traditional Arabic"/>
          <w:i/>
          <w:iCs/>
          <w:color w:val="auto"/>
          <w:sz w:val="24"/>
          <w:szCs w:val="32"/>
          <w:bdr w:val="none" w:sz="0" w:space="0" w:color="auto"/>
          <w:lang w:val="id-ID" w:eastAsia="en-US"/>
        </w:rPr>
        <w:t>radhiyallâhu</w:t>
      </w:r>
      <w:r w:rsidRPr="0000522C">
        <w:rPr>
          <w:rFonts w:ascii="Souvenir Lt BT" w:eastAsiaTheme="minorHAnsi" w:hAnsi="Souvenir Lt BT" w:cs="Traditional Arabic"/>
          <w:i/>
          <w:iCs/>
          <w:color w:val="auto"/>
          <w:sz w:val="24"/>
          <w:szCs w:val="32"/>
          <w:bdr w:val="none" w:sz="0" w:space="0" w:color="auto"/>
          <w:lang w:val="id-ID" w:eastAsia="en-US"/>
        </w:rPr>
        <w:t xml:space="preserve"> </w:t>
      </w:r>
      <w:r w:rsidR="00190A13" w:rsidRPr="001D6408">
        <w:rPr>
          <w:rFonts w:ascii="Souvenir Lt BT" w:eastAsiaTheme="minorHAnsi" w:hAnsi="Souvenir Lt BT" w:cs="Traditional Arabic"/>
          <w:i/>
          <w:iCs/>
          <w:color w:val="auto"/>
          <w:sz w:val="24"/>
          <w:szCs w:val="32"/>
          <w:bdr w:val="none" w:sz="0" w:space="0" w:color="auto"/>
          <w:lang w:val="id-ID" w:eastAsia="en-US"/>
        </w:rPr>
        <w:t>‘</w:t>
      </w:r>
      <w:r w:rsidRPr="0000522C">
        <w:rPr>
          <w:rFonts w:ascii="Souvenir Lt BT" w:eastAsiaTheme="minorHAnsi" w:hAnsi="Souvenir Lt BT" w:cs="Traditional Arabic"/>
          <w:i/>
          <w:iCs/>
          <w:color w:val="auto"/>
          <w:sz w:val="24"/>
          <w:szCs w:val="32"/>
          <w:bdr w:val="none" w:sz="0" w:space="0" w:color="auto"/>
          <w:lang w:val="id-ID" w:eastAsia="en-US"/>
        </w:rPr>
        <w:t xml:space="preserve">anhu </w:t>
      </w:r>
      <w:r w:rsidRPr="0000522C">
        <w:rPr>
          <w:rFonts w:ascii="Souvenir Lt BT" w:eastAsiaTheme="minorHAnsi" w:hAnsi="Souvenir Lt BT" w:cs="Traditional Arabic"/>
          <w:color w:val="auto"/>
          <w:sz w:val="24"/>
          <w:szCs w:val="32"/>
          <w:bdr w:val="none" w:sz="0" w:space="0" w:color="auto"/>
          <w:lang w:val="id-ID" w:eastAsia="en-US"/>
        </w:rPr>
        <w:t>berkata</w:t>
      </w:r>
      <w:r w:rsidR="001C1C78" w:rsidRPr="001D6408">
        <w:rPr>
          <w:rFonts w:ascii="Souvenir Lt BT" w:eastAsiaTheme="minorHAnsi" w:hAnsi="Souvenir Lt BT" w:cs="Traditional Arabic"/>
          <w:color w:val="auto"/>
          <w:sz w:val="24"/>
          <w:szCs w:val="32"/>
          <w:bdr w:val="none" w:sz="0" w:space="0" w:color="auto"/>
          <w:lang w:val="id-ID" w:eastAsia="en-US"/>
        </w:rPr>
        <w:t>,</w:t>
      </w:r>
    </w:p>
    <w:p w14:paraId="707219EB" w14:textId="65C8DD9A" w:rsidR="0000522C" w:rsidRPr="0000522C" w:rsidRDefault="0000522C" w:rsidP="001C1C7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rtl/>
          <w:lang w:val="en-ID" w:eastAsia="en-US"/>
        </w:rPr>
        <w:lastRenderedPageBreak/>
        <w:t xml:space="preserve">فَقَدِمَ النَّبِيُّ صَلَّى اللهُ عَلَيْهِ وَسَلَّمَ صُبْحَ رَابِعَةٍ مَضَتْ مِنْ ذِي الْحِجَّةِ، فَلَمَّا قَدِمْنَا أَمَرَنَا النَّبِيُّ صَلَّى اللهُ عَلَيْهِ وَسَلَّمَ أَنْ نَحِلَّ وَقَالَ: </w:t>
      </w:r>
      <w:r w:rsidR="00971C2A">
        <w:rPr>
          <w:rFonts w:ascii="Souvenir Lt BT" w:eastAsiaTheme="minorHAnsi" w:hAnsi="Souvenir Lt BT" w:cs="Traditional Arabic" w:hint="cs"/>
          <w:color w:val="auto"/>
          <w:sz w:val="24"/>
          <w:szCs w:val="32"/>
          <w:bdr w:val="none" w:sz="0" w:space="0" w:color="auto"/>
          <w:rtl/>
          <w:lang w:val="en-ID" w:eastAsia="en-US"/>
        </w:rPr>
        <w:t>((</w:t>
      </w:r>
      <w:r w:rsidRPr="0000522C">
        <w:rPr>
          <w:rFonts w:ascii="Souvenir Lt BT" w:eastAsiaTheme="minorHAnsi" w:hAnsi="Souvenir Lt BT" w:cs="Traditional Arabic"/>
          <w:color w:val="auto"/>
          <w:sz w:val="24"/>
          <w:szCs w:val="32"/>
          <w:bdr w:val="none" w:sz="0" w:space="0" w:color="auto"/>
          <w:rtl/>
          <w:lang w:val="en-ID" w:eastAsia="en-US"/>
        </w:rPr>
        <w:t>أَحِلُّوا وَأَصِيبُوا مِنَ النِّسَاءِ</w:t>
      </w:r>
      <w:r w:rsidR="00971C2A">
        <w:rPr>
          <w:rFonts w:ascii="Souvenir Lt BT" w:eastAsiaTheme="minorHAnsi" w:hAnsi="Souvenir Lt BT" w:cs="Traditional Arabic" w:hint="cs"/>
          <w:color w:val="auto"/>
          <w:sz w:val="24"/>
          <w:szCs w:val="32"/>
          <w:bdr w:val="none" w:sz="0" w:space="0" w:color="auto"/>
          <w:rtl/>
          <w:lang w:val="en-ID" w:eastAsia="en-US"/>
        </w:rPr>
        <w:t>))</w:t>
      </w:r>
      <w:r w:rsidRPr="0000522C">
        <w:rPr>
          <w:rFonts w:ascii="Souvenir Lt BT" w:eastAsiaTheme="minorHAnsi" w:hAnsi="Souvenir Lt BT" w:cs="Traditional Arabic"/>
          <w:color w:val="auto"/>
          <w:sz w:val="24"/>
          <w:szCs w:val="32"/>
          <w:bdr w:val="none" w:sz="0" w:space="0" w:color="auto"/>
          <w:rtl/>
          <w:lang w:val="en-ID" w:eastAsia="en-US"/>
        </w:rPr>
        <w:t>. قَالَ عَطَاءٌ: قَالَ جَابِرٌ: وَلَمْ يَعْزِمْ عَلَيْهِمْ وَلَكِنْ أَحَلَّهُنَّ لَهُمْ، فَبَلَغَهُ أَنَّا نَقُولُ: لَمَّا لَمْ يَكُنْ بَيْنَنَا وَبَيْنَ عَرَفَةَ إِلَّا خَمْسٌ أَمَرَنَا أَنْ نَحِلَّ إِلَى نِسَائِنَا فَنَأْتِيَ عَرَفَةَ تَقْطُرُ مَذَاكِيرُنَا الْمَذْيَ</w:t>
      </w:r>
    </w:p>
    <w:p w14:paraId="1B0BBAAC" w14:textId="708CA2A5" w:rsidR="004D6EE3" w:rsidRPr="00971DA9" w:rsidRDefault="001D6408" w:rsidP="001C1C7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val="id-ID" w:eastAsia="en-US"/>
        </w:rPr>
      </w:pPr>
      <w:r w:rsidRPr="00971DA9">
        <w:rPr>
          <w:rFonts w:ascii="Souvenir Lt BT" w:eastAsiaTheme="minorHAnsi" w:hAnsi="Souvenir Lt BT" w:cs="Traditional Arabic"/>
          <w:i/>
          <w:iCs/>
          <w:color w:val="auto"/>
          <w:sz w:val="24"/>
          <w:szCs w:val="32"/>
          <w:bdr w:val="none" w:sz="0" w:space="0" w:color="auto"/>
          <w:lang w:val="id-ID" w:eastAsia="en-US"/>
        </w:rPr>
        <w:t>“</w:t>
      </w:r>
      <w:r w:rsidR="0000522C" w:rsidRPr="00971DA9">
        <w:rPr>
          <w:rFonts w:ascii="Souvenir Lt BT" w:eastAsiaTheme="minorHAnsi" w:hAnsi="Souvenir Lt BT" w:cs="Traditional Arabic"/>
          <w:i/>
          <w:iCs/>
          <w:color w:val="auto"/>
          <w:sz w:val="24"/>
          <w:szCs w:val="32"/>
          <w:bdr w:val="none" w:sz="0" w:space="0" w:color="auto"/>
          <w:lang w:val="id-ID" w:eastAsia="en-US"/>
        </w:rPr>
        <w:t xml:space="preserve">Nabi </w:t>
      </w:r>
      <w:r w:rsidRPr="00971DA9">
        <w:rPr>
          <w:rFonts w:ascii="Souvenir Lt BT" w:eastAsiaTheme="minorHAnsi" w:hAnsi="Souvenir Lt BT" w:cs="Traditional Arabic"/>
          <w:i/>
          <w:iCs/>
          <w:color w:val="auto"/>
          <w:sz w:val="24"/>
          <w:szCs w:val="32"/>
          <w:bdr w:val="none" w:sz="0" w:space="0" w:color="auto"/>
          <w:rtl/>
          <w:lang w:val="en-ID" w:eastAsia="en-US"/>
        </w:rPr>
        <w:t>ﷺ</w:t>
      </w:r>
      <w:r w:rsidR="0000522C" w:rsidRPr="00971DA9">
        <w:rPr>
          <w:rFonts w:ascii="Souvenir Lt BT" w:eastAsiaTheme="minorHAnsi" w:hAnsi="Souvenir Lt BT" w:cs="Traditional Arabic"/>
          <w:i/>
          <w:iCs/>
          <w:color w:val="auto"/>
          <w:sz w:val="24"/>
          <w:szCs w:val="32"/>
          <w:bdr w:val="none" w:sz="0" w:space="0" w:color="auto"/>
          <w:lang w:val="id-ID" w:eastAsia="en-US"/>
        </w:rPr>
        <w:t xml:space="preserve"> tiba di </w:t>
      </w:r>
      <w:r w:rsidR="00D26EA3">
        <w:rPr>
          <w:rFonts w:ascii="Souvenir Lt BT" w:eastAsiaTheme="minorHAnsi" w:hAnsi="Souvenir Lt BT" w:cs="Traditional Arabic"/>
          <w:i/>
          <w:iCs/>
          <w:color w:val="auto"/>
          <w:sz w:val="24"/>
          <w:szCs w:val="32"/>
          <w:bdr w:val="none" w:sz="0" w:space="0" w:color="auto"/>
          <w:lang w:val="id-ID" w:eastAsia="en-US"/>
        </w:rPr>
        <w:t>Makkah</w:t>
      </w:r>
      <w:r w:rsidR="0000522C" w:rsidRPr="00971DA9">
        <w:rPr>
          <w:rFonts w:ascii="Souvenir Lt BT" w:eastAsiaTheme="minorHAnsi" w:hAnsi="Souvenir Lt BT" w:cs="Traditional Arabic"/>
          <w:i/>
          <w:iCs/>
          <w:color w:val="auto"/>
          <w:sz w:val="24"/>
          <w:szCs w:val="32"/>
          <w:bdr w:val="none" w:sz="0" w:space="0" w:color="auto"/>
          <w:lang w:val="id-ID" w:eastAsia="en-US"/>
        </w:rPr>
        <w:t xml:space="preserve"> pada subuh hari keempat Zulhijah. Ketika kami tiba, Nabi memerintahkan kami untuk bertahalul dan bersabda, </w:t>
      </w:r>
      <w:r w:rsidR="00190A13" w:rsidRPr="00971DA9">
        <w:rPr>
          <w:rFonts w:ascii="Souvenir Lt BT" w:eastAsiaTheme="minorHAnsi" w:hAnsi="Souvenir Lt BT" w:cs="Traditional Arabic"/>
          <w:i/>
          <w:iCs/>
          <w:color w:val="auto"/>
          <w:sz w:val="24"/>
          <w:szCs w:val="32"/>
          <w:bdr w:val="none" w:sz="0" w:space="0" w:color="auto"/>
          <w:lang w:val="id-ID" w:eastAsia="en-US"/>
        </w:rPr>
        <w:t>‘</w:t>
      </w:r>
      <w:r w:rsidR="0000522C" w:rsidRPr="00971DA9">
        <w:rPr>
          <w:rFonts w:ascii="Souvenir Lt BT" w:eastAsiaTheme="minorHAnsi" w:hAnsi="Souvenir Lt BT" w:cs="Traditional Arabic"/>
          <w:i/>
          <w:iCs/>
          <w:color w:val="auto"/>
          <w:sz w:val="24"/>
          <w:szCs w:val="32"/>
          <w:bdr w:val="none" w:sz="0" w:space="0" w:color="auto"/>
          <w:lang w:val="id-ID" w:eastAsia="en-US"/>
        </w:rPr>
        <w:t>Bertahalullah dan gaulilah istri-istri kalian.</w:t>
      </w:r>
      <w:r w:rsidR="00190A13" w:rsidRPr="00971DA9">
        <w:rPr>
          <w:rFonts w:ascii="Souvenir Lt BT" w:eastAsiaTheme="minorHAnsi" w:hAnsi="Souvenir Lt BT" w:cs="Traditional Arabic"/>
          <w:i/>
          <w:iCs/>
          <w:color w:val="auto"/>
          <w:sz w:val="24"/>
          <w:szCs w:val="32"/>
          <w:bdr w:val="none" w:sz="0" w:space="0" w:color="auto"/>
          <w:lang w:val="id-ID" w:eastAsia="en-US"/>
        </w:rPr>
        <w:t>’</w:t>
      </w:r>
      <w:r w:rsidR="0000522C" w:rsidRPr="00971DA9">
        <w:rPr>
          <w:rFonts w:ascii="Souvenir Lt BT" w:eastAsiaTheme="minorHAnsi" w:hAnsi="Souvenir Lt BT" w:cs="Traditional Arabic"/>
          <w:i/>
          <w:iCs/>
          <w:color w:val="auto"/>
          <w:sz w:val="24"/>
          <w:szCs w:val="32"/>
          <w:bdr w:val="none" w:sz="0" w:space="0" w:color="auto"/>
          <w:lang w:val="id-ID" w:eastAsia="en-US"/>
        </w:rPr>
        <w:t xml:space="preserve"> </w:t>
      </w:r>
    </w:p>
    <w:p w14:paraId="4D7651B6" w14:textId="77777777" w:rsidR="004D6EE3" w:rsidRPr="00971DA9" w:rsidRDefault="0000522C" w:rsidP="004D6EE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val="id-ID" w:eastAsia="en-US"/>
        </w:rPr>
      </w:pPr>
      <w:r w:rsidRPr="00971DA9">
        <w:rPr>
          <w:rFonts w:ascii="Souvenir Lt BT" w:eastAsiaTheme="minorHAnsi" w:hAnsi="Souvenir Lt BT" w:cs="Traditional Arabic"/>
          <w:i/>
          <w:iCs/>
          <w:color w:val="auto"/>
          <w:sz w:val="24"/>
          <w:szCs w:val="32"/>
          <w:bdr w:val="none" w:sz="0" w:space="0" w:color="auto"/>
          <w:lang w:val="id-ID" w:eastAsia="en-US"/>
        </w:rPr>
        <w:t>Atha</w:t>
      </w:r>
      <w:r w:rsidR="004D6EE3" w:rsidRPr="00971DA9">
        <w:rPr>
          <w:rFonts w:ascii="Souvenir Lt BT" w:eastAsiaTheme="minorHAnsi" w:hAnsi="Souvenir Lt BT" w:cs="Traditional Arabic"/>
          <w:i/>
          <w:iCs/>
          <w:color w:val="auto"/>
          <w:sz w:val="24"/>
          <w:szCs w:val="32"/>
          <w:bdr w:val="none" w:sz="0" w:space="0" w:color="auto"/>
          <w:lang w:val="id-ID" w:eastAsia="en-US"/>
        </w:rPr>
        <w:t>`</w:t>
      </w:r>
      <w:r w:rsidRPr="00971DA9">
        <w:rPr>
          <w:rFonts w:ascii="Souvenir Lt BT" w:eastAsiaTheme="minorHAnsi" w:hAnsi="Souvenir Lt BT" w:cs="Traditional Arabic"/>
          <w:i/>
          <w:iCs/>
          <w:color w:val="auto"/>
          <w:sz w:val="24"/>
          <w:szCs w:val="32"/>
          <w:bdr w:val="none" w:sz="0" w:space="0" w:color="auto"/>
          <w:lang w:val="id-ID" w:eastAsia="en-US"/>
        </w:rPr>
        <w:t xml:space="preserve"> berkata</w:t>
      </w:r>
      <w:r w:rsidR="004D6EE3" w:rsidRPr="00971DA9">
        <w:rPr>
          <w:rFonts w:ascii="Souvenir Lt BT" w:eastAsiaTheme="minorHAnsi" w:hAnsi="Souvenir Lt BT" w:cs="Traditional Arabic"/>
          <w:i/>
          <w:iCs/>
          <w:color w:val="auto"/>
          <w:sz w:val="24"/>
          <w:szCs w:val="32"/>
          <w:bdr w:val="none" w:sz="0" w:space="0" w:color="auto"/>
          <w:lang w:val="id-ID" w:eastAsia="en-US"/>
        </w:rPr>
        <w:t>,</w:t>
      </w:r>
      <w:r w:rsidRPr="00971DA9">
        <w:rPr>
          <w:rFonts w:ascii="Souvenir Lt BT" w:eastAsiaTheme="minorHAnsi" w:hAnsi="Souvenir Lt BT" w:cs="Traditional Arabic"/>
          <w:i/>
          <w:iCs/>
          <w:color w:val="auto"/>
          <w:sz w:val="24"/>
          <w:szCs w:val="32"/>
          <w:bdr w:val="none" w:sz="0" w:space="0" w:color="auto"/>
          <w:lang w:val="id-ID" w:eastAsia="en-US"/>
        </w:rPr>
        <w:t xml:space="preserve"> Jabir berkata, </w:t>
      </w:r>
      <w:r w:rsidR="00190A13" w:rsidRPr="00971DA9">
        <w:rPr>
          <w:rFonts w:ascii="Souvenir Lt BT" w:eastAsiaTheme="minorHAnsi" w:hAnsi="Souvenir Lt BT" w:cs="Traditional Arabic"/>
          <w:i/>
          <w:iCs/>
          <w:color w:val="auto"/>
          <w:sz w:val="24"/>
          <w:szCs w:val="32"/>
          <w:bdr w:val="none" w:sz="0" w:space="0" w:color="auto"/>
          <w:lang w:val="id-ID" w:eastAsia="en-US"/>
        </w:rPr>
        <w:t>‘</w:t>
      </w:r>
      <w:r w:rsidRPr="00971DA9">
        <w:rPr>
          <w:rFonts w:ascii="Souvenir Lt BT" w:eastAsiaTheme="minorHAnsi" w:hAnsi="Souvenir Lt BT" w:cs="Traditional Arabic"/>
          <w:i/>
          <w:iCs/>
          <w:color w:val="auto"/>
          <w:sz w:val="24"/>
          <w:szCs w:val="32"/>
          <w:bdr w:val="none" w:sz="0" w:space="0" w:color="auto"/>
          <w:lang w:val="id-ID" w:eastAsia="en-US"/>
        </w:rPr>
        <w:t>Nabi tidak mewajibkan mereka, namun beliau menghalalkan para istri untuk digauli.</w:t>
      </w:r>
      <w:r w:rsidR="00190A13" w:rsidRPr="00971DA9">
        <w:rPr>
          <w:rFonts w:ascii="Souvenir Lt BT" w:eastAsiaTheme="minorHAnsi" w:hAnsi="Souvenir Lt BT" w:cs="Traditional Arabic"/>
          <w:i/>
          <w:iCs/>
          <w:color w:val="auto"/>
          <w:sz w:val="24"/>
          <w:szCs w:val="32"/>
          <w:bdr w:val="none" w:sz="0" w:space="0" w:color="auto"/>
          <w:lang w:val="id-ID" w:eastAsia="en-US"/>
        </w:rPr>
        <w:t>’</w:t>
      </w:r>
      <w:r w:rsidRPr="00971DA9">
        <w:rPr>
          <w:rFonts w:ascii="Souvenir Lt BT" w:eastAsiaTheme="minorHAnsi" w:hAnsi="Souvenir Lt BT" w:cs="Traditional Arabic"/>
          <w:i/>
          <w:iCs/>
          <w:color w:val="auto"/>
          <w:sz w:val="24"/>
          <w:szCs w:val="32"/>
          <w:bdr w:val="none" w:sz="0" w:space="0" w:color="auto"/>
          <w:lang w:val="id-ID" w:eastAsia="en-US"/>
        </w:rPr>
        <w:t xml:space="preserve"> </w:t>
      </w:r>
    </w:p>
    <w:p w14:paraId="64593771" w14:textId="20408B69" w:rsidR="0000522C" w:rsidRPr="00C8207A" w:rsidRDefault="00000000" w:rsidP="7B85A1D9">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EastAsia" w:hAnsi="Souvenir Lt BT" w:cs="Traditional Arabic"/>
          <w:color w:val="auto"/>
          <w:sz w:val="24"/>
          <w:szCs w:val="24"/>
          <w:bdr w:val="none" w:sz="0" w:space="0" w:color="auto"/>
          <w:lang w:val="id-ID" w:eastAsia="en-US"/>
        </w:rPr>
      </w:pPr>
      <w:ins w:id="0" w:author="Microsoft Word" w:date="2026-03-02T08:30:00Z" w16du:dateUtc="2026-03-02T01:30:00Z">
        <w:r w:rsidRPr="00C8207A">
          <w:rPr>
            <w:rFonts w:ascii="Souvenir Lt BT" w:eastAsiaTheme="minorEastAsia" w:hAnsi="Souvenir Lt BT" w:cs="Traditional Arabic"/>
            <w:i/>
            <w:iCs/>
            <w:color w:val="auto"/>
            <w:sz w:val="24"/>
            <w:szCs w:val="24"/>
            <w:bdr w:val="none" w:sz="0" w:space="0" w:color="auto"/>
            <w:lang w:val="id-ID" w:eastAsia="en-US"/>
          </w:rPr>
          <w:t xml:space="preserve">Maka sampailah kepada Nabi bahwa kami berkata, </w:t>
        </w:r>
        <w:r w:rsidRPr="00C8207A">
          <w:rPr>
            <w:rFonts w:ascii="Souvenir Lt BT" w:eastAsiaTheme="minorEastAsia" w:hAnsi="Souvenir Lt BT" w:cs="Traditional Arabic"/>
            <w:i/>
            <w:iCs/>
            <w:color w:val="auto"/>
            <w:sz w:val="24"/>
            <w:szCs w:val="24"/>
            <w:bdr w:val="none" w:sz="0" w:space="0" w:color="auto"/>
            <w:lang w:val="id-ID" w:eastAsia="en-US"/>
          </w:rPr>
          <w:t>‘</w:t>
        </w:r>
        <w:r w:rsidRPr="00C8207A">
          <w:rPr>
            <w:rFonts w:ascii="Souvenir Lt BT" w:eastAsiaTheme="minorEastAsia" w:hAnsi="Souvenir Lt BT" w:cs="Traditional Arabic"/>
            <w:i/>
            <w:iCs/>
            <w:color w:val="auto"/>
            <w:sz w:val="24"/>
            <w:szCs w:val="24"/>
            <w:bdr w:val="none" w:sz="0" w:space="0" w:color="auto"/>
            <w:lang w:val="id-ID" w:eastAsia="en-US"/>
          </w:rPr>
          <w:t>Bagaimana mungkin kami menggauli istri sementara Arafah tinggal lima hari lagi, lalu kami datang ke Arafah sementara zakar kami meneteskan air mazi?</w:t>
        </w:r>
        <w:r w:rsidRPr="00C8207A">
          <w:rPr>
            <w:rFonts w:ascii="Souvenir Lt BT" w:eastAsiaTheme="minorEastAsia" w:hAnsi="Souvenir Lt BT" w:cs="Traditional Arabic"/>
            <w:i/>
            <w:iCs/>
            <w:color w:val="auto"/>
            <w:sz w:val="24"/>
            <w:szCs w:val="24"/>
            <w:bdr w:val="none" w:sz="0" w:space="0" w:color="auto"/>
            <w:lang w:val="id-ID" w:eastAsia="en-US"/>
          </w:rPr>
          <w:t>’</w:t>
        </w:r>
        <w:r w:rsidRPr="00C8207A">
          <w:rPr>
            <w:rFonts w:ascii="Souvenir Lt BT" w:eastAsiaTheme="minorEastAsia" w:hAnsi="Souvenir Lt BT" w:cs="Traditional Arabic"/>
            <w:i/>
            <w:iCs/>
            <w:color w:val="auto"/>
            <w:sz w:val="24"/>
            <w:szCs w:val="24"/>
            <w:bdr w:val="none" w:sz="0" w:space="0" w:color="auto"/>
            <w:lang w:val="id-ID" w:eastAsia="en-US"/>
          </w:rPr>
          <w:t>”</w:t>
        </w:r>
        <w:r w:rsidRPr="7B85A1D9">
          <w:rPr>
            <w:rStyle w:val="ReferensiCatatanKaki"/>
            <w:rFonts w:ascii="Souvenir Lt BT" w:eastAsiaTheme="minorEastAsia" w:hAnsi="Souvenir Lt BT" w:cs="Traditional Arabic"/>
            <w:i/>
            <w:iCs/>
            <w:color w:val="auto"/>
            <w:sz w:val="24"/>
            <w:szCs w:val="24"/>
            <w:bdr w:val="none" w:sz="0" w:space="0" w:color="auto"/>
            <w:lang w:eastAsia="en-US"/>
          </w:rPr>
          <w:footnoteReference w:id="4"/>
        </w:r>
      </w:ins>
      <w:r w:rsidR="0000522C" w:rsidRPr="00C8207A">
        <w:rPr>
          <w:rFonts w:ascii="Souvenir Lt BT" w:eastAsiaTheme="minorEastAsia" w:hAnsi="Souvenir Lt BT" w:cs="Traditional Arabic"/>
          <w:i/>
          <w:iCs/>
          <w:color w:val="auto"/>
          <w:sz w:val="24"/>
          <w:szCs w:val="24"/>
          <w:bdr w:val="none" w:sz="0" w:space="0" w:color="auto"/>
          <w:lang w:val="id-ID" w:eastAsia="en-US"/>
        </w:rPr>
        <w:t xml:space="preserve">Maka sampailah kepada Nabi </w:t>
      </w:r>
      <w:r w:rsidR="00C358F9" w:rsidRPr="00570382">
        <w:rPr>
          <w:rFonts w:ascii="Souvenir Lt BT" w:eastAsiaTheme="minorEastAsia" w:hAnsi="Souvenir Lt BT" w:cs="Traditional Arabic"/>
          <w:i/>
          <w:iCs/>
          <w:color w:val="auto"/>
          <w:sz w:val="24"/>
          <w:szCs w:val="24"/>
          <w:bdr w:val="none" w:sz="0" w:space="0" w:color="auto"/>
          <w:lang w:val="id-ID" w:eastAsia="en-US"/>
        </w:rPr>
        <w:t xml:space="preserve">Muhammad </w:t>
      </w:r>
      <w:r w:rsidR="00C358F9">
        <w:rPr>
          <w:rFonts w:ascii="Souvenir Lt BT" w:eastAsiaTheme="minorEastAsia" w:hAnsi="Souvenir Lt BT" w:cs="Traditional Arabic"/>
          <w:i/>
          <w:iCs/>
          <w:color w:val="auto"/>
          <w:sz w:val="24"/>
          <w:szCs w:val="24"/>
          <w:bdr w:val="none" w:sz="0" w:space="0" w:color="auto"/>
          <w:rtl/>
          <w:lang w:eastAsia="en-US"/>
        </w:rPr>
        <w:t>ﷺ</w:t>
      </w:r>
      <w:r w:rsidR="0000522C" w:rsidRPr="00570382">
        <w:rPr>
          <w:rFonts w:ascii="Souvenir Lt BT" w:eastAsiaTheme="minorEastAsia" w:hAnsi="Souvenir Lt BT" w:cs="Traditional Arabic"/>
          <w:i/>
          <w:iCs/>
          <w:color w:val="auto"/>
          <w:sz w:val="24"/>
          <w:szCs w:val="24"/>
          <w:bdr w:val="none" w:sz="0" w:space="0" w:color="auto"/>
          <w:lang w:val="id-ID" w:eastAsia="en-US"/>
        </w:rPr>
        <w:t xml:space="preserve"> </w:t>
      </w:r>
      <w:r w:rsidR="0000522C" w:rsidRPr="00C8207A">
        <w:rPr>
          <w:rFonts w:ascii="Souvenir Lt BT" w:eastAsiaTheme="minorEastAsia" w:hAnsi="Souvenir Lt BT" w:cs="Traditional Arabic"/>
          <w:i/>
          <w:iCs/>
          <w:color w:val="auto"/>
          <w:sz w:val="24"/>
          <w:szCs w:val="24"/>
          <w:bdr w:val="none" w:sz="0" w:space="0" w:color="auto"/>
          <w:lang w:val="id-ID" w:eastAsia="en-US"/>
        </w:rPr>
        <w:t xml:space="preserve">bahwa kami berkata, </w:t>
      </w:r>
      <w:r w:rsidR="00190A13" w:rsidRPr="00C8207A">
        <w:rPr>
          <w:rFonts w:ascii="Souvenir Lt BT" w:eastAsiaTheme="minorEastAsia" w:hAnsi="Souvenir Lt BT" w:cs="Traditional Arabic"/>
          <w:i/>
          <w:iCs/>
          <w:color w:val="auto"/>
          <w:sz w:val="24"/>
          <w:szCs w:val="24"/>
          <w:bdr w:val="none" w:sz="0" w:space="0" w:color="auto"/>
          <w:lang w:val="id-ID" w:eastAsia="en-US"/>
        </w:rPr>
        <w:t>‘</w:t>
      </w:r>
      <w:r w:rsidR="0000522C" w:rsidRPr="00C8207A">
        <w:rPr>
          <w:rFonts w:ascii="Souvenir Lt BT" w:eastAsiaTheme="minorEastAsia" w:hAnsi="Souvenir Lt BT" w:cs="Traditional Arabic"/>
          <w:i/>
          <w:iCs/>
          <w:color w:val="auto"/>
          <w:sz w:val="24"/>
          <w:szCs w:val="24"/>
          <w:bdr w:val="none" w:sz="0" w:space="0" w:color="auto"/>
          <w:lang w:val="id-ID" w:eastAsia="en-US"/>
        </w:rPr>
        <w:t>Bagaimana mungkin kami menggauli istri sementara Arafah tinggal lima hari lagi, lalu kami datang ke Arafah sementara zakar kami meneteskan air mazi?</w:t>
      </w:r>
      <w:r w:rsidR="00190A13" w:rsidRPr="00C8207A">
        <w:rPr>
          <w:rFonts w:ascii="Souvenir Lt BT" w:eastAsiaTheme="minorEastAsia" w:hAnsi="Souvenir Lt BT" w:cs="Traditional Arabic"/>
          <w:i/>
          <w:iCs/>
          <w:color w:val="auto"/>
          <w:sz w:val="24"/>
          <w:szCs w:val="24"/>
          <w:bdr w:val="none" w:sz="0" w:space="0" w:color="auto"/>
          <w:lang w:val="id-ID" w:eastAsia="en-US"/>
        </w:rPr>
        <w:t>’</w:t>
      </w:r>
      <w:r w:rsidR="001D6408" w:rsidRPr="00C8207A">
        <w:rPr>
          <w:rFonts w:ascii="Souvenir Lt BT" w:eastAsiaTheme="minorEastAsia" w:hAnsi="Souvenir Lt BT" w:cs="Traditional Arabic"/>
          <w:i/>
          <w:iCs/>
          <w:color w:val="auto"/>
          <w:sz w:val="24"/>
          <w:szCs w:val="24"/>
          <w:bdr w:val="none" w:sz="0" w:space="0" w:color="auto"/>
          <w:lang w:val="id-ID" w:eastAsia="en-US"/>
        </w:rPr>
        <w:t>”</w:t>
      </w:r>
      <w:r w:rsidR="00971DA9" w:rsidRPr="7B85A1D9">
        <w:rPr>
          <w:rStyle w:val="ReferensiCatatanKaki"/>
          <w:rFonts w:ascii="Souvenir Lt BT" w:eastAsiaTheme="minorEastAsia" w:hAnsi="Souvenir Lt BT" w:cs="Traditional Arabic"/>
          <w:i/>
          <w:iCs/>
          <w:color w:val="auto"/>
          <w:sz w:val="24"/>
          <w:szCs w:val="24"/>
          <w:bdr w:val="none" w:sz="0" w:space="0" w:color="auto"/>
          <w:lang w:eastAsia="en-US"/>
        </w:rPr>
        <w:footnoteReference w:id="5"/>
      </w:r>
    </w:p>
    <w:p w14:paraId="4DB0E801" w14:textId="2E2B7E05"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Dalam riwayat lain</w:t>
      </w:r>
      <w:r w:rsidR="001C1C78" w:rsidRPr="001D6408">
        <w:rPr>
          <w:rFonts w:ascii="Souvenir Lt BT" w:eastAsiaTheme="minorHAnsi" w:hAnsi="Souvenir Lt BT" w:cs="Traditional Arabic"/>
          <w:color w:val="auto"/>
          <w:sz w:val="24"/>
          <w:szCs w:val="32"/>
          <w:bdr w:val="none" w:sz="0" w:space="0" w:color="auto"/>
          <w:lang w:val="id-ID" w:eastAsia="en-US"/>
        </w:rPr>
        <w:t>,</w:t>
      </w:r>
    </w:p>
    <w:p w14:paraId="16C1552B" w14:textId="77777777" w:rsidR="0000522C" w:rsidRPr="0000522C" w:rsidRDefault="0000522C" w:rsidP="001C1C7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rtl/>
          <w:lang w:val="en-ID" w:eastAsia="en-US"/>
        </w:rPr>
        <w:t>فَيَرُوحُ أَحَدُنَا إِلَى مِنًى وَذَكَرُهُ يَقْطُرُ مَنِيًّا</w:t>
      </w:r>
    </w:p>
    <w:p w14:paraId="11ED0E31" w14:textId="526065AC" w:rsidR="0000522C" w:rsidRPr="0000522C" w:rsidRDefault="001D6408" w:rsidP="001C1C7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3E5E12">
        <w:rPr>
          <w:rFonts w:ascii="Souvenir Lt BT" w:eastAsiaTheme="minorHAnsi" w:hAnsi="Souvenir Lt BT" w:cs="Traditional Arabic"/>
          <w:i/>
          <w:iCs/>
          <w:color w:val="auto"/>
          <w:sz w:val="24"/>
          <w:szCs w:val="32"/>
          <w:bdr w:val="none" w:sz="0" w:space="0" w:color="auto"/>
          <w:lang w:val="id-ID" w:eastAsia="en-US"/>
        </w:rPr>
        <w:t>“</w:t>
      </w:r>
      <w:r w:rsidR="0000522C" w:rsidRPr="003E5E12">
        <w:rPr>
          <w:rFonts w:ascii="Souvenir Lt BT" w:eastAsiaTheme="minorHAnsi" w:hAnsi="Souvenir Lt BT" w:cs="Traditional Arabic"/>
          <w:i/>
          <w:iCs/>
          <w:color w:val="auto"/>
          <w:sz w:val="24"/>
          <w:szCs w:val="32"/>
          <w:bdr w:val="none" w:sz="0" w:space="0" w:color="auto"/>
          <w:lang w:val="id-ID" w:eastAsia="en-US"/>
        </w:rPr>
        <w:t>Maka apakah salah seorang dari kami pergi ke Mina dalam keadaan zakarnya meneteskan air mani?</w:t>
      </w:r>
      <w:r w:rsidRPr="003E5E12">
        <w:rPr>
          <w:rFonts w:ascii="Souvenir Lt BT" w:eastAsiaTheme="minorHAnsi" w:hAnsi="Souvenir Lt BT" w:cs="Traditional Arabic"/>
          <w:i/>
          <w:iCs/>
          <w:color w:val="auto"/>
          <w:sz w:val="24"/>
          <w:szCs w:val="32"/>
          <w:bdr w:val="none" w:sz="0" w:space="0" w:color="auto"/>
          <w:lang w:val="id-ID" w:eastAsia="en-US"/>
        </w:rPr>
        <w:t>”</w:t>
      </w:r>
      <w:r w:rsidR="003E5E12">
        <w:rPr>
          <w:rStyle w:val="ReferensiCatatanKaki"/>
          <w:rFonts w:ascii="Souvenir Lt BT" w:eastAsiaTheme="minorHAnsi" w:hAnsi="Souvenir Lt BT" w:cs="Traditional Arabic"/>
          <w:i/>
          <w:iCs/>
          <w:color w:val="auto"/>
          <w:sz w:val="24"/>
          <w:szCs w:val="32"/>
          <w:bdr w:val="none" w:sz="0" w:space="0" w:color="auto"/>
          <w:lang w:val="id-ID" w:eastAsia="en-US"/>
        </w:rPr>
        <w:footnoteReference w:id="6"/>
      </w:r>
    </w:p>
    <w:p w14:paraId="4E4630C9" w14:textId="7E7A6FA5"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 xml:space="preserve">Para sahabat merasa keberatan karena menyangka menggauli istri menjelang haji akan mengurangi kesempurnaan ibadah mereka. Maka Nabi </w:t>
      </w:r>
      <w:r w:rsidR="001D6408" w:rsidRPr="001D6408">
        <w:rPr>
          <w:rFonts w:ascii="Souvenir Lt BT" w:eastAsiaTheme="minorHAnsi" w:hAnsi="Souvenir Lt BT" w:cs="Traditional Arabic"/>
          <w:color w:val="auto"/>
          <w:sz w:val="24"/>
          <w:szCs w:val="32"/>
          <w:bdr w:val="none" w:sz="0" w:space="0" w:color="auto"/>
          <w:rtl/>
          <w:lang w:val="en-ID" w:eastAsia="en-US"/>
        </w:rPr>
        <w:t>ﷺ</w:t>
      </w:r>
      <w:r w:rsidRPr="0000522C">
        <w:rPr>
          <w:rFonts w:ascii="Souvenir Lt BT" w:eastAsiaTheme="minorHAnsi" w:hAnsi="Souvenir Lt BT" w:cs="Traditional Arabic"/>
          <w:color w:val="auto"/>
          <w:sz w:val="24"/>
          <w:szCs w:val="32"/>
          <w:bdr w:val="none" w:sz="0" w:space="0" w:color="auto"/>
          <w:lang w:val="id-ID" w:eastAsia="en-US"/>
        </w:rPr>
        <w:t xml:space="preserve"> menjawab</w:t>
      </w:r>
      <w:r w:rsidR="001C1C78" w:rsidRPr="001D6408">
        <w:rPr>
          <w:rFonts w:ascii="Souvenir Lt BT" w:eastAsiaTheme="minorHAnsi" w:hAnsi="Souvenir Lt BT" w:cs="Traditional Arabic"/>
          <w:color w:val="auto"/>
          <w:sz w:val="24"/>
          <w:szCs w:val="32"/>
          <w:bdr w:val="none" w:sz="0" w:space="0" w:color="auto"/>
          <w:lang w:val="id-ID" w:eastAsia="en-US"/>
        </w:rPr>
        <w:t>,</w:t>
      </w:r>
    </w:p>
    <w:p w14:paraId="75CA77B1" w14:textId="769B02B6" w:rsidR="0000522C" w:rsidRPr="00D058CF" w:rsidRDefault="00D058CF" w:rsidP="001C1C7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Pr>
          <w:rFonts w:ascii="Souvenir Lt BT" w:eastAsiaTheme="minorHAnsi" w:hAnsi="Souvenir Lt BT" w:cs="Traditional Arabic" w:hint="cs"/>
          <w:color w:val="auto"/>
          <w:sz w:val="24"/>
          <w:szCs w:val="32"/>
          <w:bdr w:val="none" w:sz="0" w:space="0" w:color="auto"/>
          <w:rtl/>
          <w:lang w:eastAsia="en-US"/>
        </w:rPr>
        <w:t>((</w:t>
      </w:r>
      <w:r w:rsidR="0000522C" w:rsidRPr="0000522C">
        <w:rPr>
          <w:rFonts w:ascii="Souvenir Lt BT" w:eastAsiaTheme="minorHAnsi" w:hAnsi="Souvenir Lt BT" w:cs="Traditional Arabic"/>
          <w:color w:val="auto"/>
          <w:sz w:val="24"/>
          <w:szCs w:val="32"/>
          <w:bdr w:val="none" w:sz="0" w:space="0" w:color="auto"/>
          <w:rtl/>
          <w:lang w:val="en-ID" w:eastAsia="en-US"/>
        </w:rPr>
        <w:t>قَدْ عَلِمْتُمْ أَنِّي أَتْقَاكُمْ لِلهِ وَأَصْدَقُكُمْ وَأَبَرُّكُمْ</w:t>
      </w:r>
      <w:r>
        <w:rPr>
          <w:rFonts w:ascii="Souvenir Lt BT" w:eastAsiaTheme="minorHAnsi" w:hAnsi="Souvenir Lt BT" w:cs="Traditional Arabic" w:hint="cs"/>
          <w:color w:val="auto"/>
          <w:sz w:val="24"/>
          <w:szCs w:val="32"/>
          <w:bdr w:val="none" w:sz="0" w:space="0" w:color="auto"/>
          <w:rtl/>
          <w:lang w:val="en-ID" w:eastAsia="en-US"/>
        </w:rPr>
        <w:t>))</w:t>
      </w:r>
    </w:p>
    <w:p w14:paraId="735EB7FC" w14:textId="00CBC16F" w:rsidR="0000522C" w:rsidRPr="00D058CF" w:rsidRDefault="001D6408" w:rsidP="001C1C7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val="id-ID" w:eastAsia="en-US"/>
        </w:rPr>
      </w:pPr>
      <w:r w:rsidRPr="00D058CF">
        <w:rPr>
          <w:rFonts w:ascii="Souvenir Lt BT" w:eastAsiaTheme="minorHAnsi" w:hAnsi="Souvenir Lt BT" w:cs="Traditional Arabic"/>
          <w:i/>
          <w:iCs/>
          <w:color w:val="auto"/>
          <w:sz w:val="24"/>
          <w:szCs w:val="32"/>
          <w:bdr w:val="none" w:sz="0" w:space="0" w:color="auto"/>
          <w:lang w:val="id-ID" w:eastAsia="en-US"/>
        </w:rPr>
        <w:t>“</w:t>
      </w:r>
      <w:r w:rsidR="0000522C" w:rsidRPr="00D058CF">
        <w:rPr>
          <w:rFonts w:ascii="Souvenir Lt BT" w:eastAsiaTheme="minorHAnsi" w:hAnsi="Souvenir Lt BT" w:cs="Traditional Arabic"/>
          <w:i/>
          <w:iCs/>
          <w:color w:val="auto"/>
          <w:sz w:val="24"/>
          <w:szCs w:val="32"/>
          <w:bdr w:val="none" w:sz="0" w:space="0" w:color="auto"/>
          <w:lang w:val="id-ID" w:eastAsia="en-US"/>
        </w:rPr>
        <w:t>Sesungguhnya kalian telah mengetahui bahwa aku adalah orang yang paling bertakwa kepada Allah di antara kalian, paling jujur, dan paling baik.</w:t>
      </w:r>
      <w:r w:rsidRPr="00D058CF">
        <w:rPr>
          <w:rFonts w:ascii="Souvenir Lt BT" w:eastAsiaTheme="minorHAnsi" w:hAnsi="Souvenir Lt BT" w:cs="Traditional Arabic"/>
          <w:i/>
          <w:iCs/>
          <w:color w:val="auto"/>
          <w:sz w:val="24"/>
          <w:szCs w:val="32"/>
          <w:bdr w:val="none" w:sz="0" w:space="0" w:color="auto"/>
          <w:lang w:val="id-ID" w:eastAsia="en-US"/>
        </w:rPr>
        <w:t>”</w:t>
      </w:r>
    </w:p>
    <w:p w14:paraId="13C533F6" w14:textId="0AF4C4B9"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Maka Jabir berkata</w:t>
      </w:r>
      <w:r w:rsidR="001C1C78" w:rsidRPr="001D6408">
        <w:rPr>
          <w:rFonts w:ascii="Souvenir Lt BT" w:eastAsiaTheme="minorHAnsi" w:hAnsi="Souvenir Lt BT" w:cs="Traditional Arabic"/>
          <w:color w:val="auto"/>
          <w:sz w:val="24"/>
          <w:szCs w:val="32"/>
          <w:bdr w:val="none" w:sz="0" w:space="0" w:color="auto"/>
          <w:lang w:val="id-ID" w:eastAsia="en-US"/>
        </w:rPr>
        <w:t>,</w:t>
      </w:r>
    </w:p>
    <w:p w14:paraId="0F67301F" w14:textId="77777777" w:rsidR="0000522C" w:rsidRPr="0000522C" w:rsidRDefault="0000522C" w:rsidP="001C1C7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rtl/>
          <w:lang w:val="en-ID" w:eastAsia="en-US"/>
        </w:rPr>
        <w:t>فَحَلَلْنَا وَسَمِعْنَا وَأَطَعْنَا</w:t>
      </w:r>
    </w:p>
    <w:p w14:paraId="04ADE13E" w14:textId="67F92BE4" w:rsidR="0000522C" w:rsidRPr="0000522C" w:rsidRDefault="001D6408" w:rsidP="00EE6E5F">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EE6E5F">
        <w:rPr>
          <w:rFonts w:ascii="Souvenir Lt BT" w:eastAsiaTheme="minorHAnsi" w:hAnsi="Souvenir Lt BT" w:cs="Traditional Arabic"/>
          <w:i/>
          <w:iCs/>
          <w:color w:val="auto"/>
          <w:sz w:val="24"/>
          <w:szCs w:val="32"/>
          <w:bdr w:val="none" w:sz="0" w:space="0" w:color="auto"/>
          <w:lang w:val="id-ID" w:eastAsia="en-US"/>
        </w:rPr>
        <w:t>“</w:t>
      </w:r>
      <w:r w:rsidR="0000522C" w:rsidRPr="00EE6E5F">
        <w:rPr>
          <w:rFonts w:ascii="Souvenir Lt BT" w:eastAsiaTheme="minorHAnsi" w:hAnsi="Souvenir Lt BT" w:cs="Traditional Arabic"/>
          <w:i/>
          <w:iCs/>
          <w:color w:val="auto"/>
          <w:sz w:val="24"/>
          <w:szCs w:val="32"/>
          <w:bdr w:val="none" w:sz="0" w:space="0" w:color="auto"/>
          <w:lang w:val="id-ID" w:eastAsia="en-US"/>
        </w:rPr>
        <w:t>Maka kami pun bertahalul, kami dengar, dan kami taati.</w:t>
      </w:r>
      <w:r w:rsidRPr="00EE6E5F">
        <w:rPr>
          <w:rFonts w:ascii="Souvenir Lt BT" w:eastAsiaTheme="minorHAnsi" w:hAnsi="Souvenir Lt BT" w:cs="Traditional Arabic"/>
          <w:i/>
          <w:iCs/>
          <w:color w:val="auto"/>
          <w:sz w:val="24"/>
          <w:szCs w:val="32"/>
          <w:bdr w:val="none" w:sz="0" w:space="0" w:color="auto"/>
          <w:lang w:val="id-ID" w:eastAsia="en-US"/>
        </w:rPr>
        <w:t>”</w:t>
      </w:r>
      <w:r w:rsidR="00EE6E5F">
        <w:rPr>
          <w:rStyle w:val="ReferensiCatatanKaki"/>
          <w:rFonts w:ascii="Souvenir Lt BT" w:eastAsiaTheme="minorHAnsi" w:hAnsi="Souvenir Lt BT" w:cs="Traditional Arabic"/>
          <w:i/>
          <w:iCs/>
          <w:color w:val="auto"/>
          <w:sz w:val="24"/>
          <w:szCs w:val="32"/>
          <w:bdr w:val="none" w:sz="0" w:space="0" w:color="auto"/>
          <w:lang w:val="id-ID" w:eastAsia="en-US"/>
        </w:rPr>
        <w:footnoteReference w:id="7"/>
      </w:r>
    </w:p>
    <w:p w14:paraId="1DA6C20B" w14:textId="04D41ED6"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Dalam riwayat lain Jabir berkata</w:t>
      </w:r>
      <w:r w:rsidR="001C1C78" w:rsidRPr="001D6408">
        <w:rPr>
          <w:rFonts w:ascii="Souvenir Lt BT" w:eastAsiaTheme="minorHAnsi" w:hAnsi="Souvenir Lt BT" w:cs="Traditional Arabic"/>
          <w:color w:val="auto"/>
          <w:sz w:val="24"/>
          <w:szCs w:val="32"/>
          <w:bdr w:val="none" w:sz="0" w:space="0" w:color="auto"/>
          <w:lang w:val="id-ID" w:eastAsia="en-US"/>
        </w:rPr>
        <w:t>,</w:t>
      </w:r>
    </w:p>
    <w:p w14:paraId="216EF484" w14:textId="77777777" w:rsidR="0000522C" w:rsidRPr="0000522C" w:rsidRDefault="0000522C" w:rsidP="001C1C7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rtl/>
          <w:lang w:val="en-ID" w:eastAsia="en-US"/>
        </w:rPr>
        <w:t>فَأَحْلَلْنَا حَتَّى وَطِئْنَا النِّسَاءَ</w:t>
      </w:r>
    </w:p>
    <w:p w14:paraId="38A74199" w14:textId="42F8C138" w:rsidR="0000522C" w:rsidRPr="0000522C" w:rsidRDefault="001D6408" w:rsidP="001C1C7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FD3A6F">
        <w:rPr>
          <w:rFonts w:ascii="Souvenir Lt BT" w:eastAsiaTheme="minorHAnsi" w:hAnsi="Souvenir Lt BT" w:cs="Traditional Arabic"/>
          <w:i/>
          <w:iCs/>
          <w:color w:val="auto"/>
          <w:sz w:val="24"/>
          <w:szCs w:val="32"/>
          <w:bdr w:val="none" w:sz="0" w:space="0" w:color="auto"/>
          <w:lang w:val="id-ID" w:eastAsia="en-US"/>
        </w:rPr>
        <w:t>“</w:t>
      </w:r>
      <w:r w:rsidR="0000522C" w:rsidRPr="00FD3A6F">
        <w:rPr>
          <w:rFonts w:ascii="Souvenir Lt BT" w:eastAsiaTheme="minorHAnsi" w:hAnsi="Souvenir Lt BT" w:cs="Traditional Arabic"/>
          <w:i/>
          <w:iCs/>
          <w:color w:val="auto"/>
          <w:sz w:val="24"/>
          <w:szCs w:val="32"/>
          <w:bdr w:val="none" w:sz="0" w:space="0" w:color="auto"/>
          <w:lang w:val="id-ID" w:eastAsia="en-US"/>
        </w:rPr>
        <w:t>Maka kami pun bertahalul hingga kami menggauli para istri.</w:t>
      </w:r>
      <w:r w:rsidRPr="00FD3A6F">
        <w:rPr>
          <w:rFonts w:ascii="Souvenir Lt BT" w:eastAsiaTheme="minorHAnsi" w:hAnsi="Souvenir Lt BT" w:cs="Traditional Arabic"/>
          <w:i/>
          <w:iCs/>
          <w:color w:val="auto"/>
          <w:sz w:val="24"/>
          <w:szCs w:val="32"/>
          <w:bdr w:val="none" w:sz="0" w:space="0" w:color="auto"/>
          <w:lang w:val="id-ID" w:eastAsia="en-US"/>
        </w:rPr>
        <w:t>”</w:t>
      </w:r>
      <w:r w:rsidR="00FD3A6F">
        <w:rPr>
          <w:rStyle w:val="ReferensiCatatanKaki"/>
          <w:rFonts w:ascii="Souvenir Lt BT" w:eastAsiaTheme="minorHAnsi" w:hAnsi="Souvenir Lt BT" w:cs="Traditional Arabic"/>
          <w:i/>
          <w:iCs/>
          <w:color w:val="auto"/>
          <w:sz w:val="24"/>
          <w:szCs w:val="32"/>
          <w:bdr w:val="none" w:sz="0" w:space="0" w:color="auto"/>
          <w:lang w:val="id-ID" w:eastAsia="en-US"/>
        </w:rPr>
        <w:footnoteReference w:id="8"/>
      </w:r>
    </w:p>
    <w:p w14:paraId="038C55AA" w14:textId="5ACA0E98"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 xml:space="preserve">Nabi </w:t>
      </w:r>
      <w:r w:rsidR="001D6408" w:rsidRPr="001D6408">
        <w:rPr>
          <w:rFonts w:ascii="Souvenir Lt BT" w:eastAsiaTheme="minorHAnsi" w:hAnsi="Souvenir Lt BT" w:cs="Traditional Arabic"/>
          <w:color w:val="auto"/>
          <w:sz w:val="24"/>
          <w:szCs w:val="32"/>
          <w:bdr w:val="none" w:sz="0" w:space="0" w:color="auto"/>
          <w:rtl/>
          <w:lang w:val="en-ID" w:eastAsia="en-US"/>
        </w:rPr>
        <w:t>ﷺ</w:t>
      </w:r>
      <w:r w:rsidRPr="0000522C">
        <w:rPr>
          <w:rFonts w:ascii="Souvenir Lt BT" w:eastAsiaTheme="minorHAnsi" w:hAnsi="Souvenir Lt BT" w:cs="Traditional Arabic"/>
          <w:color w:val="auto"/>
          <w:sz w:val="24"/>
          <w:szCs w:val="32"/>
          <w:bdr w:val="none" w:sz="0" w:space="0" w:color="auto"/>
          <w:lang w:val="id-ID" w:eastAsia="en-US"/>
        </w:rPr>
        <w:t xml:space="preserve"> memerintahkan para sahabat untuk menggauli istri-istri mereka guna menghilangkan anggapan keliru bahwa hal itu mengurangi kualitas haji. Perintah ini bisa bermakna pembolehan untuk meluruskan persangkaan mereka, atau bahkan dianjurkan.</w:t>
      </w:r>
      <w:r w:rsidR="00A941C9">
        <w:rPr>
          <w:rStyle w:val="ReferensiCatatanKaki"/>
          <w:rFonts w:ascii="Souvenir Lt BT" w:eastAsiaTheme="minorHAnsi" w:hAnsi="Souvenir Lt BT" w:cs="Traditional Arabic"/>
          <w:color w:val="auto"/>
          <w:sz w:val="24"/>
          <w:szCs w:val="32"/>
          <w:bdr w:val="none" w:sz="0" w:space="0" w:color="auto"/>
          <w:lang w:val="id-ID" w:eastAsia="en-US"/>
        </w:rPr>
        <w:footnoteReference w:id="9"/>
      </w:r>
      <w:r w:rsidRPr="0000522C">
        <w:rPr>
          <w:rFonts w:ascii="Souvenir Lt BT" w:eastAsiaTheme="minorHAnsi" w:hAnsi="Souvenir Lt BT" w:cs="Traditional Arabic"/>
          <w:color w:val="auto"/>
          <w:sz w:val="24"/>
          <w:szCs w:val="32"/>
          <w:bdr w:val="none" w:sz="0" w:space="0" w:color="auto"/>
          <w:lang w:val="id-ID" w:eastAsia="en-US"/>
        </w:rPr>
        <w:t xml:space="preserve"> </w:t>
      </w:r>
    </w:p>
    <w:p w14:paraId="39BF0E62" w14:textId="77777777"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lastRenderedPageBreak/>
        <w:t>Dengan demikian, tidak mengapa bagi seseorang yang telah selesai umrah untuk menggauli istrinya meskipun menjelang pelaksanaan haji. Bahkan hal ini bisa lebih menenangkan hati sebelum berhaji sehingga ia bisa lebih berkonsentrasi, karena hasratnya telah tersalurkan.</w:t>
      </w:r>
    </w:p>
    <w:p w14:paraId="7197A535" w14:textId="66AD6058" w:rsidR="0000522C" w:rsidRPr="0000522C" w:rsidRDefault="0000522C" w:rsidP="0000522C">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0522C">
        <w:rPr>
          <w:rFonts w:ascii="Souvenir Lt BT" w:eastAsiaTheme="minorHAnsi" w:hAnsi="Souvenir Lt BT" w:cs="Traditional Arabic"/>
          <w:color w:val="auto"/>
          <w:sz w:val="24"/>
          <w:szCs w:val="32"/>
          <w:bdr w:val="none" w:sz="0" w:space="0" w:color="auto"/>
          <w:lang w:val="id-ID" w:eastAsia="en-US"/>
        </w:rPr>
        <w:t xml:space="preserve">Hal ini serupa dengan anjuran untuk menggauli istri sebelum berangkat salat Jumat. Sebagian ulama memandang hal itu dianjurkan agar seseorang lebih berkonsentrasi di perjalanan menuju masjid dan lebih mampu menundukkan pandangan, karena syahwatnya telah tersalurkan. </w:t>
      </w:r>
      <w:r w:rsidRPr="0000522C">
        <w:rPr>
          <w:rFonts w:ascii="Souvenir Lt BT" w:eastAsiaTheme="minorHAnsi" w:hAnsi="Souvenir Lt BT" w:cs="Traditional Arabic"/>
          <w:i/>
          <w:iCs/>
          <w:color w:val="auto"/>
          <w:sz w:val="24"/>
          <w:szCs w:val="32"/>
          <w:bdr w:val="none" w:sz="0" w:space="0" w:color="auto"/>
          <w:lang w:val="id-ID" w:eastAsia="en-US"/>
        </w:rPr>
        <w:t>Wallâhu a</w:t>
      </w:r>
      <w:r w:rsidR="00190A13" w:rsidRPr="001D6408">
        <w:rPr>
          <w:rFonts w:ascii="Souvenir Lt BT" w:eastAsiaTheme="minorHAnsi" w:hAnsi="Souvenir Lt BT" w:cs="Traditional Arabic"/>
          <w:i/>
          <w:iCs/>
          <w:color w:val="auto"/>
          <w:sz w:val="24"/>
          <w:szCs w:val="32"/>
          <w:bdr w:val="none" w:sz="0" w:space="0" w:color="auto"/>
          <w:lang w:val="id-ID" w:eastAsia="en-US"/>
        </w:rPr>
        <w:t>’</w:t>
      </w:r>
      <w:r w:rsidRPr="0000522C">
        <w:rPr>
          <w:rFonts w:ascii="Souvenir Lt BT" w:eastAsiaTheme="minorHAnsi" w:hAnsi="Souvenir Lt BT" w:cs="Traditional Arabic"/>
          <w:i/>
          <w:iCs/>
          <w:color w:val="auto"/>
          <w:sz w:val="24"/>
          <w:szCs w:val="32"/>
          <w:bdr w:val="none" w:sz="0" w:space="0" w:color="auto"/>
          <w:lang w:val="id-ID" w:eastAsia="en-US"/>
        </w:rPr>
        <w:t>lam.</w:t>
      </w:r>
    </w:p>
    <w:p w14:paraId="3AAD3367" w14:textId="77777777" w:rsidR="00957F3A" w:rsidRDefault="00957F3A" w:rsidP="00EC5747">
      <w:pPr>
        <w:pStyle w:val="NormalWeb"/>
        <w:shd w:val="clear" w:color="auto" w:fill="FFFFFF"/>
        <w:spacing w:before="0" w:beforeAutospacing="0" w:after="0" w:afterAutospacing="0" w:line="276" w:lineRule="auto"/>
        <w:jc w:val="both"/>
        <w:rPr>
          <w:rFonts w:ascii="Souvenir Lt BT" w:eastAsiaTheme="minorHAnsi" w:hAnsi="Souvenir Lt BT" w:cs="Traditional Arabic"/>
          <w:szCs w:val="32"/>
          <w:lang w:val="en-ID" w:eastAsia="en-US"/>
        </w:rPr>
      </w:pPr>
    </w:p>
    <w:p w14:paraId="2BB53FC5" w14:textId="77777777" w:rsidR="00000000" w:rsidRDefault="00570382" w:rsidP="00EC5747">
      <w:pPr>
        <w:pStyle w:val="NormalWeb"/>
        <w:shd w:val="clear" w:color="auto" w:fill="FFFFFF"/>
        <w:spacing w:before="0" w:beforeAutospacing="0" w:after="0" w:afterAutospacing="0" w:line="276" w:lineRule="auto"/>
        <w:jc w:val="both"/>
        <w:rPr>
          <w:rFonts w:ascii="Souvenir Lt BT" w:eastAsiaTheme="minorHAnsi" w:hAnsi="Souvenir Lt BT" w:cs="Traditional Arabic"/>
          <w:noProof/>
          <w:szCs w:val="32"/>
          <w:lang w:val="en-ID" w:eastAsia="en-US"/>
        </w:rPr>
      </w:pPr>
      <w:r>
        <w:rPr>
          <w:rFonts w:ascii="Souvenir Lt BT" w:eastAsiaTheme="minorHAnsi" w:hAnsi="Souvenir Lt BT" w:cs="Traditional Arabic"/>
          <w:noProof/>
          <w:szCs w:val="32"/>
          <w:lang w:val="en-ID" w:eastAsia="en-US"/>
        </w:rPr>
        <w:drawing>
          <wp:inline distT="0" distB="0" distL="0" distR="0" wp14:anchorId="1A7551D7" wp14:editId="4B17616E">
            <wp:extent cx="6242685" cy="454215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2685" cy="4542155"/>
                    </a:xfrm>
                    <a:prstGeom prst="rect">
                      <a:avLst/>
                    </a:prstGeom>
                    <a:noFill/>
                  </pic:spPr>
                </pic:pic>
              </a:graphicData>
            </a:graphic>
          </wp:inline>
        </w:drawing>
      </w:r>
    </w:p>
    <w:p w14:paraId="270166A7" w14:textId="440C6CC3" w:rsidR="003861C8" w:rsidRDefault="003861C8" w:rsidP="00EC5747">
      <w:pPr>
        <w:pStyle w:val="NormalWeb"/>
        <w:shd w:val="clear" w:color="auto" w:fill="FFFFFF"/>
        <w:spacing w:before="0" w:beforeAutospacing="0" w:after="0" w:afterAutospacing="0" w:line="276" w:lineRule="auto"/>
        <w:jc w:val="both"/>
        <w:rPr>
          <w:rFonts w:ascii="Souvenir Lt BT" w:eastAsiaTheme="minorHAnsi" w:hAnsi="Souvenir Lt BT" w:cs="Traditional Arabic"/>
          <w:szCs w:val="32"/>
          <w:lang w:val="en-ID" w:eastAsia="en-US"/>
        </w:rPr>
      </w:pPr>
      <w:r>
        <w:rPr>
          <w:rFonts w:ascii="Souvenir Lt BT" w:eastAsiaTheme="minorHAnsi" w:hAnsi="Souvenir Lt BT" w:cs="Traditional Arabic"/>
          <w:noProof/>
          <w:szCs w:val="32"/>
          <w:lang w:val="en-ID" w:eastAsia="en-US"/>
        </w:rPr>
        <w:drawing>
          <wp:inline distT="0" distB="0" distL="0" distR="0" wp14:anchorId="30BD643F" wp14:editId="5C738192">
            <wp:extent cx="5152854" cy="3343910"/>
            <wp:effectExtent l="0" t="0" r="0" b="0"/>
            <wp:docPr id="138083422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9126" cy="3347980"/>
                    </a:xfrm>
                    <a:prstGeom prst="rect">
                      <a:avLst/>
                    </a:prstGeom>
                    <a:noFill/>
                  </pic:spPr>
                </pic:pic>
              </a:graphicData>
            </a:graphic>
          </wp:inline>
        </w:drawing>
      </w:r>
    </w:p>
    <w:p w14:paraId="2233C40B" w14:textId="77777777" w:rsidR="006F0A27" w:rsidRPr="001D6408" w:rsidRDefault="006F0A27" w:rsidP="00EC5747">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p>
    <w:p w14:paraId="21E40F9B" w14:textId="16C7F7CA" w:rsidR="0007457E" w:rsidRPr="001D6408" w:rsidRDefault="0007457E" w:rsidP="000745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1D6408">
        <w:rPr>
          <w:rFonts w:ascii="Souvenir Lt BT" w:eastAsiaTheme="minorHAnsi" w:hAnsi="Souvenir Lt BT" w:cs="Traditional Arabic"/>
          <w:color w:val="auto"/>
          <w:sz w:val="24"/>
          <w:szCs w:val="32"/>
          <w:bdr w:val="none" w:sz="0" w:space="0" w:color="auto"/>
          <w:lang w:eastAsia="en-US"/>
        </w:rPr>
        <w:tab/>
      </w:r>
      <w:r w:rsidRPr="001D6408">
        <w:rPr>
          <w:rFonts w:ascii="Souvenir Lt BT" w:eastAsiaTheme="minorHAnsi" w:hAnsi="Souvenir Lt BT" w:cs="Traditional Arabic"/>
          <w:b/>
          <w:bCs/>
          <w:color w:val="auto"/>
          <w:sz w:val="24"/>
          <w:szCs w:val="32"/>
          <w:bdr w:val="none" w:sz="0" w:space="0" w:color="auto"/>
          <w:lang w:eastAsia="en-US"/>
        </w:rPr>
        <w:t xml:space="preserve">Pertanyaan: </w:t>
      </w:r>
      <w:r w:rsidRPr="001D6408">
        <w:rPr>
          <w:rFonts w:ascii="Souvenir Lt BT" w:eastAsiaTheme="minorHAnsi" w:hAnsi="Souvenir Lt BT" w:cs="Traditional Arabic"/>
          <w:color w:val="auto"/>
          <w:sz w:val="24"/>
          <w:szCs w:val="32"/>
          <w:bdr w:val="none" w:sz="0" w:space="0" w:color="auto"/>
          <w:lang w:eastAsia="en-US"/>
        </w:rPr>
        <w:t>Hukum mengulang-ulang umrah dalam satu safar.</w:t>
      </w:r>
    </w:p>
    <w:p w14:paraId="453775EA" w14:textId="77777777" w:rsidR="0007457E" w:rsidRPr="0007457E" w:rsidRDefault="0007457E" w:rsidP="000745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7457E">
        <w:rPr>
          <w:rFonts w:ascii="Souvenir Lt BT" w:eastAsiaTheme="minorHAnsi" w:hAnsi="Souvenir Lt BT" w:cs="Traditional Arabic"/>
          <w:b/>
          <w:bCs/>
          <w:color w:val="auto"/>
          <w:sz w:val="24"/>
          <w:szCs w:val="32"/>
          <w:bdr w:val="none" w:sz="0" w:space="0" w:color="auto"/>
          <w:lang w:val="id-ID" w:eastAsia="en-US"/>
        </w:rPr>
        <w:t>Jawab:</w:t>
      </w:r>
    </w:p>
    <w:p w14:paraId="7BB36C38" w14:textId="77777777" w:rsidR="0007457E" w:rsidRPr="0007457E" w:rsidRDefault="0007457E" w:rsidP="000745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7457E">
        <w:rPr>
          <w:rFonts w:ascii="Souvenir Lt BT" w:eastAsiaTheme="minorHAnsi" w:hAnsi="Souvenir Lt BT" w:cs="Traditional Arabic"/>
          <w:color w:val="auto"/>
          <w:sz w:val="24"/>
          <w:szCs w:val="32"/>
          <w:bdr w:val="none" w:sz="0" w:space="0" w:color="auto"/>
          <w:lang w:val="id-ID" w:eastAsia="en-US"/>
        </w:rPr>
        <w:t>Mengulang-ulang umrah terbagi dalam dua kondisi.</w:t>
      </w:r>
    </w:p>
    <w:p w14:paraId="479A80C8" w14:textId="26AC0535" w:rsidR="0007457E" w:rsidRPr="0007457E" w:rsidRDefault="0007457E" w:rsidP="000745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7457E">
        <w:rPr>
          <w:rFonts w:ascii="Souvenir Lt BT" w:eastAsiaTheme="minorHAnsi" w:hAnsi="Souvenir Lt BT" w:cs="Traditional Arabic"/>
          <w:b/>
          <w:bCs/>
          <w:color w:val="auto"/>
          <w:sz w:val="24"/>
          <w:szCs w:val="32"/>
          <w:bdr w:val="none" w:sz="0" w:space="0" w:color="auto"/>
          <w:lang w:val="id-ID" w:eastAsia="en-US"/>
        </w:rPr>
        <w:t xml:space="preserve">Kondisi Pertama: </w:t>
      </w:r>
      <w:r w:rsidRPr="0007457E">
        <w:rPr>
          <w:rFonts w:ascii="Souvenir Lt BT" w:eastAsiaTheme="minorHAnsi" w:hAnsi="Souvenir Lt BT" w:cs="Traditional Arabic"/>
          <w:color w:val="auto"/>
          <w:sz w:val="24"/>
          <w:szCs w:val="32"/>
          <w:bdr w:val="none" w:sz="0" w:space="0" w:color="auto"/>
          <w:lang w:val="id-ID" w:eastAsia="en-US"/>
        </w:rPr>
        <w:t xml:space="preserve">Mengulang </w:t>
      </w:r>
      <w:r w:rsidRPr="001D6408">
        <w:rPr>
          <w:rFonts w:ascii="Souvenir Lt BT" w:eastAsiaTheme="minorHAnsi" w:hAnsi="Souvenir Lt BT" w:cs="Traditional Arabic"/>
          <w:color w:val="auto"/>
          <w:sz w:val="24"/>
          <w:szCs w:val="32"/>
          <w:bdr w:val="none" w:sz="0" w:space="0" w:color="auto"/>
          <w:lang w:val="id-ID" w:eastAsia="en-US"/>
        </w:rPr>
        <w:t xml:space="preserve">umrah dalam safar yang berbeda-beda. </w:t>
      </w:r>
      <w:r w:rsidRPr="0007457E">
        <w:rPr>
          <w:rFonts w:ascii="Souvenir Lt BT" w:eastAsiaTheme="minorHAnsi" w:hAnsi="Souvenir Lt BT" w:cs="Traditional Arabic"/>
          <w:color w:val="auto"/>
          <w:sz w:val="24"/>
          <w:szCs w:val="32"/>
          <w:bdr w:val="none" w:sz="0" w:space="0" w:color="auto"/>
          <w:lang w:val="id-ID" w:eastAsia="en-US"/>
        </w:rPr>
        <w:t>Yaitu setiap umrah dikerjakan dalam safar tersendiri. Menurut mayoritas ulama,</w:t>
      </w:r>
      <w:bookmarkStart w:id="2" w:name="_Hlk530829684"/>
      <w:r w:rsidRPr="001D6408">
        <w:rPr>
          <w:rFonts w:ascii="Souvenir Lt BT" w:eastAsiaTheme="minorHAnsi" w:hAnsi="Souvenir Lt BT" w:cs="Traditional Arabic"/>
          <w:color w:val="auto"/>
          <w:sz w:val="24"/>
          <w:szCs w:val="32"/>
          <w:bdr w:val="none" w:sz="0" w:space="0" w:color="auto"/>
          <w:vertAlign w:val="superscript"/>
          <w:lang w:eastAsia="en-US"/>
        </w:rPr>
        <w:footnoteReference w:id="10"/>
      </w:r>
      <w:bookmarkEnd w:id="2"/>
      <w:r w:rsidRPr="001D6408">
        <w:rPr>
          <w:rFonts w:ascii="Souvenir Lt BT" w:eastAsiaTheme="minorHAnsi" w:hAnsi="Souvenir Lt BT" w:cs="Traditional Arabic"/>
          <w:color w:val="auto"/>
          <w:sz w:val="24"/>
          <w:szCs w:val="32"/>
          <w:bdr w:val="none" w:sz="0" w:space="0" w:color="auto"/>
          <w:lang w:eastAsia="en-US"/>
        </w:rPr>
        <w:t xml:space="preserve"> </w:t>
      </w:r>
      <w:r w:rsidRPr="0007457E">
        <w:rPr>
          <w:rFonts w:ascii="Souvenir Lt BT" w:eastAsiaTheme="minorHAnsi" w:hAnsi="Souvenir Lt BT" w:cs="Traditional Arabic"/>
          <w:color w:val="auto"/>
          <w:sz w:val="24"/>
          <w:szCs w:val="32"/>
          <w:bdr w:val="none" w:sz="0" w:space="0" w:color="auto"/>
          <w:lang w:val="id-ID" w:eastAsia="en-US"/>
        </w:rPr>
        <w:t xml:space="preserve"> hal ini dianjurkan berdasarkan sabda Nabi </w:t>
      </w:r>
      <w:r w:rsidR="001D6408" w:rsidRPr="001D6408">
        <w:rPr>
          <w:rFonts w:ascii="Souvenir Lt BT" w:eastAsiaTheme="minorHAnsi" w:hAnsi="Souvenir Lt BT" w:cs="Traditional Arabic"/>
          <w:color w:val="auto"/>
          <w:sz w:val="24"/>
          <w:szCs w:val="32"/>
          <w:bdr w:val="none" w:sz="0" w:space="0" w:color="auto"/>
          <w:rtl/>
          <w:lang w:eastAsia="en-US"/>
        </w:rPr>
        <w:t>ﷺ</w:t>
      </w:r>
      <w:r w:rsidRPr="001D6408">
        <w:rPr>
          <w:rFonts w:ascii="Souvenir Lt BT" w:eastAsiaTheme="minorHAnsi" w:hAnsi="Souvenir Lt BT" w:cs="Traditional Arabic"/>
          <w:color w:val="auto"/>
          <w:sz w:val="24"/>
          <w:szCs w:val="32"/>
          <w:bdr w:val="none" w:sz="0" w:space="0" w:color="auto"/>
          <w:lang w:val="id-ID" w:eastAsia="en-US"/>
        </w:rPr>
        <w:t>,</w:t>
      </w:r>
    </w:p>
    <w:p w14:paraId="0D4B4FBA" w14:textId="5949D9EF" w:rsidR="0007457E" w:rsidRPr="00D4786F" w:rsidRDefault="00D4786F" w:rsidP="0007457E">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Pr>
          <w:rFonts w:ascii="Souvenir Lt BT" w:eastAsiaTheme="minorHAnsi" w:hAnsi="Souvenir Lt BT" w:cs="Traditional Arabic" w:hint="cs"/>
          <w:color w:val="auto"/>
          <w:sz w:val="24"/>
          <w:szCs w:val="32"/>
          <w:bdr w:val="none" w:sz="0" w:space="0" w:color="auto"/>
          <w:rtl/>
          <w:lang w:eastAsia="en-US"/>
        </w:rPr>
        <w:t>((</w:t>
      </w:r>
      <w:r w:rsidR="0007457E" w:rsidRPr="0007457E">
        <w:rPr>
          <w:rFonts w:ascii="Souvenir Lt BT" w:eastAsiaTheme="minorHAnsi" w:hAnsi="Souvenir Lt BT" w:cs="Traditional Arabic"/>
          <w:color w:val="auto"/>
          <w:sz w:val="24"/>
          <w:szCs w:val="32"/>
          <w:bdr w:val="none" w:sz="0" w:space="0" w:color="auto"/>
          <w:rtl/>
          <w:lang w:eastAsia="en-US"/>
        </w:rPr>
        <w:t>تَابِعُوا بَيْنَ الْحَجِّ وَالْعُمْرَةِ فَإِنَّهُمَا يَنْفِيَانِ الْفَقْرَ وَالذُّنُوبَ كَمَا يَنْفِي الْكِيرُ خَبَثَ الْحَدِيدِ وَالذَّهَبِ وَالْفِضَّةِ وَلَيْسَ لِلْحَجَّةِ الْمَبْرُورَةِ ثَوَابٌ إِلَّا الْجَنَّةُ</w:t>
      </w:r>
      <w:r>
        <w:rPr>
          <w:rFonts w:ascii="Souvenir Lt BT" w:eastAsiaTheme="minorHAnsi" w:hAnsi="Souvenir Lt BT" w:cs="Traditional Arabic" w:hint="cs"/>
          <w:color w:val="auto"/>
          <w:sz w:val="24"/>
          <w:szCs w:val="32"/>
          <w:bdr w:val="none" w:sz="0" w:space="0" w:color="auto"/>
          <w:rtl/>
          <w:lang w:eastAsia="en-US"/>
        </w:rPr>
        <w:t>))</w:t>
      </w:r>
    </w:p>
    <w:p w14:paraId="1D3E4899" w14:textId="269EDB1A" w:rsidR="0007457E" w:rsidRPr="0007457E" w:rsidRDefault="001D6408" w:rsidP="000745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D4786F">
        <w:rPr>
          <w:rFonts w:ascii="Souvenir Lt BT" w:eastAsiaTheme="minorHAnsi" w:hAnsi="Souvenir Lt BT" w:cs="Traditional Arabic"/>
          <w:i/>
          <w:iCs/>
          <w:color w:val="auto"/>
          <w:sz w:val="24"/>
          <w:szCs w:val="32"/>
          <w:bdr w:val="none" w:sz="0" w:space="0" w:color="auto"/>
          <w:lang w:val="id-ID" w:eastAsia="en-US"/>
        </w:rPr>
        <w:lastRenderedPageBreak/>
        <w:t>“</w:t>
      </w:r>
      <w:r w:rsidR="0007457E" w:rsidRPr="00D4786F">
        <w:rPr>
          <w:rFonts w:ascii="Souvenir Lt BT" w:eastAsiaTheme="minorHAnsi" w:hAnsi="Souvenir Lt BT" w:cs="Traditional Arabic"/>
          <w:i/>
          <w:iCs/>
          <w:color w:val="auto"/>
          <w:sz w:val="24"/>
          <w:szCs w:val="32"/>
          <w:bdr w:val="none" w:sz="0" w:space="0" w:color="auto"/>
          <w:lang w:val="id-ID" w:eastAsia="en-US"/>
        </w:rPr>
        <w:t>Tunaikanlah haji dan umrah secara silih berganti, karena keduanya dapat menghilangkan kefakiran dan dosa-dosa sebagaimana alat tiup pandai besi menghilangkan karat besi, emas, dan perak. Dan tidak ada balasan bagi haji mabrur kecuali surga.</w:t>
      </w:r>
      <w:r w:rsidRPr="00D4786F">
        <w:rPr>
          <w:rFonts w:ascii="Souvenir Lt BT" w:eastAsiaTheme="minorHAnsi" w:hAnsi="Souvenir Lt BT" w:cs="Traditional Arabic"/>
          <w:i/>
          <w:iCs/>
          <w:color w:val="auto"/>
          <w:sz w:val="24"/>
          <w:szCs w:val="32"/>
          <w:bdr w:val="none" w:sz="0" w:space="0" w:color="auto"/>
          <w:lang w:val="id-ID" w:eastAsia="en-US"/>
        </w:rPr>
        <w:t>”</w:t>
      </w:r>
      <w:r w:rsidR="00D4786F">
        <w:rPr>
          <w:rStyle w:val="ReferensiCatatanKaki"/>
          <w:rFonts w:ascii="Souvenir Lt BT" w:eastAsiaTheme="minorHAnsi" w:hAnsi="Souvenir Lt BT" w:cs="Traditional Arabic"/>
          <w:i/>
          <w:iCs/>
          <w:color w:val="auto"/>
          <w:sz w:val="24"/>
          <w:szCs w:val="32"/>
          <w:bdr w:val="none" w:sz="0" w:space="0" w:color="auto"/>
          <w:lang w:val="id-ID" w:eastAsia="en-US"/>
        </w:rPr>
        <w:footnoteReference w:id="11"/>
      </w:r>
    </w:p>
    <w:p w14:paraId="7973C7A2" w14:textId="7209DD3F" w:rsidR="0007457E" w:rsidRPr="0007457E" w:rsidRDefault="0007457E" w:rsidP="000745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7457E">
        <w:rPr>
          <w:rFonts w:ascii="Souvenir Lt BT" w:eastAsiaTheme="minorHAnsi" w:hAnsi="Souvenir Lt BT" w:cs="Traditional Arabic"/>
          <w:color w:val="auto"/>
          <w:sz w:val="24"/>
          <w:szCs w:val="32"/>
          <w:bdr w:val="none" w:sz="0" w:space="0" w:color="auto"/>
          <w:lang w:val="id-ID" w:eastAsia="en-US"/>
        </w:rPr>
        <w:t xml:space="preserve">Demikian pula sabda Nabi </w:t>
      </w:r>
      <w:r w:rsidR="001D6408" w:rsidRPr="001D6408">
        <w:rPr>
          <w:rFonts w:ascii="Souvenir Lt BT" w:eastAsiaTheme="minorHAnsi" w:hAnsi="Souvenir Lt BT" w:cs="Traditional Arabic"/>
          <w:color w:val="auto"/>
          <w:sz w:val="24"/>
          <w:szCs w:val="32"/>
          <w:bdr w:val="none" w:sz="0" w:space="0" w:color="auto"/>
          <w:rtl/>
          <w:lang w:eastAsia="en-US"/>
        </w:rPr>
        <w:t>ﷺ</w:t>
      </w:r>
      <w:r w:rsidRPr="001D6408">
        <w:rPr>
          <w:rFonts w:ascii="Souvenir Lt BT" w:eastAsiaTheme="minorHAnsi" w:hAnsi="Souvenir Lt BT" w:cs="Traditional Arabic"/>
          <w:color w:val="auto"/>
          <w:sz w:val="24"/>
          <w:szCs w:val="32"/>
          <w:bdr w:val="none" w:sz="0" w:space="0" w:color="auto"/>
          <w:lang w:val="id-ID" w:eastAsia="en-US"/>
        </w:rPr>
        <w:t>,</w:t>
      </w:r>
    </w:p>
    <w:p w14:paraId="69BE7893" w14:textId="23943BD3" w:rsidR="0007457E" w:rsidRPr="0007457E" w:rsidRDefault="00D4786F" w:rsidP="0007457E">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Pr>
          <w:rFonts w:ascii="Souvenir Lt BT" w:eastAsiaTheme="minorHAnsi" w:hAnsi="Souvenir Lt BT" w:cs="Traditional Arabic" w:hint="cs"/>
          <w:color w:val="auto"/>
          <w:sz w:val="24"/>
          <w:szCs w:val="32"/>
          <w:bdr w:val="none" w:sz="0" w:space="0" w:color="auto"/>
          <w:rtl/>
          <w:lang w:eastAsia="en-US"/>
        </w:rPr>
        <w:t>((</w:t>
      </w:r>
      <w:r w:rsidR="0007457E" w:rsidRPr="0007457E">
        <w:rPr>
          <w:rFonts w:ascii="Souvenir Lt BT" w:eastAsiaTheme="minorHAnsi" w:hAnsi="Souvenir Lt BT" w:cs="Traditional Arabic"/>
          <w:color w:val="auto"/>
          <w:sz w:val="24"/>
          <w:szCs w:val="32"/>
          <w:bdr w:val="none" w:sz="0" w:space="0" w:color="auto"/>
          <w:rtl/>
          <w:lang w:eastAsia="en-US"/>
        </w:rPr>
        <w:t>الْعُمْرَةُ إِلَى الْعُمْرَةِ كَفَّارَةٌ لِمَا بَيْنَهُمَا وَالْحَجُّ الْمَبْرُورُ لَيْسَ لَهُ جَزَاءٌ إِلَّا الْجَنَّةُ</w:t>
      </w:r>
      <w:r>
        <w:rPr>
          <w:rFonts w:ascii="Souvenir Lt BT" w:eastAsiaTheme="minorHAnsi" w:hAnsi="Souvenir Lt BT" w:cs="Traditional Arabic" w:hint="cs"/>
          <w:color w:val="auto"/>
          <w:sz w:val="24"/>
          <w:szCs w:val="32"/>
          <w:bdr w:val="none" w:sz="0" w:space="0" w:color="auto"/>
          <w:rtl/>
          <w:lang w:eastAsia="en-US"/>
        </w:rPr>
        <w:t>))</w:t>
      </w:r>
    </w:p>
    <w:p w14:paraId="4B24A0CE" w14:textId="01F2029B" w:rsidR="0007457E" w:rsidRPr="0007457E" w:rsidRDefault="001D6408" w:rsidP="000745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1F6704">
        <w:rPr>
          <w:rFonts w:ascii="Souvenir Lt BT" w:eastAsiaTheme="minorHAnsi" w:hAnsi="Souvenir Lt BT" w:cs="Traditional Arabic"/>
          <w:i/>
          <w:iCs/>
          <w:color w:val="auto"/>
          <w:sz w:val="24"/>
          <w:szCs w:val="32"/>
          <w:bdr w:val="none" w:sz="0" w:space="0" w:color="auto"/>
          <w:lang w:val="id-ID" w:eastAsia="en-US"/>
        </w:rPr>
        <w:t>“</w:t>
      </w:r>
      <w:r w:rsidR="0007457E" w:rsidRPr="001F6704">
        <w:rPr>
          <w:rFonts w:ascii="Souvenir Lt BT" w:eastAsiaTheme="minorHAnsi" w:hAnsi="Souvenir Lt BT" w:cs="Traditional Arabic"/>
          <w:i/>
          <w:iCs/>
          <w:color w:val="auto"/>
          <w:sz w:val="24"/>
          <w:szCs w:val="32"/>
          <w:bdr w:val="none" w:sz="0" w:space="0" w:color="auto"/>
          <w:lang w:val="id-ID" w:eastAsia="en-US"/>
        </w:rPr>
        <w:t>Umrah yang satu hingga umrah berikutnya merupakan penebus dosa-dosa yang ada di antara keduanya, dan haji mabrur tidak ada balasan yang setimpal kecuali surga.</w:t>
      </w:r>
      <w:r w:rsidRPr="001F6704">
        <w:rPr>
          <w:rFonts w:ascii="Souvenir Lt BT" w:eastAsiaTheme="minorHAnsi" w:hAnsi="Souvenir Lt BT" w:cs="Traditional Arabic"/>
          <w:i/>
          <w:iCs/>
          <w:color w:val="auto"/>
          <w:sz w:val="24"/>
          <w:szCs w:val="32"/>
          <w:bdr w:val="none" w:sz="0" w:space="0" w:color="auto"/>
          <w:lang w:val="id-ID" w:eastAsia="en-US"/>
        </w:rPr>
        <w:t>”</w:t>
      </w:r>
      <w:r w:rsidR="001F6704">
        <w:rPr>
          <w:rStyle w:val="ReferensiCatatanKaki"/>
          <w:rFonts w:ascii="Souvenir Lt BT" w:eastAsiaTheme="minorHAnsi" w:hAnsi="Souvenir Lt BT" w:cs="Traditional Arabic"/>
          <w:i/>
          <w:iCs/>
          <w:color w:val="auto"/>
          <w:sz w:val="24"/>
          <w:szCs w:val="32"/>
          <w:bdr w:val="none" w:sz="0" w:space="0" w:color="auto"/>
          <w:lang w:val="id-ID" w:eastAsia="en-US"/>
        </w:rPr>
        <w:footnoteReference w:id="12"/>
      </w:r>
    </w:p>
    <w:p w14:paraId="5739CCE9" w14:textId="004C07E6" w:rsidR="0007457E" w:rsidRPr="0007457E" w:rsidRDefault="0007457E" w:rsidP="000745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7457E">
        <w:rPr>
          <w:rFonts w:ascii="Souvenir Lt BT" w:eastAsiaTheme="minorHAnsi" w:hAnsi="Souvenir Lt BT" w:cs="Traditional Arabic"/>
          <w:color w:val="auto"/>
          <w:sz w:val="24"/>
          <w:szCs w:val="32"/>
          <w:bdr w:val="none" w:sz="0" w:space="0" w:color="auto"/>
          <w:lang w:val="id-ID" w:eastAsia="en-US"/>
        </w:rPr>
        <w:t>Sebagian ulama memandang makruh jika dilakukan terlalu sering.</w:t>
      </w:r>
      <w:r w:rsidRPr="001D6408">
        <w:rPr>
          <w:rFonts w:ascii="Souvenir Lt BT" w:eastAsia="Arial Unicode MS" w:hAnsi="Souvenir Lt BT" w:cs="Traditional Arabic"/>
          <w:sz w:val="24"/>
          <w:szCs w:val="32"/>
          <w:vertAlign w:val="superscript"/>
          <w:lang w:val="id-ID"/>
        </w:rPr>
        <w:footnoteReference w:id="13"/>
      </w:r>
      <w:r w:rsidRPr="0007457E">
        <w:rPr>
          <w:rFonts w:ascii="Souvenir Lt BT" w:eastAsiaTheme="minorHAnsi" w:hAnsi="Souvenir Lt BT" w:cs="Traditional Arabic"/>
          <w:color w:val="auto"/>
          <w:sz w:val="24"/>
          <w:szCs w:val="32"/>
          <w:bdr w:val="none" w:sz="0" w:space="0" w:color="auto"/>
          <w:lang w:val="id-ID" w:eastAsia="en-US"/>
        </w:rPr>
        <w:t xml:space="preserve"> Ibrahim </w:t>
      </w:r>
      <w:r w:rsidRPr="001D6408">
        <w:rPr>
          <w:rFonts w:ascii="Souvenir Lt BT" w:eastAsiaTheme="minorHAnsi" w:hAnsi="Souvenir Lt BT" w:cs="Traditional Arabic"/>
          <w:color w:val="auto"/>
          <w:sz w:val="24"/>
          <w:szCs w:val="32"/>
          <w:bdr w:val="none" w:sz="0" w:space="0" w:color="auto"/>
          <w:lang w:val="id-ID" w:eastAsia="en-US"/>
        </w:rPr>
        <w:t>a</w:t>
      </w:r>
      <w:r w:rsidRPr="0007457E">
        <w:rPr>
          <w:rFonts w:ascii="Souvenir Lt BT" w:eastAsiaTheme="minorHAnsi" w:hAnsi="Souvenir Lt BT" w:cs="Traditional Arabic"/>
          <w:color w:val="auto"/>
          <w:sz w:val="24"/>
          <w:szCs w:val="32"/>
          <w:bdr w:val="none" w:sz="0" w:space="0" w:color="auto"/>
          <w:lang w:val="id-ID" w:eastAsia="en-US"/>
        </w:rPr>
        <w:t>n-Nakha</w:t>
      </w:r>
      <w:r w:rsidR="00133F53">
        <w:rPr>
          <w:rFonts w:ascii="Souvenir Lt BT" w:eastAsiaTheme="minorHAnsi" w:hAnsi="Souvenir Lt BT" w:cs="Traditional Arabic"/>
          <w:color w:val="auto"/>
          <w:sz w:val="24"/>
          <w:szCs w:val="32"/>
          <w:bdr w:val="none" w:sz="0" w:space="0" w:color="auto"/>
          <w:lang w:val="id-ID" w:eastAsia="en-US"/>
        </w:rPr>
        <w:t>`</w:t>
      </w:r>
      <w:r w:rsidRPr="0007457E">
        <w:rPr>
          <w:rFonts w:ascii="Souvenir Lt BT" w:eastAsiaTheme="minorHAnsi" w:hAnsi="Souvenir Lt BT" w:cs="Traditional Arabic"/>
          <w:color w:val="auto"/>
          <w:sz w:val="24"/>
          <w:szCs w:val="32"/>
          <w:bdr w:val="none" w:sz="0" w:space="0" w:color="auto"/>
          <w:lang w:val="id-ID" w:eastAsia="en-US"/>
        </w:rPr>
        <w:t>i, seorang ulama tabiin, berkata</w:t>
      </w:r>
      <w:r w:rsidRPr="001D6408">
        <w:rPr>
          <w:rFonts w:ascii="Souvenir Lt BT" w:eastAsiaTheme="minorHAnsi" w:hAnsi="Souvenir Lt BT" w:cs="Traditional Arabic"/>
          <w:color w:val="auto"/>
          <w:sz w:val="24"/>
          <w:szCs w:val="32"/>
          <w:bdr w:val="none" w:sz="0" w:space="0" w:color="auto"/>
          <w:lang w:val="id-ID" w:eastAsia="en-US"/>
        </w:rPr>
        <w:t>,</w:t>
      </w:r>
    </w:p>
    <w:p w14:paraId="5F76EAD2" w14:textId="77777777" w:rsidR="0007457E" w:rsidRPr="0007457E" w:rsidRDefault="0007457E" w:rsidP="0007457E">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07457E">
        <w:rPr>
          <w:rFonts w:ascii="Souvenir Lt BT" w:eastAsiaTheme="minorHAnsi" w:hAnsi="Souvenir Lt BT" w:cs="Traditional Arabic"/>
          <w:color w:val="auto"/>
          <w:sz w:val="24"/>
          <w:szCs w:val="32"/>
          <w:bdr w:val="none" w:sz="0" w:space="0" w:color="auto"/>
          <w:rtl/>
          <w:lang w:eastAsia="en-US"/>
        </w:rPr>
        <w:t>مَا كَانُوا يَعْتَمِرُونَ فِي السَّنَةِ إِلَّا مَرَّةً وَاحِدَةً</w:t>
      </w:r>
    </w:p>
    <w:p w14:paraId="701B74DE" w14:textId="102A5132" w:rsidR="0007457E" w:rsidRPr="006303B9" w:rsidRDefault="001D6408" w:rsidP="000745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val="id-ID" w:eastAsia="en-US"/>
        </w:rPr>
      </w:pPr>
      <w:r w:rsidRPr="006303B9">
        <w:rPr>
          <w:rFonts w:ascii="Souvenir Lt BT" w:eastAsiaTheme="minorHAnsi" w:hAnsi="Souvenir Lt BT" w:cs="Traditional Arabic"/>
          <w:i/>
          <w:iCs/>
          <w:color w:val="auto"/>
          <w:sz w:val="24"/>
          <w:szCs w:val="32"/>
          <w:bdr w:val="none" w:sz="0" w:space="0" w:color="auto"/>
          <w:lang w:val="id-ID" w:eastAsia="en-US"/>
        </w:rPr>
        <w:t>“</w:t>
      </w:r>
      <w:r w:rsidR="0007457E" w:rsidRPr="006303B9">
        <w:rPr>
          <w:rFonts w:ascii="Souvenir Lt BT" w:eastAsiaTheme="minorHAnsi" w:hAnsi="Souvenir Lt BT" w:cs="Traditional Arabic"/>
          <w:i/>
          <w:iCs/>
          <w:color w:val="auto"/>
          <w:sz w:val="24"/>
          <w:szCs w:val="32"/>
          <w:bdr w:val="none" w:sz="0" w:space="0" w:color="auto"/>
          <w:lang w:val="id-ID" w:eastAsia="en-US"/>
        </w:rPr>
        <w:t>Tidaklah mereka (para salaf) umrah dalam setahun kecuali hanya sekali saja.</w:t>
      </w:r>
      <w:r w:rsidRPr="006303B9">
        <w:rPr>
          <w:rFonts w:ascii="Souvenir Lt BT" w:eastAsiaTheme="minorHAnsi" w:hAnsi="Souvenir Lt BT" w:cs="Traditional Arabic"/>
          <w:i/>
          <w:iCs/>
          <w:color w:val="auto"/>
          <w:sz w:val="24"/>
          <w:szCs w:val="32"/>
          <w:bdr w:val="none" w:sz="0" w:space="0" w:color="auto"/>
          <w:lang w:val="id-ID" w:eastAsia="en-US"/>
        </w:rPr>
        <w:t>”</w:t>
      </w:r>
      <w:r w:rsidR="0007457E" w:rsidRPr="006303B9">
        <w:rPr>
          <w:rFonts w:ascii="Souvenir Lt BT" w:eastAsia="Arial Unicode MS" w:hAnsi="Souvenir Lt BT" w:cs="Traditional Arabic"/>
          <w:i/>
          <w:iCs/>
          <w:sz w:val="24"/>
          <w:szCs w:val="32"/>
          <w:vertAlign w:val="superscript"/>
          <w:lang w:val="id-ID"/>
        </w:rPr>
        <w:footnoteReference w:id="14"/>
      </w:r>
    </w:p>
    <w:p w14:paraId="66C4722C" w14:textId="7089A254" w:rsidR="0007457E" w:rsidRPr="001D6408" w:rsidRDefault="0007457E" w:rsidP="0007457E">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07457E">
        <w:rPr>
          <w:rFonts w:ascii="Souvenir Lt BT" w:eastAsiaTheme="minorHAnsi" w:hAnsi="Souvenir Lt BT" w:cs="Traditional Arabic"/>
          <w:color w:val="auto"/>
          <w:sz w:val="24"/>
          <w:szCs w:val="32"/>
          <w:bdr w:val="none" w:sz="0" w:space="0" w:color="auto"/>
          <w:lang w:val="id-ID" w:eastAsia="en-US"/>
        </w:rPr>
        <w:t>Namun pendapat yang lebih kuat adalah boleh umrah lebih dari dua kali dalam setahun, karena keumuman dalil-dalil dan hal ini diriwayatkan dari sebagian sahabat.</w:t>
      </w:r>
      <w:r w:rsidRPr="001D6408">
        <w:rPr>
          <w:rFonts w:ascii="Souvenir Lt BT" w:eastAsia="Arial Unicode MS" w:hAnsi="Souvenir Lt BT" w:cs="Traditional Arabic"/>
          <w:sz w:val="24"/>
          <w:szCs w:val="32"/>
          <w:vertAlign w:val="superscript"/>
          <w:lang w:val="id-ID"/>
        </w:rPr>
        <w:t xml:space="preserve"> </w:t>
      </w:r>
      <w:r w:rsidRPr="001D6408">
        <w:rPr>
          <w:rFonts w:ascii="Souvenir Lt BT" w:eastAsia="Arial Unicode MS" w:hAnsi="Souvenir Lt BT" w:cs="Traditional Arabic"/>
          <w:sz w:val="24"/>
          <w:szCs w:val="32"/>
          <w:vertAlign w:val="superscript"/>
          <w:lang w:val="id-ID"/>
        </w:rPr>
        <w:footnoteReference w:id="15"/>
      </w:r>
    </w:p>
    <w:p w14:paraId="53CEF1C6" w14:textId="4144FBA1"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b/>
          <w:bCs/>
          <w:color w:val="auto"/>
          <w:sz w:val="24"/>
          <w:szCs w:val="32"/>
          <w:bdr w:val="none" w:sz="0" w:space="0" w:color="auto"/>
          <w:lang w:val="id-ID" w:eastAsia="en-US"/>
        </w:rPr>
        <w:t xml:space="preserve">Kondisi Kedua: </w:t>
      </w:r>
      <w:r w:rsidR="008D7A4A" w:rsidRPr="001D6408">
        <w:rPr>
          <w:rFonts w:ascii="Souvenir Lt BT" w:eastAsiaTheme="minorHAnsi" w:hAnsi="Souvenir Lt BT" w:cs="Traditional Arabic"/>
          <w:color w:val="auto"/>
          <w:sz w:val="24"/>
          <w:szCs w:val="32"/>
          <w:bdr w:val="none" w:sz="0" w:space="0" w:color="auto"/>
          <w:lang w:val="id-ID" w:eastAsia="en-US"/>
        </w:rPr>
        <w:t>Mengulang umrah berulang kali dalam satu safar</w:t>
      </w:r>
    </w:p>
    <w:p w14:paraId="451E207C" w14:textId="77777777"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lang w:val="id-ID" w:eastAsia="en-US"/>
        </w:rPr>
        <w:t>Kondisi ini terbagi menjadi tiga keadaan.</w:t>
      </w:r>
    </w:p>
    <w:p w14:paraId="2FD10093" w14:textId="635C349E"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b/>
          <w:bCs/>
          <w:color w:val="auto"/>
          <w:sz w:val="24"/>
          <w:szCs w:val="32"/>
          <w:bdr w:val="none" w:sz="0" w:space="0" w:color="auto"/>
          <w:lang w:val="id-ID" w:eastAsia="en-US"/>
        </w:rPr>
        <w:t>Pertama,</w:t>
      </w:r>
      <w:r w:rsidRPr="00A64768">
        <w:rPr>
          <w:rFonts w:ascii="Souvenir Lt BT" w:eastAsiaTheme="minorHAnsi" w:hAnsi="Souvenir Lt BT" w:cs="Traditional Arabic"/>
          <w:color w:val="auto"/>
          <w:sz w:val="24"/>
          <w:szCs w:val="32"/>
          <w:bdr w:val="none" w:sz="0" w:space="0" w:color="auto"/>
          <w:lang w:val="id-ID" w:eastAsia="en-US"/>
        </w:rPr>
        <w:t xml:space="preserve"> jika ia mengulang umrah karena sebelumnya keluar dari </w:t>
      </w:r>
      <w:r w:rsidR="00D26EA3">
        <w:rPr>
          <w:rFonts w:ascii="Souvenir Lt BT" w:eastAsiaTheme="minorHAnsi" w:hAnsi="Souvenir Lt BT" w:cs="Traditional Arabic"/>
          <w:color w:val="auto"/>
          <w:sz w:val="24"/>
          <w:szCs w:val="32"/>
          <w:bdr w:val="none" w:sz="0" w:space="0" w:color="auto"/>
          <w:lang w:val="id-ID" w:eastAsia="en-US"/>
        </w:rPr>
        <w:t>Makkah</w:t>
      </w:r>
      <w:r w:rsidRPr="00A64768">
        <w:rPr>
          <w:rFonts w:ascii="Souvenir Lt BT" w:eastAsiaTheme="minorHAnsi" w:hAnsi="Souvenir Lt BT" w:cs="Traditional Arabic"/>
          <w:color w:val="auto"/>
          <w:sz w:val="24"/>
          <w:szCs w:val="32"/>
          <w:bdr w:val="none" w:sz="0" w:space="0" w:color="auto"/>
          <w:lang w:val="id-ID" w:eastAsia="en-US"/>
        </w:rPr>
        <w:t xml:space="preserve"> dengan tujuan yang benar dan ada keperluan, lalu ingin masuk kembali ke </w:t>
      </w:r>
      <w:r w:rsidR="00D26EA3">
        <w:rPr>
          <w:rFonts w:ascii="Souvenir Lt BT" w:eastAsiaTheme="minorHAnsi" w:hAnsi="Souvenir Lt BT" w:cs="Traditional Arabic"/>
          <w:color w:val="auto"/>
          <w:sz w:val="24"/>
          <w:szCs w:val="32"/>
          <w:bdr w:val="none" w:sz="0" w:space="0" w:color="auto"/>
          <w:lang w:val="id-ID" w:eastAsia="en-US"/>
        </w:rPr>
        <w:t>Makkah</w:t>
      </w:r>
      <w:r w:rsidRPr="00A64768">
        <w:rPr>
          <w:rFonts w:ascii="Souvenir Lt BT" w:eastAsiaTheme="minorHAnsi" w:hAnsi="Souvenir Lt BT" w:cs="Traditional Arabic"/>
          <w:color w:val="auto"/>
          <w:sz w:val="24"/>
          <w:szCs w:val="32"/>
          <w:bdr w:val="none" w:sz="0" w:space="0" w:color="auto"/>
          <w:lang w:val="id-ID" w:eastAsia="en-US"/>
        </w:rPr>
        <w:t>, maka tidak mengapa ia berumrah lagi.</w:t>
      </w:r>
      <w:r w:rsidR="005471AA" w:rsidRPr="001D6408">
        <w:rPr>
          <w:rFonts w:ascii="Souvenir Lt BT" w:eastAsia="Arial Unicode MS" w:hAnsi="Souvenir Lt BT" w:cs="Traditional Arabic"/>
          <w:sz w:val="24"/>
          <w:szCs w:val="32"/>
          <w:vertAlign w:val="superscript"/>
          <w:lang w:val="id-ID"/>
        </w:rPr>
        <w:footnoteReference w:id="16"/>
      </w:r>
      <w:r w:rsidRPr="00A64768">
        <w:rPr>
          <w:rFonts w:ascii="Souvenir Lt BT" w:eastAsiaTheme="minorHAnsi" w:hAnsi="Souvenir Lt BT" w:cs="Traditional Arabic"/>
          <w:color w:val="auto"/>
          <w:sz w:val="24"/>
          <w:szCs w:val="32"/>
          <w:bdr w:val="none" w:sz="0" w:space="0" w:color="auto"/>
          <w:lang w:val="id-ID" w:eastAsia="en-US"/>
        </w:rPr>
        <w:t xml:space="preserve"> </w:t>
      </w:r>
      <w:ins w:id="3" w:author="Microsoft Word" w:date="2026-03-02T08:30:00Z" w16du:dateUtc="2026-03-02T01:30:00Z">
        <w:r w:rsidR="00000000" w:rsidRPr="00A64768">
          <w:rPr>
            <w:rFonts w:ascii="Souvenir Lt BT" w:eastAsiaTheme="minorHAnsi" w:hAnsi="Souvenir Lt BT" w:cs="Traditional Arabic"/>
            <w:color w:val="auto"/>
            <w:sz w:val="24"/>
            <w:szCs w:val="32"/>
            <w:bdr w:val="none" w:sz="0" w:space="0" w:color="auto"/>
            <w:lang w:val="id-ID" w:eastAsia="en-US"/>
          </w:rPr>
          <w:t xml:space="preserve">Karena para fuqaha sepakat menganjurkan seseorang yang masuk ke </w:t>
        </w:r>
        <w:r w:rsidR="00000000">
          <w:rPr>
            <w:rFonts w:ascii="Souvenir Lt BT" w:eastAsiaTheme="minorHAnsi" w:hAnsi="Souvenir Lt BT" w:cs="Traditional Arabic"/>
            <w:color w:val="auto"/>
            <w:sz w:val="24"/>
            <w:szCs w:val="32"/>
            <w:bdr w:val="none" w:sz="0" w:space="0" w:color="auto"/>
            <w:lang w:val="id-ID" w:eastAsia="en-US"/>
          </w:rPr>
          <w:t>Makkah</w:t>
        </w:r>
        <w:r w:rsidR="00000000" w:rsidRPr="00A64768">
          <w:rPr>
            <w:rFonts w:ascii="Souvenir Lt BT" w:eastAsiaTheme="minorHAnsi" w:hAnsi="Souvenir Lt BT" w:cs="Traditional Arabic"/>
            <w:color w:val="auto"/>
            <w:sz w:val="24"/>
            <w:szCs w:val="32"/>
            <w:bdr w:val="none" w:sz="0" w:space="0" w:color="auto"/>
            <w:lang w:val="id-ID" w:eastAsia="en-US"/>
          </w:rPr>
          <w:t xml:space="preserve"> untuk berihram.</w:t>
        </w:r>
        <w:r w:rsidR="00000000" w:rsidRPr="001D6408">
          <w:rPr>
            <w:rFonts w:ascii="Souvenir Lt BT" w:eastAsia="Arial Unicode MS" w:hAnsi="Souvenir Lt BT" w:cs="Traditional Arabic"/>
            <w:sz w:val="24"/>
            <w:szCs w:val="32"/>
            <w:vertAlign w:val="superscript"/>
            <w:lang w:val="id-ID"/>
          </w:rPr>
          <w:footnoteReference w:id="17"/>
        </w:r>
      </w:ins>
      <w:r w:rsidRPr="00A64768">
        <w:rPr>
          <w:rFonts w:ascii="Souvenir Lt BT" w:eastAsiaTheme="minorHAnsi" w:hAnsi="Souvenir Lt BT" w:cs="Traditional Arabic"/>
          <w:color w:val="auto"/>
          <w:sz w:val="24"/>
          <w:szCs w:val="32"/>
          <w:bdr w:val="none" w:sz="0" w:space="0" w:color="auto"/>
          <w:lang w:val="id-ID" w:eastAsia="en-US"/>
        </w:rPr>
        <w:t>Karena para fu</w:t>
      </w:r>
      <w:r w:rsidR="00B11BFC">
        <w:rPr>
          <w:rFonts w:ascii="Souvenir Lt BT" w:eastAsiaTheme="minorHAnsi" w:hAnsi="Souvenir Lt BT" w:cs="Traditional Arabic"/>
          <w:color w:val="auto"/>
          <w:sz w:val="24"/>
          <w:szCs w:val="32"/>
          <w:bdr w:val="none" w:sz="0" w:space="0" w:color="auto"/>
          <w:lang w:val="id-ID" w:eastAsia="en-US"/>
        </w:rPr>
        <w:t>k</w:t>
      </w:r>
      <w:r w:rsidRPr="00A64768">
        <w:rPr>
          <w:rFonts w:ascii="Souvenir Lt BT" w:eastAsiaTheme="minorHAnsi" w:hAnsi="Souvenir Lt BT" w:cs="Traditional Arabic"/>
          <w:color w:val="auto"/>
          <w:sz w:val="24"/>
          <w:szCs w:val="32"/>
          <w:bdr w:val="none" w:sz="0" w:space="0" w:color="auto"/>
          <w:lang w:val="id-ID" w:eastAsia="en-US"/>
        </w:rPr>
        <w:t xml:space="preserve">aha sepakat menganjurkan seseorang yang masuk ke </w:t>
      </w:r>
      <w:r w:rsidR="00D26EA3">
        <w:rPr>
          <w:rFonts w:ascii="Souvenir Lt BT" w:eastAsiaTheme="minorHAnsi" w:hAnsi="Souvenir Lt BT" w:cs="Traditional Arabic"/>
          <w:color w:val="auto"/>
          <w:sz w:val="24"/>
          <w:szCs w:val="32"/>
          <w:bdr w:val="none" w:sz="0" w:space="0" w:color="auto"/>
          <w:lang w:val="id-ID" w:eastAsia="en-US"/>
        </w:rPr>
        <w:t>Makkah</w:t>
      </w:r>
      <w:r w:rsidRPr="00A64768">
        <w:rPr>
          <w:rFonts w:ascii="Souvenir Lt BT" w:eastAsiaTheme="minorHAnsi" w:hAnsi="Souvenir Lt BT" w:cs="Traditional Arabic"/>
          <w:color w:val="auto"/>
          <w:sz w:val="24"/>
          <w:szCs w:val="32"/>
          <w:bdr w:val="none" w:sz="0" w:space="0" w:color="auto"/>
          <w:lang w:val="id-ID" w:eastAsia="en-US"/>
        </w:rPr>
        <w:t xml:space="preserve"> untuk berihram.</w:t>
      </w:r>
      <w:r w:rsidR="003376A7" w:rsidRPr="001D6408">
        <w:rPr>
          <w:rFonts w:ascii="Souvenir Lt BT" w:eastAsia="Arial Unicode MS" w:hAnsi="Souvenir Lt BT" w:cs="Traditional Arabic"/>
          <w:sz w:val="24"/>
          <w:szCs w:val="32"/>
          <w:vertAlign w:val="superscript"/>
          <w:lang w:val="id-ID"/>
        </w:rPr>
        <w:footnoteReference w:id="18"/>
      </w:r>
    </w:p>
    <w:p w14:paraId="000FE4D8" w14:textId="57633D81"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b/>
          <w:bCs/>
          <w:color w:val="auto"/>
          <w:sz w:val="24"/>
          <w:szCs w:val="32"/>
          <w:bdr w:val="none" w:sz="0" w:space="0" w:color="auto"/>
          <w:lang w:val="id-ID" w:eastAsia="en-US"/>
        </w:rPr>
        <w:t>Kedua,</w:t>
      </w:r>
      <w:r w:rsidRPr="00A64768">
        <w:rPr>
          <w:rFonts w:ascii="Souvenir Lt BT" w:eastAsiaTheme="minorHAnsi" w:hAnsi="Souvenir Lt BT" w:cs="Traditional Arabic"/>
          <w:color w:val="auto"/>
          <w:sz w:val="24"/>
          <w:szCs w:val="32"/>
          <w:bdr w:val="none" w:sz="0" w:space="0" w:color="auto"/>
          <w:lang w:val="id-ID" w:eastAsia="en-US"/>
        </w:rPr>
        <w:t xml:space="preserve"> jika sejak awal ia berniat haji </w:t>
      </w:r>
      <w:r w:rsidR="00A24ACF" w:rsidRPr="00EC721E">
        <w:rPr>
          <w:rFonts w:ascii="Souvenir Lt BT" w:eastAsiaTheme="minorHAnsi" w:hAnsi="Souvenir Lt BT" w:cs="Traditional Arabic"/>
          <w:color w:val="auto"/>
          <w:sz w:val="24"/>
          <w:szCs w:val="32"/>
          <w:bdr w:val="none" w:sz="0" w:space="0" w:color="auto"/>
          <w:lang w:val="id-ID" w:eastAsia="en-US"/>
        </w:rPr>
        <w:t>Tamattu’</w:t>
      </w:r>
      <w:r w:rsidRPr="00EC721E">
        <w:rPr>
          <w:rFonts w:ascii="Souvenir Lt BT" w:eastAsiaTheme="minorHAnsi" w:hAnsi="Souvenir Lt BT" w:cs="Traditional Arabic"/>
          <w:color w:val="auto"/>
          <w:sz w:val="24"/>
          <w:szCs w:val="32"/>
          <w:bdr w:val="none" w:sz="0" w:space="0" w:color="auto"/>
          <w:lang w:val="id-ID" w:eastAsia="en-US"/>
        </w:rPr>
        <w:t xml:space="preserve"> </w:t>
      </w:r>
      <w:r w:rsidRPr="00A64768">
        <w:rPr>
          <w:rFonts w:ascii="Souvenir Lt BT" w:eastAsiaTheme="minorHAnsi" w:hAnsi="Souvenir Lt BT" w:cs="Traditional Arabic"/>
          <w:color w:val="auto"/>
          <w:sz w:val="24"/>
          <w:szCs w:val="32"/>
          <w:bdr w:val="none" w:sz="0" w:space="0" w:color="auto"/>
          <w:lang w:val="id-ID" w:eastAsia="en-US"/>
        </w:rPr>
        <w:t xml:space="preserve">(umrah dulu baru haji), namun di tengah jalan terpaksa mengubahnya menjadi haji </w:t>
      </w:r>
      <w:r w:rsidR="008C24DE">
        <w:rPr>
          <w:rFonts w:ascii="Souvenir Lt BT" w:eastAsiaTheme="minorHAnsi" w:hAnsi="Souvenir Lt BT" w:cs="Traditional Arabic"/>
          <w:color w:val="auto"/>
          <w:sz w:val="24"/>
          <w:szCs w:val="32"/>
          <w:bdr w:val="none" w:sz="0" w:space="0" w:color="auto"/>
          <w:lang w:val="id-ID" w:eastAsia="en-US"/>
        </w:rPr>
        <w:t>Kiran</w:t>
      </w:r>
      <w:r w:rsidRPr="00A64768">
        <w:rPr>
          <w:rFonts w:ascii="Souvenir Lt BT" w:eastAsiaTheme="minorHAnsi" w:hAnsi="Souvenir Lt BT" w:cs="Traditional Arabic"/>
          <w:color w:val="auto"/>
          <w:sz w:val="24"/>
          <w:szCs w:val="32"/>
          <w:bdr w:val="none" w:sz="0" w:space="0" w:color="auto"/>
          <w:lang w:val="id-ID" w:eastAsia="en-US"/>
        </w:rPr>
        <w:t xml:space="preserve">, maka setelah haji selesai ia boleh ke tanah halal untuk berumrah lagi. Inilah yang dialami Aisyah </w:t>
      </w:r>
      <w:r w:rsidR="00894F92" w:rsidRPr="001D6408">
        <w:rPr>
          <w:rFonts w:ascii="Souvenir Lt BT" w:eastAsiaTheme="minorHAnsi" w:hAnsi="Souvenir Lt BT" w:cs="Traditional Arabic"/>
          <w:i/>
          <w:iCs/>
          <w:color w:val="auto"/>
          <w:sz w:val="24"/>
          <w:szCs w:val="32"/>
          <w:bdr w:val="none" w:sz="0" w:space="0" w:color="auto"/>
          <w:lang w:val="id-ID" w:eastAsia="en-US"/>
        </w:rPr>
        <w:t>radhiyallâhu</w:t>
      </w:r>
      <w:r w:rsidRPr="00A64768">
        <w:rPr>
          <w:rFonts w:ascii="Souvenir Lt BT" w:eastAsiaTheme="minorHAnsi" w:hAnsi="Souvenir Lt BT" w:cs="Traditional Arabic"/>
          <w:i/>
          <w:iCs/>
          <w:color w:val="auto"/>
          <w:sz w:val="24"/>
          <w:szCs w:val="32"/>
          <w:bdr w:val="none" w:sz="0" w:space="0" w:color="auto"/>
          <w:lang w:val="id-ID" w:eastAsia="en-US"/>
        </w:rPr>
        <w:t xml:space="preserve"> </w:t>
      </w:r>
      <w:r w:rsidR="00190A13" w:rsidRPr="001D6408">
        <w:rPr>
          <w:rFonts w:ascii="Souvenir Lt BT" w:eastAsiaTheme="minorHAnsi" w:hAnsi="Souvenir Lt BT" w:cs="Traditional Arabic"/>
          <w:i/>
          <w:iCs/>
          <w:color w:val="auto"/>
          <w:sz w:val="24"/>
          <w:szCs w:val="32"/>
          <w:bdr w:val="none" w:sz="0" w:space="0" w:color="auto"/>
          <w:lang w:val="id-ID" w:eastAsia="en-US"/>
        </w:rPr>
        <w:t>‘</w:t>
      </w:r>
      <w:r w:rsidRPr="00A64768">
        <w:rPr>
          <w:rFonts w:ascii="Souvenir Lt BT" w:eastAsiaTheme="minorHAnsi" w:hAnsi="Souvenir Lt BT" w:cs="Traditional Arabic"/>
          <w:i/>
          <w:iCs/>
          <w:color w:val="auto"/>
          <w:sz w:val="24"/>
          <w:szCs w:val="32"/>
          <w:bdr w:val="none" w:sz="0" w:space="0" w:color="auto"/>
          <w:lang w:val="id-ID" w:eastAsia="en-US"/>
        </w:rPr>
        <w:t>anhâ</w:t>
      </w:r>
      <w:r w:rsidRPr="00A64768">
        <w:rPr>
          <w:rFonts w:ascii="Souvenir Lt BT" w:eastAsiaTheme="minorHAnsi" w:hAnsi="Souvenir Lt BT" w:cs="Traditional Arabic"/>
          <w:color w:val="auto"/>
          <w:sz w:val="24"/>
          <w:szCs w:val="32"/>
          <w:bdr w:val="none" w:sz="0" w:space="0" w:color="auto"/>
          <w:lang w:val="id-ID" w:eastAsia="en-US"/>
        </w:rPr>
        <w:t xml:space="preserve">; karena haid ketika haji beliau tidak bisa haji </w:t>
      </w:r>
      <w:r w:rsidR="00A24ACF" w:rsidRPr="00A76CF3">
        <w:rPr>
          <w:rFonts w:ascii="Souvenir Lt BT" w:eastAsiaTheme="minorHAnsi" w:hAnsi="Souvenir Lt BT" w:cs="Traditional Arabic"/>
          <w:color w:val="auto"/>
          <w:sz w:val="24"/>
          <w:szCs w:val="32"/>
          <w:bdr w:val="none" w:sz="0" w:space="0" w:color="auto"/>
          <w:lang w:val="id-ID" w:eastAsia="en-US"/>
        </w:rPr>
        <w:t>Tamattu’</w:t>
      </w:r>
      <w:r w:rsidRPr="00A76CF3">
        <w:rPr>
          <w:rFonts w:ascii="Souvenir Lt BT" w:eastAsiaTheme="minorHAnsi" w:hAnsi="Souvenir Lt BT" w:cs="Traditional Arabic"/>
          <w:color w:val="auto"/>
          <w:sz w:val="24"/>
          <w:szCs w:val="32"/>
          <w:bdr w:val="none" w:sz="0" w:space="0" w:color="auto"/>
          <w:lang w:val="id-ID" w:eastAsia="en-US"/>
        </w:rPr>
        <w:t>,</w:t>
      </w:r>
      <w:r w:rsidRPr="00A64768">
        <w:rPr>
          <w:rFonts w:ascii="Souvenir Lt BT" w:eastAsiaTheme="minorHAnsi" w:hAnsi="Souvenir Lt BT" w:cs="Traditional Arabic"/>
          <w:color w:val="auto"/>
          <w:sz w:val="24"/>
          <w:szCs w:val="32"/>
          <w:bdr w:val="none" w:sz="0" w:space="0" w:color="auto"/>
          <w:lang w:val="id-ID" w:eastAsia="en-US"/>
        </w:rPr>
        <w:t xml:space="preserve"> maka setelah haji selesai Nabi </w:t>
      </w:r>
      <w:r w:rsidR="001D6408" w:rsidRPr="001D6408">
        <w:rPr>
          <w:rFonts w:ascii="Souvenir Lt BT" w:eastAsiaTheme="minorHAnsi" w:hAnsi="Souvenir Lt BT" w:cs="Traditional Arabic"/>
          <w:color w:val="auto"/>
          <w:sz w:val="24"/>
          <w:szCs w:val="32"/>
          <w:bdr w:val="none" w:sz="0" w:space="0" w:color="auto"/>
          <w:rtl/>
          <w:lang w:val="id-ID" w:eastAsia="en-US"/>
        </w:rPr>
        <w:t>ﷺ</w:t>
      </w:r>
      <w:r w:rsidRPr="00A64768">
        <w:rPr>
          <w:rFonts w:ascii="Souvenir Lt BT" w:eastAsiaTheme="minorHAnsi" w:hAnsi="Souvenir Lt BT" w:cs="Traditional Arabic"/>
          <w:color w:val="auto"/>
          <w:sz w:val="24"/>
          <w:szCs w:val="32"/>
          <w:bdr w:val="none" w:sz="0" w:space="0" w:color="auto"/>
          <w:lang w:val="id-ID" w:eastAsia="en-US"/>
        </w:rPr>
        <w:t xml:space="preserve"> mengizinkannya berumrah dari </w:t>
      </w:r>
      <w:r w:rsidR="00894F92" w:rsidRPr="001D6408">
        <w:rPr>
          <w:rFonts w:ascii="Souvenir Lt BT" w:eastAsiaTheme="minorHAnsi" w:hAnsi="Souvenir Lt BT" w:cs="Traditional Arabic"/>
          <w:color w:val="auto"/>
          <w:sz w:val="24"/>
          <w:szCs w:val="32"/>
          <w:bdr w:val="none" w:sz="0" w:space="0" w:color="auto"/>
          <w:lang w:val="id-ID" w:eastAsia="en-US"/>
        </w:rPr>
        <w:t>a</w:t>
      </w:r>
      <w:r w:rsidRPr="00A64768">
        <w:rPr>
          <w:rFonts w:ascii="Souvenir Lt BT" w:eastAsiaTheme="minorHAnsi" w:hAnsi="Souvenir Lt BT" w:cs="Traditional Arabic"/>
          <w:color w:val="auto"/>
          <w:sz w:val="24"/>
          <w:szCs w:val="32"/>
          <w:bdr w:val="none" w:sz="0" w:space="0" w:color="auto"/>
          <w:lang w:val="id-ID" w:eastAsia="en-US"/>
        </w:rPr>
        <w:t>t-Tan</w:t>
      </w:r>
      <w:r w:rsidR="00190A13" w:rsidRPr="001D6408">
        <w:rPr>
          <w:rFonts w:ascii="Souvenir Lt BT" w:eastAsiaTheme="minorHAnsi" w:hAnsi="Souvenir Lt BT" w:cs="Traditional Arabic"/>
          <w:color w:val="auto"/>
          <w:sz w:val="24"/>
          <w:szCs w:val="32"/>
          <w:bdr w:val="none" w:sz="0" w:space="0" w:color="auto"/>
          <w:lang w:val="id-ID" w:eastAsia="en-US"/>
        </w:rPr>
        <w:t>’</w:t>
      </w:r>
      <w:r w:rsidRPr="00A64768">
        <w:rPr>
          <w:rFonts w:ascii="Souvenir Lt BT" w:eastAsiaTheme="minorHAnsi" w:hAnsi="Souvenir Lt BT" w:cs="Traditional Arabic"/>
          <w:color w:val="auto"/>
          <w:sz w:val="24"/>
          <w:szCs w:val="32"/>
          <w:bdr w:val="none" w:sz="0" w:space="0" w:color="auto"/>
          <w:lang w:val="id-ID" w:eastAsia="en-US"/>
        </w:rPr>
        <w:t>im.</w:t>
      </w:r>
      <w:r w:rsidR="006877B6" w:rsidRPr="001D6408">
        <w:rPr>
          <w:rFonts w:ascii="Souvenir Lt BT" w:eastAsia="Arial Unicode MS" w:hAnsi="Souvenir Lt BT" w:cs="Traditional Arabic"/>
          <w:sz w:val="24"/>
          <w:szCs w:val="32"/>
          <w:vertAlign w:val="superscript"/>
          <w:lang w:val="id-ID"/>
        </w:rPr>
        <w:footnoteReference w:id="19"/>
      </w:r>
    </w:p>
    <w:p w14:paraId="7CCAD2FC" w14:textId="6DB78488"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b/>
          <w:bCs/>
          <w:color w:val="auto"/>
          <w:sz w:val="24"/>
          <w:szCs w:val="32"/>
          <w:bdr w:val="none" w:sz="0" w:space="0" w:color="auto"/>
          <w:lang w:val="id-ID" w:eastAsia="en-US"/>
        </w:rPr>
        <w:lastRenderedPageBreak/>
        <w:t>Ketiga,</w:t>
      </w:r>
      <w:r w:rsidRPr="00A64768">
        <w:rPr>
          <w:rFonts w:ascii="Souvenir Lt BT" w:eastAsiaTheme="minorHAnsi" w:hAnsi="Souvenir Lt BT" w:cs="Traditional Arabic"/>
          <w:color w:val="auto"/>
          <w:sz w:val="24"/>
          <w:szCs w:val="32"/>
          <w:bdr w:val="none" w:sz="0" w:space="0" w:color="auto"/>
          <w:lang w:val="id-ID" w:eastAsia="en-US"/>
        </w:rPr>
        <w:t xml:space="preserve"> jika ia sengaja keluar dari </w:t>
      </w:r>
      <w:r w:rsidR="00D26EA3">
        <w:rPr>
          <w:rFonts w:ascii="Souvenir Lt BT" w:eastAsiaTheme="minorHAnsi" w:hAnsi="Souvenir Lt BT" w:cs="Traditional Arabic"/>
          <w:color w:val="auto"/>
          <w:sz w:val="24"/>
          <w:szCs w:val="32"/>
          <w:bdr w:val="none" w:sz="0" w:space="0" w:color="auto"/>
          <w:lang w:val="id-ID" w:eastAsia="en-US"/>
        </w:rPr>
        <w:t>Makkah</w:t>
      </w:r>
      <w:r w:rsidRPr="00A64768">
        <w:rPr>
          <w:rFonts w:ascii="Souvenir Lt BT" w:eastAsiaTheme="minorHAnsi" w:hAnsi="Souvenir Lt BT" w:cs="Traditional Arabic"/>
          <w:color w:val="auto"/>
          <w:sz w:val="24"/>
          <w:szCs w:val="32"/>
          <w:bdr w:val="none" w:sz="0" w:space="0" w:color="auto"/>
          <w:lang w:val="id-ID" w:eastAsia="en-US"/>
        </w:rPr>
        <w:t xml:space="preserve"> ke tanah halal, baik ke </w:t>
      </w:r>
      <w:r w:rsidR="006877B6" w:rsidRPr="001D6408">
        <w:rPr>
          <w:rFonts w:ascii="Souvenir Lt BT" w:eastAsiaTheme="minorHAnsi" w:hAnsi="Souvenir Lt BT" w:cs="Traditional Arabic"/>
          <w:color w:val="auto"/>
          <w:sz w:val="24"/>
          <w:szCs w:val="32"/>
          <w:bdr w:val="none" w:sz="0" w:space="0" w:color="auto"/>
          <w:lang w:val="id-ID" w:eastAsia="en-US"/>
        </w:rPr>
        <w:t>a</w:t>
      </w:r>
      <w:r w:rsidRPr="00A64768">
        <w:rPr>
          <w:rFonts w:ascii="Souvenir Lt BT" w:eastAsiaTheme="minorHAnsi" w:hAnsi="Souvenir Lt BT" w:cs="Traditional Arabic"/>
          <w:color w:val="auto"/>
          <w:sz w:val="24"/>
          <w:szCs w:val="32"/>
          <w:bdr w:val="none" w:sz="0" w:space="0" w:color="auto"/>
          <w:lang w:val="id-ID" w:eastAsia="en-US"/>
        </w:rPr>
        <w:t>t-Tan</w:t>
      </w:r>
      <w:r w:rsidR="00190A13" w:rsidRPr="001D6408">
        <w:rPr>
          <w:rFonts w:ascii="Souvenir Lt BT" w:eastAsiaTheme="minorHAnsi" w:hAnsi="Souvenir Lt BT" w:cs="Traditional Arabic"/>
          <w:color w:val="auto"/>
          <w:sz w:val="24"/>
          <w:szCs w:val="32"/>
          <w:bdr w:val="none" w:sz="0" w:space="0" w:color="auto"/>
          <w:lang w:val="id-ID" w:eastAsia="en-US"/>
        </w:rPr>
        <w:t>’</w:t>
      </w:r>
      <w:r w:rsidRPr="00A64768">
        <w:rPr>
          <w:rFonts w:ascii="Souvenir Lt BT" w:eastAsiaTheme="minorHAnsi" w:hAnsi="Souvenir Lt BT" w:cs="Traditional Arabic"/>
          <w:color w:val="auto"/>
          <w:sz w:val="24"/>
          <w:szCs w:val="32"/>
          <w:bdr w:val="none" w:sz="0" w:space="0" w:color="auto"/>
          <w:lang w:val="id-ID" w:eastAsia="en-US"/>
        </w:rPr>
        <w:t xml:space="preserve">im, </w:t>
      </w:r>
      <w:r w:rsidR="006877B6" w:rsidRPr="001D6408">
        <w:rPr>
          <w:rFonts w:ascii="Souvenir Lt BT" w:eastAsiaTheme="minorHAnsi" w:hAnsi="Souvenir Lt BT" w:cs="Traditional Arabic"/>
          <w:color w:val="auto"/>
          <w:sz w:val="24"/>
          <w:szCs w:val="32"/>
          <w:bdr w:val="none" w:sz="0" w:space="0" w:color="auto"/>
          <w:lang w:val="id-ID" w:eastAsia="en-US"/>
        </w:rPr>
        <w:t>a</w:t>
      </w:r>
      <w:r w:rsidRPr="00A64768">
        <w:rPr>
          <w:rFonts w:ascii="Souvenir Lt BT" w:eastAsiaTheme="minorHAnsi" w:hAnsi="Souvenir Lt BT" w:cs="Traditional Arabic"/>
          <w:color w:val="auto"/>
          <w:sz w:val="24"/>
          <w:szCs w:val="32"/>
          <w:bdr w:val="none" w:sz="0" w:space="0" w:color="auto"/>
          <w:lang w:val="id-ID" w:eastAsia="en-US"/>
        </w:rPr>
        <w:t>l-J</w:t>
      </w:r>
      <w:r w:rsidR="00731B09">
        <w:rPr>
          <w:rFonts w:ascii="Souvenir Lt BT" w:eastAsiaTheme="minorHAnsi" w:hAnsi="Souvenir Lt BT" w:cs="Traditional Arabic"/>
          <w:color w:val="auto"/>
          <w:sz w:val="24"/>
          <w:szCs w:val="32"/>
          <w:bdr w:val="none" w:sz="0" w:space="0" w:color="auto"/>
          <w:lang w:val="id-ID" w:eastAsia="en-US"/>
        </w:rPr>
        <w:t>u</w:t>
      </w:r>
      <w:r w:rsidR="00190A13" w:rsidRPr="001D6408">
        <w:rPr>
          <w:rFonts w:ascii="Souvenir Lt BT" w:eastAsiaTheme="minorHAnsi" w:hAnsi="Souvenir Lt BT" w:cs="Traditional Arabic"/>
          <w:color w:val="auto"/>
          <w:sz w:val="24"/>
          <w:szCs w:val="32"/>
          <w:bdr w:val="none" w:sz="0" w:space="0" w:color="auto"/>
          <w:lang w:val="id-ID" w:eastAsia="en-US"/>
        </w:rPr>
        <w:t>’</w:t>
      </w:r>
      <w:r w:rsidRPr="00A64768">
        <w:rPr>
          <w:rFonts w:ascii="Souvenir Lt BT" w:eastAsiaTheme="minorHAnsi" w:hAnsi="Souvenir Lt BT" w:cs="Traditional Arabic"/>
          <w:color w:val="auto"/>
          <w:sz w:val="24"/>
          <w:szCs w:val="32"/>
          <w:bdr w:val="none" w:sz="0" w:space="0" w:color="auto"/>
          <w:lang w:val="id-ID" w:eastAsia="en-US"/>
        </w:rPr>
        <w:t xml:space="preserve">ranah, maupun </w:t>
      </w:r>
      <w:r w:rsidR="0062494C">
        <w:rPr>
          <w:rFonts w:ascii="Souvenir Lt BT" w:eastAsiaTheme="minorHAnsi" w:hAnsi="Souvenir Lt BT" w:cs="Traditional Arabic"/>
          <w:color w:val="auto"/>
          <w:sz w:val="24"/>
          <w:szCs w:val="32"/>
          <w:bdr w:val="none" w:sz="0" w:space="0" w:color="auto"/>
          <w:lang w:val="id-ID" w:eastAsia="en-US"/>
        </w:rPr>
        <w:t>Hudaibiah</w:t>
      </w:r>
      <w:r w:rsidRPr="00A64768">
        <w:rPr>
          <w:rFonts w:ascii="Souvenir Lt BT" w:eastAsiaTheme="minorHAnsi" w:hAnsi="Souvenir Lt BT" w:cs="Traditional Arabic"/>
          <w:color w:val="auto"/>
          <w:sz w:val="24"/>
          <w:szCs w:val="32"/>
          <w:bdr w:val="none" w:sz="0" w:space="0" w:color="auto"/>
          <w:lang w:val="id-ID" w:eastAsia="en-US"/>
        </w:rPr>
        <w:t>, semata-mata hanya untuk mengulang umrah tanpa ada maksud lain, maka dalam hal ini para ulama berselisih.</w:t>
      </w:r>
    </w:p>
    <w:p w14:paraId="0C0D074F" w14:textId="01729750"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b/>
          <w:bCs/>
          <w:color w:val="auto"/>
          <w:sz w:val="24"/>
          <w:szCs w:val="32"/>
          <w:bdr w:val="none" w:sz="0" w:space="0" w:color="auto"/>
          <w:lang w:val="id-ID" w:eastAsia="en-US"/>
        </w:rPr>
        <w:t>Pendapat pertama (jumhur ulama)</w:t>
      </w:r>
      <w:r w:rsidRPr="00A64768">
        <w:rPr>
          <w:rFonts w:ascii="Souvenir Lt BT" w:eastAsiaTheme="minorHAnsi" w:hAnsi="Souvenir Lt BT" w:cs="Traditional Arabic"/>
          <w:color w:val="auto"/>
          <w:sz w:val="24"/>
          <w:szCs w:val="32"/>
          <w:bdr w:val="none" w:sz="0" w:space="0" w:color="auto"/>
          <w:lang w:val="id-ID" w:eastAsia="en-US"/>
        </w:rPr>
        <w:t>: tidak mengapa mengulang-ulang umrah.</w:t>
      </w:r>
      <w:r w:rsidR="003D1E50" w:rsidRPr="001D6408">
        <w:rPr>
          <w:rFonts w:ascii="Souvenir Lt BT" w:eastAsia="Arial Unicode MS" w:hAnsi="Souvenir Lt BT" w:cs="Traditional Arabic"/>
          <w:sz w:val="24"/>
          <w:szCs w:val="32"/>
          <w:vertAlign w:val="superscript"/>
          <w:lang w:val="id-ID"/>
        </w:rPr>
        <w:footnoteReference w:id="20"/>
      </w:r>
      <w:r w:rsidRPr="00A64768">
        <w:rPr>
          <w:rFonts w:ascii="Souvenir Lt BT" w:eastAsiaTheme="minorHAnsi" w:hAnsi="Souvenir Lt BT" w:cs="Traditional Arabic"/>
          <w:color w:val="auto"/>
          <w:sz w:val="24"/>
          <w:szCs w:val="32"/>
          <w:bdr w:val="none" w:sz="0" w:space="0" w:color="auto"/>
          <w:lang w:val="id-ID" w:eastAsia="en-US"/>
        </w:rPr>
        <w:t xml:space="preserve"> Dalilnya adalah kisah Aisyah yang berumrah lagi setelah haji dengan keluar ke </w:t>
      </w:r>
      <w:r w:rsidR="00D8269D" w:rsidRPr="001D6408">
        <w:rPr>
          <w:rFonts w:ascii="Souvenir Lt BT" w:eastAsiaTheme="minorHAnsi" w:hAnsi="Souvenir Lt BT" w:cs="Traditional Arabic"/>
          <w:color w:val="auto"/>
          <w:sz w:val="24"/>
          <w:szCs w:val="32"/>
          <w:bdr w:val="none" w:sz="0" w:space="0" w:color="auto"/>
          <w:lang w:val="id-ID" w:eastAsia="en-US"/>
        </w:rPr>
        <w:t>a</w:t>
      </w:r>
      <w:r w:rsidRPr="00A64768">
        <w:rPr>
          <w:rFonts w:ascii="Souvenir Lt BT" w:eastAsiaTheme="minorHAnsi" w:hAnsi="Souvenir Lt BT" w:cs="Traditional Arabic"/>
          <w:color w:val="auto"/>
          <w:sz w:val="24"/>
          <w:szCs w:val="32"/>
          <w:bdr w:val="none" w:sz="0" w:space="0" w:color="auto"/>
          <w:lang w:val="id-ID" w:eastAsia="en-US"/>
        </w:rPr>
        <w:t>t-Tan</w:t>
      </w:r>
      <w:r w:rsidR="00190A13" w:rsidRPr="001D6408">
        <w:rPr>
          <w:rFonts w:ascii="Souvenir Lt BT" w:eastAsiaTheme="minorHAnsi" w:hAnsi="Souvenir Lt BT" w:cs="Traditional Arabic"/>
          <w:color w:val="auto"/>
          <w:sz w:val="24"/>
          <w:szCs w:val="32"/>
          <w:bdr w:val="none" w:sz="0" w:space="0" w:color="auto"/>
          <w:lang w:val="id-ID" w:eastAsia="en-US"/>
        </w:rPr>
        <w:t>’</w:t>
      </w:r>
      <w:r w:rsidRPr="00A64768">
        <w:rPr>
          <w:rFonts w:ascii="Souvenir Lt BT" w:eastAsiaTheme="minorHAnsi" w:hAnsi="Souvenir Lt BT" w:cs="Traditional Arabic"/>
          <w:color w:val="auto"/>
          <w:sz w:val="24"/>
          <w:szCs w:val="32"/>
          <w:bdr w:val="none" w:sz="0" w:space="0" w:color="auto"/>
          <w:lang w:val="id-ID" w:eastAsia="en-US"/>
        </w:rPr>
        <w:t xml:space="preserve">im atas izin Nabi </w:t>
      </w:r>
      <w:r w:rsidR="001D6408" w:rsidRPr="001D6408">
        <w:rPr>
          <w:rFonts w:ascii="Souvenir Lt BT" w:eastAsiaTheme="minorHAnsi" w:hAnsi="Souvenir Lt BT" w:cs="Traditional Arabic"/>
          <w:color w:val="auto"/>
          <w:sz w:val="24"/>
          <w:szCs w:val="32"/>
          <w:bdr w:val="none" w:sz="0" w:space="0" w:color="auto"/>
          <w:rtl/>
          <w:lang w:val="id-ID" w:eastAsia="en-US"/>
        </w:rPr>
        <w:t>ﷺ</w:t>
      </w:r>
      <w:r w:rsidRPr="00A64768">
        <w:rPr>
          <w:rFonts w:ascii="Souvenir Lt BT" w:eastAsiaTheme="minorHAnsi" w:hAnsi="Souvenir Lt BT" w:cs="Traditional Arabic"/>
          <w:color w:val="auto"/>
          <w:sz w:val="24"/>
          <w:szCs w:val="32"/>
          <w:bdr w:val="none" w:sz="0" w:space="0" w:color="auto"/>
          <w:lang w:val="id-ID" w:eastAsia="en-US"/>
        </w:rPr>
        <w:t>, ditambah keumuman hadis-hadis yang menganjurkan memperbanyak umrah.</w:t>
      </w:r>
    </w:p>
    <w:p w14:paraId="6ADE2941" w14:textId="00F6BE78"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b/>
          <w:bCs/>
          <w:color w:val="auto"/>
          <w:sz w:val="24"/>
          <w:szCs w:val="32"/>
          <w:bdr w:val="none" w:sz="0" w:space="0" w:color="auto"/>
          <w:lang w:val="id-ID" w:eastAsia="en-US"/>
        </w:rPr>
        <w:t>Pendapat kedua</w:t>
      </w:r>
      <w:r w:rsidRPr="00A64768">
        <w:rPr>
          <w:rFonts w:ascii="Souvenir Lt BT" w:eastAsiaTheme="minorHAnsi" w:hAnsi="Souvenir Lt BT" w:cs="Traditional Arabic"/>
          <w:color w:val="auto"/>
          <w:sz w:val="24"/>
          <w:szCs w:val="32"/>
          <w:bdr w:val="none" w:sz="0" w:space="0" w:color="auto"/>
          <w:lang w:val="id-ID" w:eastAsia="en-US"/>
        </w:rPr>
        <w:t xml:space="preserve">: tidak dianjurkan mengulang-ulang umrah dalam waktu berdekatan. Yang lebih baik adalah tetap tinggal di </w:t>
      </w:r>
      <w:r w:rsidR="00D26EA3">
        <w:rPr>
          <w:rFonts w:ascii="Souvenir Lt BT" w:eastAsiaTheme="minorHAnsi" w:hAnsi="Souvenir Lt BT" w:cs="Traditional Arabic"/>
          <w:color w:val="auto"/>
          <w:sz w:val="24"/>
          <w:szCs w:val="32"/>
          <w:bdr w:val="none" w:sz="0" w:space="0" w:color="auto"/>
          <w:lang w:val="id-ID" w:eastAsia="en-US"/>
        </w:rPr>
        <w:t>Makkah</w:t>
      </w:r>
      <w:r w:rsidRPr="00A64768">
        <w:rPr>
          <w:rFonts w:ascii="Souvenir Lt BT" w:eastAsiaTheme="minorHAnsi" w:hAnsi="Souvenir Lt BT" w:cs="Traditional Arabic"/>
          <w:color w:val="auto"/>
          <w:sz w:val="24"/>
          <w:szCs w:val="32"/>
          <w:bdr w:val="none" w:sz="0" w:space="0" w:color="auto"/>
          <w:lang w:val="id-ID" w:eastAsia="en-US"/>
        </w:rPr>
        <w:t xml:space="preserve"> dan memperbanyak salat serta tawaf.</w:t>
      </w:r>
    </w:p>
    <w:p w14:paraId="67E18E5C" w14:textId="597AA415"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lang w:val="id-ID" w:eastAsia="en-US"/>
        </w:rPr>
        <w:t xml:space="preserve">Inilah yang diriwayatkan dari para salaf. Rata-rata mereka baru membolehkan umrah lagi setelah rambut sudah cukup panjang untuk dicukur kembali. Sebagian anak Anas bin Malik </w:t>
      </w:r>
      <w:r w:rsidR="00C90AA4" w:rsidRPr="001D6408">
        <w:rPr>
          <w:rFonts w:ascii="Souvenir Lt BT" w:eastAsiaTheme="minorHAnsi" w:hAnsi="Souvenir Lt BT" w:cs="Traditional Arabic"/>
          <w:i/>
          <w:iCs/>
          <w:color w:val="auto"/>
          <w:sz w:val="24"/>
          <w:szCs w:val="32"/>
          <w:bdr w:val="none" w:sz="0" w:space="0" w:color="auto"/>
          <w:lang w:val="id-ID" w:eastAsia="en-US"/>
        </w:rPr>
        <w:t>radhiyallâhu</w:t>
      </w:r>
      <w:r w:rsidRPr="00A64768">
        <w:rPr>
          <w:rFonts w:ascii="Souvenir Lt BT" w:eastAsiaTheme="minorHAnsi" w:hAnsi="Souvenir Lt BT" w:cs="Traditional Arabic"/>
          <w:i/>
          <w:iCs/>
          <w:color w:val="auto"/>
          <w:sz w:val="24"/>
          <w:szCs w:val="32"/>
          <w:bdr w:val="none" w:sz="0" w:space="0" w:color="auto"/>
          <w:lang w:val="id-ID" w:eastAsia="en-US"/>
        </w:rPr>
        <w:t xml:space="preserve"> </w:t>
      </w:r>
      <w:r w:rsidR="00190A13" w:rsidRPr="001D6408">
        <w:rPr>
          <w:rFonts w:ascii="Souvenir Lt BT" w:eastAsiaTheme="minorHAnsi" w:hAnsi="Souvenir Lt BT" w:cs="Traditional Arabic"/>
          <w:i/>
          <w:iCs/>
          <w:color w:val="auto"/>
          <w:sz w:val="24"/>
          <w:szCs w:val="32"/>
          <w:bdr w:val="none" w:sz="0" w:space="0" w:color="auto"/>
          <w:lang w:val="id-ID" w:eastAsia="en-US"/>
        </w:rPr>
        <w:t>‘</w:t>
      </w:r>
      <w:r w:rsidRPr="00A64768">
        <w:rPr>
          <w:rFonts w:ascii="Souvenir Lt BT" w:eastAsiaTheme="minorHAnsi" w:hAnsi="Souvenir Lt BT" w:cs="Traditional Arabic"/>
          <w:i/>
          <w:iCs/>
          <w:color w:val="auto"/>
          <w:sz w:val="24"/>
          <w:szCs w:val="32"/>
          <w:bdr w:val="none" w:sz="0" w:space="0" w:color="auto"/>
          <w:lang w:val="id-ID" w:eastAsia="en-US"/>
        </w:rPr>
        <w:t>anhu</w:t>
      </w:r>
      <w:r w:rsidRPr="00A64768">
        <w:rPr>
          <w:rFonts w:ascii="Souvenir Lt BT" w:eastAsiaTheme="minorHAnsi" w:hAnsi="Souvenir Lt BT" w:cs="Traditional Arabic"/>
          <w:color w:val="auto"/>
          <w:sz w:val="24"/>
          <w:szCs w:val="32"/>
          <w:bdr w:val="none" w:sz="0" w:space="0" w:color="auto"/>
          <w:lang w:val="id-ID" w:eastAsia="en-US"/>
        </w:rPr>
        <w:t xml:space="preserve"> berkata</w:t>
      </w:r>
      <w:r w:rsidR="00C90AA4" w:rsidRPr="001D6408">
        <w:rPr>
          <w:rFonts w:ascii="Souvenir Lt BT" w:eastAsiaTheme="minorHAnsi" w:hAnsi="Souvenir Lt BT" w:cs="Traditional Arabic"/>
          <w:color w:val="auto"/>
          <w:sz w:val="24"/>
          <w:szCs w:val="32"/>
          <w:bdr w:val="none" w:sz="0" w:space="0" w:color="auto"/>
          <w:lang w:val="id-ID" w:eastAsia="en-US"/>
        </w:rPr>
        <w:t>,</w:t>
      </w:r>
    </w:p>
    <w:p w14:paraId="531F410D" w14:textId="77777777"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rtl/>
          <w:lang w:val="id-ID" w:eastAsia="en-US"/>
        </w:rPr>
        <w:t>كُنَّا مَعَ أَنَسِ بْنِ مَالِكٍ بِمَكَّةَ فَكَانَ إِذَا حَمَّمَ رَأْسُهُ خَرَجَ فَاعْتَمَرَ</w:t>
      </w:r>
    </w:p>
    <w:p w14:paraId="710F838F" w14:textId="0C14115E" w:rsidR="00A64768" w:rsidRPr="00A64768" w:rsidRDefault="001D6408" w:rsidP="00C90AA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AB3C21">
        <w:rPr>
          <w:rFonts w:ascii="Souvenir Lt BT" w:eastAsiaTheme="minorHAnsi" w:hAnsi="Souvenir Lt BT" w:cs="Traditional Arabic"/>
          <w:i/>
          <w:iCs/>
          <w:color w:val="auto"/>
          <w:sz w:val="24"/>
          <w:szCs w:val="32"/>
          <w:bdr w:val="none" w:sz="0" w:space="0" w:color="auto"/>
          <w:lang w:val="id-ID" w:eastAsia="en-US"/>
        </w:rPr>
        <w:lastRenderedPageBreak/>
        <w:t>“</w:t>
      </w:r>
      <w:r w:rsidR="00A64768" w:rsidRPr="00AB3C21">
        <w:rPr>
          <w:rFonts w:ascii="Souvenir Lt BT" w:eastAsiaTheme="minorHAnsi" w:hAnsi="Souvenir Lt BT" w:cs="Traditional Arabic"/>
          <w:i/>
          <w:iCs/>
          <w:color w:val="auto"/>
          <w:sz w:val="24"/>
          <w:szCs w:val="32"/>
          <w:bdr w:val="none" w:sz="0" w:space="0" w:color="auto"/>
          <w:lang w:val="id-ID" w:eastAsia="en-US"/>
        </w:rPr>
        <w:t>Kami bersama Anas bin Malik di M</w:t>
      </w:r>
      <w:r w:rsidR="0059554B" w:rsidRPr="00AB3C21">
        <w:rPr>
          <w:rFonts w:ascii="Souvenir Lt BT" w:eastAsiaTheme="minorHAnsi" w:hAnsi="Souvenir Lt BT" w:cs="Traditional Arabic"/>
          <w:i/>
          <w:iCs/>
          <w:color w:val="auto"/>
          <w:sz w:val="24"/>
          <w:szCs w:val="32"/>
          <w:bdr w:val="none" w:sz="0" w:space="0" w:color="auto"/>
          <w:lang w:val="id-ID" w:eastAsia="en-US"/>
        </w:rPr>
        <w:t>ak</w:t>
      </w:r>
      <w:r w:rsidR="00A64768" w:rsidRPr="00AB3C21">
        <w:rPr>
          <w:rFonts w:ascii="Souvenir Lt BT" w:eastAsiaTheme="minorHAnsi" w:hAnsi="Souvenir Lt BT" w:cs="Traditional Arabic"/>
          <w:i/>
          <w:iCs/>
          <w:color w:val="auto"/>
          <w:sz w:val="24"/>
          <w:szCs w:val="32"/>
          <w:bdr w:val="none" w:sz="0" w:space="0" w:color="auto"/>
          <w:lang w:val="id-ID" w:eastAsia="en-US"/>
        </w:rPr>
        <w:t>kah. Jika kepala beliau sudah menghitam kembali (karena setelah gundul rambut mulai tumbuh),</w:t>
      </w:r>
      <w:r w:rsidR="00084EFC" w:rsidRPr="00AB3C21">
        <w:rPr>
          <w:rFonts w:ascii="Souvenir Lt BT" w:eastAsia="Optima" w:hAnsi="Souvenir Lt BT" w:cs="Traditional Arabic"/>
          <w:i/>
          <w:iCs/>
          <w:color w:val="auto"/>
          <w:sz w:val="24"/>
          <w:szCs w:val="32"/>
          <w:vertAlign w:val="superscript"/>
          <w:lang w:val="en-ID"/>
        </w:rPr>
        <w:footnoteReference w:id="21"/>
      </w:r>
      <w:r w:rsidR="00A64768" w:rsidRPr="00AB3C21">
        <w:rPr>
          <w:rFonts w:ascii="Souvenir Lt BT" w:eastAsiaTheme="minorHAnsi" w:hAnsi="Souvenir Lt BT" w:cs="Traditional Arabic"/>
          <w:i/>
          <w:iCs/>
          <w:color w:val="auto"/>
          <w:sz w:val="24"/>
          <w:szCs w:val="32"/>
          <w:bdr w:val="none" w:sz="0" w:space="0" w:color="auto"/>
          <w:lang w:val="id-ID" w:eastAsia="en-US"/>
        </w:rPr>
        <w:t xml:space="preserve"> barulah beliau keluar menuju tanah halal untuk berumrah.</w:t>
      </w:r>
      <w:r w:rsidRPr="00AB3C21">
        <w:rPr>
          <w:rFonts w:ascii="Souvenir Lt BT" w:eastAsiaTheme="minorHAnsi" w:hAnsi="Souvenir Lt BT" w:cs="Traditional Arabic"/>
          <w:i/>
          <w:iCs/>
          <w:color w:val="auto"/>
          <w:sz w:val="24"/>
          <w:szCs w:val="32"/>
          <w:bdr w:val="none" w:sz="0" w:space="0" w:color="auto"/>
          <w:lang w:val="id-ID" w:eastAsia="en-US"/>
        </w:rPr>
        <w:t>”</w:t>
      </w:r>
      <w:r w:rsidR="00AB3C21">
        <w:rPr>
          <w:rStyle w:val="ReferensiCatatanKaki"/>
          <w:rFonts w:ascii="Souvenir Lt BT" w:eastAsiaTheme="minorHAnsi" w:hAnsi="Souvenir Lt BT" w:cs="Traditional Arabic"/>
          <w:i/>
          <w:iCs/>
          <w:color w:val="auto"/>
          <w:sz w:val="24"/>
          <w:szCs w:val="32"/>
          <w:bdr w:val="none" w:sz="0" w:space="0" w:color="auto"/>
          <w:lang w:val="id-ID" w:eastAsia="en-US"/>
        </w:rPr>
        <w:footnoteReference w:id="22"/>
      </w:r>
    </w:p>
    <w:p w14:paraId="7B36FE1B" w14:textId="192B5E97"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lang w:val="id-ID" w:eastAsia="en-US"/>
        </w:rPr>
        <w:t>Ikrimah berkata</w:t>
      </w:r>
      <w:r w:rsidR="00C90AA4" w:rsidRPr="001D6408">
        <w:rPr>
          <w:rFonts w:ascii="Souvenir Lt BT" w:eastAsiaTheme="minorHAnsi" w:hAnsi="Souvenir Lt BT" w:cs="Traditional Arabic"/>
          <w:color w:val="auto"/>
          <w:sz w:val="24"/>
          <w:szCs w:val="32"/>
          <w:bdr w:val="none" w:sz="0" w:space="0" w:color="auto"/>
          <w:lang w:val="id-ID" w:eastAsia="en-US"/>
        </w:rPr>
        <w:t>,</w:t>
      </w:r>
    </w:p>
    <w:p w14:paraId="07BF4713" w14:textId="77777777"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rtl/>
          <w:lang w:val="id-ID" w:eastAsia="en-US"/>
        </w:rPr>
        <w:t>يَعْتَمِرُ إِذَا أَمْكَنَ الْمُوسَى مِنْ شَعْرِهِ</w:t>
      </w:r>
    </w:p>
    <w:p w14:paraId="501661B8" w14:textId="6743C67C" w:rsidR="00A64768" w:rsidRPr="00A64768" w:rsidRDefault="001D6408" w:rsidP="00C90AA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2C7595">
        <w:rPr>
          <w:rFonts w:ascii="Souvenir Lt BT" w:eastAsiaTheme="minorHAnsi" w:hAnsi="Souvenir Lt BT" w:cs="Traditional Arabic"/>
          <w:i/>
          <w:iCs/>
          <w:color w:val="auto"/>
          <w:sz w:val="24"/>
          <w:szCs w:val="32"/>
          <w:bdr w:val="none" w:sz="0" w:space="0" w:color="auto"/>
          <w:lang w:val="id-ID" w:eastAsia="en-US"/>
        </w:rPr>
        <w:t>“</w:t>
      </w:r>
      <w:r w:rsidR="00A64768" w:rsidRPr="002C7595">
        <w:rPr>
          <w:rFonts w:ascii="Souvenir Lt BT" w:eastAsiaTheme="minorHAnsi" w:hAnsi="Souvenir Lt BT" w:cs="Traditional Arabic"/>
          <w:i/>
          <w:iCs/>
          <w:color w:val="auto"/>
          <w:sz w:val="24"/>
          <w:szCs w:val="32"/>
          <w:bdr w:val="none" w:sz="0" w:space="0" w:color="auto"/>
          <w:lang w:val="id-ID" w:eastAsia="en-US"/>
        </w:rPr>
        <w:t>Ia berumrah jika alat cukur sudah bisa mencukur rambutnya.</w:t>
      </w:r>
      <w:r w:rsidRPr="002C7595">
        <w:rPr>
          <w:rFonts w:ascii="Souvenir Lt BT" w:eastAsiaTheme="minorHAnsi" w:hAnsi="Souvenir Lt BT" w:cs="Traditional Arabic"/>
          <w:i/>
          <w:iCs/>
          <w:color w:val="auto"/>
          <w:sz w:val="24"/>
          <w:szCs w:val="32"/>
          <w:bdr w:val="none" w:sz="0" w:space="0" w:color="auto"/>
          <w:lang w:val="id-ID" w:eastAsia="en-US"/>
        </w:rPr>
        <w:t>”</w:t>
      </w:r>
      <w:r w:rsidR="002C7595">
        <w:rPr>
          <w:rStyle w:val="ReferensiCatatanKaki"/>
          <w:rFonts w:ascii="Souvenir Lt BT" w:eastAsiaTheme="minorHAnsi" w:hAnsi="Souvenir Lt BT" w:cs="Traditional Arabic"/>
          <w:i/>
          <w:iCs/>
          <w:color w:val="auto"/>
          <w:sz w:val="24"/>
          <w:szCs w:val="32"/>
          <w:bdr w:val="none" w:sz="0" w:space="0" w:color="auto"/>
          <w:lang w:val="id-ID" w:eastAsia="en-US"/>
        </w:rPr>
        <w:footnoteReference w:id="23"/>
      </w:r>
    </w:p>
    <w:p w14:paraId="05AFA411" w14:textId="775517B5"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lang w:val="id-ID" w:eastAsia="en-US"/>
        </w:rPr>
        <w:t>Atha</w:t>
      </w:r>
      <w:r w:rsidR="006D5C4F">
        <w:rPr>
          <w:rFonts w:ascii="Souvenir Lt BT" w:eastAsiaTheme="minorHAnsi" w:hAnsi="Souvenir Lt BT" w:cs="Traditional Arabic"/>
          <w:color w:val="auto"/>
          <w:sz w:val="24"/>
          <w:szCs w:val="32"/>
          <w:bdr w:val="none" w:sz="0" w:space="0" w:color="auto"/>
          <w:lang w:val="id-ID" w:eastAsia="en-US"/>
        </w:rPr>
        <w:t>`</w:t>
      </w:r>
      <w:r w:rsidRPr="00A64768">
        <w:rPr>
          <w:rFonts w:ascii="Souvenir Lt BT" w:eastAsiaTheme="minorHAnsi" w:hAnsi="Souvenir Lt BT" w:cs="Traditional Arabic"/>
          <w:color w:val="auto"/>
          <w:sz w:val="24"/>
          <w:szCs w:val="32"/>
          <w:bdr w:val="none" w:sz="0" w:space="0" w:color="auto"/>
          <w:lang w:val="id-ID" w:eastAsia="en-US"/>
        </w:rPr>
        <w:t xml:space="preserve"> berkata</w:t>
      </w:r>
      <w:r w:rsidR="00C90AA4" w:rsidRPr="001D6408">
        <w:rPr>
          <w:rFonts w:ascii="Souvenir Lt BT" w:eastAsiaTheme="minorHAnsi" w:hAnsi="Souvenir Lt BT" w:cs="Traditional Arabic"/>
          <w:color w:val="auto"/>
          <w:sz w:val="24"/>
          <w:szCs w:val="32"/>
          <w:bdr w:val="none" w:sz="0" w:space="0" w:color="auto"/>
          <w:lang w:val="id-ID" w:eastAsia="en-US"/>
        </w:rPr>
        <w:t>,</w:t>
      </w:r>
    </w:p>
    <w:p w14:paraId="3E35D9F2" w14:textId="77777777"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rtl/>
          <w:lang w:val="id-ID" w:eastAsia="en-US"/>
        </w:rPr>
        <w:t>إِنْ شَاءَ اعْتَمَرَ فِي كُلِّ شَهْرٍ مَرَّتَيْنِ</w:t>
      </w:r>
    </w:p>
    <w:p w14:paraId="32F6F47A" w14:textId="48414FE6" w:rsidR="00A64768" w:rsidRPr="00A64768" w:rsidRDefault="001D6408" w:rsidP="00C90AA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071003">
        <w:rPr>
          <w:rFonts w:ascii="Souvenir Lt BT" w:eastAsiaTheme="minorHAnsi" w:hAnsi="Souvenir Lt BT" w:cs="Traditional Arabic"/>
          <w:i/>
          <w:iCs/>
          <w:color w:val="auto"/>
          <w:sz w:val="24"/>
          <w:szCs w:val="32"/>
          <w:bdr w:val="none" w:sz="0" w:space="0" w:color="auto"/>
          <w:lang w:val="id-ID" w:eastAsia="en-US"/>
        </w:rPr>
        <w:t>“</w:t>
      </w:r>
      <w:r w:rsidR="00A64768" w:rsidRPr="00071003">
        <w:rPr>
          <w:rFonts w:ascii="Souvenir Lt BT" w:eastAsiaTheme="minorHAnsi" w:hAnsi="Souvenir Lt BT" w:cs="Traditional Arabic"/>
          <w:i/>
          <w:iCs/>
          <w:color w:val="auto"/>
          <w:sz w:val="24"/>
          <w:szCs w:val="32"/>
          <w:bdr w:val="none" w:sz="0" w:space="0" w:color="auto"/>
          <w:lang w:val="id-ID" w:eastAsia="en-US"/>
        </w:rPr>
        <w:t>Jika mau, ia boleh umrah sebulan dua kali.</w:t>
      </w:r>
      <w:r w:rsidRPr="00071003">
        <w:rPr>
          <w:rFonts w:ascii="Souvenir Lt BT" w:eastAsiaTheme="minorHAnsi" w:hAnsi="Souvenir Lt BT" w:cs="Traditional Arabic"/>
          <w:i/>
          <w:iCs/>
          <w:color w:val="auto"/>
          <w:sz w:val="24"/>
          <w:szCs w:val="32"/>
          <w:bdr w:val="none" w:sz="0" w:space="0" w:color="auto"/>
          <w:lang w:val="id-ID" w:eastAsia="en-US"/>
        </w:rPr>
        <w:t>”</w:t>
      </w:r>
      <w:r w:rsidR="00071003">
        <w:rPr>
          <w:rStyle w:val="ReferensiCatatanKaki"/>
          <w:rFonts w:ascii="Souvenir Lt BT" w:eastAsiaTheme="minorHAnsi" w:hAnsi="Souvenir Lt BT" w:cs="Traditional Arabic"/>
          <w:i/>
          <w:iCs/>
          <w:color w:val="auto"/>
          <w:sz w:val="24"/>
          <w:szCs w:val="32"/>
          <w:bdr w:val="none" w:sz="0" w:space="0" w:color="auto"/>
          <w:lang w:val="id-ID" w:eastAsia="en-US"/>
        </w:rPr>
        <w:footnoteReference w:id="24"/>
      </w:r>
    </w:p>
    <w:p w14:paraId="470DC4CF" w14:textId="606AE304"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lang w:val="id-ID" w:eastAsia="en-US"/>
        </w:rPr>
        <w:t>Imam Ahmad berkata</w:t>
      </w:r>
      <w:r w:rsidR="00C90AA4" w:rsidRPr="001D6408">
        <w:rPr>
          <w:rFonts w:ascii="Souvenir Lt BT" w:eastAsiaTheme="minorHAnsi" w:hAnsi="Souvenir Lt BT" w:cs="Traditional Arabic"/>
          <w:color w:val="auto"/>
          <w:sz w:val="24"/>
          <w:szCs w:val="32"/>
          <w:bdr w:val="none" w:sz="0" w:space="0" w:color="auto"/>
          <w:lang w:val="id-ID" w:eastAsia="en-US"/>
        </w:rPr>
        <w:t>,</w:t>
      </w:r>
    </w:p>
    <w:p w14:paraId="764426E4" w14:textId="77777777"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rtl/>
          <w:lang w:val="id-ID" w:eastAsia="en-US"/>
        </w:rPr>
        <w:t>إِذَا اعْتَمَرَ فَلَا بُدَّ مِنْ أَنْ يَحْلِقَ أَوْ يُقَصِّرَ وَفِي عَشَرَةِ أَيَّامٍ يُمْكِنُ حَلْقُ الرَّأْسِ</w:t>
      </w:r>
    </w:p>
    <w:p w14:paraId="2F94F609" w14:textId="6EBF6310" w:rsidR="00A64768" w:rsidRPr="00A64768" w:rsidRDefault="001D6408" w:rsidP="00C90AA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204435">
        <w:rPr>
          <w:rFonts w:ascii="Souvenir Lt BT" w:eastAsiaTheme="minorHAnsi" w:hAnsi="Souvenir Lt BT" w:cs="Traditional Arabic"/>
          <w:i/>
          <w:iCs/>
          <w:color w:val="auto"/>
          <w:sz w:val="24"/>
          <w:szCs w:val="32"/>
          <w:bdr w:val="none" w:sz="0" w:space="0" w:color="auto"/>
          <w:lang w:val="id-ID" w:eastAsia="en-US"/>
        </w:rPr>
        <w:t>“</w:t>
      </w:r>
      <w:r w:rsidR="00A64768" w:rsidRPr="00204435">
        <w:rPr>
          <w:rFonts w:ascii="Souvenir Lt BT" w:eastAsiaTheme="minorHAnsi" w:hAnsi="Souvenir Lt BT" w:cs="Traditional Arabic"/>
          <w:i/>
          <w:iCs/>
          <w:color w:val="auto"/>
          <w:sz w:val="24"/>
          <w:szCs w:val="32"/>
          <w:bdr w:val="none" w:sz="0" w:space="0" w:color="auto"/>
          <w:lang w:val="id-ID" w:eastAsia="en-US"/>
        </w:rPr>
        <w:t>Jika ia umrah maka ia harus gundul atau cukur pendek, dan dalam sepuluh hari memungkinkan untuk menggundul kepalanya kembali.</w:t>
      </w:r>
      <w:r w:rsidRPr="00204435">
        <w:rPr>
          <w:rFonts w:ascii="Souvenir Lt BT" w:eastAsiaTheme="minorHAnsi" w:hAnsi="Souvenir Lt BT" w:cs="Traditional Arabic"/>
          <w:i/>
          <w:iCs/>
          <w:color w:val="auto"/>
          <w:sz w:val="24"/>
          <w:szCs w:val="32"/>
          <w:bdr w:val="none" w:sz="0" w:space="0" w:color="auto"/>
          <w:lang w:val="id-ID" w:eastAsia="en-US"/>
        </w:rPr>
        <w:t>”</w:t>
      </w:r>
      <w:r w:rsidR="00C71F53">
        <w:rPr>
          <w:rStyle w:val="ReferensiCatatanKaki"/>
          <w:rFonts w:ascii="Souvenir Lt BT" w:eastAsiaTheme="minorHAnsi" w:hAnsi="Souvenir Lt BT" w:cs="Traditional Arabic"/>
          <w:i/>
          <w:iCs/>
          <w:color w:val="auto"/>
          <w:sz w:val="24"/>
          <w:szCs w:val="32"/>
          <w:bdr w:val="none" w:sz="0" w:space="0" w:color="auto"/>
          <w:lang w:val="id-ID" w:eastAsia="en-US"/>
        </w:rPr>
        <w:footnoteReference w:id="25"/>
      </w:r>
    </w:p>
    <w:p w14:paraId="00AF7ED5" w14:textId="6C6444D1"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lang w:val="id-ID" w:eastAsia="en-US"/>
        </w:rPr>
        <w:t>Dalam riwayat lain beliau berkata</w:t>
      </w:r>
      <w:r w:rsidR="00C90AA4" w:rsidRPr="001D6408">
        <w:rPr>
          <w:rFonts w:ascii="Souvenir Lt BT" w:eastAsiaTheme="minorHAnsi" w:hAnsi="Souvenir Lt BT" w:cs="Traditional Arabic"/>
          <w:color w:val="auto"/>
          <w:sz w:val="24"/>
          <w:szCs w:val="32"/>
          <w:bdr w:val="none" w:sz="0" w:space="0" w:color="auto"/>
          <w:lang w:val="id-ID" w:eastAsia="en-US"/>
        </w:rPr>
        <w:t>,</w:t>
      </w:r>
    </w:p>
    <w:p w14:paraId="67A15066" w14:textId="77777777"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rtl/>
          <w:lang w:val="id-ID" w:eastAsia="en-US"/>
        </w:rPr>
        <w:t>إِنْ شَاءَ اعْتَمَرَ فِي كُلِّ شَهْرٍ</w:t>
      </w:r>
    </w:p>
    <w:p w14:paraId="32963A8A" w14:textId="481E30AB" w:rsidR="00A64768" w:rsidRPr="00A64768" w:rsidRDefault="001D6408" w:rsidP="00C90AA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Pr>
          <w:rFonts w:ascii="Souvenir Lt BT" w:eastAsiaTheme="minorHAnsi" w:hAnsi="Souvenir Lt BT" w:cs="Traditional Arabic"/>
          <w:color w:val="auto"/>
          <w:sz w:val="24"/>
          <w:szCs w:val="32"/>
          <w:bdr w:val="none" w:sz="0" w:space="0" w:color="auto"/>
          <w:lang w:val="id-ID" w:eastAsia="en-US"/>
        </w:rPr>
        <w:t>“</w:t>
      </w:r>
      <w:r w:rsidR="00A64768" w:rsidRPr="00A64768">
        <w:rPr>
          <w:rFonts w:ascii="Souvenir Lt BT" w:eastAsiaTheme="minorHAnsi" w:hAnsi="Souvenir Lt BT" w:cs="Traditional Arabic"/>
          <w:color w:val="auto"/>
          <w:sz w:val="24"/>
          <w:szCs w:val="32"/>
          <w:bdr w:val="none" w:sz="0" w:space="0" w:color="auto"/>
          <w:lang w:val="id-ID" w:eastAsia="en-US"/>
        </w:rPr>
        <w:t>Jika mau, ia boleh umrah setiap bulan.</w:t>
      </w:r>
      <w:r>
        <w:rPr>
          <w:rFonts w:ascii="Souvenir Lt BT" w:eastAsiaTheme="minorHAnsi" w:hAnsi="Souvenir Lt BT" w:cs="Traditional Arabic"/>
          <w:color w:val="auto"/>
          <w:sz w:val="24"/>
          <w:szCs w:val="32"/>
          <w:bdr w:val="none" w:sz="0" w:space="0" w:color="auto"/>
          <w:lang w:val="id-ID" w:eastAsia="en-US"/>
        </w:rPr>
        <w:t>”</w:t>
      </w:r>
      <w:r w:rsidR="00E3060D">
        <w:rPr>
          <w:rStyle w:val="ReferensiCatatanKaki"/>
          <w:rFonts w:ascii="Souvenir Lt BT" w:eastAsiaTheme="minorHAnsi" w:hAnsi="Souvenir Lt BT" w:cs="Traditional Arabic"/>
          <w:color w:val="auto"/>
          <w:sz w:val="24"/>
          <w:szCs w:val="32"/>
          <w:bdr w:val="none" w:sz="0" w:space="0" w:color="auto"/>
          <w:lang w:val="id-ID" w:eastAsia="en-US"/>
        </w:rPr>
        <w:footnoteReference w:id="26"/>
      </w:r>
      <w:r w:rsidR="00A64768" w:rsidRPr="00A64768">
        <w:rPr>
          <w:rFonts w:ascii="Souvenir Lt BT" w:eastAsiaTheme="minorHAnsi" w:hAnsi="Souvenir Lt BT" w:cs="Traditional Arabic"/>
          <w:color w:val="auto"/>
          <w:sz w:val="24"/>
          <w:szCs w:val="32"/>
          <w:bdr w:val="none" w:sz="0" w:space="0" w:color="auto"/>
          <w:lang w:val="id-ID" w:eastAsia="en-US"/>
        </w:rPr>
        <w:t xml:space="preserve"> </w:t>
      </w:r>
    </w:p>
    <w:p w14:paraId="48508B23" w14:textId="67961C27"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lang w:val="id-ID" w:eastAsia="en-US"/>
        </w:rPr>
        <w:t>Ibnu Taimiyyah berkata</w:t>
      </w:r>
      <w:r w:rsidR="00C90AA4" w:rsidRPr="001D6408">
        <w:rPr>
          <w:rFonts w:ascii="Souvenir Lt BT" w:eastAsiaTheme="minorHAnsi" w:hAnsi="Souvenir Lt BT" w:cs="Traditional Arabic"/>
          <w:color w:val="auto"/>
          <w:sz w:val="24"/>
          <w:szCs w:val="32"/>
          <w:bdr w:val="none" w:sz="0" w:space="0" w:color="auto"/>
          <w:lang w:val="id-ID" w:eastAsia="en-US"/>
        </w:rPr>
        <w:t>,</w:t>
      </w:r>
    </w:p>
    <w:p w14:paraId="54F690BC" w14:textId="77777777"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rtl/>
          <w:lang w:val="id-ID" w:eastAsia="en-US"/>
        </w:rPr>
        <w:t>مِثْلَ أَنْ يَعْتَمِرَ مَنْ يَكُونُ مَنْزِلُهُ قَرِيبًا مِنَ الْحَرَمِ كُلَّ يَوْمٍ أَوْ كُلَّ يَوْمَيْنِ أَوْ يَعْتَمِرَ الْقَرِيبُ مِنَ الْمَوَاقِيتِ الَّتِي بَيْنَهَا وَبَيْنَ مَكَّةَ يَوْمَانِ فِي الشَّهْرِ خُمْسَ عُمَرٍ أَوْ سِتَّ عُمَرٍ وَنَحْوَ ذَلِكَ، أَوْ يَعْتَمِرَ مَنْ يَرَى الْعُمْرَةَ مِنْ مَكَّةَ كُلَّ يَوْمٍ عُمْرَةً أَوْ عُمْرَتَيْنِ، فَهَذَا مَكْرُوهٌ بِاتِّفَاقِ سَلَفِ الْأُمَّةِ لَمْ يَفْعَلْهُ أَحَدٌ مِنَ السَّلَفِ بَلِ اتَّفَقُوا عَلَى كَرَاهِيَتِهِ، وَهُوَ وَإِنْ كَانَ اسْتَحَبَّهُ طَائِفَةٌ مِنَ الْفُقَهَاءِ مِنْ أَصْحَابِ الشَّافِعِيِّ وَأَحْمَدَ فَلَيْسَ مَعَهُمْ فِي ذَلِكَ حُجَّةٌ أَصْلًا إِلَّا مُجَرَّدَ الْقِيَاسِ الْعَامِّ وَهُوَ أَنَّ هَذَا تَكْثِيرٌ لِلْعِبَادَاتِ أَوِ التَّمَسُّكُ بِالْعُمُومَاتِ فِي فَضْلِ الْعُمْرَةِ وَنَحْوَ ذَلِكَ</w:t>
      </w:r>
    </w:p>
    <w:p w14:paraId="121B6008" w14:textId="21981726" w:rsidR="00A64768" w:rsidRPr="00A64768" w:rsidRDefault="001D6408" w:rsidP="00C90AA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1525B6">
        <w:rPr>
          <w:rFonts w:ascii="Souvenir Lt BT" w:eastAsiaTheme="minorHAnsi" w:hAnsi="Souvenir Lt BT" w:cs="Traditional Arabic"/>
          <w:i/>
          <w:iCs/>
          <w:color w:val="auto"/>
          <w:sz w:val="24"/>
          <w:szCs w:val="32"/>
          <w:bdr w:val="none" w:sz="0" w:space="0" w:color="auto"/>
          <w:lang w:val="id-ID" w:eastAsia="en-US"/>
        </w:rPr>
        <w:t>“</w:t>
      </w:r>
      <w:r w:rsidR="00A64768" w:rsidRPr="001525B6">
        <w:rPr>
          <w:rFonts w:ascii="Souvenir Lt BT" w:eastAsiaTheme="minorHAnsi" w:hAnsi="Souvenir Lt BT" w:cs="Traditional Arabic"/>
          <w:i/>
          <w:iCs/>
          <w:color w:val="auto"/>
          <w:sz w:val="24"/>
          <w:szCs w:val="32"/>
          <w:bdr w:val="none" w:sz="0" w:space="0" w:color="auto"/>
          <w:lang w:val="id-ID" w:eastAsia="en-US"/>
        </w:rPr>
        <w:t xml:space="preserve">Seperti seseorang yang rumahnya dekat </w:t>
      </w:r>
      <w:r w:rsidR="0056396C">
        <w:rPr>
          <w:rFonts w:ascii="Souvenir Lt BT" w:eastAsiaTheme="minorHAnsi" w:hAnsi="Souvenir Lt BT" w:cs="Traditional Arabic"/>
          <w:i/>
          <w:iCs/>
          <w:color w:val="auto"/>
          <w:sz w:val="24"/>
          <w:szCs w:val="32"/>
          <w:bdr w:val="none" w:sz="0" w:space="0" w:color="auto"/>
          <w:lang w:val="id-ID" w:eastAsia="en-US"/>
        </w:rPr>
        <w:t>Masjidilharam</w:t>
      </w:r>
      <w:r w:rsidR="00A64768" w:rsidRPr="001525B6">
        <w:rPr>
          <w:rFonts w:ascii="Souvenir Lt BT" w:eastAsiaTheme="minorHAnsi" w:hAnsi="Souvenir Lt BT" w:cs="Traditional Arabic"/>
          <w:i/>
          <w:iCs/>
          <w:color w:val="auto"/>
          <w:sz w:val="24"/>
          <w:szCs w:val="32"/>
          <w:bdr w:val="none" w:sz="0" w:space="0" w:color="auto"/>
          <w:lang w:val="id-ID" w:eastAsia="en-US"/>
        </w:rPr>
        <w:t xml:space="preserve"> lalu berumrah setiap hari atau setiap dua hari, atau seseorang yang tinggal dekat mi</w:t>
      </w:r>
      <w:r w:rsidR="00BF23C1">
        <w:rPr>
          <w:rFonts w:ascii="Souvenir Lt BT" w:eastAsiaTheme="minorHAnsi" w:hAnsi="Souvenir Lt BT" w:cs="Traditional Arabic"/>
          <w:i/>
          <w:iCs/>
          <w:color w:val="auto"/>
          <w:sz w:val="24"/>
          <w:szCs w:val="32"/>
          <w:bdr w:val="none" w:sz="0" w:space="0" w:color="auto"/>
          <w:lang w:val="id-ID" w:eastAsia="en-US"/>
        </w:rPr>
        <w:t>k</w:t>
      </w:r>
      <w:r w:rsidR="00A64768" w:rsidRPr="001525B6">
        <w:rPr>
          <w:rFonts w:ascii="Souvenir Lt BT" w:eastAsiaTheme="minorHAnsi" w:hAnsi="Souvenir Lt BT" w:cs="Traditional Arabic"/>
          <w:i/>
          <w:iCs/>
          <w:color w:val="auto"/>
          <w:sz w:val="24"/>
          <w:szCs w:val="32"/>
          <w:bdr w:val="none" w:sz="0" w:space="0" w:color="auto"/>
          <w:lang w:val="id-ID" w:eastAsia="en-US"/>
        </w:rPr>
        <w:t>at dengan jarak dua hari perjalanan ke M</w:t>
      </w:r>
      <w:r w:rsidR="00CD6D82">
        <w:rPr>
          <w:rFonts w:ascii="Souvenir Lt BT" w:eastAsiaTheme="minorHAnsi" w:hAnsi="Souvenir Lt BT" w:cs="Traditional Arabic"/>
          <w:i/>
          <w:iCs/>
          <w:color w:val="auto"/>
          <w:sz w:val="24"/>
          <w:szCs w:val="32"/>
          <w:bdr w:val="none" w:sz="0" w:space="0" w:color="auto"/>
          <w:lang w:val="id-ID" w:eastAsia="en-US"/>
        </w:rPr>
        <w:t>ak</w:t>
      </w:r>
      <w:r w:rsidR="00A64768" w:rsidRPr="001525B6">
        <w:rPr>
          <w:rFonts w:ascii="Souvenir Lt BT" w:eastAsiaTheme="minorHAnsi" w:hAnsi="Souvenir Lt BT" w:cs="Traditional Arabic"/>
          <w:i/>
          <w:iCs/>
          <w:color w:val="auto"/>
          <w:sz w:val="24"/>
          <w:szCs w:val="32"/>
          <w:bdr w:val="none" w:sz="0" w:space="0" w:color="auto"/>
          <w:lang w:val="id-ID" w:eastAsia="en-US"/>
        </w:rPr>
        <w:t xml:space="preserve">kah lalu berumrah lima atau enam kali dalam sebulan, atau seseorang yang tinggal di </w:t>
      </w:r>
      <w:r w:rsidR="00D26EA3">
        <w:rPr>
          <w:rFonts w:ascii="Souvenir Lt BT" w:eastAsiaTheme="minorHAnsi" w:hAnsi="Souvenir Lt BT" w:cs="Traditional Arabic"/>
          <w:i/>
          <w:iCs/>
          <w:color w:val="auto"/>
          <w:sz w:val="24"/>
          <w:szCs w:val="32"/>
          <w:bdr w:val="none" w:sz="0" w:space="0" w:color="auto"/>
          <w:lang w:val="id-ID" w:eastAsia="en-US"/>
        </w:rPr>
        <w:t>Makkah</w:t>
      </w:r>
      <w:r w:rsidR="00A64768" w:rsidRPr="001525B6">
        <w:rPr>
          <w:rFonts w:ascii="Souvenir Lt BT" w:eastAsiaTheme="minorHAnsi" w:hAnsi="Souvenir Lt BT" w:cs="Traditional Arabic"/>
          <w:i/>
          <w:iCs/>
          <w:color w:val="auto"/>
          <w:sz w:val="24"/>
          <w:szCs w:val="32"/>
          <w:bdr w:val="none" w:sz="0" w:space="0" w:color="auto"/>
          <w:lang w:val="id-ID" w:eastAsia="en-US"/>
        </w:rPr>
        <w:t xml:space="preserve"> dan berumrah setiap hari sekali atau dua kali, </w:t>
      </w:r>
      <w:r w:rsidR="00A64768" w:rsidRPr="001525B6">
        <w:rPr>
          <w:rFonts w:ascii="Souvenir Lt BT" w:eastAsiaTheme="minorHAnsi" w:hAnsi="Souvenir Lt BT" w:cs="Traditional Arabic"/>
          <w:i/>
          <w:iCs/>
          <w:color w:val="auto"/>
          <w:sz w:val="24"/>
          <w:szCs w:val="32"/>
          <w:bdr w:val="none" w:sz="0" w:space="0" w:color="auto"/>
          <w:lang w:val="id-ID" w:eastAsia="en-US"/>
        </w:rPr>
        <w:lastRenderedPageBreak/>
        <w:t>maka ini makruh berdasarkan kesepakatan para salaf. Tidak seorang pun dari salaf yang melakukannya, bahkan mereka sepakat atas kemakruhannya. Meskipun sekelompok fu</w:t>
      </w:r>
      <w:r w:rsidR="00D26EA3">
        <w:rPr>
          <w:rFonts w:ascii="Souvenir Lt BT" w:eastAsiaTheme="minorHAnsi" w:hAnsi="Souvenir Lt BT" w:cs="Traditional Arabic"/>
          <w:i/>
          <w:iCs/>
          <w:color w:val="auto"/>
          <w:sz w:val="24"/>
          <w:szCs w:val="32"/>
          <w:bdr w:val="none" w:sz="0" w:space="0" w:color="auto"/>
          <w:lang w:val="id-ID" w:eastAsia="en-US"/>
        </w:rPr>
        <w:t>k</w:t>
      </w:r>
      <w:r w:rsidR="00A64768" w:rsidRPr="001525B6">
        <w:rPr>
          <w:rFonts w:ascii="Souvenir Lt BT" w:eastAsiaTheme="minorHAnsi" w:hAnsi="Souvenir Lt BT" w:cs="Traditional Arabic"/>
          <w:i/>
          <w:iCs/>
          <w:color w:val="auto"/>
          <w:sz w:val="24"/>
          <w:szCs w:val="32"/>
          <w:bdr w:val="none" w:sz="0" w:space="0" w:color="auto"/>
          <w:lang w:val="id-ID" w:eastAsia="en-US"/>
        </w:rPr>
        <w:t>aha dari kalangan Syafi</w:t>
      </w:r>
      <w:r w:rsidR="00190A13" w:rsidRPr="001525B6">
        <w:rPr>
          <w:rFonts w:ascii="Souvenir Lt BT" w:eastAsiaTheme="minorHAnsi" w:hAnsi="Souvenir Lt BT" w:cs="Traditional Arabic"/>
          <w:i/>
          <w:iCs/>
          <w:color w:val="auto"/>
          <w:sz w:val="24"/>
          <w:szCs w:val="32"/>
          <w:bdr w:val="none" w:sz="0" w:space="0" w:color="auto"/>
          <w:lang w:val="id-ID" w:eastAsia="en-US"/>
        </w:rPr>
        <w:t>’</w:t>
      </w:r>
      <w:r w:rsidR="00A64768" w:rsidRPr="001525B6">
        <w:rPr>
          <w:rFonts w:ascii="Souvenir Lt BT" w:eastAsiaTheme="minorHAnsi" w:hAnsi="Souvenir Lt BT" w:cs="Traditional Arabic"/>
          <w:i/>
          <w:iCs/>
          <w:color w:val="auto"/>
          <w:sz w:val="24"/>
          <w:szCs w:val="32"/>
          <w:bdr w:val="none" w:sz="0" w:space="0" w:color="auto"/>
          <w:lang w:val="id-ID" w:eastAsia="en-US"/>
        </w:rPr>
        <w:t xml:space="preserve">iyah dan Hanabilah berpendapat dianjurkan, mereka tidak memiliki hujah sama sekali selain </w:t>
      </w:r>
      <w:r w:rsidR="00B85A03">
        <w:rPr>
          <w:rFonts w:ascii="Souvenir Lt BT" w:eastAsiaTheme="minorHAnsi" w:hAnsi="Souvenir Lt BT" w:cs="Traditional Arabic"/>
          <w:i/>
          <w:iCs/>
          <w:color w:val="auto"/>
          <w:sz w:val="24"/>
          <w:szCs w:val="32"/>
          <w:bdr w:val="none" w:sz="0" w:space="0" w:color="auto"/>
          <w:lang w:val="id-ID" w:eastAsia="en-US"/>
        </w:rPr>
        <w:t>k</w:t>
      </w:r>
      <w:r w:rsidR="00A64768" w:rsidRPr="001525B6">
        <w:rPr>
          <w:rFonts w:ascii="Souvenir Lt BT" w:eastAsiaTheme="minorHAnsi" w:hAnsi="Souvenir Lt BT" w:cs="Traditional Arabic"/>
          <w:i/>
          <w:iCs/>
          <w:color w:val="auto"/>
          <w:sz w:val="24"/>
          <w:szCs w:val="32"/>
          <w:bdr w:val="none" w:sz="0" w:space="0" w:color="auto"/>
          <w:lang w:val="id-ID" w:eastAsia="en-US"/>
        </w:rPr>
        <w:t>ias umum semata, yaitu bahwa ini merupakan bentuk memperbanyak ibadah atau berpegang dengan keumuman dalil tentang keutamaan umrah.</w:t>
      </w:r>
      <w:r w:rsidRPr="001525B6">
        <w:rPr>
          <w:rFonts w:ascii="Souvenir Lt BT" w:eastAsiaTheme="minorHAnsi" w:hAnsi="Souvenir Lt BT" w:cs="Traditional Arabic"/>
          <w:i/>
          <w:iCs/>
          <w:color w:val="auto"/>
          <w:sz w:val="24"/>
          <w:szCs w:val="32"/>
          <w:bdr w:val="none" w:sz="0" w:space="0" w:color="auto"/>
          <w:lang w:val="id-ID" w:eastAsia="en-US"/>
        </w:rPr>
        <w:t>”</w:t>
      </w:r>
      <w:r w:rsidR="0001405B">
        <w:rPr>
          <w:rStyle w:val="ReferensiCatatanKaki"/>
          <w:rFonts w:ascii="Souvenir Lt BT" w:eastAsiaTheme="minorHAnsi" w:hAnsi="Souvenir Lt BT" w:cs="Traditional Arabic"/>
          <w:i/>
          <w:iCs/>
          <w:color w:val="auto"/>
          <w:sz w:val="24"/>
          <w:szCs w:val="32"/>
          <w:bdr w:val="none" w:sz="0" w:space="0" w:color="auto"/>
          <w:lang w:val="id-ID" w:eastAsia="en-US"/>
        </w:rPr>
        <w:footnoteReference w:id="27"/>
      </w:r>
    </w:p>
    <w:p w14:paraId="3F3FBD51" w14:textId="451EC9A1"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lang w:val="id-ID" w:eastAsia="en-US"/>
        </w:rPr>
        <w:t>Ibnu Qudamah berkata</w:t>
      </w:r>
      <w:r w:rsidR="00C90AA4" w:rsidRPr="001D6408">
        <w:rPr>
          <w:rFonts w:ascii="Souvenir Lt BT" w:eastAsiaTheme="minorHAnsi" w:hAnsi="Souvenir Lt BT" w:cs="Traditional Arabic"/>
          <w:color w:val="auto"/>
          <w:sz w:val="24"/>
          <w:szCs w:val="32"/>
          <w:bdr w:val="none" w:sz="0" w:space="0" w:color="auto"/>
          <w:lang w:val="id-ID" w:eastAsia="en-US"/>
        </w:rPr>
        <w:t>,</w:t>
      </w:r>
    </w:p>
    <w:p w14:paraId="0B4E9EED" w14:textId="77777777"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rtl/>
          <w:lang w:val="id-ID" w:eastAsia="en-US"/>
        </w:rPr>
        <w:t>وَقَالَ بَعْضُ أَصْحَابِنَا يُسْتَحَبُّ الْإِكْثَارُ مِنَ الِاعْتِمَارِ، وَأَقْوَالُ السَّلَفِ وَأَحْوَالُهُمْ تَدُلُّ عَلَى مَا قُلْنَاهُ، وَلِأَنَّ النَّبِيَّ صَلَّى اللهُ عَلَيْهِ وَسَلَّمَ وَأَصْحَابَهُ لَمْ يُنْقَلْ عَنْهُمُ الْمُوَالَاةُ بَيْنَهُمَا وَإِنَّمَا نُقِلَ عَنْهُمْ إِنْكَارُ ذَلِكَ وَالْحَقُّ فِي اتِّبَاعِهِمْ</w:t>
      </w:r>
    </w:p>
    <w:p w14:paraId="62339D0C" w14:textId="62ADCEA9" w:rsidR="00A64768" w:rsidRPr="00576D8D" w:rsidRDefault="001D6408" w:rsidP="00C90AA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rtl/>
          <w:lang w:eastAsia="en-US"/>
        </w:rPr>
      </w:pPr>
      <w:r w:rsidRPr="00576D8D">
        <w:rPr>
          <w:rFonts w:ascii="Souvenir Lt BT" w:eastAsiaTheme="minorHAnsi" w:hAnsi="Souvenir Lt BT" w:cs="Traditional Arabic"/>
          <w:i/>
          <w:iCs/>
          <w:color w:val="auto"/>
          <w:sz w:val="24"/>
          <w:szCs w:val="32"/>
          <w:bdr w:val="none" w:sz="0" w:space="0" w:color="auto"/>
          <w:lang w:val="id-ID" w:eastAsia="en-US"/>
        </w:rPr>
        <w:t>“</w:t>
      </w:r>
      <w:r w:rsidR="00A64768" w:rsidRPr="00576D8D">
        <w:rPr>
          <w:rFonts w:ascii="Souvenir Lt BT" w:eastAsiaTheme="minorHAnsi" w:hAnsi="Souvenir Lt BT" w:cs="Traditional Arabic"/>
          <w:i/>
          <w:iCs/>
          <w:color w:val="auto"/>
          <w:sz w:val="24"/>
          <w:szCs w:val="32"/>
          <w:bdr w:val="none" w:sz="0" w:space="0" w:color="auto"/>
          <w:lang w:val="id-ID" w:eastAsia="en-US"/>
        </w:rPr>
        <w:t xml:space="preserve">Sebagian ulama kami dari mazhab Hanbali berpendapat dianjurkan memperbanyak umrah. Namun perkataan dan sikap para salaf menunjukkan sebaliknya. Nabi </w:t>
      </w:r>
      <w:r w:rsidRPr="00576D8D">
        <w:rPr>
          <w:rFonts w:ascii="Souvenir Lt BT" w:eastAsiaTheme="minorHAnsi" w:hAnsi="Souvenir Lt BT" w:cs="Traditional Arabic"/>
          <w:i/>
          <w:iCs/>
          <w:color w:val="auto"/>
          <w:sz w:val="24"/>
          <w:szCs w:val="32"/>
          <w:bdr w:val="none" w:sz="0" w:space="0" w:color="auto"/>
          <w:rtl/>
          <w:lang w:val="id-ID" w:eastAsia="en-US"/>
        </w:rPr>
        <w:t>ﷺ</w:t>
      </w:r>
      <w:r w:rsidR="00A64768" w:rsidRPr="00576D8D">
        <w:rPr>
          <w:rFonts w:ascii="Souvenir Lt BT" w:eastAsiaTheme="minorHAnsi" w:hAnsi="Souvenir Lt BT" w:cs="Traditional Arabic"/>
          <w:i/>
          <w:iCs/>
          <w:color w:val="auto"/>
          <w:sz w:val="24"/>
          <w:szCs w:val="32"/>
          <w:bdr w:val="none" w:sz="0" w:space="0" w:color="auto"/>
          <w:lang w:val="id-ID" w:eastAsia="en-US"/>
        </w:rPr>
        <w:t xml:space="preserve"> dan para sahabat tidak pernah diriwayatkan melakukan dua umrah secara berdekatan; yang justru diriwayatkan dari mereka adalah pengingkaran terhadap hal itu. Dan kebenaran ada pada mengikuti mereka.</w:t>
      </w:r>
      <w:r w:rsidRPr="00576D8D">
        <w:rPr>
          <w:rFonts w:ascii="Souvenir Lt BT" w:eastAsiaTheme="minorHAnsi" w:hAnsi="Souvenir Lt BT" w:cs="Traditional Arabic"/>
          <w:i/>
          <w:iCs/>
          <w:color w:val="auto"/>
          <w:sz w:val="24"/>
          <w:szCs w:val="32"/>
          <w:bdr w:val="none" w:sz="0" w:space="0" w:color="auto"/>
          <w:lang w:val="id-ID" w:eastAsia="en-US"/>
        </w:rPr>
        <w:t>”</w:t>
      </w:r>
      <w:r w:rsidR="00576D8D">
        <w:rPr>
          <w:rStyle w:val="ReferensiCatatanKaki"/>
          <w:rFonts w:ascii="Souvenir Lt BT" w:eastAsiaTheme="minorHAnsi" w:hAnsi="Souvenir Lt BT" w:cs="Traditional Arabic"/>
          <w:i/>
          <w:iCs/>
          <w:color w:val="auto"/>
          <w:sz w:val="24"/>
          <w:szCs w:val="32"/>
          <w:bdr w:val="none" w:sz="0" w:space="0" w:color="auto"/>
          <w:lang w:val="id-ID" w:eastAsia="en-US"/>
        </w:rPr>
        <w:footnoteReference w:id="28"/>
      </w:r>
    </w:p>
    <w:p w14:paraId="711CC2FA" w14:textId="69C7FB9C"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lang w:val="id-ID" w:eastAsia="en-US"/>
        </w:rPr>
        <w:t xml:space="preserve">Ibnu Qudamah kemudian menukil perkataan Thawus </w:t>
      </w:r>
      <w:r w:rsidRPr="00A64768">
        <w:rPr>
          <w:rFonts w:ascii="Souvenir Lt BT" w:eastAsiaTheme="minorHAnsi" w:hAnsi="Souvenir Lt BT" w:cs="Traditional Arabic"/>
          <w:i/>
          <w:iCs/>
          <w:color w:val="auto"/>
          <w:sz w:val="24"/>
          <w:szCs w:val="32"/>
          <w:bdr w:val="none" w:sz="0" w:space="0" w:color="auto"/>
          <w:lang w:val="id-ID" w:eastAsia="en-US"/>
        </w:rPr>
        <w:t>rahimahullâh</w:t>
      </w:r>
      <w:r w:rsidR="00C90AA4" w:rsidRPr="001D6408">
        <w:rPr>
          <w:rFonts w:ascii="Souvenir Lt BT" w:eastAsiaTheme="minorHAnsi" w:hAnsi="Souvenir Lt BT" w:cs="Traditional Arabic"/>
          <w:color w:val="auto"/>
          <w:sz w:val="24"/>
          <w:szCs w:val="32"/>
          <w:bdr w:val="none" w:sz="0" w:space="0" w:color="auto"/>
          <w:lang w:val="id-ID" w:eastAsia="en-US"/>
        </w:rPr>
        <w:t>,</w:t>
      </w:r>
    </w:p>
    <w:p w14:paraId="7770E70E" w14:textId="77777777" w:rsidR="00A64768" w:rsidRPr="00A64768" w:rsidRDefault="00A64768" w:rsidP="00A64768">
      <w:pPr>
        <w:pBdr>
          <w:top w:val="none" w:sz="0" w:space="0" w:color="auto"/>
          <w:left w:val="none" w:sz="0" w:space="0" w:color="auto"/>
          <w:bottom w:val="none" w:sz="0" w:space="0" w:color="auto"/>
          <w:right w:val="none" w:sz="0" w:space="0" w:color="auto"/>
          <w:between w:val="none" w:sz="0" w:space="0" w:color="auto"/>
          <w:bar w:val="none" w:sz="0" w:color="auto"/>
        </w:pBdr>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A64768">
        <w:rPr>
          <w:rFonts w:ascii="Souvenir Lt BT" w:eastAsiaTheme="minorHAnsi" w:hAnsi="Souvenir Lt BT" w:cs="Traditional Arabic"/>
          <w:color w:val="auto"/>
          <w:sz w:val="24"/>
          <w:szCs w:val="32"/>
          <w:bdr w:val="none" w:sz="0" w:space="0" w:color="auto"/>
          <w:rtl/>
          <w:lang w:val="id-ID" w:eastAsia="en-US"/>
        </w:rPr>
        <w:t>الَّذِينَ يَعْتَمِرُونَ مِنَ التَّنْعِيمِ مَا أَدْرِي يُؤْجَرُونَ عَلَيْهَا أَوْ يُعَذَّبُونَ؟ قِيلَ لَهُ: فَلِمَ يُعَذَّبُونَ؟ قَالَ: لِأَنَّهُ يَدَعُ الطَّوَافَ بِالْبَيْتِ وَيَخْرُجُ إِلَى أَرْبَعَةِ أَمْيَالٍ</w:t>
      </w:r>
    </w:p>
    <w:p w14:paraId="5B6AE86F" w14:textId="77777777" w:rsidR="002946FF" w:rsidRPr="002946FF" w:rsidRDefault="001D6408" w:rsidP="00C90AA4">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val="id-ID" w:eastAsia="en-US"/>
        </w:rPr>
      </w:pPr>
      <w:r w:rsidRPr="002946FF">
        <w:rPr>
          <w:rFonts w:ascii="Souvenir Lt BT" w:eastAsiaTheme="minorHAnsi" w:hAnsi="Souvenir Lt BT" w:cs="Traditional Arabic"/>
          <w:i/>
          <w:iCs/>
          <w:color w:val="auto"/>
          <w:sz w:val="24"/>
          <w:szCs w:val="32"/>
          <w:bdr w:val="none" w:sz="0" w:space="0" w:color="auto"/>
          <w:lang w:val="id-ID" w:eastAsia="en-US"/>
        </w:rPr>
        <w:t>“</w:t>
      </w:r>
      <w:r w:rsidR="00A64768" w:rsidRPr="002946FF">
        <w:rPr>
          <w:rFonts w:ascii="Souvenir Lt BT" w:eastAsiaTheme="minorHAnsi" w:hAnsi="Souvenir Lt BT" w:cs="Traditional Arabic"/>
          <w:i/>
          <w:iCs/>
          <w:color w:val="auto"/>
          <w:sz w:val="24"/>
          <w:szCs w:val="32"/>
          <w:bdr w:val="none" w:sz="0" w:space="0" w:color="auto"/>
          <w:lang w:val="id-ID" w:eastAsia="en-US"/>
        </w:rPr>
        <w:t xml:space="preserve">Orang-orang yang berumrah dari </w:t>
      </w:r>
      <w:r w:rsidR="00190A13" w:rsidRPr="002946FF">
        <w:rPr>
          <w:rFonts w:ascii="Souvenir Lt BT" w:eastAsiaTheme="minorHAnsi" w:hAnsi="Souvenir Lt BT" w:cs="Traditional Arabic"/>
          <w:i/>
          <w:iCs/>
          <w:color w:val="auto"/>
          <w:sz w:val="24"/>
          <w:szCs w:val="32"/>
          <w:bdr w:val="none" w:sz="0" w:space="0" w:color="auto"/>
          <w:lang w:val="id-ID" w:eastAsia="en-US"/>
        </w:rPr>
        <w:t>Tan’im</w:t>
      </w:r>
      <w:r w:rsidR="00A64768" w:rsidRPr="002946FF">
        <w:rPr>
          <w:rFonts w:ascii="Souvenir Lt BT" w:eastAsiaTheme="minorHAnsi" w:hAnsi="Souvenir Lt BT" w:cs="Traditional Arabic"/>
          <w:i/>
          <w:iCs/>
          <w:color w:val="auto"/>
          <w:sz w:val="24"/>
          <w:szCs w:val="32"/>
          <w:bdr w:val="none" w:sz="0" w:space="0" w:color="auto"/>
          <w:lang w:val="id-ID" w:eastAsia="en-US"/>
        </w:rPr>
        <w:t>, aku tidak tahu apakah mereka mendapat pahala atau azab.</w:t>
      </w:r>
      <w:r w:rsidRPr="002946FF">
        <w:rPr>
          <w:rFonts w:ascii="Souvenir Lt BT" w:eastAsiaTheme="minorHAnsi" w:hAnsi="Souvenir Lt BT" w:cs="Traditional Arabic"/>
          <w:i/>
          <w:iCs/>
          <w:color w:val="auto"/>
          <w:sz w:val="24"/>
          <w:szCs w:val="32"/>
          <w:bdr w:val="none" w:sz="0" w:space="0" w:color="auto"/>
          <w:lang w:val="id-ID" w:eastAsia="en-US"/>
        </w:rPr>
        <w:t>”</w:t>
      </w:r>
      <w:r w:rsidR="00A64768" w:rsidRPr="002946FF">
        <w:rPr>
          <w:rFonts w:ascii="Souvenir Lt BT" w:eastAsiaTheme="minorHAnsi" w:hAnsi="Souvenir Lt BT" w:cs="Traditional Arabic"/>
          <w:i/>
          <w:iCs/>
          <w:color w:val="auto"/>
          <w:sz w:val="24"/>
          <w:szCs w:val="32"/>
          <w:bdr w:val="none" w:sz="0" w:space="0" w:color="auto"/>
          <w:lang w:val="id-ID" w:eastAsia="en-US"/>
        </w:rPr>
        <w:t xml:space="preserve"> </w:t>
      </w:r>
    </w:p>
    <w:p w14:paraId="2579E21E" w14:textId="77777777" w:rsidR="002946FF" w:rsidRPr="002946FF" w:rsidRDefault="00A64768" w:rsidP="002946FF">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i/>
          <w:iCs/>
          <w:color w:val="auto"/>
          <w:sz w:val="24"/>
          <w:szCs w:val="32"/>
          <w:bdr w:val="none" w:sz="0" w:space="0" w:color="auto"/>
          <w:lang w:val="id-ID" w:eastAsia="en-US"/>
        </w:rPr>
      </w:pPr>
      <w:r w:rsidRPr="002946FF">
        <w:rPr>
          <w:rFonts w:ascii="Souvenir Lt BT" w:eastAsiaTheme="minorHAnsi" w:hAnsi="Souvenir Lt BT" w:cs="Traditional Arabic"/>
          <w:i/>
          <w:iCs/>
          <w:color w:val="auto"/>
          <w:sz w:val="24"/>
          <w:szCs w:val="32"/>
          <w:bdr w:val="none" w:sz="0" w:space="0" w:color="auto"/>
          <w:lang w:val="id-ID" w:eastAsia="en-US"/>
        </w:rPr>
        <w:t xml:space="preserve">Ditanyakan kepada beliau, </w:t>
      </w:r>
      <w:r w:rsidR="001D6408" w:rsidRPr="002946FF">
        <w:rPr>
          <w:rFonts w:ascii="Souvenir Lt BT" w:eastAsiaTheme="minorHAnsi" w:hAnsi="Souvenir Lt BT" w:cs="Traditional Arabic"/>
          <w:i/>
          <w:iCs/>
          <w:color w:val="auto"/>
          <w:sz w:val="24"/>
          <w:szCs w:val="32"/>
          <w:bdr w:val="none" w:sz="0" w:space="0" w:color="auto"/>
          <w:lang w:val="id-ID" w:eastAsia="en-US"/>
        </w:rPr>
        <w:t>“</w:t>
      </w:r>
      <w:r w:rsidRPr="002946FF">
        <w:rPr>
          <w:rFonts w:ascii="Souvenir Lt BT" w:eastAsiaTheme="minorHAnsi" w:hAnsi="Souvenir Lt BT" w:cs="Traditional Arabic"/>
          <w:i/>
          <w:iCs/>
          <w:color w:val="auto"/>
          <w:sz w:val="24"/>
          <w:szCs w:val="32"/>
          <w:bdr w:val="none" w:sz="0" w:space="0" w:color="auto"/>
          <w:lang w:val="id-ID" w:eastAsia="en-US"/>
        </w:rPr>
        <w:t>Mengapa diazab?</w:t>
      </w:r>
      <w:r w:rsidR="001D6408" w:rsidRPr="002946FF">
        <w:rPr>
          <w:rFonts w:ascii="Souvenir Lt BT" w:eastAsiaTheme="minorHAnsi" w:hAnsi="Souvenir Lt BT" w:cs="Traditional Arabic"/>
          <w:i/>
          <w:iCs/>
          <w:color w:val="auto"/>
          <w:sz w:val="24"/>
          <w:szCs w:val="32"/>
          <w:bdr w:val="none" w:sz="0" w:space="0" w:color="auto"/>
          <w:lang w:val="id-ID" w:eastAsia="en-US"/>
        </w:rPr>
        <w:t>”</w:t>
      </w:r>
      <w:r w:rsidRPr="002946FF">
        <w:rPr>
          <w:rFonts w:ascii="Souvenir Lt BT" w:eastAsiaTheme="minorHAnsi" w:hAnsi="Souvenir Lt BT" w:cs="Traditional Arabic"/>
          <w:i/>
          <w:iCs/>
          <w:color w:val="auto"/>
          <w:sz w:val="24"/>
          <w:szCs w:val="32"/>
          <w:bdr w:val="none" w:sz="0" w:space="0" w:color="auto"/>
          <w:lang w:val="id-ID" w:eastAsia="en-US"/>
        </w:rPr>
        <w:t xml:space="preserve"> </w:t>
      </w:r>
    </w:p>
    <w:p w14:paraId="415CF634" w14:textId="5FEE0404" w:rsidR="00A64768" w:rsidRPr="001D6408" w:rsidRDefault="00A64768" w:rsidP="002946FF">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2946FF">
        <w:rPr>
          <w:rFonts w:ascii="Souvenir Lt BT" w:eastAsiaTheme="minorHAnsi" w:hAnsi="Souvenir Lt BT" w:cs="Traditional Arabic"/>
          <w:i/>
          <w:iCs/>
          <w:color w:val="auto"/>
          <w:sz w:val="24"/>
          <w:szCs w:val="32"/>
          <w:bdr w:val="none" w:sz="0" w:space="0" w:color="auto"/>
          <w:lang w:val="id-ID" w:eastAsia="en-US"/>
        </w:rPr>
        <w:t xml:space="preserve">Beliau menjawab, </w:t>
      </w:r>
      <w:r w:rsidR="001D6408" w:rsidRPr="002946FF">
        <w:rPr>
          <w:rFonts w:ascii="Souvenir Lt BT" w:eastAsiaTheme="minorHAnsi" w:hAnsi="Souvenir Lt BT" w:cs="Traditional Arabic"/>
          <w:i/>
          <w:iCs/>
          <w:color w:val="auto"/>
          <w:sz w:val="24"/>
          <w:szCs w:val="32"/>
          <w:bdr w:val="none" w:sz="0" w:space="0" w:color="auto"/>
          <w:lang w:val="id-ID" w:eastAsia="en-US"/>
        </w:rPr>
        <w:t>“</w:t>
      </w:r>
      <w:r w:rsidRPr="002946FF">
        <w:rPr>
          <w:rFonts w:ascii="Souvenir Lt BT" w:eastAsiaTheme="minorHAnsi" w:hAnsi="Souvenir Lt BT" w:cs="Traditional Arabic"/>
          <w:i/>
          <w:iCs/>
          <w:color w:val="auto"/>
          <w:sz w:val="24"/>
          <w:szCs w:val="32"/>
          <w:bdr w:val="none" w:sz="0" w:space="0" w:color="auto"/>
          <w:lang w:val="id-ID" w:eastAsia="en-US"/>
        </w:rPr>
        <w:t>Karena ia meninggalkan tawaf di Ka</w:t>
      </w:r>
      <w:r w:rsidR="00190A13" w:rsidRPr="002946FF">
        <w:rPr>
          <w:rFonts w:ascii="Souvenir Lt BT" w:eastAsiaTheme="minorHAnsi" w:hAnsi="Souvenir Lt BT" w:cs="Traditional Arabic"/>
          <w:i/>
          <w:iCs/>
          <w:color w:val="auto"/>
          <w:sz w:val="24"/>
          <w:szCs w:val="32"/>
          <w:bdr w:val="none" w:sz="0" w:space="0" w:color="auto"/>
          <w:lang w:val="id-ID" w:eastAsia="en-US"/>
        </w:rPr>
        <w:t>’</w:t>
      </w:r>
      <w:r w:rsidRPr="002946FF">
        <w:rPr>
          <w:rFonts w:ascii="Souvenir Lt BT" w:eastAsiaTheme="minorHAnsi" w:hAnsi="Souvenir Lt BT" w:cs="Traditional Arabic"/>
          <w:i/>
          <w:iCs/>
          <w:color w:val="auto"/>
          <w:sz w:val="24"/>
          <w:szCs w:val="32"/>
          <w:bdr w:val="none" w:sz="0" w:space="0" w:color="auto"/>
          <w:lang w:val="id-ID" w:eastAsia="en-US"/>
        </w:rPr>
        <w:t>bah dan keluar sejauh empat mil.</w:t>
      </w:r>
      <w:r w:rsidR="001D6408" w:rsidRPr="002946FF">
        <w:rPr>
          <w:rFonts w:ascii="Souvenir Lt BT" w:eastAsiaTheme="minorHAnsi" w:hAnsi="Souvenir Lt BT" w:cs="Traditional Arabic"/>
          <w:i/>
          <w:iCs/>
          <w:color w:val="auto"/>
          <w:sz w:val="24"/>
          <w:szCs w:val="32"/>
          <w:bdr w:val="none" w:sz="0" w:space="0" w:color="auto"/>
          <w:lang w:val="id-ID" w:eastAsia="en-US"/>
        </w:rPr>
        <w:t>”</w:t>
      </w:r>
      <w:r w:rsidR="002946FF">
        <w:rPr>
          <w:rStyle w:val="ReferensiCatatanKaki"/>
          <w:rFonts w:ascii="Souvenir Lt BT" w:eastAsiaTheme="minorHAnsi" w:hAnsi="Souvenir Lt BT" w:cs="Traditional Arabic"/>
          <w:i/>
          <w:iCs/>
          <w:color w:val="auto"/>
          <w:sz w:val="24"/>
          <w:szCs w:val="32"/>
          <w:bdr w:val="none" w:sz="0" w:space="0" w:color="auto"/>
          <w:lang w:val="id-ID" w:eastAsia="en-US"/>
        </w:rPr>
        <w:footnoteReference w:id="29"/>
      </w:r>
    </w:p>
    <w:p w14:paraId="381DCDEE" w14:textId="77777777" w:rsidR="00842401" w:rsidRPr="001D6408" w:rsidRDefault="00842401" w:rsidP="00842401">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val="id-ID" w:eastAsia="en-US"/>
        </w:rPr>
      </w:pPr>
      <w:r w:rsidRPr="001D6408">
        <w:rPr>
          <w:rFonts w:ascii="Souvenir Lt BT" w:eastAsiaTheme="minorHAnsi" w:hAnsi="Souvenir Lt BT" w:cs="Traditional Arabic"/>
          <w:color w:val="auto"/>
          <w:sz w:val="24"/>
          <w:szCs w:val="32"/>
          <w:bdr w:val="none" w:sz="0" w:space="0" w:color="auto"/>
          <w:lang w:val="id-ID" w:eastAsia="en-US"/>
        </w:rPr>
        <w:tab/>
      </w:r>
      <w:r w:rsidRPr="001D6408">
        <w:rPr>
          <w:rFonts w:ascii="Souvenir Lt BT" w:eastAsiaTheme="minorHAnsi" w:hAnsi="Souvenir Lt BT" w:cs="Traditional Arabic"/>
          <w:b/>
          <w:bCs/>
          <w:color w:val="auto"/>
          <w:sz w:val="24"/>
          <w:szCs w:val="32"/>
          <w:bdr w:val="none" w:sz="0" w:space="0" w:color="auto"/>
          <w:lang w:val="id-ID" w:eastAsia="en-US"/>
        </w:rPr>
        <w:t>Pendapat yang Kuat</w:t>
      </w:r>
    </w:p>
    <w:p w14:paraId="6A71F176" w14:textId="0E3B5711" w:rsidR="00842401" w:rsidRPr="00842401" w:rsidRDefault="00842401" w:rsidP="008D7A4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842401">
        <w:rPr>
          <w:rFonts w:ascii="Souvenir Lt BT" w:eastAsiaTheme="minorHAnsi" w:hAnsi="Souvenir Lt BT" w:cs="Traditional Arabic"/>
          <w:color w:val="auto"/>
          <w:sz w:val="24"/>
          <w:szCs w:val="32"/>
          <w:bdr w:val="none" w:sz="0" w:space="0" w:color="auto"/>
          <w:lang w:val="id-ID" w:eastAsia="en-US"/>
        </w:rPr>
        <w:t xml:space="preserve">Pendapat yang lebih kuat adalah pendapat kedua: tidak dianjurkan mengulang-ulang umrah dalam waktu berdekatan selama berada di </w:t>
      </w:r>
      <w:r w:rsidR="00D26EA3">
        <w:rPr>
          <w:rFonts w:ascii="Souvenir Lt BT" w:eastAsiaTheme="minorHAnsi" w:hAnsi="Souvenir Lt BT" w:cs="Traditional Arabic"/>
          <w:color w:val="auto"/>
          <w:sz w:val="24"/>
          <w:szCs w:val="32"/>
          <w:bdr w:val="none" w:sz="0" w:space="0" w:color="auto"/>
          <w:lang w:val="id-ID" w:eastAsia="en-US"/>
        </w:rPr>
        <w:t>Makkah</w:t>
      </w:r>
      <w:r w:rsidRPr="00842401">
        <w:rPr>
          <w:rFonts w:ascii="Souvenir Lt BT" w:eastAsiaTheme="minorHAnsi" w:hAnsi="Souvenir Lt BT" w:cs="Traditional Arabic"/>
          <w:color w:val="auto"/>
          <w:sz w:val="24"/>
          <w:szCs w:val="32"/>
          <w:bdr w:val="none" w:sz="0" w:space="0" w:color="auto"/>
          <w:lang w:val="id-ID" w:eastAsia="en-US"/>
        </w:rPr>
        <w:t xml:space="preserve">, kecuali jika rambutnya sudah menghitam kembali sekitar sepuluh hari, dua minggu, atau setelah sebulan. Sebab keberadaan seseorang di </w:t>
      </w:r>
      <w:r w:rsidR="0056396C">
        <w:rPr>
          <w:rFonts w:ascii="Souvenir Lt BT" w:eastAsiaTheme="minorHAnsi" w:hAnsi="Souvenir Lt BT" w:cs="Traditional Arabic"/>
          <w:color w:val="auto"/>
          <w:sz w:val="24"/>
          <w:szCs w:val="32"/>
          <w:bdr w:val="none" w:sz="0" w:space="0" w:color="auto"/>
          <w:lang w:val="id-ID" w:eastAsia="en-US"/>
        </w:rPr>
        <w:t>Masjidilharam</w:t>
      </w:r>
      <w:r w:rsidRPr="00842401">
        <w:rPr>
          <w:rFonts w:ascii="Souvenir Lt BT" w:eastAsiaTheme="minorHAnsi" w:hAnsi="Souvenir Lt BT" w:cs="Traditional Arabic"/>
          <w:color w:val="auto"/>
          <w:sz w:val="24"/>
          <w:szCs w:val="32"/>
          <w:bdr w:val="none" w:sz="0" w:space="0" w:color="auto"/>
          <w:lang w:val="id-ID" w:eastAsia="en-US"/>
        </w:rPr>
        <w:t xml:space="preserve"> untuk memperbanyak salat dan tawaf jauh lebih baik daripada keluar ke </w:t>
      </w:r>
      <w:r w:rsidR="00190A13" w:rsidRPr="001D6408">
        <w:rPr>
          <w:rFonts w:ascii="Souvenir Lt BT" w:eastAsiaTheme="minorHAnsi" w:hAnsi="Souvenir Lt BT" w:cs="Traditional Arabic"/>
          <w:color w:val="auto"/>
          <w:sz w:val="24"/>
          <w:szCs w:val="32"/>
          <w:bdr w:val="none" w:sz="0" w:space="0" w:color="auto"/>
          <w:lang w:val="id-ID" w:eastAsia="en-US"/>
        </w:rPr>
        <w:t>a</w:t>
      </w:r>
      <w:r w:rsidRPr="00842401">
        <w:rPr>
          <w:rFonts w:ascii="Souvenir Lt BT" w:eastAsiaTheme="minorHAnsi" w:hAnsi="Souvenir Lt BT" w:cs="Traditional Arabic"/>
          <w:color w:val="auto"/>
          <w:sz w:val="24"/>
          <w:szCs w:val="32"/>
          <w:bdr w:val="none" w:sz="0" w:space="0" w:color="auto"/>
          <w:lang w:val="id-ID" w:eastAsia="en-US"/>
        </w:rPr>
        <w:t>t-Tan</w:t>
      </w:r>
      <w:r w:rsidR="00190A13" w:rsidRPr="001D6408">
        <w:rPr>
          <w:rFonts w:ascii="Souvenir Lt BT" w:eastAsiaTheme="minorHAnsi" w:hAnsi="Souvenir Lt BT" w:cs="Traditional Arabic"/>
          <w:color w:val="auto"/>
          <w:sz w:val="24"/>
          <w:szCs w:val="32"/>
          <w:bdr w:val="none" w:sz="0" w:space="0" w:color="auto"/>
          <w:lang w:val="id-ID" w:eastAsia="en-US"/>
        </w:rPr>
        <w:t>’</w:t>
      </w:r>
      <w:r w:rsidRPr="00842401">
        <w:rPr>
          <w:rFonts w:ascii="Souvenir Lt BT" w:eastAsiaTheme="minorHAnsi" w:hAnsi="Souvenir Lt BT" w:cs="Traditional Arabic"/>
          <w:color w:val="auto"/>
          <w:sz w:val="24"/>
          <w:szCs w:val="32"/>
          <w:bdr w:val="none" w:sz="0" w:space="0" w:color="auto"/>
          <w:lang w:val="id-ID" w:eastAsia="en-US"/>
        </w:rPr>
        <w:t xml:space="preserve">im, </w:t>
      </w:r>
      <w:r w:rsidR="00190A13" w:rsidRPr="001D6408">
        <w:rPr>
          <w:rFonts w:ascii="Souvenir Lt BT" w:eastAsiaTheme="minorHAnsi" w:hAnsi="Souvenir Lt BT" w:cs="Traditional Arabic"/>
          <w:color w:val="auto"/>
          <w:sz w:val="24"/>
          <w:szCs w:val="32"/>
          <w:bdr w:val="none" w:sz="0" w:space="0" w:color="auto"/>
          <w:lang w:val="id-ID" w:eastAsia="en-US"/>
        </w:rPr>
        <w:t>a</w:t>
      </w:r>
      <w:r w:rsidRPr="00842401">
        <w:rPr>
          <w:rFonts w:ascii="Souvenir Lt BT" w:eastAsiaTheme="minorHAnsi" w:hAnsi="Souvenir Lt BT" w:cs="Traditional Arabic"/>
          <w:color w:val="auto"/>
          <w:sz w:val="24"/>
          <w:szCs w:val="32"/>
          <w:bdr w:val="none" w:sz="0" w:space="0" w:color="auto"/>
          <w:lang w:val="id-ID" w:eastAsia="en-US"/>
        </w:rPr>
        <w:t>l-</w:t>
      </w:r>
      <w:r w:rsidR="00A642EC">
        <w:rPr>
          <w:rFonts w:ascii="Souvenir Lt BT" w:eastAsiaTheme="minorHAnsi" w:hAnsi="Souvenir Lt BT" w:cs="Traditional Arabic"/>
          <w:color w:val="auto"/>
          <w:sz w:val="24"/>
          <w:szCs w:val="32"/>
          <w:bdr w:val="none" w:sz="0" w:space="0" w:color="auto"/>
          <w:lang w:val="id-ID" w:eastAsia="en-US"/>
        </w:rPr>
        <w:t>Ju’ranah</w:t>
      </w:r>
      <w:r w:rsidRPr="00842401">
        <w:rPr>
          <w:rFonts w:ascii="Souvenir Lt BT" w:eastAsiaTheme="minorHAnsi" w:hAnsi="Souvenir Lt BT" w:cs="Traditional Arabic"/>
          <w:color w:val="auto"/>
          <w:sz w:val="24"/>
          <w:szCs w:val="32"/>
          <w:bdr w:val="none" w:sz="0" w:space="0" w:color="auto"/>
          <w:lang w:val="id-ID" w:eastAsia="en-US"/>
        </w:rPr>
        <w:t xml:space="preserve">, atau </w:t>
      </w:r>
      <w:r w:rsidR="0062494C">
        <w:rPr>
          <w:rFonts w:ascii="Souvenir Lt BT" w:eastAsiaTheme="minorHAnsi" w:hAnsi="Souvenir Lt BT" w:cs="Traditional Arabic"/>
          <w:color w:val="auto"/>
          <w:sz w:val="24"/>
          <w:szCs w:val="32"/>
          <w:bdr w:val="none" w:sz="0" w:space="0" w:color="auto"/>
          <w:lang w:val="id-ID" w:eastAsia="en-US"/>
        </w:rPr>
        <w:t>Hudaibiah</w:t>
      </w:r>
      <w:r w:rsidRPr="00842401">
        <w:rPr>
          <w:rFonts w:ascii="Souvenir Lt BT" w:eastAsiaTheme="minorHAnsi" w:hAnsi="Souvenir Lt BT" w:cs="Traditional Arabic"/>
          <w:color w:val="auto"/>
          <w:sz w:val="24"/>
          <w:szCs w:val="32"/>
          <w:bdr w:val="none" w:sz="0" w:space="0" w:color="auto"/>
          <w:lang w:val="id-ID" w:eastAsia="en-US"/>
        </w:rPr>
        <w:t xml:space="preserve"> hanya untuk berumrah lagi.</w:t>
      </w:r>
    </w:p>
    <w:p w14:paraId="30491914" w14:textId="77777777" w:rsidR="00842401" w:rsidRPr="00842401" w:rsidRDefault="00842401" w:rsidP="008D7A4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842401">
        <w:rPr>
          <w:rFonts w:ascii="Souvenir Lt BT" w:eastAsiaTheme="minorHAnsi" w:hAnsi="Souvenir Lt BT" w:cs="Traditional Arabic"/>
          <w:color w:val="auto"/>
          <w:sz w:val="24"/>
          <w:szCs w:val="32"/>
          <w:bdr w:val="none" w:sz="0" w:space="0" w:color="auto"/>
          <w:lang w:val="id-ID" w:eastAsia="en-US"/>
        </w:rPr>
        <w:t>Adapun dalil mereka yang membolehkan berumrah berulang dalam waktu dekat dengan menggunakan kisah Aisyah, perlu dicermati beberapa hal berikut.</w:t>
      </w:r>
    </w:p>
    <w:p w14:paraId="7F53EC9A" w14:textId="1BD6F9E2" w:rsidR="00842401" w:rsidRPr="00842401" w:rsidRDefault="00842401" w:rsidP="00190A13">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842401">
        <w:rPr>
          <w:rFonts w:ascii="Souvenir Lt BT" w:eastAsiaTheme="minorHAnsi" w:hAnsi="Souvenir Lt BT" w:cs="Traditional Arabic"/>
          <w:b/>
          <w:bCs/>
          <w:color w:val="auto"/>
          <w:sz w:val="24"/>
          <w:szCs w:val="32"/>
          <w:bdr w:val="none" w:sz="0" w:space="0" w:color="auto"/>
          <w:lang w:val="id-ID" w:eastAsia="en-US"/>
        </w:rPr>
        <w:t>Pertama,</w:t>
      </w:r>
      <w:r w:rsidRPr="00842401">
        <w:rPr>
          <w:rFonts w:ascii="Souvenir Lt BT" w:eastAsiaTheme="minorHAnsi" w:hAnsi="Souvenir Lt BT" w:cs="Traditional Arabic"/>
          <w:color w:val="auto"/>
          <w:sz w:val="24"/>
          <w:szCs w:val="32"/>
          <w:bdr w:val="none" w:sz="0" w:space="0" w:color="auto"/>
          <w:lang w:val="id-ID" w:eastAsia="en-US"/>
        </w:rPr>
        <w:t xml:space="preserve"> Aisyah memang belum pernah umrah secara tersendiri karena beliau hanya melakukan haji </w:t>
      </w:r>
      <w:r w:rsidR="008C24DE">
        <w:rPr>
          <w:rFonts w:ascii="Souvenir Lt BT" w:eastAsiaTheme="minorHAnsi" w:hAnsi="Souvenir Lt BT" w:cs="Traditional Arabic"/>
          <w:color w:val="auto"/>
          <w:sz w:val="24"/>
          <w:szCs w:val="32"/>
          <w:bdr w:val="none" w:sz="0" w:space="0" w:color="auto"/>
          <w:lang w:val="id-ID" w:eastAsia="en-US"/>
        </w:rPr>
        <w:t>Kiran</w:t>
      </w:r>
      <w:r w:rsidRPr="00842401">
        <w:rPr>
          <w:rFonts w:ascii="Souvenir Lt BT" w:eastAsiaTheme="minorHAnsi" w:hAnsi="Souvenir Lt BT" w:cs="Traditional Arabic"/>
          <w:color w:val="auto"/>
          <w:sz w:val="24"/>
          <w:szCs w:val="32"/>
          <w:bdr w:val="none" w:sz="0" w:space="0" w:color="auto"/>
          <w:lang w:val="id-ID" w:eastAsia="en-US"/>
        </w:rPr>
        <w:t>.</w:t>
      </w:r>
    </w:p>
    <w:p w14:paraId="51A8D611" w14:textId="1FF10DF4" w:rsidR="00842401" w:rsidRPr="00842401" w:rsidRDefault="00842401" w:rsidP="008D7A4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842401">
        <w:rPr>
          <w:rFonts w:ascii="Souvenir Lt BT" w:eastAsiaTheme="minorHAnsi" w:hAnsi="Souvenir Lt BT" w:cs="Traditional Arabic"/>
          <w:b/>
          <w:bCs/>
          <w:color w:val="auto"/>
          <w:sz w:val="24"/>
          <w:szCs w:val="32"/>
          <w:bdr w:val="none" w:sz="0" w:space="0" w:color="auto"/>
          <w:lang w:val="id-ID" w:eastAsia="en-US"/>
        </w:rPr>
        <w:t>Kedua,</w:t>
      </w:r>
      <w:r w:rsidRPr="00842401">
        <w:rPr>
          <w:rFonts w:ascii="Souvenir Lt BT" w:eastAsiaTheme="minorHAnsi" w:hAnsi="Souvenir Lt BT" w:cs="Traditional Arabic"/>
          <w:color w:val="auto"/>
          <w:sz w:val="24"/>
          <w:szCs w:val="32"/>
          <w:bdr w:val="none" w:sz="0" w:space="0" w:color="auto"/>
          <w:lang w:val="id-ID" w:eastAsia="en-US"/>
        </w:rPr>
        <w:t xml:space="preserve"> Abdurrahman bin Ab</w:t>
      </w:r>
      <w:r w:rsidR="008C24DE">
        <w:rPr>
          <w:rFonts w:ascii="Souvenir Lt BT" w:eastAsiaTheme="minorHAnsi" w:hAnsi="Souvenir Lt BT" w:cs="Traditional Arabic"/>
          <w:color w:val="auto"/>
          <w:sz w:val="24"/>
          <w:szCs w:val="32"/>
          <w:bdr w:val="none" w:sz="0" w:space="0" w:color="auto"/>
          <w:lang w:val="id-ID" w:eastAsia="en-US"/>
        </w:rPr>
        <w:t>u</w:t>
      </w:r>
      <w:r w:rsidRPr="00842401">
        <w:rPr>
          <w:rFonts w:ascii="Souvenir Lt BT" w:eastAsiaTheme="minorHAnsi" w:hAnsi="Souvenir Lt BT" w:cs="Traditional Arabic"/>
          <w:color w:val="auto"/>
          <w:sz w:val="24"/>
          <w:szCs w:val="32"/>
          <w:bdr w:val="none" w:sz="0" w:space="0" w:color="auto"/>
          <w:lang w:val="id-ID" w:eastAsia="en-US"/>
        </w:rPr>
        <w:t xml:space="preserve"> Bakar yang menemaninya ke </w:t>
      </w:r>
      <w:r w:rsidR="00190A13" w:rsidRPr="001D6408">
        <w:rPr>
          <w:rFonts w:ascii="Souvenir Lt BT" w:eastAsiaTheme="minorHAnsi" w:hAnsi="Souvenir Lt BT" w:cs="Traditional Arabic"/>
          <w:color w:val="auto"/>
          <w:sz w:val="24"/>
          <w:szCs w:val="32"/>
          <w:bdr w:val="none" w:sz="0" w:space="0" w:color="auto"/>
          <w:lang w:val="id-ID" w:eastAsia="en-US"/>
        </w:rPr>
        <w:t>at-Tan’im</w:t>
      </w:r>
      <w:r w:rsidRPr="00842401">
        <w:rPr>
          <w:rFonts w:ascii="Souvenir Lt BT" w:eastAsiaTheme="minorHAnsi" w:hAnsi="Souvenir Lt BT" w:cs="Traditional Arabic"/>
          <w:color w:val="auto"/>
          <w:sz w:val="24"/>
          <w:szCs w:val="32"/>
          <w:bdr w:val="none" w:sz="0" w:space="0" w:color="auto"/>
          <w:lang w:val="id-ID" w:eastAsia="en-US"/>
        </w:rPr>
        <w:t xml:space="preserve"> ternyata tidak ikut berumrah, padahal ia sudah sekalian berangkat. Ini </w:t>
      </w:r>
      <w:r w:rsidRPr="00842401">
        <w:rPr>
          <w:rFonts w:ascii="Souvenir Lt BT" w:eastAsiaTheme="minorHAnsi" w:hAnsi="Souvenir Lt BT" w:cs="Traditional Arabic"/>
          <w:color w:val="auto"/>
          <w:sz w:val="24"/>
          <w:szCs w:val="32"/>
          <w:bdr w:val="none" w:sz="0" w:space="0" w:color="auto"/>
          <w:lang w:val="id-ID" w:eastAsia="en-US"/>
        </w:rPr>
        <w:lastRenderedPageBreak/>
        <w:t>menunjukkan telah tertanam dalam hati para sahabat bahwa umrah tidak dilakukan berulang-ulang dalam waktu yang berdekatan.</w:t>
      </w:r>
    </w:p>
    <w:p w14:paraId="55292969" w14:textId="30E4F192" w:rsidR="00842401" w:rsidRPr="00842401" w:rsidRDefault="00842401" w:rsidP="008D7A4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842401">
        <w:rPr>
          <w:rFonts w:ascii="Souvenir Lt BT" w:eastAsiaTheme="minorHAnsi" w:hAnsi="Souvenir Lt BT" w:cs="Traditional Arabic"/>
          <w:b/>
          <w:bCs/>
          <w:color w:val="auto"/>
          <w:sz w:val="24"/>
          <w:szCs w:val="32"/>
          <w:bdr w:val="none" w:sz="0" w:space="0" w:color="auto"/>
          <w:lang w:val="id-ID" w:eastAsia="en-US"/>
        </w:rPr>
        <w:t>Ketiga,</w:t>
      </w:r>
      <w:r w:rsidRPr="00842401">
        <w:rPr>
          <w:rFonts w:ascii="Souvenir Lt BT" w:eastAsiaTheme="minorHAnsi" w:hAnsi="Souvenir Lt BT" w:cs="Traditional Arabic"/>
          <w:color w:val="auto"/>
          <w:sz w:val="24"/>
          <w:szCs w:val="32"/>
          <w:bdr w:val="none" w:sz="0" w:space="0" w:color="auto"/>
          <w:lang w:val="id-ID" w:eastAsia="en-US"/>
        </w:rPr>
        <w:t xml:space="preserve"> dari sekitar delapan puluh ribu sahabat yang berhaji bersama Nabi </w:t>
      </w:r>
      <w:r w:rsidR="001D6408" w:rsidRPr="001D6408">
        <w:rPr>
          <w:rFonts w:ascii="Souvenir Lt BT" w:eastAsiaTheme="minorHAnsi" w:hAnsi="Souvenir Lt BT" w:cs="Traditional Arabic"/>
          <w:color w:val="auto"/>
          <w:sz w:val="24"/>
          <w:szCs w:val="32"/>
          <w:bdr w:val="none" w:sz="0" w:space="0" w:color="auto"/>
          <w:rtl/>
          <w:lang w:val="id-ID" w:eastAsia="en-US"/>
        </w:rPr>
        <w:t>ﷺ</w:t>
      </w:r>
      <w:r w:rsidRPr="00842401">
        <w:rPr>
          <w:rFonts w:ascii="Souvenir Lt BT" w:eastAsiaTheme="minorHAnsi" w:hAnsi="Souvenir Lt BT" w:cs="Traditional Arabic"/>
          <w:color w:val="auto"/>
          <w:sz w:val="24"/>
          <w:szCs w:val="32"/>
          <w:bdr w:val="none" w:sz="0" w:space="0" w:color="auto"/>
          <w:lang w:val="id-ID" w:eastAsia="en-US"/>
        </w:rPr>
        <w:t xml:space="preserve">, tidak seorang pun diriwayatkan mengulang umrah selama mereka di </w:t>
      </w:r>
      <w:r w:rsidR="00D26EA3">
        <w:rPr>
          <w:rFonts w:ascii="Souvenir Lt BT" w:eastAsiaTheme="minorHAnsi" w:hAnsi="Souvenir Lt BT" w:cs="Traditional Arabic"/>
          <w:color w:val="auto"/>
          <w:sz w:val="24"/>
          <w:szCs w:val="32"/>
          <w:bdr w:val="none" w:sz="0" w:space="0" w:color="auto"/>
          <w:lang w:val="id-ID" w:eastAsia="en-US"/>
        </w:rPr>
        <w:t>Makkah</w:t>
      </w:r>
      <w:r w:rsidRPr="00842401">
        <w:rPr>
          <w:rFonts w:ascii="Souvenir Lt BT" w:eastAsiaTheme="minorHAnsi" w:hAnsi="Souvenir Lt BT" w:cs="Traditional Arabic"/>
          <w:color w:val="auto"/>
          <w:sz w:val="24"/>
          <w:szCs w:val="32"/>
          <w:bdr w:val="none" w:sz="0" w:space="0" w:color="auto"/>
          <w:lang w:val="id-ID" w:eastAsia="en-US"/>
        </w:rPr>
        <w:t xml:space="preserve"> hingga kembali dari haji. Padahal semangat ibadah mereka jauh melebihi orang-orang sesudah mereka.</w:t>
      </w:r>
    </w:p>
    <w:p w14:paraId="272675D1" w14:textId="02EF0DDA" w:rsidR="00842401" w:rsidRPr="00842401" w:rsidRDefault="00842401" w:rsidP="008D7A4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lang w:val="id-ID" w:eastAsia="en-US"/>
        </w:rPr>
      </w:pPr>
      <w:r w:rsidRPr="00842401">
        <w:rPr>
          <w:rFonts w:ascii="Souvenir Lt BT" w:eastAsiaTheme="minorHAnsi" w:hAnsi="Souvenir Lt BT" w:cs="Traditional Arabic"/>
          <w:color w:val="auto"/>
          <w:sz w:val="24"/>
          <w:szCs w:val="32"/>
          <w:bdr w:val="none" w:sz="0" w:space="0" w:color="auto"/>
          <w:lang w:val="id-ID" w:eastAsia="en-US"/>
        </w:rPr>
        <w:t xml:space="preserve">Hal ini semakin dikuatkan oleh sikap Nabi </w:t>
      </w:r>
      <w:r w:rsidR="001D6408" w:rsidRPr="001D6408">
        <w:rPr>
          <w:rFonts w:ascii="Souvenir Lt BT" w:eastAsiaTheme="minorHAnsi" w:hAnsi="Souvenir Lt BT" w:cs="Traditional Arabic"/>
          <w:color w:val="auto"/>
          <w:sz w:val="24"/>
          <w:szCs w:val="32"/>
          <w:bdr w:val="none" w:sz="0" w:space="0" w:color="auto"/>
          <w:rtl/>
          <w:lang w:val="id-ID" w:eastAsia="en-US"/>
        </w:rPr>
        <w:t>ﷺ</w:t>
      </w:r>
      <w:r w:rsidRPr="00842401">
        <w:rPr>
          <w:rFonts w:ascii="Souvenir Lt BT" w:eastAsiaTheme="minorHAnsi" w:hAnsi="Souvenir Lt BT" w:cs="Traditional Arabic"/>
          <w:color w:val="auto"/>
          <w:sz w:val="24"/>
          <w:szCs w:val="32"/>
          <w:bdr w:val="none" w:sz="0" w:space="0" w:color="auto"/>
          <w:lang w:val="id-ID" w:eastAsia="en-US"/>
        </w:rPr>
        <w:t xml:space="preserve"> sendiri yang tidak pernah mengulang umrah selama di </w:t>
      </w:r>
      <w:r w:rsidR="00D26EA3">
        <w:rPr>
          <w:rFonts w:ascii="Souvenir Lt BT" w:eastAsiaTheme="minorHAnsi" w:hAnsi="Souvenir Lt BT" w:cs="Traditional Arabic"/>
          <w:color w:val="auto"/>
          <w:sz w:val="24"/>
          <w:szCs w:val="32"/>
          <w:bdr w:val="none" w:sz="0" w:space="0" w:color="auto"/>
          <w:lang w:val="id-ID" w:eastAsia="en-US"/>
        </w:rPr>
        <w:t>Makkah</w:t>
      </w:r>
      <w:r w:rsidRPr="00842401">
        <w:rPr>
          <w:rFonts w:ascii="Souvenir Lt BT" w:eastAsiaTheme="minorHAnsi" w:hAnsi="Souvenir Lt BT" w:cs="Traditional Arabic"/>
          <w:color w:val="auto"/>
          <w:sz w:val="24"/>
          <w:szCs w:val="32"/>
          <w:bdr w:val="none" w:sz="0" w:space="0" w:color="auto"/>
          <w:lang w:val="id-ID" w:eastAsia="en-US"/>
        </w:rPr>
        <w:t xml:space="preserve">. Ketika beliau melakukan umrah </w:t>
      </w:r>
      <w:r w:rsidR="008D7A4A" w:rsidRPr="001D6408">
        <w:rPr>
          <w:rFonts w:ascii="Souvenir Lt BT" w:eastAsiaTheme="minorHAnsi" w:hAnsi="Souvenir Lt BT" w:cs="Traditional Arabic"/>
          <w:color w:val="auto"/>
          <w:sz w:val="24"/>
          <w:szCs w:val="32"/>
          <w:bdr w:val="none" w:sz="0" w:space="0" w:color="auto"/>
          <w:lang w:val="id-ID" w:eastAsia="en-US"/>
        </w:rPr>
        <w:t>a</w:t>
      </w:r>
      <w:r w:rsidRPr="00842401">
        <w:rPr>
          <w:rFonts w:ascii="Souvenir Lt BT" w:eastAsiaTheme="minorHAnsi" w:hAnsi="Souvenir Lt BT" w:cs="Traditional Arabic"/>
          <w:color w:val="auto"/>
          <w:sz w:val="24"/>
          <w:szCs w:val="32"/>
          <w:bdr w:val="none" w:sz="0" w:space="0" w:color="auto"/>
          <w:lang w:val="id-ID" w:eastAsia="en-US"/>
        </w:rPr>
        <w:t>l-Qadha</w:t>
      </w:r>
      <w:r w:rsidR="00190A13" w:rsidRPr="001D6408">
        <w:rPr>
          <w:rFonts w:ascii="Souvenir Lt BT" w:eastAsiaTheme="minorHAnsi" w:hAnsi="Souvenir Lt BT" w:cs="Traditional Arabic"/>
          <w:color w:val="auto"/>
          <w:sz w:val="24"/>
          <w:szCs w:val="32"/>
          <w:bdr w:val="none" w:sz="0" w:space="0" w:color="auto"/>
          <w:lang w:val="id-ID" w:eastAsia="en-US"/>
        </w:rPr>
        <w:t>’</w:t>
      </w:r>
      <w:r w:rsidRPr="00842401">
        <w:rPr>
          <w:rFonts w:ascii="Souvenir Lt BT" w:eastAsiaTheme="minorHAnsi" w:hAnsi="Souvenir Lt BT" w:cs="Traditional Arabic"/>
          <w:color w:val="auto"/>
          <w:sz w:val="24"/>
          <w:szCs w:val="32"/>
          <w:bdr w:val="none" w:sz="0" w:space="0" w:color="auto"/>
          <w:lang w:val="id-ID" w:eastAsia="en-US"/>
        </w:rPr>
        <w:t xml:space="preserve"> pada tahun 7 Hijriyah, beliau dan sekitar dua ribu sahabat hanya diizinkan oleh kaum kafir Quraisy tinggal di </w:t>
      </w:r>
      <w:r w:rsidR="00D26EA3">
        <w:rPr>
          <w:rFonts w:ascii="Souvenir Lt BT" w:eastAsiaTheme="minorHAnsi" w:hAnsi="Souvenir Lt BT" w:cs="Traditional Arabic"/>
          <w:color w:val="auto"/>
          <w:sz w:val="24"/>
          <w:szCs w:val="32"/>
          <w:bdr w:val="none" w:sz="0" w:space="0" w:color="auto"/>
          <w:lang w:val="id-ID" w:eastAsia="en-US"/>
        </w:rPr>
        <w:t>Makkah</w:t>
      </w:r>
      <w:r w:rsidRPr="00842401">
        <w:rPr>
          <w:rFonts w:ascii="Souvenir Lt BT" w:eastAsiaTheme="minorHAnsi" w:hAnsi="Souvenir Lt BT" w:cs="Traditional Arabic"/>
          <w:color w:val="auto"/>
          <w:sz w:val="24"/>
          <w:szCs w:val="32"/>
          <w:bdr w:val="none" w:sz="0" w:space="0" w:color="auto"/>
          <w:lang w:val="id-ID" w:eastAsia="en-US"/>
        </w:rPr>
        <w:t xml:space="preserve"> selama tiga hari.</w:t>
      </w:r>
      <w:r w:rsidR="008D7A4A" w:rsidRPr="001D6408">
        <w:rPr>
          <w:rFonts w:ascii="Souvenir Lt BT" w:eastAsia="Optima" w:hAnsi="Souvenir Lt BT" w:cs="Traditional Arabic"/>
          <w:color w:val="auto"/>
          <w:sz w:val="24"/>
          <w:szCs w:val="32"/>
          <w:vertAlign w:val="superscript"/>
          <w:lang w:val="en-ID"/>
        </w:rPr>
        <w:footnoteReference w:id="30"/>
      </w:r>
      <w:r w:rsidRPr="00842401">
        <w:rPr>
          <w:rFonts w:ascii="Souvenir Lt BT" w:eastAsiaTheme="minorHAnsi" w:hAnsi="Souvenir Lt BT" w:cs="Traditional Arabic"/>
          <w:color w:val="auto"/>
          <w:sz w:val="24"/>
          <w:szCs w:val="32"/>
          <w:bdr w:val="none" w:sz="0" w:space="0" w:color="auto"/>
          <w:lang w:val="id-ID" w:eastAsia="en-US"/>
        </w:rPr>
        <w:t xml:space="preserve"> Ini adalah umrah pertama Nabi setelah tujuh tahun berhijrah meninggalkan </w:t>
      </w:r>
      <w:r w:rsidR="00D26EA3">
        <w:rPr>
          <w:rFonts w:ascii="Souvenir Lt BT" w:eastAsiaTheme="minorHAnsi" w:hAnsi="Souvenir Lt BT" w:cs="Traditional Arabic"/>
          <w:color w:val="auto"/>
          <w:sz w:val="24"/>
          <w:szCs w:val="32"/>
          <w:bdr w:val="none" w:sz="0" w:space="0" w:color="auto"/>
          <w:lang w:val="id-ID" w:eastAsia="en-US"/>
        </w:rPr>
        <w:t>Makkah</w:t>
      </w:r>
      <w:r w:rsidRPr="00842401">
        <w:rPr>
          <w:rFonts w:ascii="Souvenir Lt BT" w:eastAsiaTheme="minorHAnsi" w:hAnsi="Souvenir Lt BT" w:cs="Traditional Arabic"/>
          <w:color w:val="auto"/>
          <w:sz w:val="24"/>
          <w:szCs w:val="32"/>
          <w:bdr w:val="none" w:sz="0" w:space="0" w:color="auto"/>
          <w:lang w:val="id-ID" w:eastAsia="en-US"/>
        </w:rPr>
        <w:t xml:space="preserve">, dengan kesempatan yang sangat terbatas dan tidak ada kepastian kapan bisa kembali. Namun meskipun demikian, Nabi </w:t>
      </w:r>
      <w:r w:rsidR="001D6408" w:rsidRPr="001D6408">
        <w:rPr>
          <w:rFonts w:ascii="Souvenir Lt BT" w:eastAsiaTheme="minorHAnsi" w:hAnsi="Souvenir Lt BT" w:cs="Traditional Arabic"/>
          <w:color w:val="auto"/>
          <w:sz w:val="24"/>
          <w:szCs w:val="32"/>
          <w:bdr w:val="none" w:sz="0" w:space="0" w:color="auto"/>
          <w:rtl/>
          <w:lang w:val="id-ID" w:eastAsia="en-US"/>
        </w:rPr>
        <w:t>ﷺ</w:t>
      </w:r>
      <w:r w:rsidRPr="00842401">
        <w:rPr>
          <w:rFonts w:ascii="Souvenir Lt BT" w:eastAsiaTheme="minorHAnsi" w:hAnsi="Souvenir Lt BT" w:cs="Traditional Arabic"/>
          <w:color w:val="auto"/>
          <w:sz w:val="24"/>
          <w:szCs w:val="32"/>
          <w:bdr w:val="none" w:sz="0" w:space="0" w:color="auto"/>
          <w:lang w:val="id-ID" w:eastAsia="en-US"/>
        </w:rPr>
        <w:t xml:space="preserve"> tidak mengulang umrah untuk memanfaatkan tiga hari tersebut.</w:t>
      </w:r>
    </w:p>
    <w:p w14:paraId="66960D18" w14:textId="2021E660" w:rsidR="006F0A27" w:rsidRPr="001D6408" w:rsidRDefault="00842401" w:rsidP="008D7A4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firstLine="720"/>
        <w:jc w:val="both"/>
        <w:rPr>
          <w:rFonts w:ascii="Souvenir Lt BT" w:eastAsiaTheme="minorHAnsi" w:hAnsi="Souvenir Lt BT" w:cs="Traditional Arabic"/>
          <w:color w:val="auto"/>
          <w:sz w:val="24"/>
          <w:szCs w:val="32"/>
          <w:bdr w:val="none" w:sz="0" w:space="0" w:color="auto"/>
          <w:rtl/>
          <w:lang w:val="id-ID" w:eastAsia="en-US"/>
        </w:rPr>
      </w:pPr>
      <w:r w:rsidRPr="00842401">
        <w:rPr>
          <w:rFonts w:ascii="Souvenir Lt BT" w:eastAsiaTheme="minorHAnsi" w:hAnsi="Souvenir Lt BT" w:cs="Traditional Arabic"/>
          <w:color w:val="auto"/>
          <w:sz w:val="24"/>
          <w:szCs w:val="32"/>
          <w:bdr w:val="none" w:sz="0" w:space="0" w:color="auto"/>
          <w:lang w:val="id-ID" w:eastAsia="en-US"/>
        </w:rPr>
        <w:t xml:space="preserve">Demikian pula ketika Nabi menaklukkan kota </w:t>
      </w:r>
      <w:r w:rsidR="00D26EA3">
        <w:rPr>
          <w:rFonts w:ascii="Souvenir Lt BT" w:eastAsiaTheme="minorHAnsi" w:hAnsi="Souvenir Lt BT" w:cs="Traditional Arabic"/>
          <w:color w:val="auto"/>
          <w:sz w:val="24"/>
          <w:szCs w:val="32"/>
          <w:bdr w:val="none" w:sz="0" w:space="0" w:color="auto"/>
          <w:lang w:val="id-ID" w:eastAsia="en-US"/>
        </w:rPr>
        <w:t>Makkah</w:t>
      </w:r>
      <w:r w:rsidRPr="00842401">
        <w:rPr>
          <w:rFonts w:ascii="Souvenir Lt BT" w:eastAsiaTheme="minorHAnsi" w:hAnsi="Souvenir Lt BT" w:cs="Traditional Arabic"/>
          <w:color w:val="auto"/>
          <w:sz w:val="24"/>
          <w:szCs w:val="32"/>
          <w:bdr w:val="none" w:sz="0" w:space="0" w:color="auto"/>
          <w:lang w:val="id-ID" w:eastAsia="en-US"/>
        </w:rPr>
        <w:t xml:space="preserve"> dan menetap di sana selama sembilan belas hari,</w:t>
      </w:r>
      <w:r w:rsidR="008D7A4A" w:rsidRPr="001D6408">
        <w:rPr>
          <w:rFonts w:ascii="Souvenir Lt BT" w:eastAsia="Optima" w:hAnsi="Souvenir Lt BT" w:cs="Traditional Arabic"/>
          <w:color w:val="auto"/>
          <w:sz w:val="24"/>
          <w:szCs w:val="32"/>
          <w:vertAlign w:val="superscript"/>
          <w:lang w:val="id-ID"/>
        </w:rPr>
        <w:t>(</w:t>
      </w:r>
      <w:r w:rsidR="008D7A4A" w:rsidRPr="001D6408">
        <w:rPr>
          <w:rFonts w:ascii="Souvenir Lt BT" w:eastAsia="Optima" w:hAnsi="Souvenir Lt BT" w:cs="Traditional Arabic"/>
          <w:color w:val="auto"/>
          <w:sz w:val="24"/>
          <w:szCs w:val="32"/>
          <w:vertAlign w:val="superscript"/>
          <w:lang w:val="en-ID"/>
        </w:rPr>
        <w:footnoteReference w:id="31"/>
      </w:r>
      <w:r w:rsidR="008D7A4A" w:rsidRPr="001D6408">
        <w:rPr>
          <w:rFonts w:ascii="Souvenir Lt BT" w:eastAsia="Optima" w:hAnsi="Souvenir Lt BT" w:cs="Traditional Arabic"/>
          <w:color w:val="auto"/>
          <w:sz w:val="24"/>
          <w:szCs w:val="32"/>
          <w:vertAlign w:val="superscript"/>
          <w:lang w:val="id-ID"/>
        </w:rPr>
        <w:t>)</w:t>
      </w:r>
      <w:r w:rsidRPr="00842401">
        <w:rPr>
          <w:rFonts w:ascii="Souvenir Lt BT" w:eastAsiaTheme="minorHAnsi" w:hAnsi="Souvenir Lt BT" w:cs="Traditional Arabic"/>
          <w:color w:val="auto"/>
          <w:sz w:val="24"/>
          <w:szCs w:val="32"/>
          <w:bdr w:val="none" w:sz="0" w:space="0" w:color="auto"/>
          <w:lang w:val="id-ID" w:eastAsia="en-US"/>
        </w:rPr>
        <w:t xml:space="preserve"> tidak seorang pun dari Nabi </w:t>
      </w:r>
      <w:r w:rsidR="001D6408" w:rsidRPr="001D6408">
        <w:rPr>
          <w:rFonts w:ascii="Souvenir Lt BT" w:eastAsiaTheme="minorHAnsi" w:hAnsi="Souvenir Lt BT" w:cs="Traditional Arabic"/>
          <w:color w:val="auto"/>
          <w:sz w:val="24"/>
          <w:szCs w:val="32"/>
          <w:bdr w:val="none" w:sz="0" w:space="0" w:color="auto"/>
          <w:rtl/>
          <w:lang w:val="id-ID" w:eastAsia="en-US"/>
        </w:rPr>
        <w:t>ﷺ</w:t>
      </w:r>
      <w:r w:rsidRPr="00842401">
        <w:rPr>
          <w:rFonts w:ascii="Souvenir Lt BT" w:eastAsiaTheme="minorHAnsi" w:hAnsi="Souvenir Lt BT" w:cs="Traditional Arabic"/>
          <w:color w:val="auto"/>
          <w:sz w:val="24"/>
          <w:szCs w:val="32"/>
          <w:bdr w:val="none" w:sz="0" w:space="0" w:color="auto"/>
          <w:lang w:val="id-ID" w:eastAsia="en-US"/>
        </w:rPr>
        <w:t xml:space="preserve"> maupun para sahabat yang diriwayatkan sengaja keluar ke </w:t>
      </w:r>
      <w:r w:rsidR="00190A13" w:rsidRPr="001D6408">
        <w:rPr>
          <w:rFonts w:ascii="Souvenir Lt BT" w:eastAsiaTheme="minorHAnsi" w:hAnsi="Souvenir Lt BT" w:cs="Traditional Arabic"/>
          <w:color w:val="auto"/>
          <w:sz w:val="24"/>
          <w:szCs w:val="32"/>
          <w:bdr w:val="none" w:sz="0" w:space="0" w:color="auto"/>
          <w:lang w:val="id-ID" w:eastAsia="en-US"/>
        </w:rPr>
        <w:t>at-Tan’im</w:t>
      </w:r>
      <w:r w:rsidRPr="00842401">
        <w:rPr>
          <w:rFonts w:ascii="Souvenir Lt BT" w:eastAsiaTheme="minorHAnsi" w:hAnsi="Souvenir Lt BT" w:cs="Traditional Arabic"/>
          <w:color w:val="auto"/>
          <w:sz w:val="24"/>
          <w:szCs w:val="32"/>
          <w:bdr w:val="none" w:sz="0" w:space="0" w:color="auto"/>
          <w:lang w:val="id-ID" w:eastAsia="en-US"/>
        </w:rPr>
        <w:t xml:space="preserve"> untuk berumrah.</w:t>
      </w:r>
    </w:p>
    <w:p w14:paraId="25813500" w14:textId="3EA7075D" w:rsidR="00EC5747" w:rsidRDefault="00EC5747" w:rsidP="00EC5747">
      <w:pPr>
        <w:pBdr>
          <w:top w:val="none" w:sz="0" w:space="0" w:color="auto"/>
          <w:left w:val="none" w:sz="0" w:space="0" w:color="auto"/>
          <w:bottom w:val="none" w:sz="0" w:space="0" w:color="auto"/>
          <w:right w:val="none" w:sz="0" w:space="0" w:color="auto"/>
          <w:between w:val="none" w:sz="0" w:space="0" w:color="auto"/>
          <w:bar w:val="none" w:sz="0" w:color="auto"/>
        </w:pBdr>
        <w:bidi w:val="0"/>
        <w:spacing w:after="160" w:line="259" w:lineRule="auto"/>
        <w:jc w:val="both"/>
        <w:rPr>
          <w:rFonts w:ascii="Souvenir Lt BT" w:eastAsiaTheme="minorHAnsi" w:hAnsi="Souvenir Lt BT" w:cs="Traditional Arabic"/>
          <w:color w:val="auto"/>
          <w:sz w:val="24"/>
          <w:szCs w:val="32"/>
          <w:bdr w:val="none" w:sz="0" w:space="0" w:color="auto"/>
          <w:lang w:val="id-ID" w:eastAsia="en-US"/>
        </w:rPr>
      </w:pPr>
    </w:p>
    <w:p w14:paraId="47475CA6" w14:textId="77777777" w:rsidR="00000000" w:rsidRDefault="004326F1" w:rsidP="007B4EFE">
      <w:pPr>
        <w:pBdr>
          <w:top w:val="none" w:sz="0" w:space="0" w:color="auto"/>
          <w:left w:val="none" w:sz="0" w:space="0" w:color="auto"/>
          <w:bottom w:val="none" w:sz="0" w:space="0" w:color="auto"/>
          <w:right w:val="none" w:sz="0" w:space="0" w:color="auto"/>
          <w:between w:val="none" w:sz="0" w:space="0" w:color="auto"/>
          <w:bar w:val="none" w:sz="0" w:color="auto"/>
        </w:pBdr>
        <w:bidi w:val="0"/>
        <w:spacing w:after="160" w:line="259" w:lineRule="auto"/>
        <w:jc w:val="both"/>
        <w:rPr>
          <w:rFonts w:ascii="Souvenir Lt BT" w:eastAsiaTheme="minorHAnsi" w:hAnsi="Souvenir Lt BT" w:cs="Traditional Arabic"/>
          <w:noProof/>
          <w:color w:val="auto"/>
          <w:sz w:val="24"/>
          <w:szCs w:val="32"/>
          <w:bdr w:val="none" w:sz="0" w:space="0" w:color="auto"/>
          <w:lang w:val="id-ID" w:eastAsia="en-US"/>
        </w:rPr>
      </w:pPr>
      <w:r>
        <w:rPr>
          <w:rFonts w:ascii="Souvenir Lt BT" w:eastAsiaTheme="minorHAnsi" w:hAnsi="Souvenir Lt BT" w:cs="Traditional Arabic"/>
          <w:noProof/>
          <w:color w:val="auto"/>
          <w:sz w:val="24"/>
          <w:szCs w:val="32"/>
          <w:bdr w:val="none" w:sz="0" w:space="0" w:color="auto"/>
          <w:lang w:val="id-ID" w:eastAsia="en-US"/>
        </w:rPr>
        <w:drawing>
          <wp:inline distT="0" distB="0" distL="0" distR="0" wp14:anchorId="661E147A" wp14:editId="167E3008">
            <wp:extent cx="5512642" cy="3600000"/>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2642" cy="3600000"/>
                    </a:xfrm>
                    <a:prstGeom prst="rect">
                      <a:avLst/>
                    </a:prstGeom>
                    <a:noFill/>
                  </pic:spPr>
                </pic:pic>
              </a:graphicData>
            </a:graphic>
          </wp:inline>
        </w:drawing>
      </w:r>
    </w:p>
    <w:p w14:paraId="274D5813" w14:textId="635B793F" w:rsidR="007B4EFE" w:rsidRPr="001D6408" w:rsidRDefault="007B4EFE" w:rsidP="007B4EFE">
      <w:pPr>
        <w:pBdr>
          <w:top w:val="none" w:sz="0" w:space="0" w:color="auto"/>
          <w:left w:val="none" w:sz="0" w:space="0" w:color="auto"/>
          <w:bottom w:val="none" w:sz="0" w:space="0" w:color="auto"/>
          <w:right w:val="none" w:sz="0" w:space="0" w:color="auto"/>
          <w:between w:val="none" w:sz="0" w:space="0" w:color="auto"/>
          <w:bar w:val="none" w:sz="0" w:color="auto"/>
        </w:pBdr>
        <w:bidi w:val="0"/>
        <w:spacing w:after="160" w:line="259" w:lineRule="auto"/>
        <w:jc w:val="both"/>
        <w:rPr>
          <w:rFonts w:ascii="Souvenir Lt BT" w:eastAsiaTheme="minorHAnsi" w:hAnsi="Souvenir Lt BT" w:cs="Traditional Arabic"/>
          <w:color w:val="auto"/>
          <w:sz w:val="24"/>
          <w:szCs w:val="32"/>
          <w:bdr w:val="none" w:sz="0" w:space="0" w:color="auto"/>
          <w:lang w:val="id-ID" w:eastAsia="en-US"/>
        </w:rPr>
      </w:pPr>
      <w:r>
        <w:rPr>
          <w:rFonts w:ascii="Souvenir Lt BT" w:eastAsiaTheme="minorHAnsi" w:hAnsi="Souvenir Lt BT" w:cs="Traditional Arabic"/>
          <w:noProof/>
          <w:color w:val="auto"/>
          <w:sz w:val="24"/>
          <w:szCs w:val="32"/>
          <w:bdr w:val="none" w:sz="0" w:space="0" w:color="auto"/>
          <w:lang w:val="id-ID" w:eastAsia="en-US"/>
        </w:rPr>
        <w:drawing>
          <wp:inline distT="0" distB="0" distL="0" distR="0" wp14:anchorId="6131D5BF" wp14:editId="0AE95EAD">
            <wp:extent cx="5217513" cy="3961130"/>
            <wp:effectExtent l="0" t="0" r="2540" b="0"/>
            <wp:docPr id="201178645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2688" cy="3965059"/>
                    </a:xfrm>
                    <a:prstGeom prst="rect">
                      <a:avLst/>
                    </a:prstGeom>
                    <a:noFill/>
                  </pic:spPr>
                </pic:pic>
              </a:graphicData>
            </a:graphic>
          </wp:inline>
        </w:drawing>
      </w:r>
    </w:p>
    <w:p w14:paraId="2A1B1067" w14:textId="77777777" w:rsidR="00957F3A" w:rsidRPr="001D6408" w:rsidRDefault="00957F3A" w:rsidP="00EC5747">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ind w:left="360"/>
        <w:contextualSpacing/>
        <w:jc w:val="both"/>
        <w:rPr>
          <w:rFonts w:ascii="Souvenir Lt BT" w:eastAsiaTheme="minorHAnsi" w:hAnsi="Souvenir Lt BT" w:cs="Traditional Arabic"/>
          <w:color w:val="auto"/>
          <w:sz w:val="24"/>
          <w:szCs w:val="32"/>
          <w:bdr w:val="none" w:sz="0" w:space="0" w:color="auto"/>
          <w:lang w:val="id-ID" w:eastAsia="en-US"/>
        </w:rPr>
      </w:pPr>
    </w:p>
    <w:p w14:paraId="68DB0E53" w14:textId="3CA631AD" w:rsidR="00404E8C" w:rsidRPr="001D6408" w:rsidRDefault="00404E8C" w:rsidP="00EC5747">
      <w:pPr>
        <w:pStyle w:val="NormalWeb"/>
        <w:shd w:val="clear" w:color="auto" w:fill="FFFFFF"/>
        <w:spacing w:before="0" w:beforeAutospacing="0" w:after="0" w:afterAutospacing="0" w:line="276" w:lineRule="auto"/>
        <w:jc w:val="both"/>
        <w:rPr>
          <w:rFonts w:ascii="Souvenir Lt BT" w:hAnsi="Souvenir Lt BT" w:cs="Traditional Arabic"/>
          <w:b/>
          <w:bCs/>
          <w:color w:val="FF0000"/>
          <w:szCs w:val="32"/>
          <w:lang w:val="en-US"/>
        </w:rPr>
      </w:pPr>
      <w:r w:rsidRPr="001D6408">
        <w:rPr>
          <w:rFonts w:ascii="Souvenir Lt BT" w:hAnsi="Souvenir Lt BT" w:cs="Traditional Arabic"/>
          <w:b/>
          <w:bCs/>
          <w:color w:val="FF0000"/>
          <w:szCs w:val="32"/>
          <w:lang w:val="en-US"/>
        </w:rPr>
        <w:t xml:space="preserve">Nomor </w:t>
      </w:r>
      <w:r w:rsidR="00DA3C42">
        <w:rPr>
          <w:rFonts w:ascii="Souvenir Lt BT" w:hAnsi="Souvenir Lt BT" w:cs="Traditional Arabic"/>
          <w:b/>
          <w:bCs/>
          <w:color w:val="FF0000"/>
          <w:szCs w:val="32"/>
          <w:lang w:val="en-US"/>
        </w:rPr>
        <w:t>5</w:t>
      </w:r>
    </w:p>
    <w:p w14:paraId="36C17160" w14:textId="15FA9EC3" w:rsidR="00404E8C" w:rsidRPr="00DA3C42" w:rsidRDefault="00DA3C42" w:rsidP="00DA3C42">
      <w:pPr>
        <w:pStyle w:val="NormalWeb"/>
        <w:shd w:val="clear" w:color="auto" w:fill="FFFFFF"/>
        <w:spacing w:before="0" w:beforeAutospacing="0" w:after="0" w:afterAutospacing="0" w:line="276" w:lineRule="auto"/>
        <w:jc w:val="center"/>
        <w:rPr>
          <w:rFonts w:ascii="Souvenir Lt BT" w:hAnsi="Souvenir Lt BT" w:cs="Traditional Arabic"/>
          <w:b/>
          <w:bCs/>
          <w:color w:val="EE0000"/>
          <w:szCs w:val="32"/>
          <w:lang w:val="en-US"/>
        </w:rPr>
      </w:pPr>
      <w:r w:rsidRPr="00DA3C42">
        <w:rPr>
          <w:rFonts w:ascii="Souvenir Lt BT" w:hAnsi="Souvenir Lt BT" w:cs="Traditional Arabic"/>
          <w:b/>
          <w:bCs/>
          <w:color w:val="EE0000"/>
          <w:szCs w:val="32"/>
          <w:lang w:val="en-US"/>
        </w:rPr>
        <w:t>PETA DAN JARAK</w:t>
      </w:r>
    </w:p>
    <w:p w14:paraId="22874CB8" w14:textId="77777777" w:rsidR="00DA3C42" w:rsidRDefault="00DA3C42" w:rsidP="00DA3C4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contextualSpacing/>
        <w:jc w:val="center"/>
        <w:rPr>
          <w:rFonts w:ascii="Souvenir Lt BT" w:eastAsiaTheme="minorHAnsi" w:hAnsi="Souvenir Lt BT" w:cs="Traditional Arabic"/>
          <w:b/>
          <w:bCs/>
          <w:color w:val="auto"/>
          <w:sz w:val="24"/>
          <w:szCs w:val="32"/>
          <w:bdr w:val="none" w:sz="0" w:space="0" w:color="auto"/>
          <w:lang w:eastAsia="en-US"/>
        </w:rPr>
      </w:pPr>
    </w:p>
    <w:p w14:paraId="6CA0F2CF" w14:textId="2B0440F5" w:rsidR="00DA3C42" w:rsidRDefault="006A6A77" w:rsidP="00DA3C4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contextualSpacing/>
        <w:jc w:val="center"/>
        <w:rPr>
          <w:rFonts w:ascii="Souvenir Lt BT" w:eastAsiaTheme="minorHAnsi" w:hAnsi="Souvenir Lt BT" w:cs="Traditional Arabic"/>
          <w:b/>
          <w:bCs/>
          <w:color w:val="auto"/>
          <w:sz w:val="24"/>
          <w:szCs w:val="32"/>
          <w:bdr w:val="none" w:sz="0" w:space="0" w:color="auto"/>
          <w:lang w:eastAsia="en-US"/>
        </w:rPr>
      </w:pPr>
      <w:r w:rsidRPr="001D6408">
        <w:rPr>
          <w:rFonts w:ascii="Souvenir Lt BT" w:eastAsiaTheme="minorHAnsi" w:hAnsi="Souvenir Lt BT" w:cs="Traditional Arabic"/>
          <w:b/>
          <w:bCs/>
          <w:color w:val="auto"/>
          <w:sz w:val="24"/>
          <w:szCs w:val="32"/>
          <w:bdr w:val="none" w:sz="0" w:space="0" w:color="auto"/>
          <w:lang w:eastAsia="en-US"/>
        </w:rPr>
        <w:t xml:space="preserve">Jarak </w:t>
      </w:r>
      <w:r w:rsidR="00DA3C42">
        <w:rPr>
          <w:rFonts w:ascii="Souvenir Lt BT" w:eastAsiaTheme="minorHAnsi" w:hAnsi="Souvenir Lt BT" w:cs="Traditional Arabic"/>
          <w:b/>
          <w:bCs/>
          <w:color w:val="auto"/>
          <w:sz w:val="24"/>
          <w:szCs w:val="32"/>
          <w:bdr w:val="none" w:sz="0" w:space="0" w:color="auto"/>
          <w:lang w:eastAsia="en-US"/>
        </w:rPr>
        <w:t>Mikat-Mikat</w:t>
      </w:r>
    </w:p>
    <w:p w14:paraId="114AB4CE" w14:textId="77777777" w:rsidR="00DA3C42" w:rsidRDefault="00DA3C42" w:rsidP="00DA3C42">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contextualSpacing/>
        <w:jc w:val="center"/>
        <w:rPr>
          <w:rFonts w:ascii="Souvenir Lt BT" w:eastAsiaTheme="minorHAnsi" w:hAnsi="Souvenir Lt BT" w:cs="Traditional Arabic"/>
          <w:b/>
          <w:bCs/>
          <w:color w:val="auto"/>
          <w:sz w:val="24"/>
          <w:szCs w:val="32"/>
          <w:bdr w:val="none" w:sz="0" w:space="0" w:color="auto"/>
          <w:lang w:eastAsia="en-US"/>
        </w:rPr>
      </w:pPr>
    </w:p>
    <w:p w14:paraId="362746F1" w14:textId="1316CC1B" w:rsidR="006A6A77" w:rsidRPr="001D6408" w:rsidRDefault="006A6A77" w:rsidP="00EC5747">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contextualSpacing/>
        <w:jc w:val="both"/>
        <w:rPr>
          <w:rFonts w:ascii="Souvenir Lt BT" w:eastAsiaTheme="minorHAnsi" w:hAnsi="Souvenir Lt BT" w:cs="Traditional Arabic"/>
          <w:b/>
          <w:bCs/>
          <w:color w:val="auto"/>
          <w:sz w:val="24"/>
          <w:szCs w:val="32"/>
          <w:bdr w:val="none" w:sz="0" w:space="0" w:color="auto"/>
          <w:lang w:eastAsia="en-US"/>
        </w:rPr>
      </w:pPr>
      <w:r w:rsidRPr="001D6408">
        <w:rPr>
          <w:rFonts w:ascii="Souvenir Lt BT" w:eastAsiaTheme="minorHAnsi" w:hAnsi="Souvenir Lt BT" w:cs="Traditional Arabic"/>
          <w:noProof/>
          <w:color w:val="auto"/>
          <w:sz w:val="24"/>
          <w:szCs w:val="32"/>
          <w:bdr w:val="none" w:sz="0" w:space="0" w:color="auto"/>
          <w:lang w:eastAsia="en-US"/>
        </w:rPr>
        <w:drawing>
          <wp:inline distT="0" distB="0" distL="0" distR="0" wp14:anchorId="76008157" wp14:editId="0C6EE0E4">
            <wp:extent cx="4972685" cy="6449060"/>
            <wp:effectExtent l="0" t="0" r="0" b="8890"/>
            <wp:docPr id="57" name="Picture 57" descr="Hasil gambar untuk â«ÙØ³Ø§ÙØ§Øª Ø§ÙÙÙØ§ÙÙØª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asil gambar untuk â«ÙØ³Ø§ÙØ§Øª Ø§ÙÙÙØ§ÙÙØªâ¬â"/>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2685" cy="6449060"/>
                    </a:xfrm>
                    <a:prstGeom prst="rect">
                      <a:avLst/>
                    </a:prstGeom>
                    <a:noFill/>
                    <a:ln>
                      <a:noFill/>
                    </a:ln>
                  </pic:spPr>
                </pic:pic>
              </a:graphicData>
            </a:graphic>
          </wp:inline>
        </w:drawing>
      </w:r>
    </w:p>
    <w:p w14:paraId="1BD967F1" w14:textId="192F3B15" w:rsidR="006A6A77" w:rsidRPr="001D6408" w:rsidRDefault="00EC2962" w:rsidP="00EC5747">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contextualSpacing/>
        <w:jc w:val="both"/>
        <w:rPr>
          <w:rFonts w:ascii="Souvenir Lt BT" w:eastAsiaTheme="minorHAnsi" w:hAnsi="Souvenir Lt BT" w:cs="Traditional Arabic"/>
          <w:color w:val="auto"/>
          <w:sz w:val="24"/>
          <w:szCs w:val="32"/>
          <w:bdr w:val="none" w:sz="0" w:space="0" w:color="auto"/>
          <w:lang w:eastAsia="en-US"/>
        </w:rPr>
      </w:pPr>
      <w:r w:rsidRPr="001D6408">
        <w:rPr>
          <w:rFonts w:ascii="Souvenir Lt BT" w:eastAsiaTheme="minorHAnsi" w:hAnsi="Souvenir Lt BT" w:cs="Traditional Arabic"/>
          <w:b/>
          <w:bCs/>
          <w:color w:val="auto"/>
          <w:sz w:val="24"/>
          <w:szCs w:val="32"/>
          <w:bdr w:val="none" w:sz="0" w:space="0" w:color="auto"/>
          <w:lang w:eastAsia="en-US"/>
        </w:rPr>
        <w:lastRenderedPageBreak/>
        <w:t xml:space="preserve">Jarak </w:t>
      </w:r>
      <w:r w:rsidR="0056396C">
        <w:rPr>
          <w:rFonts w:ascii="Souvenir Lt BT" w:eastAsiaTheme="minorHAnsi" w:hAnsi="Souvenir Lt BT" w:cs="Traditional Arabic"/>
          <w:b/>
          <w:bCs/>
          <w:color w:val="auto"/>
          <w:sz w:val="24"/>
          <w:szCs w:val="32"/>
          <w:bdr w:val="none" w:sz="0" w:space="0" w:color="auto"/>
          <w:lang w:eastAsia="en-US"/>
        </w:rPr>
        <w:t>Masjidilharam</w:t>
      </w:r>
      <w:r w:rsidRPr="001D6408">
        <w:rPr>
          <w:rFonts w:ascii="Souvenir Lt BT" w:eastAsiaTheme="minorHAnsi" w:hAnsi="Souvenir Lt BT" w:cs="Traditional Arabic"/>
          <w:b/>
          <w:bCs/>
          <w:color w:val="auto"/>
          <w:sz w:val="24"/>
          <w:szCs w:val="32"/>
          <w:bdr w:val="none" w:sz="0" w:space="0" w:color="auto"/>
          <w:lang w:eastAsia="en-US"/>
        </w:rPr>
        <w:t xml:space="preserve"> – Mina – Arofah – Muzdalifah </w:t>
      </w:r>
      <w:r w:rsidR="006A6A77" w:rsidRPr="001D6408">
        <w:rPr>
          <w:rFonts w:ascii="Souvenir Lt BT" w:eastAsiaTheme="minorHAnsi" w:hAnsi="Souvenir Lt BT" w:cs="Traditional Arabic"/>
          <w:noProof/>
          <w:color w:val="auto"/>
          <w:sz w:val="24"/>
          <w:szCs w:val="32"/>
          <w:bdr w:val="none" w:sz="0" w:space="0" w:color="auto"/>
          <w:lang w:eastAsia="en-US"/>
        </w:rPr>
        <w:drawing>
          <wp:inline distT="0" distB="0" distL="0" distR="0" wp14:anchorId="14B64F17" wp14:editId="3104EB0A">
            <wp:extent cx="3649345" cy="2496185"/>
            <wp:effectExtent l="0" t="0" r="8255" b="0"/>
            <wp:docPr id="58" name="Picture 58" descr="Hasil gambar untuk â«ÙÙÙØ¹ Ø§ÙØ³Ø¹ÙØ¯ÙØ© ÙÙ Ø®Ø±ÙØ·Ø© Ø§ÙÙÙØ§Ø³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asil gambar untuk â«ÙÙÙØ¹ Ø§ÙØ³Ø¹ÙØ¯ÙØ© ÙÙ Ø®Ø±ÙØ·Ø© Ø§ÙÙÙØ§Ø³Ùâ¬â"/>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49345" cy="2496185"/>
                    </a:xfrm>
                    <a:prstGeom prst="rect">
                      <a:avLst/>
                    </a:prstGeom>
                    <a:noFill/>
                    <a:ln>
                      <a:noFill/>
                    </a:ln>
                  </pic:spPr>
                </pic:pic>
              </a:graphicData>
            </a:graphic>
          </wp:inline>
        </w:drawing>
      </w:r>
    </w:p>
    <w:p w14:paraId="7E753A99" w14:textId="77777777" w:rsidR="006A6A77" w:rsidRPr="00EC5747" w:rsidRDefault="006A6A77" w:rsidP="00EC5747">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ascii="Souvenir Lt BT" w:eastAsiaTheme="minorHAnsi" w:hAnsi="Souvenir Lt BT" w:cs="Traditional Arabic"/>
          <w:color w:val="auto"/>
          <w:sz w:val="24"/>
          <w:szCs w:val="32"/>
          <w:bdr w:val="none" w:sz="0" w:space="0" w:color="auto"/>
          <w:lang w:eastAsia="en-US"/>
        </w:rPr>
      </w:pPr>
      <w:r w:rsidRPr="001D6408">
        <w:rPr>
          <w:rFonts w:ascii="Souvenir Lt BT" w:eastAsiaTheme="minorHAnsi" w:hAnsi="Souvenir Lt BT" w:cs="Traditional Arabic"/>
          <w:noProof/>
          <w:color w:val="auto"/>
          <w:sz w:val="24"/>
          <w:szCs w:val="32"/>
          <w:bdr w:val="none" w:sz="0" w:space="0" w:color="auto"/>
          <w:lang w:eastAsia="en-US"/>
        </w:rPr>
        <w:drawing>
          <wp:inline distT="0" distB="0" distL="0" distR="0" wp14:anchorId="24B9B5A0" wp14:editId="0379908C">
            <wp:extent cx="5486400" cy="4310260"/>
            <wp:effectExtent l="0" t="0" r="0" b="0"/>
            <wp:docPr id="59" name="Picture 59" descr="Hasil gambar untuk â«ÙÙÙØ¹ Ø§ÙØ³Ø¹ÙØ¯ÙØ© ÙÙ Ø®Ø±ÙØ·Ø© Ø§ÙÙÙØ§Ø³Ù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asil gambar untuk â«ÙÙÙØ¹ Ø§ÙØ³Ø¹ÙØ¯ÙØ© ÙÙ Ø®Ø±ÙØ·Ø© Ø§ÙÙÙØ§Ø³Ùâ¬â"/>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4310260"/>
                    </a:xfrm>
                    <a:prstGeom prst="rect">
                      <a:avLst/>
                    </a:prstGeom>
                    <a:noFill/>
                    <a:ln>
                      <a:noFill/>
                    </a:ln>
                  </pic:spPr>
                </pic:pic>
              </a:graphicData>
            </a:graphic>
          </wp:inline>
        </w:drawing>
      </w:r>
    </w:p>
    <w:p w14:paraId="5718EBE3" w14:textId="45D3DCFD" w:rsidR="00366671" w:rsidRPr="00EC5747" w:rsidRDefault="00366671" w:rsidP="00EC5747">
      <w:pPr>
        <w:pBdr>
          <w:top w:val="none" w:sz="0" w:space="0" w:color="auto"/>
          <w:left w:val="none" w:sz="0" w:space="0" w:color="auto"/>
          <w:bottom w:val="none" w:sz="0" w:space="0" w:color="auto"/>
          <w:right w:val="none" w:sz="0" w:space="0" w:color="auto"/>
          <w:between w:val="none" w:sz="0" w:space="0" w:color="auto"/>
          <w:bar w:val="none" w:sz="0" w:color="auto"/>
        </w:pBdr>
        <w:bidi w:val="0"/>
        <w:spacing w:after="0"/>
        <w:jc w:val="both"/>
        <w:rPr>
          <w:rFonts w:ascii="Souvenir Lt BT" w:hAnsi="Souvenir Lt BT" w:cs="Traditional Arabic"/>
          <w:b/>
          <w:bCs/>
          <w:color w:val="000000" w:themeColor="text1"/>
          <w:sz w:val="24"/>
          <w:szCs w:val="32"/>
          <w:lang w:val="en-ID"/>
        </w:rPr>
      </w:pPr>
    </w:p>
    <w:sectPr w:rsidR="00366671" w:rsidRPr="00EC5747" w:rsidSect="00F51F10">
      <w:footerReference w:type="default" r:id="rId15"/>
      <w:footnotePr>
        <w:numRestart w:val="eachPage"/>
      </w:footnotePr>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60900" w14:textId="77777777" w:rsidR="00054B5F" w:rsidRDefault="00054B5F" w:rsidP="009938C0">
      <w:pPr>
        <w:spacing w:after="0" w:line="240" w:lineRule="auto"/>
      </w:pPr>
      <w:r>
        <w:separator/>
      </w:r>
    </w:p>
  </w:endnote>
  <w:endnote w:type="continuationSeparator" w:id="0">
    <w:p w14:paraId="34F15EEA" w14:textId="77777777" w:rsidR="00054B5F" w:rsidRDefault="00054B5F" w:rsidP="00993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Optima">
    <w:altName w:val="Times New Roman"/>
    <w:charset w:val="00"/>
    <w:family w:val="roman"/>
    <w:pitch w:val="default"/>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BookAntiqua">
    <w:altName w:val="Yu Gothic"/>
    <w:panose1 w:val="00000000000000000000"/>
    <w:charset w:val="80"/>
    <w:family w:val="auto"/>
    <w:notTrueType/>
    <w:pitch w:val="default"/>
    <w:sig w:usb0="00000001" w:usb1="08070000" w:usb2="00000010" w:usb3="00000000" w:csb0="00020000" w:csb1="00000000"/>
  </w:font>
  <w:font w:name="Calibri-Light">
    <w:altName w:val="Times New Roman"/>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Bold">
    <w:altName w:val="Times New Roman"/>
    <w:panose1 w:val="00000000000000000000"/>
    <w:charset w:val="00"/>
    <w:family w:val="roman"/>
    <w:notTrueType/>
    <w:pitch w:val="default"/>
  </w:font>
  <w:font w:name="Calibri-LightItalic">
    <w:altName w:val="Times New Roman"/>
    <w:panose1 w:val="00000000000000000000"/>
    <w:charset w:val="00"/>
    <w:family w:val="roman"/>
    <w:notTrueType/>
    <w:pitch w:val="default"/>
  </w:font>
  <w:font w:name="ArabicTypesetting">
    <w:altName w:val="Times New Roman"/>
    <w:panose1 w:val="00000000000000000000"/>
    <w:charset w:val="B2"/>
    <w:family w:val="auto"/>
    <w:notTrueType/>
    <w:pitch w:val="default"/>
    <w:sig w:usb0="00002001" w:usb1="00000000" w:usb2="00000000"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ouvenir Lt BT">
    <w:panose1 w:val="02080503040505020303"/>
    <w:charset w:val="00"/>
    <w:family w:val="roman"/>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92264703"/>
      <w:docPartObj>
        <w:docPartGallery w:val="Page Numbers (Bottom of Page)"/>
        <w:docPartUnique/>
      </w:docPartObj>
    </w:sdtPr>
    <w:sdtContent>
      <w:p w14:paraId="787779AB" w14:textId="77777777" w:rsidR="007F6FFD" w:rsidRDefault="007F6FFD">
        <w:pPr>
          <w:pStyle w:val="Footer"/>
        </w:pPr>
        <w:r w:rsidRPr="003C21C0">
          <w:rPr>
            <w:rFonts w:asciiTheme="majorHAnsi" w:eastAsiaTheme="majorEastAsia" w:hAnsiTheme="majorHAnsi" w:cstheme="majorBidi"/>
            <w:noProof/>
            <w:sz w:val="28"/>
            <w:szCs w:val="28"/>
            <w:lang w:eastAsia="en-US"/>
          </w:rPr>
          <mc:AlternateContent>
            <mc:Choice Requires="wps">
              <w:drawing>
                <wp:anchor distT="0" distB="0" distL="114300" distR="114300" simplePos="0" relativeHeight="251658240" behindDoc="0" locked="0" layoutInCell="1" allowOverlap="1" wp14:anchorId="0FADF4FE" wp14:editId="1F9C6ECB">
                  <wp:simplePos x="0" y="0"/>
                  <wp:positionH relativeFrom="rightMargin">
                    <wp:align>center</wp:align>
                  </wp:positionH>
                  <wp:positionV relativeFrom="bottomMargin">
                    <wp:align>center</wp:align>
                  </wp:positionV>
                  <wp:extent cx="512445" cy="441325"/>
                  <wp:effectExtent l="0" t="0" r="1905" b="0"/>
                  <wp:wrapNone/>
                  <wp:docPr id="3" name="Flowchart: Alternate Proces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26A849D8" w14:textId="77777777" w:rsidR="007F6FFD" w:rsidRDefault="007F6FFD">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Pr="00534145">
                                <w:rPr>
                                  <w:noProof/>
                                  <w:sz w:val="28"/>
                                  <w:szCs w:val="28"/>
                                  <w:rtl/>
                                </w:rPr>
                                <w:t>193</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ADF4F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6" type="#_x0000_t176" style="position:absolute;left:0;text-align:left;margin-left:0;margin-top:0;width:40.35pt;height:34.75pt;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26A849D8" w14:textId="77777777" w:rsidR="007F6FFD" w:rsidRDefault="007F6FFD">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sidRPr="00534145">
                          <w:rPr>
                            <w:noProof/>
                            <w:sz w:val="28"/>
                            <w:szCs w:val="28"/>
                            <w:rtl/>
                          </w:rPr>
                          <w:t>193</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D8C4B" w14:textId="77777777" w:rsidR="00054B5F" w:rsidRDefault="00054B5F" w:rsidP="009938C0">
      <w:pPr>
        <w:spacing w:after="0" w:line="240" w:lineRule="auto"/>
      </w:pPr>
      <w:r>
        <w:separator/>
      </w:r>
    </w:p>
  </w:footnote>
  <w:footnote w:type="continuationSeparator" w:id="0">
    <w:p w14:paraId="6CD04ED2" w14:textId="77777777" w:rsidR="00054B5F" w:rsidRDefault="00054B5F" w:rsidP="009938C0">
      <w:pPr>
        <w:spacing w:after="0" w:line="240" w:lineRule="auto"/>
      </w:pPr>
      <w:r>
        <w:continuationSeparator/>
      </w:r>
    </w:p>
  </w:footnote>
  <w:footnote w:id="1">
    <w:p w14:paraId="2C48834C" w14:textId="4B105FD2" w:rsidR="003B7431" w:rsidRPr="00C00568" w:rsidRDefault="0000522C" w:rsidP="003B7431">
      <w:pPr>
        <w:pStyle w:val="TeksCatatanKaki"/>
        <w:jc w:val="both"/>
        <w:rPr>
          <w:rFonts w:ascii="Calibri" w:hAnsi="Calibri" w:cs="Traditional Arabic"/>
          <w:sz w:val="22"/>
          <w:szCs w:val="28"/>
          <w:lang w:val="id-ID"/>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rtl/>
          <w:lang w:val="id-ID"/>
        </w:rPr>
        <w:t xml:space="preserve"> </w:t>
      </w:r>
      <w:r w:rsidRPr="00C00568">
        <w:rPr>
          <w:rFonts w:ascii="Calibri" w:hAnsi="Calibri" w:cs="Traditional Arabic"/>
          <w:sz w:val="22"/>
          <w:szCs w:val="28"/>
          <w:lang w:val="en-ID"/>
        </w:rPr>
        <w:t xml:space="preserve"> </w:t>
      </w:r>
      <w:r w:rsidR="003B7431" w:rsidRPr="00C00568">
        <w:rPr>
          <w:rFonts w:ascii="Calibri" w:hAnsi="Calibri" w:cs="Traditional Arabic"/>
          <w:sz w:val="22"/>
          <w:szCs w:val="28"/>
          <w:lang w:val="id-ID"/>
        </w:rPr>
        <w:t xml:space="preserve">Pada tanggal 10 Zulhijah (hari </w:t>
      </w:r>
      <w:r w:rsidR="00B54BFD">
        <w:rPr>
          <w:rFonts w:ascii="Calibri" w:hAnsi="Calibri" w:cs="Traditional Arabic"/>
          <w:sz w:val="22"/>
          <w:szCs w:val="28"/>
          <w:lang w:val="id-ID"/>
        </w:rPr>
        <w:t>an-</w:t>
      </w:r>
      <w:r w:rsidR="003B7431" w:rsidRPr="00C00568">
        <w:rPr>
          <w:rFonts w:ascii="Calibri" w:hAnsi="Calibri" w:cs="Traditional Arabic"/>
          <w:sz w:val="22"/>
          <w:szCs w:val="28"/>
          <w:lang w:val="id-ID"/>
        </w:rPr>
        <w:t>Na</w:t>
      </w:r>
      <w:r w:rsidR="00B54BFD">
        <w:rPr>
          <w:rFonts w:ascii="Calibri" w:hAnsi="Calibri" w:cs="Traditional Arabic"/>
          <w:sz w:val="22"/>
          <w:szCs w:val="28"/>
          <w:lang w:val="id-ID"/>
        </w:rPr>
        <w:t>h</w:t>
      </w:r>
      <w:r w:rsidR="003B7431" w:rsidRPr="00C00568">
        <w:rPr>
          <w:rFonts w:ascii="Calibri" w:hAnsi="Calibri" w:cs="Traditional Arabic"/>
          <w:sz w:val="22"/>
          <w:szCs w:val="28"/>
          <w:lang w:val="id-ID"/>
        </w:rPr>
        <w:t xml:space="preserve">r), Nabi </w:t>
      </w:r>
      <w:r w:rsidR="003B7431" w:rsidRPr="00C00568">
        <w:rPr>
          <w:rFonts w:ascii="Calibri" w:hAnsi="Calibri" w:cs="Traditional Arabic"/>
          <w:sz w:val="22"/>
          <w:szCs w:val="28"/>
          <w:rtl/>
          <w:lang w:val="en-ID" w:bidi="ar-SA"/>
        </w:rPr>
        <w:t>ﷺ</w:t>
      </w:r>
      <w:r w:rsidR="003B7431" w:rsidRPr="00C00568">
        <w:rPr>
          <w:rFonts w:ascii="Calibri" w:hAnsi="Calibri" w:cs="Traditional Arabic"/>
          <w:sz w:val="22"/>
          <w:szCs w:val="28"/>
          <w:lang w:val="id-ID"/>
        </w:rPr>
        <w:t xml:space="preserve"> melakukan empat kegiatan secara berurutan: (1) melempar jamrah Aqabah, (2) menyembelih hewan hadyu, (3) mencukur (menggundul) rambut, dan (4) tawaf </w:t>
      </w:r>
      <w:r w:rsidR="004978D8">
        <w:rPr>
          <w:rFonts w:ascii="Calibri" w:hAnsi="Calibri" w:cs="Traditional Arabic"/>
          <w:sz w:val="22"/>
          <w:szCs w:val="28"/>
          <w:lang w:val="id-ID"/>
        </w:rPr>
        <w:t>Ifadah</w:t>
      </w:r>
      <w:r w:rsidR="003B7431" w:rsidRPr="00C00568">
        <w:rPr>
          <w:rFonts w:ascii="Calibri" w:hAnsi="Calibri" w:cs="Traditional Arabic"/>
          <w:sz w:val="22"/>
          <w:szCs w:val="28"/>
          <w:lang w:val="id-ID"/>
        </w:rPr>
        <w:t xml:space="preserve">. </w:t>
      </w:r>
    </w:p>
    <w:p w14:paraId="1310DA73" w14:textId="3611A148" w:rsidR="003B7431" w:rsidRPr="00C00568" w:rsidRDefault="003B7431" w:rsidP="003B7431">
      <w:pPr>
        <w:pStyle w:val="TeksCatatanKaki"/>
        <w:ind w:firstLine="720"/>
        <w:jc w:val="both"/>
        <w:rPr>
          <w:rFonts w:ascii="Calibri" w:hAnsi="Calibri" w:cs="Traditional Arabic"/>
          <w:sz w:val="22"/>
          <w:szCs w:val="28"/>
          <w:lang w:val="id-ID"/>
        </w:rPr>
      </w:pPr>
      <w:r w:rsidRPr="00C00568">
        <w:rPr>
          <w:rFonts w:ascii="Calibri" w:hAnsi="Calibri" w:cs="Traditional Arabic"/>
          <w:sz w:val="22"/>
          <w:szCs w:val="28"/>
          <w:lang w:val="id-ID"/>
        </w:rPr>
        <w:t>Namun kegiatan kedua, yaitu menyembelih hewan hadyu, tidak berkaitan dengan proses tahalul, karena penyembelihan boleh diwakilkan kepada orang lain dan waktunya pun luas, dari tanggal 10 hingga 13 Zulhijah. Bahkan sebagian ulama Syafi</w:t>
      </w:r>
      <w:r w:rsidR="001D6408" w:rsidRPr="00C00568">
        <w:rPr>
          <w:rFonts w:ascii="Calibri" w:hAnsi="Calibri" w:cs="Traditional Arabic"/>
          <w:sz w:val="22"/>
          <w:szCs w:val="28"/>
          <w:lang w:val="id-ID"/>
        </w:rPr>
        <w:t>’</w:t>
      </w:r>
      <w:r w:rsidRPr="00C00568">
        <w:rPr>
          <w:rFonts w:ascii="Calibri" w:hAnsi="Calibri" w:cs="Traditional Arabic"/>
          <w:sz w:val="22"/>
          <w:szCs w:val="28"/>
          <w:lang w:val="id-ID"/>
        </w:rPr>
        <w:t xml:space="preserve">iyah membolehkannya sebelum tanggal 10 Zulhijah bagi yang berhaji </w:t>
      </w:r>
      <w:r w:rsidR="00D30A1B">
        <w:rPr>
          <w:rFonts w:ascii="Calibri" w:hAnsi="Calibri" w:cs="Traditional Arabic"/>
          <w:sz w:val="22"/>
          <w:szCs w:val="28"/>
          <w:lang w:val="id-ID"/>
        </w:rPr>
        <w:t>Tamattu’</w:t>
      </w:r>
      <w:r w:rsidRPr="00C00568">
        <w:rPr>
          <w:rFonts w:ascii="Calibri" w:hAnsi="Calibri" w:cs="Traditional Arabic"/>
          <w:sz w:val="22"/>
          <w:szCs w:val="28"/>
          <w:lang w:val="id-ID"/>
        </w:rPr>
        <w:t xml:space="preserve"> dan telah selesai umrah. Dengan demikian, yang berkaitan dengan proses tahalul hanyalah tiga: melempar jamrah Aqabah, mencukur atau menggundul rambut, dan tawaf </w:t>
      </w:r>
      <w:r w:rsidR="004978D8">
        <w:rPr>
          <w:rFonts w:ascii="Calibri" w:hAnsi="Calibri" w:cs="Traditional Arabic"/>
          <w:sz w:val="22"/>
          <w:szCs w:val="28"/>
          <w:lang w:val="id-ID"/>
        </w:rPr>
        <w:t>Ifadah</w:t>
      </w:r>
      <w:r w:rsidRPr="00C00568">
        <w:rPr>
          <w:rFonts w:ascii="Calibri" w:hAnsi="Calibri" w:cs="Traditional Arabic"/>
          <w:sz w:val="22"/>
          <w:szCs w:val="28"/>
          <w:lang w:val="id-ID"/>
        </w:rPr>
        <w:t xml:space="preserve"> (beserta sai haji bagi yang belum mengerjakannya). </w:t>
      </w:r>
    </w:p>
    <w:p w14:paraId="43247A5A" w14:textId="74E1BCB1" w:rsidR="0000522C" w:rsidRPr="00C00568" w:rsidRDefault="003B7431" w:rsidP="003B7431">
      <w:pPr>
        <w:pStyle w:val="TeksCatatanKaki"/>
        <w:ind w:firstLine="720"/>
        <w:jc w:val="both"/>
        <w:rPr>
          <w:rFonts w:ascii="Calibri" w:hAnsi="Calibri" w:cs="Traditional Arabic"/>
          <w:sz w:val="22"/>
          <w:szCs w:val="28"/>
          <w:lang w:val="id-ID"/>
        </w:rPr>
      </w:pPr>
      <w:r w:rsidRPr="00C00568">
        <w:rPr>
          <w:rFonts w:ascii="Calibri" w:hAnsi="Calibri" w:cs="Traditional Arabic"/>
          <w:sz w:val="22"/>
          <w:szCs w:val="28"/>
          <w:lang w:val="id-ID"/>
        </w:rPr>
        <w:t>Lebih dari itu, jika seseorang tidak mampu menyembelih hewan hadyu sama sekali, ia boleh menggantinya dengan puasa sepuluh hari: tiga hari ketika masih berhaji dan tujuh hari setelah kembali ke Tanah Air.</w:t>
      </w:r>
    </w:p>
  </w:footnote>
  <w:footnote w:id="2">
    <w:p w14:paraId="166907DE" w14:textId="3D0D5AD0" w:rsidR="00DB1C6D" w:rsidRPr="00C00568" w:rsidRDefault="00DB1C6D">
      <w:pPr>
        <w:pStyle w:val="TeksCatatanKaki"/>
        <w:rPr>
          <w:rFonts w:ascii="Calibri" w:hAnsi="Calibri"/>
          <w:sz w:val="22"/>
        </w:rPr>
      </w:pPr>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HR. Al-Bukh</w:t>
      </w:r>
      <w:r w:rsidR="00F85531">
        <w:rPr>
          <w:rFonts w:ascii="Calibri" w:eastAsiaTheme="minorHAnsi" w:hAnsi="Calibri" w:cs="Traditional Arabic"/>
          <w:sz w:val="22"/>
          <w:szCs w:val="32"/>
          <w:lang w:val="id-ID"/>
        </w:rPr>
        <w:t>a</w:t>
      </w:r>
      <w:r w:rsidRPr="00C00568">
        <w:rPr>
          <w:rFonts w:ascii="Calibri" w:eastAsiaTheme="minorHAnsi" w:hAnsi="Calibri" w:cs="Traditional Arabic"/>
          <w:sz w:val="22"/>
          <w:szCs w:val="32"/>
          <w:lang w:val="id-ID"/>
        </w:rPr>
        <w:t>ri</w:t>
      </w:r>
      <w:r w:rsidR="00F85531">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No. 1736</w:t>
      </w:r>
      <w:r w:rsidR="00F85531">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dan Muslim</w:t>
      </w:r>
      <w:r w:rsidR="00F85531">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No. 1306</w:t>
      </w:r>
      <w:r w:rsidR="00F85531">
        <w:rPr>
          <w:rFonts w:ascii="Calibri" w:eastAsiaTheme="minorHAnsi" w:hAnsi="Calibri" w:cs="Traditional Arabic"/>
          <w:sz w:val="22"/>
          <w:szCs w:val="32"/>
          <w:lang w:val="id-ID"/>
        </w:rPr>
        <w:t>.</w:t>
      </w:r>
    </w:p>
  </w:footnote>
  <w:footnote w:id="3">
    <w:p w14:paraId="7B91A8D5" w14:textId="17CB693E" w:rsidR="00296F4C" w:rsidRPr="00C00568" w:rsidRDefault="00296F4C">
      <w:pPr>
        <w:pStyle w:val="TeksCatatanKaki"/>
        <w:rPr>
          <w:rFonts w:ascii="Calibri" w:hAnsi="Calibri"/>
          <w:sz w:val="22"/>
        </w:rPr>
      </w:pPr>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HR. Muslim</w:t>
      </w:r>
      <w:r w:rsidR="00F52820">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No. 1306</w:t>
      </w:r>
      <w:r w:rsidR="00F52820">
        <w:rPr>
          <w:rFonts w:ascii="Calibri" w:eastAsiaTheme="minorHAnsi" w:hAnsi="Calibri" w:cs="Traditional Arabic"/>
          <w:sz w:val="22"/>
          <w:szCs w:val="32"/>
          <w:lang w:val="id-ID"/>
        </w:rPr>
        <w:t>.</w:t>
      </w:r>
    </w:p>
  </w:footnote>
  <w:footnote w:id="4">
    <w:p w14:paraId="17BA2253" w14:textId="77777777" w:rsidR="00000000" w:rsidRPr="00C00568" w:rsidRDefault="00000000">
      <w:pPr>
        <w:pStyle w:val="TeksCatatanKaki"/>
        <w:rPr>
          <w:rFonts w:ascii="Calibri" w:hAnsi="Calibri"/>
          <w:sz w:val="22"/>
        </w:rPr>
      </w:pPr>
      <w:ins w:id="1" w:author="ufa office" w:date="2026-03-02T08:30:00Z" w16du:dateUtc="2026-03-02T01:30:00Z">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 xml:space="preserve"> HR. Al-Bukh</w:t>
        </w:r>
        <w:r>
          <w:rPr>
            <w:rFonts w:ascii="Calibri" w:eastAsiaTheme="minorHAnsi" w:hAnsi="Calibri" w:cs="Traditional Arabic"/>
            <w:sz w:val="22"/>
            <w:szCs w:val="32"/>
            <w:lang w:val="id-ID"/>
          </w:rPr>
          <w:t>a</w:t>
        </w:r>
        <w:r w:rsidRPr="00C00568">
          <w:rPr>
            <w:rFonts w:ascii="Calibri" w:eastAsiaTheme="minorHAnsi" w:hAnsi="Calibri" w:cs="Traditional Arabic"/>
            <w:sz w:val="22"/>
            <w:szCs w:val="32"/>
            <w:lang w:val="id-ID"/>
          </w:rPr>
          <w:t>ri</w:t>
        </w:r>
        <w:r>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No. 7367</w:t>
        </w:r>
        <w:r>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dan Muslim</w:t>
        </w:r>
        <w:r>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No. 1216</w:t>
        </w:r>
        <w:r>
          <w:rPr>
            <w:rFonts w:ascii="Calibri" w:eastAsiaTheme="minorHAnsi" w:hAnsi="Calibri" w:cs="Traditional Arabic"/>
            <w:sz w:val="22"/>
            <w:szCs w:val="32"/>
            <w:lang w:val="id-ID"/>
          </w:rPr>
          <w:t>.</w:t>
        </w:r>
      </w:ins>
    </w:p>
  </w:footnote>
  <w:footnote w:id="5">
    <w:p w14:paraId="6730F968" w14:textId="39C720D6" w:rsidR="00971DA9" w:rsidRPr="00C00568" w:rsidRDefault="00971DA9">
      <w:pPr>
        <w:pStyle w:val="TeksCatatanKaki"/>
        <w:rPr>
          <w:rFonts w:ascii="Calibri" w:hAnsi="Calibri"/>
          <w:sz w:val="22"/>
        </w:rPr>
      </w:pPr>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 xml:space="preserve"> HR. Al-Bukh</w:t>
      </w:r>
      <w:r w:rsidR="00EA14D2">
        <w:rPr>
          <w:rFonts w:ascii="Calibri" w:eastAsiaTheme="minorHAnsi" w:hAnsi="Calibri" w:cs="Traditional Arabic"/>
          <w:sz w:val="22"/>
          <w:szCs w:val="32"/>
          <w:lang w:val="id-ID"/>
        </w:rPr>
        <w:t>a</w:t>
      </w:r>
      <w:r w:rsidRPr="00C00568">
        <w:rPr>
          <w:rFonts w:ascii="Calibri" w:eastAsiaTheme="minorHAnsi" w:hAnsi="Calibri" w:cs="Traditional Arabic"/>
          <w:sz w:val="22"/>
          <w:szCs w:val="32"/>
          <w:lang w:val="id-ID"/>
        </w:rPr>
        <w:t>ri</w:t>
      </w:r>
      <w:r w:rsidR="00EA14D2">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No. 7367</w:t>
      </w:r>
      <w:r w:rsidR="00EA14D2">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dan Muslim</w:t>
      </w:r>
      <w:r w:rsidR="00EA14D2">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No. 1216</w:t>
      </w:r>
      <w:r w:rsidR="00EA14D2">
        <w:rPr>
          <w:rFonts w:ascii="Calibri" w:eastAsiaTheme="minorHAnsi" w:hAnsi="Calibri" w:cs="Traditional Arabic"/>
          <w:sz w:val="22"/>
          <w:szCs w:val="32"/>
          <w:lang w:val="id-ID"/>
        </w:rPr>
        <w:t>.</w:t>
      </w:r>
    </w:p>
  </w:footnote>
  <w:footnote w:id="6">
    <w:p w14:paraId="57296BD9" w14:textId="3B630CB3" w:rsidR="003E5E12" w:rsidRPr="00C00568" w:rsidRDefault="003E5E12">
      <w:pPr>
        <w:pStyle w:val="TeksCatatanKaki"/>
        <w:rPr>
          <w:rFonts w:ascii="Calibri" w:hAnsi="Calibri"/>
          <w:sz w:val="22"/>
        </w:rPr>
      </w:pPr>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 xml:space="preserve"> Disebutkan Ibnu Hajar dalam</w:t>
      </w:r>
      <w:r w:rsidRPr="00EA14D2">
        <w:rPr>
          <w:rFonts w:ascii="Calibri" w:eastAsiaTheme="minorHAnsi" w:hAnsi="Calibri" w:cs="Traditional Arabic"/>
          <w:i/>
          <w:iCs/>
          <w:sz w:val="22"/>
          <w:szCs w:val="32"/>
          <w:lang w:val="id-ID"/>
        </w:rPr>
        <w:t xml:space="preserve"> Fath</w:t>
      </w:r>
      <w:r w:rsidR="00EA14D2" w:rsidRPr="00EA14D2">
        <w:rPr>
          <w:rFonts w:ascii="Calibri" w:eastAsiaTheme="minorHAnsi" w:hAnsi="Calibri" w:cs="Traditional Arabic"/>
          <w:i/>
          <w:iCs/>
          <w:sz w:val="22"/>
          <w:szCs w:val="32"/>
          <w:lang w:val="id-ID"/>
        </w:rPr>
        <w:t xml:space="preserve"> a</w:t>
      </w:r>
      <w:r w:rsidRPr="00EA14D2">
        <w:rPr>
          <w:rFonts w:ascii="Calibri" w:eastAsiaTheme="minorHAnsi" w:hAnsi="Calibri" w:cs="Traditional Arabic"/>
          <w:i/>
          <w:iCs/>
          <w:sz w:val="22"/>
          <w:szCs w:val="32"/>
          <w:lang w:val="id-ID"/>
        </w:rPr>
        <w:t>l</w:t>
      </w:r>
      <w:r w:rsidR="00EA14D2" w:rsidRPr="00EA14D2">
        <w:rPr>
          <w:rFonts w:ascii="Calibri" w:eastAsiaTheme="minorHAnsi" w:hAnsi="Calibri" w:cs="Traditional Arabic"/>
          <w:i/>
          <w:iCs/>
          <w:sz w:val="22"/>
          <w:szCs w:val="32"/>
          <w:lang w:val="id-ID"/>
        </w:rPr>
        <w:t>-</w:t>
      </w:r>
      <w:r w:rsidRPr="00EA14D2">
        <w:rPr>
          <w:rFonts w:ascii="Calibri" w:eastAsiaTheme="minorHAnsi" w:hAnsi="Calibri" w:cs="Traditional Arabic"/>
          <w:i/>
          <w:iCs/>
          <w:sz w:val="22"/>
          <w:szCs w:val="32"/>
          <w:lang w:val="id-ID"/>
        </w:rPr>
        <w:t>Bârî</w:t>
      </w:r>
      <w:r w:rsidRPr="00C00568">
        <w:rPr>
          <w:rFonts w:ascii="Calibri" w:eastAsiaTheme="minorHAnsi" w:hAnsi="Calibri" w:cs="Traditional Arabic"/>
          <w:sz w:val="22"/>
          <w:szCs w:val="32"/>
          <w:lang w:val="id-ID"/>
        </w:rPr>
        <w:t xml:space="preserve"> </w:t>
      </w:r>
      <w:r w:rsidR="00EA14D2">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13/338)</w:t>
      </w:r>
      <w:r w:rsidR="00EA14D2">
        <w:rPr>
          <w:rFonts w:ascii="Calibri" w:eastAsiaTheme="minorHAnsi" w:hAnsi="Calibri" w:cs="Traditional Arabic"/>
          <w:sz w:val="22"/>
          <w:szCs w:val="32"/>
          <w:lang w:val="id-ID"/>
        </w:rPr>
        <w:t>.</w:t>
      </w:r>
    </w:p>
  </w:footnote>
  <w:footnote w:id="7">
    <w:p w14:paraId="5D15C77B" w14:textId="1BAD962D" w:rsidR="00EE6E5F" w:rsidRPr="00C00568" w:rsidRDefault="00EE6E5F" w:rsidP="00A941C9">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59" w:lineRule="auto"/>
        <w:jc w:val="both"/>
        <w:rPr>
          <w:rFonts w:eastAsiaTheme="minorHAnsi" w:cs="Traditional Arabic"/>
          <w:color w:val="auto"/>
          <w:szCs w:val="32"/>
          <w:bdr w:val="none" w:sz="0" w:space="0" w:color="auto"/>
          <w:lang w:val="id-ID" w:eastAsia="en-US"/>
        </w:rPr>
      </w:pPr>
      <w:r w:rsidRPr="00C00568">
        <w:rPr>
          <w:rStyle w:val="ReferensiCatatanKaki"/>
        </w:rPr>
        <w:footnoteRef/>
      </w:r>
      <w:r w:rsidRPr="00C00568">
        <w:t xml:space="preserve"> </w:t>
      </w:r>
      <w:r w:rsidRPr="00C00568">
        <w:rPr>
          <w:rFonts w:eastAsiaTheme="minorHAnsi" w:cs="Traditional Arabic"/>
          <w:color w:val="auto"/>
          <w:szCs w:val="32"/>
          <w:bdr w:val="none" w:sz="0" w:space="0" w:color="auto"/>
          <w:lang w:val="id-ID" w:eastAsia="en-US"/>
        </w:rPr>
        <w:t xml:space="preserve"> HR. Al-Bukh</w:t>
      </w:r>
      <w:r w:rsidR="00EA0D58">
        <w:rPr>
          <w:rFonts w:eastAsiaTheme="minorHAnsi" w:cs="Traditional Arabic"/>
          <w:color w:val="auto"/>
          <w:szCs w:val="32"/>
          <w:bdr w:val="none" w:sz="0" w:space="0" w:color="auto"/>
          <w:lang w:val="id-ID" w:eastAsia="en-US"/>
        </w:rPr>
        <w:t>a</w:t>
      </w:r>
      <w:r w:rsidRPr="00C00568">
        <w:rPr>
          <w:rFonts w:eastAsiaTheme="minorHAnsi" w:cs="Traditional Arabic"/>
          <w:color w:val="auto"/>
          <w:szCs w:val="32"/>
          <w:bdr w:val="none" w:sz="0" w:space="0" w:color="auto"/>
          <w:lang w:val="id-ID" w:eastAsia="en-US"/>
        </w:rPr>
        <w:t>ri</w:t>
      </w:r>
      <w:r w:rsidR="00EA0D58">
        <w:rPr>
          <w:rFonts w:eastAsiaTheme="minorHAnsi" w:cs="Traditional Arabic"/>
          <w:color w:val="auto"/>
          <w:szCs w:val="32"/>
          <w:bdr w:val="none" w:sz="0" w:space="0" w:color="auto"/>
          <w:lang w:val="id-ID" w:eastAsia="en-US"/>
        </w:rPr>
        <w:t>,</w:t>
      </w:r>
      <w:r w:rsidRPr="00C00568">
        <w:rPr>
          <w:rFonts w:eastAsiaTheme="minorHAnsi" w:cs="Traditional Arabic"/>
          <w:color w:val="auto"/>
          <w:szCs w:val="32"/>
          <w:bdr w:val="none" w:sz="0" w:space="0" w:color="auto"/>
          <w:lang w:val="id-ID" w:eastAsia="en-US"/>
        </w:rPr>
        <w:t xml:space="preserve"> No. 7367</w:t>
      </w:r>
      <w:r w:rsidR="00EA0D58">
        <w:rPr>
          <w:rFonts w:eastAsiaTheme="minorHAnsi" w:cs="Traditional Arabic"/>
          <w:color w:val="auto"/>
          <w:szCs w:val="32"/>
          <w:bdr w:val="none" w:sz="0" w:space="0" w:color="auto"/>
          <w:lang w:val="id-ID" w:eastAsia="en-US"/>
        </w:rPr>
        <w:t>.</w:t>
      </w:r>
    </w:p>
  </w:footnote>
  <w:footnote w:id="8">
    <w:p w14:paraId="5C1955C9" w14:textId="2E7CF50C" w:rsidR="00FD3A6F" w:rsidRPr="00C00568" w:rsidRDefault="00FD3A6F">
      <w:pPr>
        <w:pStyle w:val="TeksCatatanKaki"/>
        <w:rPr>
          <w:rFonts w:ascii="Calibri" w:hAnsi="Calibri"/>
          <w:sz w:val="22"/>
        </w:rPr>
      </w:pPr>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 xml:space="preserve"> HR. Muslim</w:t>
      </w:r>
      <w:r w:rsidR="00EA0D58">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No. 1216</w:t>
      </w:r>
      <w:r w:rsidR="00EA0D58">
        <w:rPr>
          <w:rFonts w:ascii="Calibri" w:eastAsiaTheme="minorHAnsi" w:hAnsi="Calibri" w:cs="Traditional Arabic"/>
          <w:sz w:val="22"/>
          <w:szCs w:val="32"/>
          <w:lang w:val="id-ID"/>
        </w:rPr>
        <w:t>.</w:t>
      </w:r>
    </w:p>
  </w:footnote>
  <w:footnote w:id="9">
    <w:p w14:paraId="149EBFC1" w14:textId="276D0195" w:rsidR="00A941C9" w:rsidRPr="00C00568" w:rsidRDefault="00A941C9">
      <w:pPr>
        <w:pStyle w:val="TeksCatatanKaki"/>
        <w:rPr>
          <w:rFonts w:ascii="Calibri" w:hAnsi="Calibri"/>
          <w:sz w:val="22"/>
          <w:lang w:val="id-ID"/>
        </w:rPr>
      </w:pPr>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 xml:space="preserve">Lihat: </w:t>
      </w:r>
      <w:r w:rsidRPr="00EA0D58">
        <w:rPr>
          <w:rFonts w:ascii="Calibri" w:eastAsiaTheme="minorHAnsi" w:hAnsi="Calibri" w:cs="Traditional Arabic"/>
          <w:i/>
          <w:iCs/>
          <w:sz w:val="22"/>
          <w:szCs w:val="32"/>
          <w:lang w:val="id-ID"/>
        </w:rPr>
        <w:t>Mirqâ</w:t>
      </w:r>
      <w:r w:rsidR="00EA0D58" w:rsidRPr="00EA0D58">
        <w:rPr>
          <w:rFonts w:ascii="Calibri" w:eastAsiaTheme="minorHAnsi" w:hAnsi="Calibri" w:cs="Traditional Arabic"/>
          <w:i/>
          <w:iCs/>
          <w:sz w:val="22"/>
          <w:szCs w:val="32"/>
          <w:lang w:val="id-ID"/>
        </w:rPr>
        <w:t>h a</w:t>
      </w:r>
      <w:r w:rsidRPr="00EA0D58">
        <w:rPr>
          <w:rFonts w:ascii="Calibri" w:eastAsiaTheme="minorHAnsi" w:hAnsi="Calibri" w:cs="Traditional Arabic"/>
          <w:i/>
          <w:iCs/>
          <w:sz w:val="22"/>
          <w:szCs w:val="32"/>
          <w:lang w:val="id-ID"/>
        </w:rPr>
        <w:t>l</w:t>
      </w:r>
      <w:r w:rsidR="00EA0D58" w:rsidRPr="00EA0D58">
        <w:rPr>
          <w:rFonts w:ascii="Calibri" w:eastAsiaTheme="minorHAnsi" w:hAnsi="Calibri" w:cs="Traditional Arabic"/>
          <w:i/>
          <w:iCs/>
          <w:sz w:val="22"/>
          <w:szCs w:val="32"/>
          <w:lang w:val="id-ID"/>
        </w:rPr>
        <w:t>-</w:t>
      </w:r>
      <w:r w:rsidRPr="00EA0D58">
        <w:rPr>
          <w:rFonts w:ascii="Calibri" w:eastAsiaTheme="minorHAnsi" w:hAnsi="Calibri" w:cs="Traditional Arabic"/>
          <w:i/>
          <w:iCs/>
          <w:sz w:val="22"/>
          <w:szCs w:val="32"/>
          <w:lang w:val="id-ID"/>
        </w:rPr>
        <w:t>Mafâtîh</w:t>
      </w:r>
      <w:r w:rsidRPr="00C00568">
        <w:rPr>
          <w:rFonts w:ascii="Calibri" w:eastAsiaTheme="minorHAnsi" w:hAnsi="Calibri" w:cs="Traditional Arabic"/>
          <w:sz w:val="22"/>
          <w:szCs w:val="32"/>
          <w:lang w:val="id-ID"/>
        </w:rPr>
        <w:t xml:space="preserve"> </w:t>
      </w:r>
      <w:r w:rsidR="00EA0D58">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5/1781)</w:t>
      </w:r>
      <w:r w:rsidR="00EB558F">
        <w:rPr>
          <w:rFonts w:ascii="Calibri" w:eastAsiaTheme="minorHAnsi" w:hAnsi="Calibri" w:cs="Traditional Arabic"/>
          <w:sz w:val="22"/>
          <w:szCs w:val="32"/>
          <w:lang w:val="id-ID"/>
        </w:rPr>
        <w:t>.</w:t>
      </w:r>
    </w:p>
  </w:footnote>
  <w:footnote w:id="10">
    <w:p w14:paraId="42011AD6" w14:textId="5FBB7575" w:rsidR="00C52ACC" w:rsidRPr="00C00568" w:rsidRDefault="0007457E" w:rsidP="00C52ACC">
      <w:pPr>
        <w:pStyle w:val="TeksCatatanKaki"/>
        <w:jc w:val="both"/>
        <w:rPr>
          <w:rFonts w:ascii="Calibri" w:hAnsi="Calibri" w:cs="Traditional Arabic"/>
          <w:sz w:val="22"/>
          <w:szCs w:val="28"/>
          <w:rtl/>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rPr>
        <w:t xml:space="preserve"> </w:t>
      </w:r>
      <w:r w:rsidR="00C52ACC" w:rsidRPr="00C00568">
        <w:rPr>
          <w:rFonts w:ascii="Calibri" w:hAnsi="Calibri" w:cs="Traditional Arabic"/>
          <w:sz w:val="22"/>
          <w:szCs w:val="28"/>
        </w:rPr>
        <w:t>Ini adalah pendapat Hanafiyah dan Syafi</w:t>
      </w:r>
      <w:r w:rsidR="001D6408" w:rsidRPr="00C00568">
        <w:rPr>
          <w:rFonts w:ascii="Calibri" w:hAnsi="Calibri" w:cs="Traditional Arabic"/>
          <w:sz w:val="22"/>
          <w:szCs w:val="28"/>
        </w:rPr>
        <w:t>’</w:t>
      </w:r>
      <w:r w:rsidR="00C52ACC" w:rsidRPr="00C00568">
        <w:rPr>
          <w:rFonts w:ascii="Calibri" w:hAnsi="Calibri" w:cs="Traditional Arabic"/>
          <w:sz w:val="22"/>
          <w:szCs w:val="28"/>
        </w:rPr>
        <w:t xml:space="preserve">iyah </w:t>
      </w:r>
      <w:r w:rsidR="00320E9F">
        <w:rPr>
          <w:rFonts w:ascii="Calibri" w:hAnsi="Calibri" w:cs="Traditional Arabic"/>
          <w:sz w:val="22"/>
          <w:szCs w:val="28"/>
        </w:rPr>
        <w:t>[L</w:t>
      </w:r>
      <w:r w:rsidR="00C52ACC" w:rsidRPr="00C00568">
        <w:rPr>
          <w:rFonts w:ascii="Calibri" w:hAnsi="Calibri" w:cs="Traditional Arabic"/>
          <w:sz w:val="22"/>
          <w:szCs w:val="28"/>
        </w:rPr>
        <w:t xml:space="preserve">ihat: </w:t>
      </w:r>
      <w:r w:rsidR="00C52ACC" w:rsidRPr="00320E9F">
        <w:rPr>
          <w:rFonts w:ascii="Calibri" w:hAnsi="Calibri" w:cs="Traditional Arabic"/>
          <w:i/>
          <w:iCs/>
          <w:sz w:val="22"/>
          <w:szCs w:val="28"/>
        </w:rPr>
        <w:t>Al-Majmû</w:t>
      </w:r>
      <w:r w:rsidR="001D6408" w:rsidRPr="00320E9F">
        <w:rPr>
          <w:rFonts w:ascii="Calibri" w:hAnsi="Calibri" w:cs="Traditional Arabic"/>
          <w:i/>
          <w:iCs/>
          <w:sz w:val="22"/>
          <w:szCs w:val="28"/>
        </w:rPr>
        <w:t>’</w:t>
      </w:r>
      <w:r w:rsidR="00C52ACC" w:rsidRPr="00320E9F">
        <w:rPr>
          <w:rFonts w:ascii="Calibri" w:hAnsi="Calibri" w:cs="Traditional Arabic"/>
          <w:i/>
          <w:iCs/>
          <w:sz w:val="22"/>
          <w:szCs w:val="28"/>
        </w:rPr>
        <w:t>,</w:t>
      </w:r>
      <w:r w:rsidR="00C52ACC" w:rsidRPr="00C00568">
        <w:rPr>
          <w:rFonts w:ascii="Calibri" w:hAnsi="Calibri" w:cs="Traditional Arabic"/>
          <w:sz w:val="22"/>
          <w:szCs w:val="28"/>
        </w:rPr>
        <w:t xml:space="preserve"> </w:t>
      </w:r>
      <w:r w:rsidR="00320E9F">
        <w:rPr>
          <w:rFonts w:ascii="Calibri" w:hAnsi="Calibri" w:cs="Traditional Arabic"/>
          <w:sz w:val="22"/>
          <w:szCs w:val="28"/>
        </w:rPr>
        <w:t>a</w:t>
      </w:r>
      <w:r w:rsidR="00C52ACC" w:rsidRPr="00C00568">
        <w:rPr>
          <w:rFonts w:ascii="Calibri" w:hAnsi="Calibri" w:cs="Traditional Arabic"/>
          <w:sz w:val="22"/>
          <w:szCs w:val="28"/>
        </w:rPr>
        <w:t>n-Nawawi</w:t>
      </w:r>
      <w:r w:rsidR="006F5CFE">
        <w:rPr>
          <w:rFonts w:ascii="Calibri" w:hAnsi="Calibri" w:cs="Traditional Arabic"/>
          <w:sz w:val="22"/>
          <w:szCs w:val="28"/>
        </w:rPr>
        <w:t xml:space="preserve"> </w:t>
      </w:r>
      <w:r w:rsidR="00320E9F">
        <w:rPr>
          <w:rFonts w:ascii="Calibri" w:hAnsi="Calibri" w:cs="Traditional Arabic"/>
          <w:sz w:val="22"/>
          <w:szCs w:val="28"/>
        </w:rPr>
        <w:t>(</w:t>
      </w:r>
      <w:r w:rsidR="00C52ACC" w:rsidRPr="00C00568">
        <w:rPr>
          <w:rFonts w:ascii="Calibri" w:hAnsi="Calibri" w:cs="Traditional Arabic"/>
          <w:sz w:val="22"/>
          <w:szCs w:val="28"/>
        </w:rPr>
        <w:t>7/149)</w:t>
      </w:r>
      <w:r w:rsidR="00320E9F">
        <w:rPr>
          <w:rFonts w:ascii="Calibri" w:hAnsi="Calibri" w:cs="Traditional Arabic"/>
          <w:sz w:val="22"/>
          <w:szCs w:val="28"/>
        </w:rPr>
        <w:t>]</w:t>
      </w:r>
      <w:r w:rsidR="00C52ACC" w:rsidRPr="00C00568">
        <w:rPr>
          <w:rFonts w:ascii="Calibri" w:hAnsi="Calibri" w:cs="Traditional Arabic"/>
          <w:sz w:val="22"/>
          <w:szCs w:val="28"/>
        </w:rPr>
        <w:t xml:space="preserve"> serta Hanbali </w:t>
      </w:r>
      <w:r w:rsidR="00320E9F">
        <w:rPr>
          <w:rFonts w:ascii="Calibri" w:hAnsi="Calibri" w:cs="Traditional Arabic"/>
          <w:sz w:val="22"/>
          <w:szCs w:val="28"/>
        </w:rPr>
        <w:t>[L</w:t>
      </w:r>
      <w:r w:rsidR="00C52ACC" w:rsidRPr="00C00568">
        <w:rPr>
          <w:rFonts w:ascii="Calibri" w:hAnsi="Calibri" w:cs="Traditional Arabic"/>
          <w:sz w:val="22"/>
          <w:szCs w:val="28"/>
        </w:rPr>
        <w:t xml:space="preserve">ihat: </w:t>
      </w:r>
      <w:r w:rsidR="00C52ACC" w:rsidRPr="00320E9F">
        <w:rPr>
          <w:rFonts w:ascii="Calibri" w:hAnsi="Calibri" w:cs="Traditional Arabic"/>
          <w:i/>
          <w:iCs/>
          <w:sz w:val="22"/>
          <w:szCs w:val="28"/>
        </w:rPr>
        <w:t>Al-Mughnî</w:t>
      </w:r>
      <w:r w:rsidR="00C52ACC" w:rsidRPr="00C00568">
        <w:rPr>
          <w:rFonts w:ascii="Calibri" w:hAnsi="Calibri" w:cs="Traditional Arabic"/>
          <w:sz w:val="22"/>
          <w:szCs w:val="28"/>
        </w:rPr>
        <w:t xml:space="preserve">, Ibnu Qudamah </w:t>
      </w:r>
      <w:r w:rsidR="00320E9F">
        <w:rPr>
          <w:rFonts w:ascii="Calibri" w:hAnsi="Calibri" w:cs="Traditional Arabic"/>
          <w:sz w:val="22"/>
          <w:szCs w:val="28"/>
        </w:rPr>
        <w:t>(</w:t>
      </w:r>
      <w:r w:rsidR="00C52ACC" w:rsidRPr="00C00568">
        <w:rPr>
          <w:rFonts w:ascii="Calibri" w:hAnsi="Calibri" w:cs="Traditional Arabic"/>
          <w:sz w:val="22"/>
          <w:szCs w:val="28"/>
        </w:rPr>
        <w:t>3/220)</w:t>
      </w:r>
      <w:r w:rsidR="00320E9F">
        <w:rPr>
          <w:rFonts w:ascii="Calibri" w:hAnsi="Calibri" w:cs="Traditional Arabic"/>
          <w:sz w:val="22"/>
          <w:szCs w:val="28"/>
        </w:rPr>
        <w:t>]</w:t>
      </w:r>
      <w:r w:rsidR="00C52ACC" w:rsidRPr="00C00568">
        <w:rPr>
          <w:rFonts w:ascii="Calibri" w:hAnsi="Calibri" w:cs="Traditional Arabic"/>
          <w:sz w:val="22"/>
          <w:szCs w:val="28"/>
        </w:rPr>
        <w:t xml:space="preserve">. Kesemuanya berpendapat boleh mengulang-ulang umrah meski dalam tahun yang sama. Hal ini diriwayatkan dari Ali, Ibnu Umar, Ibnu Abbas, Anas, dan Aisyah </w:t>
      </w:r>
      <w:r w:rsidR="00C52ACC" w:rsidRPr="00C00568">
        <w:rPr>
          <w:rFonts w:ascii="Calibri" w:hAnsi="Calibri" w:cs="Traditional Arabic"/>
          <w:i/>
          <w:iCs/>
          <w:sz w:val="22"/>
          <w:szCs w:val="28"/>
        </w:rPr>
        <w:t xml:space="preserve">radhiyallâhu </w:t>
      </w:r>
      <w:r w:rsidR="001D6408" w:rsidRPr="00C00568">
        <w:rPr>
          <w:rFonts w:ascii="Calibri" w:hAnsi="Calibri" w:cs="Traditional Arabic"/>
          <w:i/>
          <w:iCs/>
          <w:sz w:val="22"/>
          <w:szCs w:val="28"/>
        </w:rPr>
        <w:t>‘</w:t>
      </w:r>
      <w:r w:rsidR="00C52ACC" w:rsidRPr="00C00568">
        <w:rPr>
          <w:rFonts w:ascii="Calibri" w:hAnsi="Calibri" w:cs="Traditional Arabic"/>
          <w:i/>
          <w:iCs/>
          <w:sz w:val="22"/>
          <w:szCs w:val="28"/>
        </w:rPr>
        <w:t>anhum</w:t>
      </w:r>
      <w:r w:rsidR="00C52ACC" w:rsidRPr="00C00568">
        <w:rPr>
          <w:rFonts w:ascii="Calibri" w:hAnsi="Calibri" w:cs="Traditional Arabic"/>
          <w:sz w:val="22"/>
          <w:szCs w:val="28"/>
        </w:rPr>
        <w:t>, juga dari Atha</w:t>
      </w:r>
      <w:r w:rsidR="001D6408" w:rsidRPr="00C00568">
        <w:rPr>
          <w:rFonts w:ascii="Calibri" w:hAnsi="Calibri" w:cs="Traditional Arabic"/>
          <w:sz w:val="22"/>
          <w:szCs w:val="28"/>
        </w:rPr>
        <w:t>’</w:t>
      </w:r>
      <w:r w:rsidR="00C52ACC" w:rsidRPr="00C00568">
        <w:rPr>
          <w:rFonts w:ascii="Calibri" w:hAnsi="Calibri" w:cs="Traditional Arabic"/>
          <w:sz w:val="22"/>
          <w:szCs w:val="28"/>
        </w:rPr>
        <w:t xml:space="preserve">, Thawus, dan </w:t>
      </w:r>
      <w:r w:rsidR="001D6408" w:rsidRPr="00C00568">
        <w:rPr>
          <w:rFonts w:ascii="Calibri" w:hAnsi="Calibri" w:cs="Traditional Arabic"/>
          <w:sz w:val="22"/>
          <w:szCs w:val="28"/>
        </w:rPr>
        <w:t>‘</w:t>
      </w:r>
      <w:r w:rsidR="00C52ACC" w:rsidRPr="00C00568">
        <w:rPr>
          <w:rFonts w:ascii="Calibri" w:hAnsi="Calibri" w:cs="Traditional Arabic"/>
          <w:sz w:val="22"/>
          <w:szCs w:val="28"/>
        </w:rPr>
        <w:t xml:space="preserve">Ikrimah </w:t>
      </w:r>
      <w:r w:rsidR="00C52ACC" w:rsidRPr="00C00568">
        <w:rPr>
          <w:rFonts w:ascii="Calibri" w:hAnsi="Calibri" w:cs="Traditional Arabic"/>
          <w:i/>
          <w:iCs/>
          <w:sz w:val="22"/>
          <w:szCs w:val="28"/>
        </w:rPr>
        <w:t>rahimahumullâh</w:t>
      </w:r>
      <w:r w:rsidR="00C52ACC" w:rsidRPr="00C00568">
        <w:rPr>
          <w:rFonts w:ascii="Calibri" w:hAnsi="Calibri" w:cs="Traditional Arabic"/>
          <w:sz w:val="22"/>
          <w:szCs w:val="28"/>
        </w:rPr>
        <w:t xml:space="preserve"> dari kalangan tabiin. </w:t>
      </w:r>
      <w:r w:rsidR="00496004">
        <w:rPr>
          <w:rFonts w:ascii="Calibri" w:hAnsi="Calibri" w:cs="Traditional Arabic"/>
          <w:sz w:val="22"/>
          <w:szCs w:val="28"/>
        </w:rPr>
        <w:t>[</w:t>
      </w:r>
      <w:r w:rsidR="00C52ACC" w:rsidRPr="00C00568">
        <w:rPr>
          <w:rFonts w:ascii="Calibri" w:hAnsi="Calibri" w:cs="Traditional Arabic"/>
          <w:sz w:val="22"/>
          <w:szCs w:val="28"/>
        </w:rPr>
        <w:t xml:space="preserve">Lihat: </w:t>
      </w:r>
      <w:r w:rsidR="00C52ACC" w:rsidRPr="00496004">
        <w:rPr>
          <w:rFonts w:ascii="Calibri" w:hAnsi="Calibri" w:cs="Traditional Arabic"/>
          <w:i/>
          <w:iCs/>
          <w:sz w:val="22"/>
          <w:szCs w:val="28"/>
        </w:rPr>
        <w:t>Al-Mughnî</w:t>
      </w:r>
      <w:r w:rsidR="00C52ACC" w:rsidRPr="00C00568">
        <w:rPr>
          <w:rFonts w:ascii="Calibri" w:hAnsi="Calibri" w:cs="Traditional Arabic"/>
          <w:sz w:val="22"/>
          <w:szCs w:val="28"/>
        </w:rPr>
        <w:t xml:space="preserve"> </w:t>
      </w:r>
      <w:r w:rsidR="00496004">
        <w:rPr>
          <w:rFonts w:ascii="Calibri" w:hAnsi="Calibri" w:cs="Traditional Arabic"/>
          <w:sz w:val="22"/>
          <w:szCs w:val="28"/>
        </w:rPr>
        <w:t>(</w:t>
      </w:r>
      <w:r w:rsidR="00C52ACC" w:rsidRPr="00C00568">
        <w:rPr>
          <w:rFonts w:ascii="Calibri" w:hAnsi="Calibri" w:cs="Traditional Arabic"/>
          <w:sz w:val="22"/>
          <w:szCs w:val="28"/>
        </w:rPr>
        <w:t>3/220</w:t>
      </w:r>
      <w:r w:rsidR="00496004">
        <w:rPr>
          <w:rFonts w:ascii="Calibri" w:hAnsi="Calibri" w:cs="Traditional Arabic"/>
          <w:sz w:val="22"/>
          <w:szCs w:val="28"/>
        </w:rPr>
        <w:t>)</w:t>
      </w:r>
      <w:r w:rsidR="00C52ACC" w:rsidRPr="00C00568">
        <w:rPr>
          <w:rFonts w:ascii="Calibri" w:hAnsi="Calibri" w:cs="Traditional Arabic"/>
          <w:sz w:val="22"/>
          <w:szCs w:val="28"/>
        </w:rPr>
        <w:t xml:space="preserve"> dan </w:t>
      </w:r>
      <w:r w:rsidR="00C52ACC" w:rsidRPr="00496004">
        <w:rPr>
          <w:rFonts w:ascii="Calibri" w:hAnsi="Calibri" w:cs="Traditional Arabic"/>
          <w:i/>
          <w:iCs/>
          <w:sz w:val="22"/>
          <w:szCs w:val="28"/>
        </w:rPr>
        <w:t>Majmû</w:t>
      </w:r>
      <w:r w:rsidR="001D6408" w:rsidRPr="00496004">
        <w:rPr>
          <w:rFonts w:ascii="Calibri" w:hAnsi="Calibri" w:cs="Traditional Arabic"/>
          <w:i/>
          <w:iCs/>
          <w:sz w:val="22"/>
          <w:szCs w:val="28"/>
        </w:rPr>
        <w:t>’</w:t>
      </w:r>
      <w:r w:rsidR="00C52ACC" w:rsidRPr="00496004">
        <w:rPr>
          <w:rFonts w:ascii="Calibri" w:hAnsi="Calibri" w:cs="Traditional Arabic"/>
          <w:i/>
          <w:iCs/>
          <w:sz w:val="22"/>
          <w:szCs w:val="28"/>
        </w:rPr>
        <w:t xml:space="preserve"> </w:t>
      </w:r>
      <w:r w:rsidR="00496004">
        <w:rPr>
          <w:rFonts w:ascii="Calibri" w:hAnsi="Calibri" w:cs="Traditional Arabic"/>
          <w:i/>
          <w:iCs/>
          <w:sz w:val="22"/>
          <w:szCs w:val="28"/>
        </w:rPr>
        <w:t>a</w:t>
      </w:r>
      <w:r w:rsidR="00C52ACC" w:rsidRPr="00496004">
        <w:rPr>
          <w:rFonts w:ascii="Calibri" w:hAnsi="Calibri" w:cs="Traditional Arabic"/>
          <w:i/>
          <w:iCs/>
          <w:sz w:val="22"/>
          <w:szCs w:val="28"/>
        </w:rPr>
        <w:t>l-Fatâwâ,</w:t>
      </w:r>
      <w:r w:rsidR="00C52ACC" w:rsidRPr="00C00568">
        <w:rPr>
          <w:rFonts w:ascii="Calibri" w:hAnsi="Calibri" w:cs="Traditional Arabic"/>
          <w:sz w:val="22"/>
          <w:szCs w:val="28"/>
        </w:rPr>
        <w:t xml:space="preserve"> Ibnu Taimiyyah</w:t>
      </w:r>
      <w:r w:rsidR="004F2DC2">
        <w:rPr>
          <w:rFonts w:ascii="Calibri" w:hAnsi="Calibri" w:cs="Traditional Arabic"/>
          <w:sz w:val="22"/>
          <w:szCs w:val="28"/>
        </w:rPr>
        <w:t xml:space="preserve"> </w:t>
      </w:r>
      <w:r w:rsidR="00496004">
        <w:rPr>
          <w:rFonts w:ascii="Calibri" w:hAnsi="Calibri" w:cs="Traditional Arabic"/>
          <w:sz w:val="22"/>
          <w:szCs w:val="28"/>
        </w:rPr>
        <w:t>(</w:t>
      </w:r>
      <w:r w:rsidR="00C52ACC" w:rsidRPr="00C00568">
        <w:rPr>
          <w:rFonts w:ascii="Calibri" w:hAnsi="Calibri" w:cs="Traditional Arabic"/>
          <w:sz w:val="22"/>
          <w:szCs w:val="28"/>
        </w:rPr>
        <w:t>26/268)</w:t>
      </w:r>
      <w:r w:rsidR="009A0007">
        <w:rPr>
          <w:rFonts w:ascii="Calibri" w:hAnsi="Calibri" w:cs="Traditional Arabic"/>
          <w:sz w:val="22"/>
          <w:szCs w:val="28"/>
        </w:rPr>
        <w:t>].</w:t>
      </w:r>
    </w:p>
  </w:footnote>
  <w:footnote w:id="11">
    <w:p w14:paraId="37483556" w14:textId="12988374" w:rsidR="00D4786F" w:rsidRPr="00C00568" w:rsidRDefault="00D4786F">
      <w:pPr>
        <w:pStyle w:val="TeksCatatanKaki"/>
        <w:rPr>
          <w:rFonts w:ascii="Calibri" w:hAnsi="Calibri"/>
          <w:sz w:val="22"/>
        </w:rPr>
      </w:pPr>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 xml:space="preserve"> HR. At-Tirmidzi dan </w:t>
      </w:r>
      <w:r w:rsidR="00085484">
        <w:rPr>
          <w:rFonts w:ascii="Calibri" w:eastAsiaTheme="minorHAnsi" w:hAnsi="Calibri" w:cs="Traditional Arabic"/>
          <w:sz w:val="22"/>
          <w:szCs w:val="32"/>
          <w:lang w:val="id-ID"/>
        </w:rPr>
        <w:t>a</w:t>
      </w:r>
      <w:r w:rsidRPr="00C00568">
        <w:rPr>
          <w:rFonts w:ascii="Calibri" w:eastAsiaTheme="minorHAnsi" w:hAnsi="Calibri" w:cs="Traditional Arabic"/>
          <w:sz w:val="22"/>
          <w:szCs w:val="32"/>
          <w:lang w:val="id-ID"/>
        </w:rPr>
        <w:t>n-Nasa</w:t>
      </w:r>
      <w:r w:rsidR="00085484">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i, di</w:t>
      </w:r>
      <w:r w:rsidR="00085484">
        <w:rPr>
          <w:rFonts w:ascii="Calibri" w:eastAsiaTheme="minorHAnsi" w:hAnsi="Calibri" w:cs="Traditional Arabic"/>
          <w:sz w:val="22"/>
          <w:szCs w:val="32"/>
          <w:lang w:val="id-ID"/>
        </w:rPr>
        <w:t xml:space="preserve">nyatakan </w:t>
      </w:r>
      <w:r w:rsidRPr="00C00568">
        <w:rPr>
          <w:rFonts w:ascii="Calibri" w:eastAsiaTheme="minorHAnsi" w:hAnsi="Calibri" w:cs="Traditional Arabic"/>
          <w:sz w:val="22"/>
          <w:szCs w:val="32"/>
          <w:lang w:val="id-ID"/>
        </w:rPr>
        <w:t>sahih</w:t>
      </w:r>
      <w:r w:rsidR="00085484">
        <w:rPr>
          <w:rFonts w:ascii="Calibri" w:eastAsiaTheme="minorHAnsi" w:hAnsi="Calibri" w:cs="Traditional Arabic"/>
          <w:sz w:val="22"/>
          <w:szCs w:val="32"/>
          <w:lang w:val="id-ID"/>
        </w:rPr>
        <w:t xml:space="preserve"> oleh</w:t>
      </w:r>
      <w:r w:rsidRPr="00C00568">
        <w:rPr>
          <w:rFonts w:ascii="Calibri" w:eastAsiaTheme="minorHAnsi" w:hAnsi="Calibri" w:cs="Traditional Arabic"/>
          <w:sz w:val="22"/>
          <w:szCs w:val="32"/>
          <w:lang w:val="id-ID"/>
        </w:rPr>
        <w:t xml:space="preserve"> </w:t>
      </w:r>
      <w:r w:rsidR="00085484">
        <w:rPr>
          <w:rFonts w:ascii="Calibri" w:eastAsiaTheme="minorHAnsi" w:hAnsi="Calibri" w:cs="Traditional Arabic"/>
          <w:sz w:val="22"/>
          <w:szCs w:val="32"/>
          <w:lang w:val="id-ID"/>
        </w:rPr>
        <w:t>a</w:t>
      </w:r>
      <w:r w:rsidRPr="00C00568">
        <w:rPr>
          <w:rFonts w:ascii="Calibri" w:eastAsiaTheme="minorHAnsi" w:hAnsi="Calibri" w:cs="Traditional Arabic"/>
          <w:sz w:val="22"/>
          <w:szCs w:val="32"/>
          <w:lang w:val="id-ID"/>
        </w:rPr>
        <w:t xml:space="preserve">l-Albani dalam </w:t>
      </w:r>
      <w:r w:rsidR="00085484" w:rsidRPr="00085484">
        <w:rPr>
          <w:rFonts w:ascii="Calibri" w:eastAsiaTheme="minorHAnsi" w:hAnsi="Calibri" w:cs="Traditional Arabic"/>
          <w:i/>
          <w:iCs/>
          <w:sz w:val="22"/>
          <w:szCs w:val="32"/>
          <w:lang w:val="id-ID"/>
        </w:rPr>
        <w:t>a</w:t>
      </w:r>
      <w:r w:rsidRPr="00085484">
        <w:rPr>
          <w:rFonts w:ascii="Calibri" w:eastAsiaTheme="minorHAnsi" w:hAnsi="Calibri" w:cs="Traditional Arabic"/>
          <w:i/>
          <w:iCs/>
          <w:sz w:val="22"/>
          <w:szCs w:val="32"/>
          <w:lang w:val="id-ID"/>
        </w:rPr>
        <w:t>sh-Shahîhah</w:t>
      </w:r>
      <w:r w:rsidR="00085484">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No. 1200</w:t>
      </w:r>
      <w:r w:rsidR="00085484">
        <w:rPr>
          <w:rFonts w:ascii="Calibri" w:eastAsiaTheme="minorHAnsi" w:hAnsi="Calibri" w:cs="Traditional Arabic"/>
          <w:sz w:val="22"/>
          <w:szCs w:val="32"/>
          <w:lang w:val="id-ID"/>
        </w:rPr>
        <w:t>.</w:t>
      </w:r>
    </w:p>
  </w:footnote>
  <w:footnote w:id="12">
    <w:p w14:paraId="3C5AB4AC" w14:textId="0D71CF1C" w:rsidR="001F6704" w:rsidRPr="00C00568" w:rsidRDefault="001F6704">
      <w:pPr>
        <w:pStyle w:val="TeksCatatanKaki"/>
        <w:rPr>
          <w:rFonts w:ascii="Calibri" w:hAnsi="Calibri"/>
          <w:sz w:val="22"/>
          <w:rtl/>
          <w:lang w:bidi="ar-SA"/>
        </w:rPr>
      </w:pPr>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 xml:space="preserve"> HR. Al-Bukh</w:t>
      </w:r>
      <w:r w:rsidR="00590791">
        <w:rPr>
          <w:rFonts w:ascii="Calibri" w:eastAsiaTheme="minorHAnsi" w:hAnsi="Calibri" w:cs="Traditional Arabic"/>
          <w:sz w:val="22"/>
          <w:szCs w:val="32"/>
          <w:lang w:val="id-ID"/>
        </w:rPr>
        <w:t>a</w:t>
      </w:r>
      <w:r w:rsidRPr="00C00568">
        <w:rPr>
          <w:rFonts w:ascii="Calibri" w:eastAsiaTheme="minorHAnsi" w:hAnsi="Calibri" w:cs="Traditional Arabic"/>
          <w:sz w:val="22"/>
          <w:szCs w:val="32"/>
          <w:lang w:val="id-ID"/>
        </w:rPr>
        <w:t>ri</w:t>
      </w:r>
      <w:r w:rsidR="00590791">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No. 1773</w:t>
      </w:r>
      <w:r w:rsidR="00590791">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dan Muslim</w:t>
      </w:r>
      <w:r w:rsidR="00590791">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 xml:space="preserve"> No. 1349 dari Abu Hurairah </w:t>
      </w:r>
      <w:r w:rsidRPr="00590791">
        <w:rPr>
          <w:rFonts w:ascii="Calibri" w:eastAsiaTheme="minorHAnsi" w:hAnsi="Calibri" w:cs="Traditional Arabic"/>
          <w:i/>
          <w:iCs/>
          <w:sz w:val="22"/>
          <w:szCs w:val="32"/>
          <w:lang w:val="id-ID"/>
        </w:rPr>
        <w:t>radhiyallâhu ‘anhu</w:t>
      </w:r>
      <w:r w:rsidR="00590791">
        <w:rPr>
          <w:rFonts w:ascii="Calibri" w:eastAsiaTheme="minorHAnsi" w:hAnsi="Calibri" w:cs="Traditional Arabic"/>
          <w:i/>
          <w:iCs/>
          <w:sz w:val="22"/>
          <w:szCs w:val="32"/>
          <w:lang w:val="id-ID"/>
        </w:rPr>
        <w:t>.</w:t>
      </w:r>
    </w:p>
  </w:footnote>
  <w:footnote w:id="13">
    <w:p w14:paraId="0307BE7B" w14:textId="382E38CB" w:rsidR="00DD79C8" w:rsidRPr="00C00568" w:rsidRDefault="0007457E" w:rsidP="00DD79C8">
      <w:pPr>
        <w:pStyle w:val="TeksCatatanKaki"/>
        <w:jc w:val="both"/>
        <w:rPr>
          <w:rFonts w:ascii="Calibri" w:hAnsi="Calibri" w:cs="Traditional Arabic"/>
          <w:sz w:val="22"/>
          <w:szCs w:val="28"/>
          <w:rtl/>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rPr>
        <w:t xml:space="preserve"> </w:t>
      </w:r>
      <w:r w:rsidR="00DD79C8" w:rsidRPr="00C00568">
        <w:rPr>
          <w:rFonts w:ascii="Calibri" w:hAnsi="Calibri" w:cs="Traditional Arabic"/>
          <w:sz w:val="22"/>
          <w:szCs w:val="28"/>
        </w:rPr>
        <w:t xml:space="preserve">Ini adalah pendapat </w:t>
      </w:r>
      <w:r w:rsidR="008440B6">
        <w:rPr>
          <w:rFonts w:ascii="Calibri" w:hAnsi="Calibri" w:cs="Traditional Arabic"/>
          <w:sz w:val="22"/>
          <w:szCs w:val="28"/>
        </w:rPr>
        <w:t>a</w:t>
      </w:r>
      <w:r w:rsidR="00DD79C8" w:rsidRPr="00C00568">
        <w:rPr>
          <w:rFonts w:ascii="Calibri" w:hAnsi="Calibri" w:cs="Traditional Arabic"/>
          <w:sz w:val="22"/>
          <w:szCs w:val="28"/>
        </w:rPr>
        <w:t xml:space="preserve">l-Hasan </w:t>
      </w:r>
      <w:r w:rsidR="008440B6">
        <w:rPr>
          <w:rFonts w:ascii="Calibri" w:hAnsi="Calibri" w:cs="Traditional Arabic"/>
          <w:sz w:val="22"/>
          <w:szCs w:val="28"/>
        </w:rPr>
        <w:t>a</w:t>
      </w:r>
      <w:r w:rsidR="00DD79C8" w:rsidRPr="00C00568">
        <w:rPr>
          <w:rFonts w:ascii="Calibri" w:hAnsi="Calibri" w:cs="Traditional Arabic"/>
          <w:sz w:val="22"/>
          <w:szCs w:val="28"/>
        </w:rPr>
        <w:t xml:space="preserve">l-Bashri dan Ibnu Sirin. Imam Malik memandang makruh umrah dua kali dalam setahun. </w:t>
      </w:r>
      <w:r w:rsidR="00F77289">
        <w:rPr>
          <w:rFonts w:ascii="Calibri" w:hAnsi="Calibri" w:cs="Traditional Arabic"/>
          <w:sz w:val="22"/>
          <w:szCs w:val="28"/>
        </w:rPr>
        <w:t>[</w:t>
      </w:r>
      <w:r w:rsidR="00DD79C8" w:rsidRPr="00C00568">
        <w:rPr>
          <w:rFonts w:ascii="Calibri" w:hAnsi="Calibri" w:cs="Traditional Arabic"/>
          <w:sz w:val="22"/>
          <w:szCs w:val="28"/>
        </w:rPr>
        <w:t xml:space="preserve">Lihat: </w:t>
      </w:r>
      <w:r w:rsidR="00DD79C8" w:rsidRPr="00F77289">
        <w:rPr>
          <w:rFonts w:ascii="Calibri" w:hAnsi="Calibri" w:cs="Traditional Arabic"/>
          <w:i/>
          <w:iCs/>
          <w:sz w:val="22"/>
          <w:szCs w:val="28"/>
        </w:rPr>
        <w:t xml:space="preserve">Al-Mughnî, </w:t>
      </w:r>
      <w:r w:rsidR="00DD79C8" w:rsidRPr="00C00568">
        <w:rPr>
          <w:rFonts w:ascii="Calibri" w:hAnsi="Calibri" w:cs="Traditional Arabic"/>
          <w:sz w:val="22"/>
          <w:szCs w:val="28"/>
        </w:rPr>
        <w:t xml:space="preserve">Ibnu Qudamah </w:t>
      </w:r>
      <w:r w:rsidR="00F77289">
        <w:rPr>
          <w:rFonts w:ascii="Calibri" w:hAnsi="Calibri" w:cs="Traditional Arabic"/>
          <w:sz w:val="22"/>
          <w:szCs w:val="28"/>
        </w:rPr>
        <w:t>(</w:t>
      </w:r>
      <w:r w:rsidR="00DD79C8" w:rsidRPr="00C00568">
        <w:rPr>
          <w:rFonts w:ascii="Calibri" w:hAnsi="Calibri" w:cs="Traditional Arabic"/>
          <w:sz w:val="22"/>
          <w:szCs w:val="28"/>
        </w:rPr>
        <w:t>3/220)</w:t>
      </w:r>
      <w:r w:rsidR="00F77289">
        <w:rPr>
          <w:rFonts w:ascii="Calibri" w:hAnsi="Calibri" w:cs="Traditional Arabic"/>
          <w:sz w:val="22"/>
          <w:szCs w:val="28"/>
        </w:rPr>
        <w:t>].</w:t>
      </w:r>
    </w:p>
  </w:footnote>
  <w:footnote w:id="14">
    <w:p w14:paraId="7333CB45" w14:textId="3293C42F" w:rsidR="0007457E" w:rsidRPr="00C00568" w:rsidRDefault="0007457E" w:rsidP="0007457E">
      <w:pPr>
        <w:pStyle w:val="TeksCatatanKaki"/>
        <w:jc w:val="both"/>
        <w:rPr>
          <w:rFonts w:ascii="Calibri" w:hAnsi="Calibri" w:cs="Traditional Arabic"/>
          <w:sz w:val="22"/>
          <w:szCs w:val="28"/>
          <w:rtl/>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rPr>
        <w:t xml:space="preserve"> Atsar riwayat Ibnu Abi Syaibah dalam </w:t>
      </w:r>
      <w:r w:rsidRPr="00BA5EA6">
        <w:rPr>
          <w:rFonts w:ascii="Calibri" w:hAnsi="Calibri" w:cs="Traditional Arabic"/>
          <w:i/>
          <w:iCs/>
          <w:sz w:val="22"/>
          <w:szCs w:val="28"/>
        </w:rPr>
        <w:t>al-Mush</w:t>
      </w:r>
      <w:r w:rsidR="00BA5EA6">
        <w:rPr>
          <w:rFonts w:ascii="Calibri" w:hAnsi="Calibri" w:cs="Traditional Arabic"/>
          <w:i/>
          <w:iCs/>
          <w:sz w:val="22"/>
          <w:szCs w:val="28"/>
        </w:rPr>
        <w:t>a</w:t>
      </w:r>
      <w:r w:rsidRPr="00BA5EA6">
        <w:rPr>
          <w:rFonts w:ascii="Calibri" w:hAnsi="Calibri" w:cs="Traditional Arabic"/>
          <w:i/>
          <w:iCs/>
          <w:sz w:val="22"/>
          <w:szCs w:val="28"/>
        </w:rPr>
        <w:t>nnaf</w:t>
      </w:r>
      <w:r w:rsidR="00BA5EA6">
        <w:rPr>
          <w:rFonts w:ascii="Calibri" w:hAnsi="Calibri" w:cs="Traditional Arabic"/>
          <w:i/>
          <w:iCs/>
          <w:sz w:val="22"/>
          <w:szCs w:val="28"/>
        </w:rPr>
        <w:t>.</w:t>
      </w:r>
      <w:r w:rsidRPr="00C00568">
        <w:rPr>
          <w:rFonts w:ascii="Calibri" w:hAnsi="Calibri" w:cs="Traditional Arabic"/>
          <w:sz w:val="22"/>
          <w:szCs w:val="28"/>
        </w:rPr>
        <w:t xml:space="preserve"> </w:t>
      </w:r>
    </w:p>
  </w:footnote>
  <w:footnote w:id="15">
    <w:p w14:paraId="0D1FAD75" w14:textId="42E201DB" w:rsidR="0007457E" w:rsidRPr="00C00568" w:rsidRDefault="0007457E" w:rsidP="0007457E">
      <w:pPr>
        <w:pStyle w:val="TeksCatatanKaki"/>
        <w:jc w:val="both"/>
        <w:rPr>
          <w:rFonts w:ascii="Calibri" w:hAnsi="Calibri" w:cs="Traditional Arabic"/>
          <w:sz w:val="22"/>
          <w:szCs w:val="28"/>
          <w:rtl/>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rPr>
        <w:t xml:space="preserve"> </w:t>
      </w:r>
      <w:r w:rsidR="00FA04BB">
        <w:rPr>
          <w:rFonts w:ascii="Calibri" w:hAnsi="Calibri" w:cs="Traditional Arabic"/>
          <w:sz w:val="22"/>
          <w:szCs w:val="28"/>
        </w:rPr>
        <w:t>L</w:t>
      </w:r>
      <w:r w:rsidRPr="00C00568">
        <w:rPr>
          <w:rFonts w:ascii="Calibri" w:hAnsi="Calibri" w:cs="Traditional Arabic"/>
          <w:sz w:val="22"/>
          <w:szCs w:val="28"/>
        </w:rPr>
        <w:t>ihat</w:t>
      </w:r>
      <w:r w:rsidR="00FA04BB">
        <w:rPr>
          <w:rFonts w:ascii="Calibri" w:hAnsi="Calibri" w:cs="Traditional Arabic"/>
          <w:sz w:val="22"/>
          <w:szCs w:val="28"/>
        </w:rPr>
        <w:t>:</w:t>
      </w:r>
      <w:r w:rsidRPr="00C00568">
        <w:rPr>
          <w:rFonts w:ascii="Calibri" w:hAnsi="Calibri" w:cs="Traditional Arabic"/>
          <w:sz w:val="22"/>
          <w:szCs w:val="28"/>
        </w:rPr>
        <w:t xml:space="preserve"> </w:t>
      </w:r>
      <w:r w:rsidRPr="00FA04BB">
        <w:rPr>
          <w:rFonts w:ascii="Calibri" w:hAnsi="Calibri" w:cs="Traditional Arabic"/>
          <w:i/>
          <w:iCs/>
          <w:sz w:val="22"/>
          <w:szCs w:val="28"/>
        </w:rPr>
        <w:t>al-Mughn</w:t>
      </w:r>
      <w:r w:rsidR="00E218EA" w:rsidRPr="00F77289">
        <w:rPr>
          <w:rFonts w:ascii="Calibri" w:hAnsi="Calibri" w:cs="Traditional Arabic"/>
          <w:i/>
          <w:iCs/>
          <w:sz w:val="22"/>
          <w:szCs w:val="28"/>
        </w:rPr>
        <w:t>î</w:t>
      </w:r>
      <w:r w:rsidRPr="00C00568">
        <w:rPr>
          <w:rFonts w:ascii="Calibri" w:hAnsi="Calibri" w:cs="Traditional Arabic"/>
          <w:sz w:val="22"/>
          <w:szCs w:val="28"/>
        </w:rPr>
        <w:t xml:space="preserve">, Ibnu Qudamah </w:t>
      </w:r>
      <w:r w:rsidR="0081782C">
        <w:rPr>
          <w:rFonts w:ascii="Calibri" w:hAnsi="Calibri" w:cs="Traditional Arabic"/>
          <w:sz w:val="22"/>
          <w:szCs w:val="28"/>
        </w:rPr>
        <w:t>(</w:t>
      </w:r>
      <w:r w:rsidRPr="00C00568">
        <w:rPr>
          <w:rFonts w:ascii="Calibri" w:hAnsi="Calibri" w:cs="Traditional Arabic"/>
          <w:sz w:val="22"/>
          <w:szCs w:val="28"/>
        </w:rPr>
        <w:t>3/220</w:t>
      </w:r>
      <w:r w:rsidR="0081782C">
        <w:rPr>
          <w:rFonts w:ascii="Calibri" w:hAnsi="Calibri" w:cs="Traditional Arabic"/>
          <w:sz w:val="22"/>
          <w:szCs w:val="28"/>
        </w:rPr>
        <w:t>)</w:t>
      </w:r>
      <w:r w:rsidRPr="00C00568">
        <w:rPr>
          <w:rFonts w:ascii="Calibri" w:hAnsi="Calibri" w:cs="Traditional Arabic"/>
          <w:sz w:val="22"/>
          <w:szCs w:val="28"/>
          <w:lang w:val="en-ID"/>
        </w:rPr>
        <w:t xml:space="preserve"> dan </w:t>
      </w:r>
      <w:r w:rsidRPr="0081782C">
        <w:rPr>
          <w:rFonts w:ascii="Calibri" w:hAnsi="Calibri" w:cs="Traditional Arabic"/>
          <w:i/>
          <w:iCs/>
          <w:sz w:val="22"/>
          <w:szCs w:val="28"/>
          <w:lang w:val="en-ID"/>
        </w:rPr>
        <w:t>Majm</w:t>
      </w:r>
      <w:r w:rsidR="00AC729D" w:rsidRPr="00AC729D">
        <w:rPr>
          <w:rFonts w:ascii="Calibri" w:hAnsi="Calibri" w:cs="Calibri"/>
          <w:i/>
          <w:iCs/>
          <w:color w:val="212529"/>
          <w:sz w:val="22"/>
          <w:szCs w:val="22"/>
          <w:shd w:val="clear" w:color="auto" w:fill="FFFFFF"/>
        </w:rPr>
        <w:t>û</w:t>
      </w:r>
      <w:r w:rsidR="001D6408" w:rsidRPr="0081782C">
        <w:rPr>
          <w:rFonts w:ascii="Calibri" w:hAnsi="Calibri" w:cs="Traditional Arabic"/>
          <w:i/>
          <w:iCs/>
          <w:sz w:val="22"/>
          <w:szCs w:val="28"/>
          <w:lang w:val="en-ID"/>
        </w:rPr>
        <w:t>’</w:t>
      </w:r>
      <w:r w:rsidRPr="0081782C">
        <w:rPr>
          <w:rFonts w:ascii="Calibri" w:hAnsi="Calibri" w:cs="Traditional Arabic"/>
          <w:i/>
          <w:iCs/>
          <w:sz w:val="22"/>
          <w:szCs w:val="28"/>
          <w:lang w:val="en-ID"/>
        </w:rPr>
        <w:t xml:space="preserve"> </w:t>
      </w:r>
      <w:r w:rsidR="00AC729D">
        <w:rPr>
          <w:rFonts w:ascii="Calibri" w:hAnsi="Calibri" w:cs="Traditional Arabic"/>
          <w:i/>
          <w:iCs/>
          <w:sz w:val="22"/>
          <w:szCs w:val="28"/>
          <w:lang w:val="en-ID"/>
        </w:rPr>
        <w:t>a</w:t>
      </w:r>
      <w:r w:rsidRPr="0081782C">
        <w:rPr>
          <w:rFonts w:ascii="Calibri" w:hAnsi="Calibri" w:cs="Traditional Arabic"/>
          <w:i/>
          <w:iCs/>
          <w:sz w:val="22"/>
          <w:szCs w:val="28"/>
          <w:lang w:val="en-ID"/>
        </w:rPr>
        <w:t>l-Fat</w:t>
      </w:r>
      <w:r w:rsidR="00AC729D" w:rsidRPr="00AC729D">
        <w:rPr>
          <w:rFonts w:ascii="Calibri" w:hAnsi="Calibri" w:cs="Calibri"/>
          <w:i/>
          <w:iCs/>
          <w:color w:val="212529"/>
          <w:sz w:val="22"/>
          <w:szCs w:val="22"/>
          <w:shd w:val="clear" w:color="auto" w:fill="FFFFFF"/>
        </w:rPr>
        <w:t>â</w:t>
      </w:r>
      <w:r w:rsidRPr="0081782C">
        <w:rPr>
          <w:rFonts w:ascii="Calibri" w:hAnsi="Calibri" w:cs="Traditional Arabic"/>
          <w:i/>
          <w:iCs/>
          <w:sz w:val="22"/>
          <w:szCs w:val="28"/>
          <w:lang w:val="en-ID"/>
        </w:rPr>
        <w:t>w</w:t>
      </w:r>
      <w:r w:rsidR="00AC729D" w:rsidRPr="00AC729D">
        <w:rPr>
          <w:rFonts w:ascii="Calibri" w:hAnsi="Calibri" w:cs="Calibri"/>
          <w:i/>
          <w:iCs/>
          <w:color w:val="212529"/>
          <w:sz w:val="22"/>
          <w:szCs w:val="22"/>
          <w:shd w:val="clear" w:color="auto" w:fill="FFFFFF"/>
        </w:rPr>
        <w:t>â</w:t>
      </w:r>
      <w:r w:rsidRPr="00C00568">
        <w:rPr>
          <w:rFonts w:ascii="Calibri" w:hAnsi="Calibri" w:cs="Traditional Arabic"/>
          <w:sz w:val="22"/>
          <w:szCs w:val="28"/>
          <w:lang w:val="en-ID"/>
        </w:rPr>
        <w:t xml:space="preserve">, Ibnu Taimiyah </w:t>
      </w:r>
      <w:r w:rsidR="008903F7">
        <w:rPr>
          <w:rFonts w:ascii="Calibri" w:hAnsi="Calibri" w:cs="Traditional Arabic"/>
          <w:sz w:val="22"/>
          <w:szCs w:val="28"/>
          <w:lang w:val="en-ID"/>
        </w:rPr>
        <w:t>(</w:t>
      </w:r>
      <w:r w:rsidRPr="00C00568">
        <w:rPr>
          <w:rFonts w:ascii="Calibri" w:hAnsi="Calibri" w:cs="Traditional Arabic"/>
          <w:sz w:val="22"/>
          <w:szCs w:val="28"/>
          <w:lang w:val="en-ID"/>
        </w:rPr>
        <w:t>26/268</w:t>
      </w:r>
      <w:r w:rsidR="008903F7">
        <w:rPr>
          <w:rFonts w:ascii="Calibri" w:hAnsi="Calibri" w:cs="Traditional Arabic"/>
          <w:sz w:val="22"/>
          <w:szCs w:val="28"/>
          <w:lang w:val="en-ID"/>
        </w:rPr>
        <w:t>).</w:t>
      </w:r>
      <w:r w:rsidRPr="00C00568">
        <w:rPr>
          <w:rFonts w:ascii="Calibri" w:hAnsi="Calibri" w:cs="Traditional Arabic"/>
          <w:sz w:val="22"/>
          <w:szCs w:val="28"/>
        </w:rPr>
        <w:t xml:space="preserve"> </w:t>
      </w:r>
    </w:p>
  </w:footnote>
  <w:footnote w:id="16">
    <w:p w14:paraId="05A7FCC4" w14:textId="2469F5CF" w:rsidR="00DD79C8" w:rsidRPr="00C00568" w:rsidRDefault="005471AA" w:rsidP="009657AB">
      <w:pPr>
        <w:pStyle w:val="TeksCatatanKaki"/>
        <w:jc w:val="both"/>
        <w:rPr>
          <w:rFonts w:ascii="Calibri" w:hAnsi="Calibri" w:cs="Traditional Arabic"/>
          <w:sz w:val="22"/>
          <w:szCs w:val="28"/>
          <w:rtl/>
          <w:lang w:val="id-ID"/>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rPr>
        <w:t xml:space="preserve"> </w:t>
      </w:r>
      <w:r w:rsidR="00DD79C8" w:rsidRPr="00C00568">
        <w:rPr>
          <w:rFonts w:ascii="Calibri" w:hAnsi="Calibri" w:cs="Traditional Arabic"/>
          <w:sz w:val="22"/>
          <w:szCs w:val="28"/>
          <w:lang w:val="id-ID"/>
        </w:rPr>
        <w:t xml:space="preserve">Misalnya para petugas haji yang terkadang harus bolak-balik antara </w:t>
      </w:r>
      <w:r w:rsidR="00824389">
        <w:rPr>
          <w:rFonts w:ascii="Calibri" w:hAnsi="Calibri" w:cs="Traditional Arabic"/>
          <w:sz w:val="22"/>
          <w:szCs w:val="28"/>
          <w:lang w:val="id-ID"/>
        </w:rPr>
        <w:t>Makkah</w:t>
      </w:r>
      <w:r w:rsidR="00DD79C8" w:rsidRPr="00C00568">
        <w:rPr>
          <w:rFonts w:ascii="Calibri" w:hAnsi="Calibri" w:cs="Traditional Arabic"/>
          <w:sz w:val="22"/>
          <w:szCs w:val="28"/>
          <w:lang w:val="id-ID"/>
        </w:rPr>
        <w:t xml:space="preserve"> dan Madinah karena tugas pengaturan jamaah haji.</w:t>
      </w:r>
      <w:r w:rsidR="00824389" w:rsidRPr="00824389">
        <w:rPr>
          <w:rFonts w:ascii="Calibri" w:hAnsi="Calibri" w:cs="Calibri"/>
          <w:i/>
          <w:iCs/>
          <w:color w:val="212529"/>
          <w:sz w:val="22"/>
          <w:szCs w:val="22"/>
          <w:shd w:val="clear" w:color="auto" w:fill="FFFFFF"/>
        </w:rPr>
        <w:t xml:space="preserve"> </w:t>
      </w:r>
    </w:p>
  </w:footnote>
  <w:footnote w:id="17">
    <w:p w14:paraId="5AC391B5" w14:textId="77777777" w:rsidR="00000000" w:rsidRPr="00C00568" w:rsidRDefault="00000000" w:rsidP="009657AB">
      <w:pPr>
        <w:pStyle w:val="TeksCatatanKaki"/>
        <w:jc w:val="both"/>
        <w:rPr>
          <w:rFonts w:ascii="Calibri" w:hAnsi="Calibri" w:cs="Traditional Arabic"/>
          <w:sz w:val="22"/>
          <w:szCs w:val="28"/>
          <w:rtl/>
        </w:rPr>
      </w:pPr>
      <w:ins w:id="4" w:author="ufa office" w:date="2026-03-02T08:30:00Z" w16du:dateUtc="2026-03-02T01:30:00Z">
        <w:r w:rsidRPr="00C00568">
          <w:rPr>
            <w:rStyle w:val="ReferensiCatatanKaki"/>
            <w:rFonts w:ascii="Calibri" w:hAnsi="Calibri" w:cs="Traditional Arabic"/>
            <w:sz w:val="22"/>
            <w:szCs w:val="28"/>
          </w:rPr>
          <w:footnoteRef/>
        </w:r>
        <w:r w:rsidRPr="00C00568">
          <w:rPr>
            <w:rFonts w:ascii="Calibri" w:hAnsi="Calibri" w:cs="Traditional Arabic"/>
            <w:sz w:val="22"/>
            <w:szCs w:val="28"/>
          </w:rPr>
          <w:t xml:space="preserve"> </w:t>
        </w:r>
        <w:r w:rsidRPr="00C00568">
          <w:rPr>
            <w:rFonts w:ascii="Calibri" w:hAnsi="Calibri" w:cs="Traditional Arabic"/>
            <w:sz w:val="22"/>
            <w:szCs w:val="28"/>
          </w:rPr>
          <w:t xml:space="preserve">Orang yang masuk ke kota </w:t>
        </w:r>
        <w:r>
          <w:rPr>
            <w:rFonts w:ascii="Calibri" w:hAnsi="Calibri" w:cs="Traditional Arabic"/>
            <w:sz w:val="22"/>
            <w:szCs w:val="28"/>
          </w:rPr>
          <w:t>Makkah</w:t>
        </w:r>
        <w:r w:rsidRPr="00C00568">
          <w:rPr>
            <w:rFonts w:ascii="Calibri" w:hAnsi="Calibri" w:cs="Traditional Arabic"/>
            <w:sz w:val="22"/>
            <w:szCs w:val="28"/>
          </w:rPr>
          <w:t xml:space="preserve"> karena ada keperluan, seperti untuk berdagang, ziarah atau kunjungan, menjenguk orang sakit, dan semisalnya (selama tidak berulang-ulang), para ulama sepakat bahwa dianjurkan baginya masuk </w:t>
        </w:r>
        <w:r>
          <w:rPr>
            <w:rFonts w:ascii="Calibri" w:hAnsi="Calibri" w:cs="Traditional Arabic"/>
            <w:sz w:val="22"/>
            <w:szCs w:val="28"/>
          </w:rPr>
          <w:t>Makkah</w:t>
        </w:r>
        <w:r w:rsidRPr="00C00568">
          <w:rPr>
            <w:rFonts w:ascii="Calibri" w:hAnsi="Calibri" w:cs="Traditional Arabic"/>
            <w:sz w:val="22"/>
            <w:szCs w:val="28"/>
          </w:rPr>
          <w:t xml:space="preserve"> dalam keadaan berihram. Hanya saja para ulama berselisih apakah berihram itu wajib atau hanya sunah. </w:t>
        </w:r>
        <w:r>
          <w:rPr>
            <w:rFonts w:ascii="Calibri" w:hAnsi="Calibri" w:cs="Traditional Arabic"/>
            <w:sz w:val="22"/>
            <w:szCs w:val="28"/>
          </w:rPr>
          <w:t>[</w:t>
        </w:r>
        <w:r w:rsidRPr="00C00568">
          <w:rPr>
            <w:rFonts w:ascii="Calibri" w:hAnsi="Calibri" w:cs="Traditional Arabic"/>
            <w:sz w:val="22"/>
            <w:szCs w:val="28"/>
          </w:rPr>
          <w:t xml:space="preserve">Lihat: </w:t>
        </w:r>
        <w:r w:rsidRPr="00EC51A6">
          <w:rPr>
            <w:rFonts w:ascii="Calibri" w:hAnsi="Calibri" w:cs="Traditional Arabic"/>
            <w:i/>
            <w:iCs/>
            <w:sz w:val="22"/>
            <w:szCs w:val="28"/>
          </w:rPr>
          <w:t>Al-Majmû</w:t>
        </w:r>
        <w:r w:rsidRPr="00EC51A6">
          <w:rPr>
            <w:rFonts w:ascii="Calibri" w:hAnsi="Calibri" w:cs="Traditional Arabic"/>
            <w:i/>
            <w:iCs/>
            <w:sz w:val="22"/>
            <w:szCs w:val="28"/>
          </w:rPr>
          <w:t>’</w:t>
        </w:r>
        <w:r w:rsidRPr="00C00568">
          <w:rPr>
            <w:rFonts w:ascii="Calibri" w:hAnsi="Calibri" w:cs="Traditional Arabic"/>
            <w:sz w:val="22"/>
            <w:szCs w:val="28"/>
          </w:rPr>
          <w:t xml:space="preserve">, </w:t>
        </w:r>
        <w:r>
          <w:rPr>
            <w:rFonts w:ascii="Calibri" w:hAnsi="Calibri" w:cs="Traditional Arabic"/>
            <w:sz w:val="22"/>
            <w:szCs w:val="28"/>
          </w:rPr>
          <w:t>a</w:t>
        </w:r>
        <w:r w:rsidRPr="00C00568">
          <w:rPr>
            <w:rFonts w:ascii="Calibri" w:hAnsi="Calibri" w:cs="Traditional Arabic"/>
            <w:sz w:val="22"/>
            <w:szCs w:val="28"/>
          </w:rPr>
          <w:t xml:space="preserve">n-Nawawi </w:t>
        </w:r>
        <w:r>
          <w:rPr>
            <w:rFonts w:ascii="Calibri" w:hAnsi="Calibri" w:cs="Traditional Arabic"/>
            <w:sz w:val="22"/>
            <w:szCs w:val="28"/>
          </w:rPr>
          <w:t>(</w:t>
        </w:r>
        <w:r w:rsidRPr="00C00568">
          <w:rPr>
            <w:rFonts w:ascii="Calibri" w:hAnsi="Calibri" w:cs="Traditional Arabic"/>
            <w:sz w:val="22"/>
            <w:szCs w:val="28"/>
          </w:rPr>
          <w:t>7/16)</w:t>
        </w:r>
        <w:r>
          <w:rPr>
            <w:rFonts w:ascii="Calibri" w:hAnsi="Calibri" w:cs="Traditional Arabic"/>
            <w:sz w:val="22"/>
            <w:szCs w:val="28"/>
          </w:rPr>
          <w:t>].</w:t>
        </w:r>
      </w:ins>
    </w:p>
  </w:footnote>
  <w:footnote w:id="18">
    <w:p w14:paraId="622A548D" w14:textId="2752CC34" w:rsidR="009657AB" w:rsidRPr="00C00568" w:rsidRDefault="003376A7" w:rsidP="009657AB">
      <w:pPr>
        <w:pStyle w:val="TeksCatatanKaki"/>
        <w:jc w:val="both"/>
        <w:rPr>
          <w:rFonts w:ascii="Calibri" w:hAnsi="Calibri" w:cs="Traditional Arabic"/>
          <w:sz w:val="22"/>
          <w:szCs w:val="28"/>
          <w:rtl/>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rPr>
        <w:t xml:space="preserve"> </w:t>
      </w:r>
      <w:r w:rsidR="009657AB" w:rsidRPr="00C00568">
        <w:rPr>
          <w:rFonts w:ascii="Calibri" w:hAnsi="Calibri" w:cs="Traditional Arabic"/>
          <w:sz w:val="22"/>
          <w:szCs w:val="28"/>
        </w:rPr>
        <w:t xml:space="preserve">Orang yang masuk ke kota </w:t>
      </w:r>
      <w:r w:rsidR="00824389">
        <w:rPr>
          <w:rFonts w:ascii="Calibri" w:hAnsi="Calibri" w:cs="Traditional Arabic"/>
          <w:sz w:val="22"/>
          <w:szCs w:val="28"/>
        </w:rPr>
        <w:t>Makkah</w:t>
      </w:r>
      <w:r w:rsidR="009657AB" w:rsidRPr="00C00568">
        <w:rPr>
          <w:rFonts w:ascii="Calibri" w:hAnsi="Calibri" w:cs="Traditional Arabic"/>
          <w:sz w:val="22"/>
          <w:szCs w:val="28"/>
        </w:rPr>
        <w:t xml:space="preserve"> karena ada keperluan, seperti untuk berdagang, ziarah atau kunjungan, menjenguk orang sakit, dan semisalnya (selama tidak berulang-ulang), para ulama sepakat bahwa dianjurkan baginya masuk </w:t>
      </w:r>
      <w:r w:rsidR="00824389">
        <w:rPr>
          <w:rFonts w:ascii="Calibri" w:hAnsi="Calibri" w:cs="Traditional Arabic"/>
          <w:sz w:val="22"/>
          <w:szCs w:val="28"/>
        </w:rPr>
        <w:t>Makkah</w:t>
      </w:r>
      <w:r w:rsidR="009657AB" w:rsidRPr="00C00568">
        <w:rPr>
          <w:rFonts w:ascii="Calibri" w:hAnsi="Calibri" w:cs="Traditional Arabic"/>
          <w:sz w:val="22"/>
          <w:szCs w:val="28"/>
        </w:rPr>
        <w:t xml:space="preserve"> dalam keadaan berihram. Hanya saja para ulama berselisih apakah berihram itu wajib atau hanya sunah. </w:t>
      </w:r>
      <w:r w:rsidR="00EC51A6">
        <w:rPr>
          <w:rFonts w:ascii="Calibri" w:hAnsi="Calibri" w:cs="Traditional Arabic"/>
          <w:sz w:val="22"/>
          <w:szCs w:val="28"/>
        </w:rPr>
        <w:t>[</w:t>
      </w:r>
      <w:r w:rsidR="009657AB" w:rsidRPr="00C00568">
        <w:rPr>
          <w:rFonts w:ascii="Calibri" w:hAnsi="Calibri" w:cs="Traditional Arabic"/>
          <w:sz w:val="22"/>
          <w:szCs w:val="28"/>
        </w:rPr>
        <w:t xml:space="preserve">Lihat: </w:t>
      </w:r>
      <w:r w:rsidR="009657AB" w:rsidRPr="00EC51A6">
        <w:rPr>
          <w:rFonts w:ascii="Calibri" w:hAnsi="Calibri" w:cs="Traditional Arabic"/>
          <w:i/>
          <w:iCs/>
          <w:sz w:val="22"/>
          <w:szCs w:val="28"/>
        </w:rPr>
        <w:t>Al-Majmû</w:t>
      </w:r>
      <w:r w:rsidR="001D6408" w:rsidRPr="00EC51A6">
        <w:rPr>
          <w:rFonts w:ascii="Calibri" w:hAnsi="Calibri" w:cs="Traditional Arabic"/>
          <w:i/>
          <w:iCs/>
          <w:sz w:val="22"/>
          <w:szCs w:val="28"/>
        </w:rPr>
        <w:t>’</w:t>
      </w:r>
      <w:r w:rsidR="009657AB" w:rsidRPr="00C00568">
        <w:rPr>
          <w:rFonts w:ascii="Calibri" w:hAnsi="Calibri" w:cs="Traditional Arabic"/>
          <w:sz w:val="22"/>
          <w:szCs w:val="28"/>
        </w:rPr>
        <w:t xml:space="preserve">, </w:t>
      </w:r>
      <w:r w:rsidR="00EC51A6">
        <w:rPr>
          <w:rFonts w:ascii="Calibri" w:hAnsi="Calibri" w:cs="Traditional Arabic"/>
          <w:sz w:val="22"/>
          <w:szCs w:val="28"/>
        </w:rPr>
        <w:t>a</w:t>
      </w:r>
      <w:r w:rsidR="009657AB" w:rsidRPr="00C00568">
        <w:rPr>
          <w:rFonts w:ascii="Calibri" w:hAnsi="Calibri" w:cs="Traditional Arabic"/>
          <w:sz w:val="22"/>
          <w:szCs w:val="28"/>
        </w:rPr>
        <w:t xml:space="preserve">n-Nawawi </w:t>
      </w:r>
      <w:r w:rsidR="00EC51A6">
        <w:rPr>
          <w:rFonts w:ascii="Calibri" w:hAnsi="Calibri" w:cs="Traditional Arabic"/>
          <w:sz w:val="22"/>
          <w:szCs w:val="28"/>
        </w:rPr>
        <w:t>(</w:t>
      </w:r>
      <w:r w:rsidR="009657AB" w:rsidRPr="00C00568">
        <w:rPr>
          <w:rFonts w:ascii="Calibri" w:hAnsi="Calibri" w:cs="Traditional Arabic"/>
          <w:sz w:val="22"/>
          <w:szCs w:val="28"/>
        </w:rPr>
        <w:t>7/16)</w:t>
      </w:r>
      <w:r w:rsidR="00EC51A6">
        <w:rPr>
          <w:rFonts w:ascii="Calibri" w:hAnsi="Calibri" w:cs="Traditional Arabic"/>
          <w:sz w:val="22"/>
          <w:szCs w:val="28"/>
        </w:rPr>
        <w:t>].</w:t>
      </w:r>
    </w:p>
  </w:footnote>
  <w:footnote w:id="19">
    <w:p w14:paraId="1AF22CA3" w14:textId="27485C7D" w:rsidR="0090456C" w:rsidRPr="00C00568" w:rsidRDefault="006877B6" w:rsidP="0090456C">
      <w:pPr>
        <w:pStyle w:val="TeksCatatanKaki"/>
        <w:jc w:val="both"/>
        <w:rPr>
          <w:rFonts w:ascii="Calibri" w:hAnsi="Calibri" w:cs="Traditional Arabic"/>
          <w:sz w:val="22"/>
          <w:szCs w:val="28"/>
          <w:lang w:val="id-ID"/>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rPr>
        <w:t xml:space="preserve"> </w:t>
      </w:r>
      <w:r w:rsidR="0090456C" w:rsidRPr="00C00568">
        <w:rPr>
          <w:rFonts w:ascii="Calibri" w:hAnsi="Calibri" w:cs="Traditional Arabic"/>
          <w:sz w:val="22"/>
          <w:szCs w:val="28"/>
          <w:lang w:val="id-ID"/>
        </w:rPr>
        <w:t xml:space="preserve">Aisyah </w:t>
      </w:r>
      <w:r w:rsidR="0090456C" w:rsidRPr="00C00568">
        <w:rPr>
          <w:rFonts w:ascii="Calibri" w:hAnsi="Calibri" w:cs="Traditional Arabic"/>
          <w:i/>
          <w:iCs/>
          <w:sz w:val="22"/>
          <w:szCs w:val="28"/>
          <w:lang w:val="id-ID"/>
        </w:rPr>
        <w:t xml:space="preserve">radhiyallâhu </w:t>
      </w:r>
      <w:r w:rsidR="001D6408" w:rsidRPr="00C00568">
        <w:rPr>
          <w:rFonts w:ascii="Calibri" w:hAnsi="Calibri" w:cs="Traditional Arabic"/>
          <w:i/>
          <w:iCs/>
          <w:sz w:val="22"/>
          <w:szCs w:val="28"/>
          <w:lang w:val="id-ID"/>
        </w:rPr>
        <w:t>‘</w:t>
      </w:r>
      <w:r w:rsidR="0090456C" w:rsidRPr="00C00568">
        <w:rPr>
          <w:rFonts w:ascii="Calibri" w:hAnsi="Calibri" w:cs="Traditional Arabic"/>
          <w:i/>
          <w:iCs/>
          <w:sz w:val="22"/>
          <w:szCs w:val="28"/>
          <w:lang w:val="id-ID"/>
        </w:rPr>
        <w:t>anhâ</w:t>
      </w:r>
      <w:r w:rsidR="0090456C" w:rsidRPr="00C00568">
        <w:rPr>
          <w:rFonts w:ascii="Calibri" w:hAnsi="Calibri" w:cs="Traditional Arabic"/>
          <w:sz w:val="22"/>
          <w:szCs w:val="28"/>
          <w:lang w:val="id-ID"/>
        </w:rPr>
        <w:t xml:space="preserve"> berkata,</w:t>
      </w:r>
    </w:p>
    <w:p w14:paraId="57A72B86" w14:textId="275D4966" w:rsidR="0090456C" w:rsidRPr="00C00568" w:rsidRDefault="0090456C" w:rsidP="0090456C">
      <w:pPr>
        <w:pStyle w:val="TeksCatatanKaki"/>
        <w:bidi/>
        <w:jc w:val="both"/>
        <w:rPr>
          <w:rFonts w:ascii="Calibri" w:hAnsi="Calibri" w:cs="Traditional Arabic"/>
          <w:sz w:val="22"/>
          <w:szCs w:val="28"/>
          <w:lang w:val="id-ID"/>
        </w:rPr>
      </w:pPr>
      <w:r w:rsidRPr="00C00568">
        <w:rPr>
          <w:rFonts w:ascii="Calibri" w:hAnsi="Calibri" w:cs="Traditional Arabic"/>
          <w:sz w:val="22"/>
          <w:szCs w:val="28"/>
          <w:rtl/>
          <w:lang w:bidi="ar-SA"/>
        </w:rPr>
        <w:t xml:space="preserve">يَا رَسُولَ اللهِ يَرْجِعُ النَّاسُ بِعُمْرَةٍ وَحَجَّةٍ وَأَرْجِعُ أَنَا بِحَجَّةٍ. قَالَ: </w:t>
      </w:r>
      <w:r w:rsidR="00604667" w:rsidRPr="00C00568">
        <w:rPr>
          <w:rFonts w:ascii="Calibri" w:hAnsi="Calibri" w:cs="Traditional Arabic" w:hint="cs"/>
          <w:sz w:val="22"/>
          <w:szCs w:val="28"/>
          <w:rtl/>
          <w:lang w:bidi="ar-SA"/>
        </w:rPr>
        <w:t>((</w:t>
      </w:r>
      <w:r w:rsidRPr="00C00568">
        <w:rPr>
          <w:rFonts w:ascii="Calibri" w:hAnsi="Calibri" w:cs="Traditional Arabic"/>
          <w:sz w:val="22"/>
          <w:szCs w:val="28"/>
          <w:rtl/>
          <w:lang w:bidi="ar-SA"/>
        </w:rPr>
        <w:t>وَمَا طُفْتِ لَيَالِيَ قَدِمْنَا مَكَّةَ؟</w:t>
      </w:r>
      <w:r w:rsidR="00604667" w:rsidRPr="00C00568">
        <w:rPr>
          <w:rFonts w:ascii="Calibri" w:hAnsi="Calibri" w:cs="Traditional Arabic" w:hint="cs"/>
          <w:sz w:val="22"/>
          <w:szCs w:val="28"/>
          <w:rtl/>
          <w:lang w:bidi="ar-SA"/>
        </w:rPr>
        <w:t>))</w:t>
      </w:r>
      <w:r w:rsidRPr="00C00568">
        <w:rPr>
          <w:rFonts w:ascii="Calibri" w:hAnsi="Calibri" w:cs="Traditional Arabic"/>
          <w:sz w:val="22"/>
          <w:szCs w:val="28"/>
          <w:rtl/>
          <w:lang w:bidi="ar-SA"/>
        </w:rPr>
        <w:t xml:space="preserve"> قُلْتُ: لَا. قَالَ: </w:t>
      </w:r>
      <w:r w:rsidR="00604667" w:rsidRPr="00C00568">
        <w:rPr>
          <w:rFonts w:ascii="Calibri" w:hAnsi="Calibri" w:cs="Traditional Arabic" w:hint="cs"/>
          <w:sz w:val="22"/>
          <w:szCs w:val="28"/>
          <w:rtl/>
          <w:lang w:bidi="ar-SA"/>
        </w:rPr>
        <w:t>((</w:t>
      </w:r>
      <w:r w:rsidRPr="00C00568">
        <w:rPr>
          <w:rFonts w:ascii="Calibri" w:hAnsi="Calibri" w:cs="Traditional Arabic"/>
          <w:sz w:val="22"/>
          <w:szCs w:val="28"/>
          <w:rtl/>
          <w:lang w:bidi="ar-SA"/>
        </w:rPr>
        <w:t>فَاذْهَبِي مَعَ أَخِيكِ إِلَى التَّنْعِيمِ فَأَهِلِّي بِعُمْرَةٍ ثُمَّ مَوْعِدُكِ كَذَا وَكَذَا</w:t>
      </w:r>
      <w:r w:rsidR="00604667" w:rsidRPr="00C00568">
        <w:rPr>
          <w:rFonts w:ascii="Calibri" w:hAnsi="Calibri" w:cs="Traditional Arabic" w:hint="cs"/>
          <w:sz w:val="22"/>
          <w:szCs w:val="28"/>
          <w:rtl/>
          <w:lang w:bidi="ar-SA"/>
        </w:rPr>
        <w:t>))</w:t>
      </w:r>
    </w:p>
    <w:p w14:paraId="0FA51FE1" w14:textId="77777777" w:rsidR="006B178A" w:rsidRPr="00C00568" w:rsidRDefault="001D6408" w:rsidP="00A94B96">
      <w:pPr>
        <w:pStyle w:val="TeksCatatanKaki"/>
        <w:jc w:val="both"/>
        <w:rPr>
          <w:rFonts w:ascii="Calibri" w:hAnsi="Calibri" w:cs="Traditional Arabic"/>
          <w:i/>
          <w:iCs/>
          <w:sz w:val="22"/>
          <w:szCs w:val="28"/>
          <w:lang w:val="id-ID"/>
        </w:rPr>
      </w:pPr>
      <w:r w:rsidRPr="00C00568">
        <w:rPr>
          <w:rFonts w:ascii="Calibri" w:hAnsi="Calibri" w:cs="Traditional Arabic"/>
          <w:i/>
          <w:iCs/>
          <w:sz w:val="22"/>
          <w:szCs w:val="28"/>
          <w:lang w:val="id-ID"/>
        </w:rPr>
        <w:t>“</w:t>
      </w:r>
      <w:r w:rsidR="0090456C" w:rsidRPr="00C00568">
        <w:rPr>
          <w:rFonts w:ascii="Calibri" w:hAnsi="Calibri" w:cs="Traditional Arabic"/>
          <w:i/>
          <w:iCs/>
          <w:sz w:val="22"/>
          <w:szCs w:val="28"/>
          <w:lang w:val="id-ID"/>
        </w:rPr>
        <w:t>Ya Rasulullah, orang-orang pulang membawa haji dan umrah, sementara aku hanya pulang dengan haji?</w:t>
      </w:r>
      <w:r w:rsidRPr="00C00568">
        <w:rPr>
          <w:rFonts w:ascii="Calibri" w:hAnsi="Calibri" w:cs="Traditional Arabic"/>
          <w:i/>
          <w:iCs/>
          <w:sz w:val="22"/>
          <w:szCs w:val="28"/>
          <w:lang w:val="id-ID"/>
        </w:rPr>
        <w:t>”</w:t>
      </w:r>
      <w:r w:rsidR="0090456C" w:rsidRPr="00C00568">
        <w:rPr>
          <w:rFonts w:ascii="Calibri" w:hAnsi="Calibri" w:cs="Traditional Arabic"/>
          <w:i/>
          <w:iCs/>
          <w:sz w:val="22"/>
          <w:szCs w:val="28"/>
          <w:lang w:val="id-ID"/>
        </w:rPr>
        <w:t xml:space="preserve"> </w:t>
      </w:r>
    </w:p>
    <w:p w14:paraId="31CF14F8" w14:textId="3C79C544" w:rsidR="006B178A" w:rsidRPr="00C00568" w:rsidRDefault="0090456C" w:rsidP="00A94B96">
      <w:pPr>
        <w:pStyle w:val="TeksCatatanKaki"/>
        <w:jc w:val="both"/>
        <w:rPr>
          <w:rFonts w:ascii="Calibri" w:hAnsi="Calibri" w:cs="Traditional Arabic"/>
          <w:i/>
          <w:iCs/>
          <w:sz w:val="22"/>
          <w:szCs w:val="28"/>
          <w:lang w:val="id-ID"/>
        </w:rPr>
      </w:pPr>
      <w:r w:rsidRPr="00C00568">
        <w:rPr>
          <w:rFonts w:ascii="Calibri" w:hAnsi="Calibri" w:cs="Traditional Arabic"/>
          <w:i/>
          <w:iCs/>
          <w:sz w:val="22"/>
          <w:szCs w:val="28"/>
          <w:lang w:val="id-ID"/>
        </w:rPr>
        <w:t xml:space="preserve">Nabi </w:t>
      </w:r>
      <w:r w:rsidRPr="00C00568">
        <w:rPr>
          <w:rFonts w:ascii="Calibri" w:hAnsi="Calibri" w:cs="Traditional Arabic"/>
          <w:i/>
          <w:iCs/>
          <w:sz w:val="22"/>
          <w:szCs w:val="28"/>
          <w:rtl/>
          <w:lang w:bidi="ar-SA"/>
        </w:rPr>
        <w:t>ﷺ</w:t>
      </w:r>
      <w:r w:rsidRPr="00C00568">
        <w:rPr>
          <w:rFonts w:ascii="Calibri" w:hAnsi="Calibri" w:cs="Traditional Arabic"/>
          <w:i/>
          <w:iCs/>
          <w:sz w:val="22"/>
          <w:szCs w:val="28"/>
          <w:lang w:val="id-ID"/>
        </w:rPr>
        <w:t xml:space="preserve"> bertanya, </w:t>
      </w:r>
      <w:r w:rsidR="001D6408" w:rsidRPr="00C00568">
        <w:rPr>
          <w:rFonts w:ascii="Calibri" w:hAnsi="Calibri" w:cs="Traditional Arabic"/>
          <w:i/>
          <w:iCs/>
          <w:sz w:val="22"/>
          <w:szCs w:val="28"/>
          <w:lang w:val="id-ID"/>
        </w:rPr>
        <w:t>“</w:t>
      </w:r>
      <w:r w:rsidRPr="00C00568">
        <w:rPr>
          <w:rFonts w:ascii="Calibri" w:hAnsi="Calibri" w:cs="Traditional Arabic"/>
          <w:i/>
          <w:iCs/>
          <w:sz w:val="22"/>
          <w:szCs w:val="28"/>
          <w:lang w:val="id-ID"/>
        </w:rPr>
        <w:t xml:space="preserve">Bukankah engkau belum tawaf (umrah) ketika kita pertama tiba di </w:t>
      </w:r>
      <w:r w:rsidR="00824389">
        <w:rPr>
          <w:rFonts w:ascii="Calibri" w:hAnsi="Calibri" w:cs="Traditional Arabic"/>
          <w:i/>
          <w:iCs/>
          <w:sz w:val="22"/>
          <w:szCs w:val="28"/>
          <w:lang w:val="id-ID"/>
        </w:rPr>
        <w:t>Makkah</w:t>
      </w:r>
      <w:r w:rsidRPr="00C00568">
        <w:rPr>
          <w:rFonts w:ascii="Calibri" w:hAnsi="Calibri" w:cs="Traditional Arabic"/>
          <w:i/>
          <w:iCs/>
          <w:sz w:val="22"/>
          <w:szCs w:val="28"/>
          <w:lang w:val="id-ID"/>
        </w:rPr>
        <w:t>?</w:t>
      </w:r>
      <w:r w:rsidR="001D6408" w:rsidRPr="00C00568">
        <w:rPr>
          <w:rFonts w:ascii="Calibri" w:hAnsi="Calibri" w:cs="Traditional Arabic"/>
          <w:i/>
          <w:iCs/>
          <w:sz w:val="22"/>
          <w:szCs w:val="28"/>
          <w:lang w:val="id-ID"/>
        </w:rPr>
        <w:t>”</w:t>
      </w:r>
      <w:r w:rsidRPr="00C00568">
        <w:rPr>
          <w:rFonts w:ascii="Calibri" w:hAnsi="Calibri" w:cs="Traditional Arabic"/>
          <w:i/>
          <w:iCs/>
          <w:sz w:val="22"/>
          <w:szCs w:val="28"/>
          <w:lang w:val="id-ID"/>
        </w:rPr>
        <w:t xml:space="preserve"> </w:t>
      </w:r>
    </w:p>
    <w:p w14:paraId="52E904D5" w14:textId="77777777" w:rsidR="006B178A" w:rsidRPr="00C00568" w:rsidRDefault="0090456C" w:rsidP="00A94B96">
      <w:pPr>
        <w:pStyle w:val="TeksCatatanKaki"/>
        <w:jc w:val="both"/>
        <w:rPr>
          <w:rFonts w:ascii="Calibri" w:hAnsi="Calibri" w:cs="Traditional Arabic"/>
          <w:i/>
          <w:iCs/>
          <w:sz w:val="22"/>
          <w:szCs w:val="28"/>
          <w:lang w:val="id-ID"/>
        </w:rPr>
      </w:pPr>
      <w:r w:rsidRPr="00C00568">
        <w:rPr>
          <w:rFonts w:ascii="Calibri" w:hAnsi="Calibri" w:cs="Traditional Arabic"/>
          <w:i/>
          <w:iCs/>
          <w:sz w:val="22"/>
          <w:szCs w:val="28"/>
          <w:lang w:val="id-ID"/>
        </w:rPr>
        <w:t xml:space="preserve">Aisyah menjawab, </w:t>
      </w:r>
      <w:r w:rsidR="001D6408" w:rsidRPr="00C00568">
        <w:rPr>
          <w:rFonts w:ascii="Calibri" w:hAnsi="Calibri" w:cs="Traditional Arabic"/>
          <w:i/>
          <w:iCs/>
          <w:sz w:val="22"/>
          <w:szCs w:val="28"/>
          <w:lang w:val="id-ID"/>
        </w:rPr>
        <w:t>“</w:t>
      </w:r>
      <w:r w:rsidRPr="00C00568">
        <w:rPr>
          <w:rFonts w:ascii="Calibri" w:hAnsi="Calibri" w:cs="Traditional Arabic"/>
          <w:i/>
          <w:iCs/>
          <w:sz w:val="22"/>
          <w:szCs w:val="28"/>
          <w:lang w:val="id-ID"/>
        </w:rPr>
        <w:t>Tidak.</w:t>
      </w:r>
      <w:r w:rsidR="001D6408" w:rsidRPr="00C00568">
        <w:rPr>
          <w:rFonts w:ascii="Calibri" w:hAnsi="Calibri" w:cs="Traditional Arabic"/>
          <w:i/>
          <w:iCs/>
          <w:sz w:val="22"/>
          <w:szCs w:val="28"/>
          <w:lang w:val="id-ID"/>
        </w:rPr>
        <w:t>”</w:t>
      </w:r>
      <w:r w:rsidRPr="00C00568">
        <w:rPr>
          <w:rFonts w:ascii="Calibri" w:hAnsi="Calibri" w:cs="Traditional Arabic"/>
          <w:i/>
          <w:iCs/>
          <w:sz w:val="22"/>
          <w:szCs w:val="28"/>
          <w:lang w:val="id-ID"/>
        </w:rPr>
        <w:t xml:space="preserve"> </w:t>
      </w:r>
    </w:p>
    <w:p w14:paraId="12F5C0D1" w14:textId="7969A70A" w:rsidR="00FF7964" w:rsidRPr="00C00568" w:rsidRDefault="0090456C" w:rsidP="00A94B96">
      <w:pPr>
        <w:pStyle w:val="TeksCatatanKaki"/>
        <w:jc w:val="both"/>
        <w:rPr>
          <w:rFonts w:ascii="Calibri" w:hAnsi="Calibri" w:cs="Traditional Arabic"/>
          <w:sz w:val="22"/>
          <w:szCs w:val="28"/>
          <w:rtl/>
          <w:lang w:val="id-ID"/>
        </w:rPr>
      </w:pPr>
      <w:r w:rsidRPr="00C00568">
        <w:rPr>
          <w:rFonts w:ascii="Calibri" w:hAnsi="Calibri" w:cs="Traditional Arabic"/>
          <w:i/>
          <w:iCs/>
          <w:sz w:val="22"/>
          <w:szCs w:val="28"/>
          <w:lang w:val="id-ID"/>
        </w:rPr>
        <w:t xml:space="preserve">Nabi bersabda, </w:t>
      </w:r>
      <w:r w:rsidR="001D6408" w:rsidRPr="00C00568">
        <w:rPr>
          <w:rFonts w:ascii="Calibri" w:hAnsi="Calibri" w:cs="Traditional Arabic"/>
          <w:i/>
          <w:iCs/>
          <w:sz w:val="22"/>
          <w:szCs w:val="28"/>
          <w:lang w:val="id-ID"/>
        </w:rPr>
        <w:t>“</w:t>
      </w:r>
      <w:r w:rsidRPr="00C00568">
        <w:rPr>
          <w:rFonts w:ascii="Calibri" w:hAnsi="Calibri" w:cs="Traditional Arabic"/>
          <w:i/>
          <w:iCs/>
          <w:sz w:val="22"/>
          <w:szCs w:val="28"/>
          <w:lang w:val="id-ID"/>
        </w:rPr>
        <w:t>Pergilah bersama saudaramu (Abdurrahman bin Abi Bakar) ke Tan</w:t>
      </w:r>
      <w:r w:rsidR="001D6408" w:rsidRPr="00C00568">
        <w:rPr>
          <w:rFonts w:ascii="Calibri" w:hAnsi="Calibri" w:cs="Traditional Arabic"/>
          <w:i/>
          <w:iCs/>
          <w:sz w:val="22"/>
          <w:szCs w:val="28"/>
          <w:lang w:val="id-ID"/>
        </w:rPr>
        <w:t>’</w:t>
      </w:r>
      <w:r w:rsidRPr="00C00568">
        <w:rPr>
          <w:rFonts w:ascii="Calibri" w:hAnsi="Calibri" w:cs="Traditional Arabic"/>
          <w:i/>
          <w:iCs/>
          <w:sz w:val="22"/>
          <w:szCs w:val="28"/>
          <w:lang w:val="id-ID"/>
        </w:rPr>
        <w:t>im, lalu bertalbiahlah untuk umrah, kemudian tempat pertemuan kita di tempat ini dan itu.</w:t>
      </w:r>
      <w:r w:rsidR="001D6408" w:rsidRPr="00C00568">
        <w:rPr>
          <w:rFonts w:ascii="Calibri" w:hAnsi="Calibri" w:cs="Traditional Arabic"/>
          <w:i/>
          <w:iCs/>
          <w:sz w:val="22"/>
          <w:szCs w:val="28"/>
          <w:lang w:val="id-ID"/>
        </w:rPr>
        <w:t>”</w:t>
      </w:r>
      <w:r w:rsidRPr="00C00568">
        <w:rPr>
          <w:rFonts w:ascii="Calibri" w:hAnsi="Calibri" w:cs="Traditional Arabic"/>
          <w:i/>
          <w:iCs/>
          <w:sz w:val="22"/>
          <w:szCs w:val="28"/>
          <w:lang w:val="id-ID"/>
        </w:rPr>
        <w:t xml:space="preserve"> </w:t>
      </w:r>
      <w:r w:rsidRPr="00C00568">
        <w:rPr>
          <w:rFonts w:ascii="Calibri" w:hAnsi="Calibri" w:cs="Traditional Arabic"/>
          <w:sz w:val="22"/>
          <w:szCs w:val="28"/>
          <w:lang w:val="id-ID"/>
        </w:rPr>
        <w:t>(HR. Al-Bukh</w:t>
      </w:r>
      <w:r w:rsidR="00100D5B">
        <w:rPr>
          <w:rFonts w:ascii="Calibri" w:hAnsi="Calibri" w:cs="Traditional Arabic"/>
          <w:sz w:val="22"/>
          <w:szCs w:val="28"/>
          <w:lang w:val="id-ID"/>
        </w:rPr>
        <w:t>a</w:t>
      </w:r>
      <w:r w:rsidRPr="00C00568">
        <w:rPr>
          <w:rFonts w:ascii="Calibri" w:hAnsi="Calibri" w:cs="Traditional Arabic"/>
          <w:sz w:val="22"/>
          <w:szCs w:val="28"/>
          <w:lang w:val="id-ID"/>
        </w:rPr>
        <w:t>ri</w:t>
      </w:r>
      <w:r w:rsidR="00100D5B">
        <w:rPr>
          <w:rFonts w:ascii="Calibri" w:hAnsi="Calibri" w:cs="Traditional Arabic"/>
          <w:sz w:val="22"/>
          <w:szCs w:val="28"/>
          <w:lang w:val="id-ID"/>
        </w:rPr>
        <w:t>,</w:t>
      </w:r>
      <w:r w:rsidRPr="00C00568">
        <w:rPr>
          <w:rFonts w:ascii="Calibri" w:hAnsi="Calibri" w:cs="Traditional Arabic"/>
          <w:sz w:val="22"/>
          <w:szCs w:val="28"/>
          <w:lang w:val="id-ID"/>
        </w:rPr>
        <w:t xml:space="preserve"> No. 1561</w:t>
      </w:r>
      <w:r w:rsidR="00100D5B">
        <w:rPr>
          <w:rFonts w:ascii="Calibri" w:hAnsi="Calibri" w:cs="Traditional Arabic"/>
          <w:sz w:val="22"/>
          <w:szCs w:val="28"/>
          <w:lang w:val="id-ID"/>
        </w:rPr>
        <w:t>,</w:t>
      </w:r>
      <w:r w:rsidRPr="00C00568">
        <w:rPr>
          <w:rFonts w:ascii="Calibri" w:hAnsi="Calibri" w:cs="Traditional Arabic"/>
          <w:sz w:val="22"/>
          <w:szCs w:val="28"/>
          <w:lang w:val="id-ID"/>
        </w:rPr>
        <w:t xml:space="preserve"> dan Muslim</w:t>
      </w:r>
      <w:r w:rsidR="00100D5B">
        <w:rPr>
          <w:rFonts w:ascii="Calibri" w:hAnsi="Calibri" w:cs="Traditional Arabic"/>
          <w:sz w:val="22"/>
          <w:szCs w:val="28"/>
          <w:lang w:val="id-ID"/>
        </w:rPr>
        <w:t>,</w:t>
      </w:r>
      <w:r w:rsidRPr="00C00568">
        <w:rPr>
          <w:rFonts w:ascii="Calibri" w:hAnsi="Calibri" w:cs="Traditional Arabic"/>
          <w:sz w:val="22"/>
          <w:szCs w:val="28"/>
          <w:lang w:val="id-ID"/>
        </w:rPr>
        <w:t xml:space="preserve"> No. 1211)</w:t>
      </w:r>
      <w:r w:rsidR="00100D5B">
        <w:rPr>
          <w:rFonts w:ascii="Calibri" w:hAnsi="Calibri" w:cs="Traditional Arabic"/>
          <w:sz w:val="22"/>
          <w:szCs w:val="28"/>
          <w:lang w:val="id-ID"/>
        </w:rPr>
        <w:t>.</w:t>
      </w:r>
    </w:p>
  </w:footnote>
  <w:footnote w:id="20">
    <w:p w14:paraId="4069F018" w14:textId="07A0D4ED" w:rsidR="00A94B96" w:rsidRPr="00C00568" w:rsidRDefault="003D1E50" w:rsidP="00A94B96">
      <w:pPr>
        <w:pStyle w:val="TeksCatatanKaki"/>
        <w:jc w:val="both"/>
        <w:rPr>
          <w:rFonts w:ascii="Calibri" w:hAnsi="Calibri" w:cs="Traditional Arabic"/>
          <w:sz w:val="22"/>
          <w:szCs w:val="28"/>
          <w:lang w:val="id-ID"/>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lang w:val="id-ID"/>
        </w:rPr>
        <w:t xml:space="preserve"> </w:t>
      </w:r>
      <w:r w:rsidR="00A94B96" w:rsidRPr="00C00568">
        <w:rPr>
          <w:rFonts w:ascii="Calibri" w:hAnsi="Calibri" w:cs="Traditional Arabic"/>
          <w:sz w:val="22"/>
          <w:szCs w:val="28"/>
          <w:lang w:val="id-ID"/>
        </w:rPr>
        <w:t>Ibnu Abdil</w:t>
      </w:r>
      <w:r w:rsidR="009011AB">
        <w:rPr>
          <w:rFonts w:ascii="Calibri" w:hAnsi="Calibri" w:cs="Traditional Arabic"/>
          <w:sz w:val="22"/>
          <w:szCs w:val="28"/>
          <w:lang w:val="id-ID"/>
        </w:rPr>
        <w:t xml:space="preserve"> B</w:t>
      </w:r>
      <w:r w:rsidR="00A94B96" w:rsidRPr="00C00568">
        <w:rPr>
          <w:rFonts w:ascii="Calibri" w:hAnsi="Calibri" w:cs="Traditional Arabic"/>
          <w:sz w:val="22"/>
          <w:szCs w:val="28"/>
          <w:lang w:val="id-ID"/>
        </w:rPr>
        <w:t>arr berkata,</w:t>
      </w:r>
    </w:p>
    <w:p w14:paraId="3B2CA854" w14:textId="4A508318" w:rsidR="00A94B96" w:rsidRPr="00C00568" w:rsidRDefault="00A94B96" w:rsidP="00A94B96">
      <w:pPr>
        <w:pStyle w:val="TeksCatatanKaki"/>
        <w:bidi/>
        <w:jc w:val="both"/>
        <w:rPr>
          <w:rFonts w:ascii="Calibri" w:hAnsi="Calibri" w:cs="Traditional Arabic"/>
          <w:sz w:val="22"/>
          <w:szCs w:val="28"/>
          <w:lang w:val="id-ID"/>
        </w:rPr>
      </w:pPr>
      <w:r w:rsidRPr="00C00568">
        <w:rPr>
          <w:rFonts w:ascii="Calibri" w:hAnsi="Calibri" w:cs="Traditional Arabic"/>
          <w:sz w:val="22"/>
          <w:szCs w:val="28"/>
          <w:rtl/>
          <w:lang w:val="en-ID" w:bidi="ar-SA"/>
        </w:rPr>
        <w:t>وَالْجُمْهُورُ عَلَى جَوَازِ الِاسْتِكْثَارِ مِنْهَا فِي الْيَوْمِ وَاللَّيْلَةِ لِأَنَّهُ عَم</w:t>
      </w:r>
      <w:r w:rsidR="004C23AC" w:rsidRPr="00C00568">
        <w:rPr>
          <w:rFonts w:ascii="Calibri" w:hAnsi="Calibri" w:cs="Traditional Arabic" w:hint="cs"/>
          <w:sz w:val="22"/>
          <w:szCs w:val="28"/>
          <w:rtl/>
          <w:lang w:val="en-ID" w:bidi="ar-SA"/>
        </w:rPr>
        <w:t>َ</w:t>
      </w:r>
      <w:r w:rsidRPr="00C00568">
        <w:rPr>
          <w:rFonts w:ascii="Calibri" w:hAnsi="Calibri" w:cs="Traditional Arabic"/>
          <w:sz w:val="22"/>
          <w:szCs w:val="28"/>
          <w:rtl/>
          <w:lang w:val="en-ID" w:bidi="ar-SA"/>
        </w:rPr>
        <w:t>لُ بِرٍّ وَخَيْرٍ فَلَا يَجِبُ الِامْتِنَاعُ مِنْهُ إِلَّا بِدَلِيلٍ وَلَا دَلِيلَ يَمْنَعُ مِنْهُ بَلِ الدَّلِيلُ يَدُلُّ عَلَيْهِ</w:t>
      </w:r>
    </w:p>
    <w:p w14:paraId="3B426FAA" w14:textId="211B19DA" w:rsidR="00A94B96" w:rsidRPr="00C00568" w:rsidRDefault="001D6408" w:rsidP="00A94B96">
      <w:pPr>
        <w:pStyle w:val="TeksCatatanKaki"/>
        <w:jc w:val="both"/>
        <w:rPr>
          <w:rFonts w:ascii="Calibri" w:hAnsi="Calibri" w:cs="Traditional Arabic"/>
          <w:sz w:val="22"/>
          <w:szCs w:val="28"/>
          <w:lang w:val="id-ID"/>
        </w:rPr>
      </w:pPr>
      <w:r w:rsidRPr="00C00568">
        <w:rPr>
          <w:rFonts w:ascii="Calibri" w:hAnsi="Calibri" w:cs="Traditional Arabic"/>
          <w:i/>
          <w:iCs/>
          <w:sz w:val="22"/>
          <w:szCs w:val="28"/>
          <w:lang w:val="id-ID"/>
        </w:rPr>
        <w:t>“</w:t>
      </w:r>
      <w:r w:rsidR="00A94B96" w:rsidRPr="00C00568">
        <w:rPr>
          <w:rFonts w:ascii="Calibri" w:hAnsi="Calibri" w:cs="Traditional Arabic"/>
          <w:i/>
          <w:iCs/>
          <w:sz w:val="22"/>
          <w:szCs w:val="28"/>
          <w:lang w:val="id-ID"/>
        </w:rPr>
        <w:t>Mayoritas ulama memandang bolehnya memperbanyak umrah dalam sehari semalam, karena itu adalah amal kebajikan dan kebaikan. Maka tidak wajib menolaknya kecuali dengan dalil, dan tidak ada dalil yang melarangnya; bahkan dalil justru menunjukkan anjurannya.</w:t>
      </w:r>
      <w:r w:rsidRPr="00C00568">
        <w:rPr>
          <w:rFonts w:ascii="Calibri" w:hAnsi="Calibri" w:cs="Traditional Arabic"/>
          <w:i/>
          <w:iCs/>
          <w:sz w:val="22"/>
          <w:szCs w:val="28"/>
          <w:lang w:val="id-ID"/>
        </w:rPr>
        <w:t>”</w:t>
      </w:r>
      <w:r w:rsidR="00A94B96" w:rsidRPr="00C00568">
        <w:rPr>
          <w:rFonts w:ascii="Calibri" w:hAnsi="Calibri" w:cs="Traditional Arabic"/>
          <w:sz w:val="22"/>
          <w:szCs w:val="28"/>
          <w:lang w:val="id-ID"/>
        </w:rPr>
        <w:t xml:space="preserve"> </w:t>
      </w:r>
      <w:r w:rsidR="00A103E5">
        <w:rPr>
          <w:rFonts w:ascii="Calibri" w:hAnsi="Calibri" w:cs="Traditional Arabic"/>
          <w:sz w:val="22"/>
          <w:szCs w:val="28"/>
          <w:lang w:val="id-ID"/>
        </w:rPr>
        <w:t>[</w:t>
      </w:r>
      <w:r w:rsidR="00A94B96" w:rsidRPr="00A103E5">
        <w:rPr>
          <w:rFonts w:ascii="Calibri" w:hAnsi="Calibri" w:cs="Traditional Arabic"/>
          <w:i/>
          <w:iCs/>
          <w:sz w:val="22"/>
          <w:szCs w:val="28"/>
          <w:lang w:val="id-ID"/>
        </w:rPr>
        <w:t>Al-Istidzkâr</w:t>
      </w:r>
      <w:r w:rsidR="00A94B96" w:rsidRPr="00C00568">
        <w:rPr>
          <w:rFonts w:ascii="Calibri" w:hAnsi="Calibri" w:cs="Traditional Arabic"/>
          <w:sz w:val="22"/>
          <w:szCs w:val="28"/>
          <w:lang w:val="id-ID"/>
        </w:rPr>
        <w:t xml:space="preserve">, </w:t>
      </w:r>
      <w:r w:rsidR="00A103E5">
        <w:rPr>
          <w:rFonts w:ascii="Calibri" w:hAnsi="Calibri" w:cs="Traditional Arabic"/>
          <w:sz w:val="22"/>
          <w:szCs w:val="28"/>
          <w:lang w:val="id-ID"/>
        </w:rPr>
        <w:t>(</w:t>
      </w:r>
      <w:r w:rsidR="00A94B96" w:rsidRPr="00C00568">
        <w:rPr>
          <w:rFonts w:ascii="Calibri" w:hAnsi="Calibri" w:cs="Traditional Arabic"/>
          <w:sz w:val="22"/>
          <w:szCs w:val="28"/>
          <w:lang w:val="id-ID"/>
        </w:rPr>
        <w:t>4/113)</w:t>
      </w:r>
      <w:r w:rsidR="00A103E5">
        <w:rPr>
          <w:rFonts w:ascii="Calibri" w:hAnsi="Calibri" w:cs="Traditional Arabic"/>
          <w:sz w:val="22"/>
          <w:szCs w:val="28"/>
          <w:lang w:val="id-ID"/>
        </w:rPr>
        <w:t>].</w:t>
      </w:r>
    </w:p>
    <w:p w14:paraId="7EC29BBB" w14:textId="20127D4A" w:rsidR="00A94B96" w:rsidRPr="00C00568" w:rsidRDefault="00A94B96" w:rsidP="00A94B96">
      <w:pPr>
        <w:pStyle w:val="TeksCatatanKaki"/>
        <w:ind w:firstLine="720"/>
        <w:jc w:val="both"/>
        <w:rPr>
          <w:rFonts w:ascii="Calibri" w:hAnsi="Calibri" w:cs="Traditional Arabic"/>
          <w:sz w:val="22"/>
          <w:szCs w:val="28"/>
          <w:lang w:val="id-ID"/>
        </w:rPr>
      </w:pPr>
      <w:r w:rsidRPr="00C00568">
        <w:rPr>
          <w:rFonts w:ascii="Calibri" w:hAnsi="Calibri" w:cs="Traditional Arabic"/>
          <w:sz w:val="22"/>
          <w:szCs w:val="28"/>
          <w:lang w:val="id-ID"/>
        </w:rPr>
        <w:t>An-Nawawi berkata,</w:t>
      </w:r>
    </w:p>
    <w:p w14:paraId="0ADD4002" w14:textId="77777777" w:rsidR="00A94B96" w:rsidRPr="00C00568" w:rsidRDefault="00A94B96" w:rsidP="00A94B96">
      <w:pPr>
        <w:pStyle w:val="TeksCatatanKaki"/>
        <w:bidi/>
        <w:jc w:val="both"/>
        <w:rPr>
          <w:rFonts w:ascii="Calibri" w:hAnsi="Calibri" w:cs="Traditional Arabic"/>
          <w:sz w:val="22"/>
          <w:szCs w:val="28"/>
          <w:lang w:val="id-ID"/>
        </w:rPr>
      </w:pPr>
      <w:r w:rsidRPr="00C00568">
        <w:rPr>
          <w:rFonts w:ascii="Calibri" w:hAnsi="Calibri" w:cs="Traditional Arabic"/>
          <w:sz w:val="22"/>
          <w:szCs w:val="28"/>
          <w:rtl/>
          <w:lang w:val="en-ID" w:bidi="ar-SA"/>
        </w:rPr>
        <w:t>وَلَا يُكْرَهُ عُمْرَتَانِ وَثَلَاثٌ وَأَكْثَرُ فِي السَّنَةِ الْوَاحِدَةِ وَلَا فِي الْيَوْمِ الْوَاحِدِ بَلْ يُسْتَحَبُّ الْإِكْثَارُ مِنْهَا بِلَا خِلَافٍ عِنْدَنَا</w:t>
      </w:r>
    </w:p>
    <w:p w14:paraId="64ED55EE" w14:textId="54F71F68" w:rsidR="00A94B96" w:rsidRPr="00C00568" w:rsidRDefault="001D6408" w:rsidP="00A94B96">
      <w:pPr>
        <w:pStyle w:val="TeksCatatanKaki"/>
        <w:jc w:val="both"/>
        <w:rPr>
          <w:rFonts w:ascii="Calibri" w:hAnsi="Calibri" w:cs="Traditional Arabic"/>
          <w:sz w:val="22"/>
          <w:szCs w:val="28"/>
          <w:lang w:val="id-ID"/>
        </w:rPr>
      </w:pPr>
      <w:r w:rsidRPr="00C00568">
        <w:rPr>
          <w:rFonts w:ascii="Calibri" w:hAnsi="Calibri" w:cs="Traditional Arabic"/>
          <w:i/>
          <w:iCs/>
          <w:sz w:val="22"/>
          <w:szCs w:val="28"/>
          <w:lang w:val="id-ID"/>
        </w:rPr>
        <w:t>“</w:t>
      </w:r>
      <w:r w:rsidR="00A94B96" w:rsidRPr="00C00568">
        <w:rPr>
          <w:rFonts w:ascii="Calibri" w:hAnsi="Calibri" w:cs="Traditional Arabic"/>
          <w:i/>
          <w:iCs/>
          <w:sz w:val="22"/>
          <w:szCs w:val="28"/>
          <w:lang w:val="id-ID"/>
        </w:rPr>
        <w:t>Tidak makruh melakukan dua, tiga, atau lebih umrah dalam satu tahun, bahkan dalam satu hari sekalipun. Bahkan dianjurkan memperbanyak umrah tanpa ada perselisihan di kalangan kami (ulama Syafi</w:t>
      </w:r>
      <w:r w:rsidRPr="00C00568">
        <w:rPr>
          <w:rFonts w:ascii="Calibri" w:hAnsi="Calibri" w:cs="Traditional Arabic"/>
          <w:i/>
          <w:iCs/>
          <w:sz w:val="22"/>
          <w:szCs w:val="28"/>
          <w:lang w:val="id-ID"/>
        </w:rPr>
        <w:t>’</w:t>
      </w:r>
      <w:r w:rsidR="00A94B96" w:rsidRPr="00C00568">
        <w:rPr>
          <w:rFonts w:ascii="Calibri" w:hAnsi="Calibri" w:cs="Traditional Arabic"/>
          <w:i/>
          <w:iCs/>
          <w:sz w:val="22"/>
          <w:szCs w:val="28"/>
          <w:lang w:val="id-ID"/>
        </w:rPr>
        <w:t>iyah).</w:t>
      </w:r>
      <w:r w:rsidRPr="00C00568">
        <w:rPr>
          <w:rFonts w:ascii="Calibri" w:hAnsi="Calibri" w:cs="Traditional Arabic"/>
          <w:i/>
          <w:iCs/>
          <w:sz w:val="22"/>
          <w:szCs w:val="28"/>
          <w:lang w:val="id-ID"/>
        </w:rPr>
        <w:t>”</w:t>
      </w:r>
      <w:r w:rsidR="00A94B96" w:rsidRPr="00C00568">
        <w:rPr>
          <w:rFonts w:ascii="Calibri" w:hAnsi="Calibri" w:cs="Traditional Arabic"/>
          <w:sz w:val="22"/>
          <w:szCs w:val="28"/>
          <w:lang w:val="id-ID"/>
        </w:rPr>
        <w:t xml:space="preserve"> </w:t>
      </w:r>
      <w:r w:rsidR="00BB624A">
        <w:rPr>
          <w:rFonts w:ascii="Calibri" w:hAnsi="Calibri" w:cs="Traditional Arabic"/>
          <w:sz w:val="22"/>
          <w:szCs w:val="28"/>
          <w:lang w:val="id-ID"/>
        </w:rPr>
        <w:t>[</w:t>
      </w:r>
      <w:r w:rsidR="00A94B96" w:rsidRPr="00BB624A">
        <w:rPr>
          <w:rFonts w:ascii="Calibri" w:hAnsi="Calibri" w:cs="Traditional Arabic"/>
          <w:i/>
          <w:iCs/>
          <w:sz w:val="22"/>
          <w:szCs w:val="28"/>
          <w:lang w:val="id-ID"/>
        </w:rPr>
        <w:t>Al-Majmû</w:t>
      </w:r>
      <w:r w:rsidRPr="00BB624A">
        <w:rPr>
          <w:rFonts w:ascii="Calibri" w:hAnsi="Calibri" w:cs="Traditional Arabic"/>
          <w:i/>
          <w:iCs/>
          <w:sz w:val="22"/>
          <w:szCs w:val="28"/>
          <w:lang w:val="id-ID"/>
        </w:rPr>
        <w:t>’</w:t>
      </w:r>
      <w:r w:rsidR="00A94B96" w:rsidRPr="00C00568">
        <w:rPr>
          <w:rFonts w:ascii="Calibri" w:hAnsi="Calibri" w:cs="Traditional Arabic"/>
          <w:sz w:val="22"/>
          <w:szCs w:val="28"/>
          <w:lang w:val="id-ID"/>
        </w:rPr>
        <w:t xml:space="preserve"> </w:t>
      </w:r>
      <w:r w:rsidR="00BB624A">
        <w:rPr>
          <w:rFonts w:ascii="Calibri" w:hAnsi="Calibri" w:cs="Traditional Arabic"/>
          <w:sz w:val="22"/>
          <w:szCs w:val="28"/>
          <w:lang w:val="id-ID"/>
        </w:rPr>
        <w:t>(</w:t>
      </w:r>
      <w:r w:rsidR="00A94B96" w:rsidRPr="00C00568">
        <w:rPr>
          <w:rFonts w:ascii="Calibri" w:hAnsi="Calibri" w:cs="Traditional Arabic"/>
          <w:sz w:val="22"/>
          <w:szCs w:val="28"/>
          <w:lang w:val="id-ID"/>
        </w:rPr>
        <w:t>7/147-148)</w:t>
      </w:r>
      <w:r w:rsidR="00BB624A">
        <w:rPr>
          <w:rFonts w:ascii="Calibri" w:hAnsi="Calibri" w:cs="Traditional Arabic"/>
          <w:sz w:val="22"/>
          <w:szCs w:val="28"/>
          <w:lang w:val="id-ID"/>
        </w:rPr>
        <w:t>].</w:t>
      </w:r>
    </w:p>
    <w:p w14:paraId="0EC7C04F" w14:textId="2A0F6170" w:rsidR="00A94B96" w:rsidRPr="00C00568" w:rsidRDefault="00A94B96" w:rsidP="00A94B96">
      <w:pPr>
        <w:pStyle w:val="TeksCatatanKaki"/>
        <w:ind w:firstLine="720"/>
        <w:jc w:val="both"/>
        <w:rPr>
          <w:rFonts w:ascii="Calibri" w:hAnsi="Calibri" w:cs="Traditional Arabic"/>
          <w:sz w:val="22"/>
          <w:szCs w:val="28"/>
          <w:rtl/>
          <w:lang w:val="en-ID"/>
        </w:rPr>
      </w:pPr>
      <w:r w:rsidRPr="00C00568">
        <w:rPr>
          <w:rFonts w:ascii="Calibri" w:hAnsi="Calibri" w:cs="Traditional Arabic"/>
          <w:sz w:val="22"/>
          <w:szCs w:val="28"/>
          <w:lang w:val="id-ID"/>
        </w:rPr>
        <w:t>Pendapat jumhur ini pula yang dipilih oleh Sy</w:t>
      </w:r>
      <w:r w:rsidR="00AE79F3">
        <w:rPr>
          <w:rFonts w:ascii="Calibri" w:hAnsi="Calibri" w:cs="Traditional Arabic"/>
          <w:sz w:val="22"/>
          <w:szCs w:val="28"/>
          <w:lang w:val="id-ID"/>
        </w:rPr>
        <w:t>e</w:t>
      </w:r>
      <w:r w:rsidRPr="00C00568">
        <w:rPr>
          <w:rFonts w:ascii="Calibri" w:hAnsi="Calibri" w:cs="Traditional Arabic"/>
          <w:sz w:val="22"/>
          <w:szCs w:val="28"/>
          <w:lang w:val="id-ID"/>
        </w:rPr>
        <w:t xml:space="preserve">kh Bin Baz </w:t>
      </w:r>
      <w:r w:rsidRPr="00F32C97">
        <w:rPr>
          <w:rFonts w:ascii="Calibri" w:hAnsi="Calibri" w:cs="Traditional Arabic"/>
          <w:i/>
          <w:iCs/>
          <w:sz w:val="22"/>
          <w:szCs w:val="28"/>
          <w:lang w:val="id-ID"/>
        </w:rPr>
        <w:t>rahimahullâh</w:t>
      </w:r>
      <w:r w:rsidRPr="00C00568">
        <w:rPr>
          <w:rFonts w:ascii="Calibri" w:hAnsi="Calibri" w:cs="Traditional Arabic"/>
          <w:sz w:val="22"/>
          <w:szCs w:val="28"/>
          <w:lang w:val="id-ID"/>
        </w:rPr>
        <w:t xml:space="preserve">. </w:t>
      </w:r>
      <w:r w:rsidR="00A861BE">
        <w:rPr>
          <w:rFonts w:ascii="Calibri" w:hAnsi="Calibri" w:cs="Traditional Arabic"/>
          <w:sz w:val="22"/>
          <w:szCs w:val="28"/>
          <w:lang w:val="id-ID"/>
        </w:rPr>
        <w:t>[</w:t>
      </w:r>
      <w:r w:rsidRPr="00C00568">
        <w:rPr>
          <w:rFonts w:ascii="Calibri" w:hAnsi="Calibri" w:cs="Traditional Arabic"/>
          <w:sz w:val="22"/>
          <w:szCs w:val="28"/>
          <w:lang w:val="id-ID"/>
        </w:rPr>
        <w:t xml:space="preserve">Lihat: </w:t>
      </w:r>
      <w:r w:rsidRPr="00A861BE">
        <w:rPr>
          <w:rFonts w:ascii="Calibri" w:hAnsi="Calibri" w:cs="Traditional Arabic"/>
          <w:i/>
          <w:iCs/>
          <w:sz w:val="22"/>
          <w:szCs w:val="28"/>
          <w:lang w:val="id-ID"/>
        </w:rPr>
        <w:t>Majmû</w:t>
      </w:r>
      <w:r w:rsidR="001D6408" w:rsidRPr="00A861BE">
        <w:rPr>
          <w:rFonts w:ascii="Calibri" w:hAnsi="Calibri" w:cs="Traditional Arabic"/>
          <w:i/>
          <w:iCs/>
          <w:sz w:val="22"/>
          <w:szCs w:val="28"/>
          <w:lang w:val="id-ID"/>
        </w:rPr>
        <w:t>’</w:t>
      </w:r>
      <w:r w:rsidRPr="00A861BE">
        <w:rPr>
          <w:rFonts w:ascii="Calibri" w:hAnsi="Calibri" w:cs="Traditional Arabic"/>
          <w:i/>
          <w:iCs/>
          <w:sz w:val="22"/>
          <w:szCs w:val="28"/>
          <w:lang w:val="id-ID"/>
        </w:rPr>
        <w:t xml:space="preserve"> Fatâwâ Ibn Bâz</w:t>
      </w:r>
      <w:r w:rsidRPr="00C00568">
        <w:rPr>
          <w:rFonts w:ascii="Calibri" w:hAnsi="Calibri" w:cs="Traditional Arabic"/>
          <w:sz w:val="22"/>
          <w:szCs w:val="28"/>
          <w:lang w:val="id-ID"/>
        </w:rPr>
        <w:t xml:space="preserve"> </w:t>
      </w:r>
      <w:r w:rsidR="00A07F56">
        <w:rPr>
          <w:rFonts w:ascii="Calibri" w:hAnsi="Calibri" w:cs="Traditional Arabic"/>
          <w:sz w:val="22"/>
          <w:szCs w:val="28"/>
          <w:lang w:val="id-ID"/>
        </w:rPr>
        <w:t>(</w:t>
      </w:r>
      <w:r w:rsidRPr="00C00568">
        <w:rPr>
          <w:rFonts w:ascii="Calibri" w:hAnsi="Calibri" w:cs="Traditional Arabic"/>
          <w:sz w:val="22"/>
          <w:szCs w:val="28"/>
          <w:lang w:val="id-ID"/>
        </w:rPr>
        <w:t>17/432)</w:t>
      </w:r>
      <w:r w:rsidR="00A07F56">
        <w:rPr>
          <w:rFonts w:ascii="Calibri" w:hAnsi="Calibri" w:cs="Traditional Arabic"/>
          <w:sz w:val="22"/>
          <w:szCs w:val="28"/>
          <w:lang w:val="id-ID"/>
        </w:rPr>
        <w:t>]</w:t>
      </w:r>
      <w:r w:rsidR="00E0794B">
        <w:rPr>
          <w:rFonts w:ascii="Calibri" w:hAnsi="Calibri" w:cs="Traditional Arabic"/>
          <w:sz w:val="22"/>
          <w:szCs w:val="28"/>
          <w:lang w:val="id-ID"/>
        </w:rPr>
        <w:t>.</w:t>
      </w:r>
    </w:p>
  </w:footnote>
  <w:footnote w:id="21">
    <w:p w14:paraId="1D94DCBF" w14:textId="31069A61" w:rsidR="001D6408" w:rsidRPr="00C00568" w:rsidRDefault="00084EFC" w:rsidP="001D6408">
      <w:pPr>
        <w:pStyle w:val="TeksCatatanKaki"/>
        <w:jc w:val="both"/>
        <w:rPr>
          <w:rFonts w:ascii="Calibri" w:hAnsi="Calibri" w:cs="Traditional Arabic"/>
          <w:sz w:val="22"/>
          <w:szCs w:val="28"/>
          <w:lang w:val="id-ID"/>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lang w:val="id-ID"/>
        </w:rPr>
        <w:t xml:space="preserve"> </w:t>
      </w:r>
      <w:r w:rsidR="001D6408" w:rsidRPr="00C00568">
        <w:rPr>
          <w:rFonts w:ascii="Calibri" w:hAnsi="Calibri" w:cs="Traditional Arabic"/>
          <w:sz w:val="22"/>
          <w:szCs w:val="28"/>
          <w:lang w:val="id-ID"/>
        </w:rPr>
        <w:t>Dalam kamus-kamus bahasa Arab disebutkan:</w:t>
      </w:r>
    </w:p>
    <w:p w14:paraId="72E540F5" w14:textId="77777777" w:rsidR="001D6408" w:rsidRPr="00C00568" w:rsidRDefault="001D6408" w:rsidP="001D6408">
      <w:pPr>
        <w:pStyle w:val="TeksCatatanKaki"/>
        <w:bidi/>
        <w:jc w:val="both"/>
        <w:rPr>
          <w:rFonts w:ascii="Calibri" w:hAnsi="Calibri" w:cs="Traditional Arabic"/>
          <w:sz w:val="22"/>
          <w:szCs w:val="28"/>
          <w:lang w:val="id-ID"/>
        </w:rPr>
      </w:pPr>
      <w:r w:rsidRPr="00C00568">
        <w:rPr>
          <w:rFonts w:ascii="Calibri" w:hAnsi="Calibri" w:cs="Traditional Arabic"/>
          <w:sz w:val="22"/>
          <w:szCs w:val="28"/>
          <w:rtl/>
          <w:lang w:val="en-ID" w:bidi="ar-SA"/>
        </w:rPr>
        <w:t>وَحَمَّمَ رَأْسُهُ إِذَا اسْوَدَّ بَعْدَ الْحَلْقِ</w:t>
      </w:r>
    </w:p>
    <w:p w14:paraId="24264AA4" w14:textId="11766E3C" w:rsidR="001D6408" w:rsidRPr="00C00568" w:rsidRDefault="001D6408" w:rsidP="002E77C2">
      <w:pPr>
        <w:pStyle w:val="TeksCatatanKaki"/>
        <w:jc w:val="both"/>
        <w:rPr>
          <w:rFonts w:ascii="Calibri" w:hAnsi="Calibri" w:cs="Traditional Arabic"/>
          <w:sz w:val="22"/>
          <w:szCs w:val="28"/>
          <w:lang w:val="id-ID"/>
        </w:rPr>
      </w:pPr>
      <w:r w:rsidRPr="00C00568">
        <w:rPr>
          <w:rFonts w:ascii="Calibri" w:hAnsi="Calibri" w:cs="Traditional Arabic"/>
          <w:i/>
          <w:iCs/>
          <w:sz w:val="22"/>
          <w:szCs w:val="28"/>
          <w:lang w:val="id-ID"/>
        </w:rPr>
        <w:t>“Hammama ra’suhu</w:t>
      </w:r>
      <w:r w:rsidR="007C378A" w:rsidRPr="00C00568">
        <w:rPr>
          <w:rFonts w:ascii="Calibri" w:hAnsi="Calibri" w:cs="Traditional Arabic"/>
          <w:i/>
          <w:iCs/>
          <w:sz w:val="22"/>
          <w:szCs w:val="28"/>
          <w:lang w:val="id-ID"/>
        </w:rPr>
        <w:t xml:space="preserve"> maknanya adalah</w:t>
      </w:r>
      <w:r w:rsidRPr="00C00568">
        <w:rPr>
          <w:rFonts w:ascii="Calibri" w:hAnsi="Calibri" w:cs="Traditional Arabic"/>
          <w:i/>
          <w:iCs/>
          <w:sz w:val="22"/>
          <w:szCs w:val="28"/>
          <w:lang w:val="id-ID"/>
        </w:rPr>
        <w:t xml:space="preserve"> kepalanya menghitam (penuh rambut) setelah dicukur gundul.”</w:t>
      </w:r>
      <w:r w:rsidRPr="00C00568">
        <w:rPr>
          <w:rFonts w:ascii="Calibri" w:hAnsi="Calibri" w:cs="Traditional Arabic"/>
          <w:sz w:val="22"/>
          <w:szCs w:val="28"/>
          <w:lang w:val="id-ID"/>
        </w:rPr>
        <w:t xml:space="preserve"> </w:t>
      </w:r>
      <w:r w:rsidR="004135C2">
        <w:rPr>
          <w:rFonts w:ascii="Calibri" w:hAnsi="Calibri" w:cs="Traditional Arabic"/>
          <w:sz w:val="22"/>
          <w:szCs w:val="28"/>
          <w:lang w:val="id-ID"/>
        </w:rPr>
        <w:t>[</w:t>
      </w:r>
      <w:r w:rsidRPr="00C00568">
        <w:rPr>
          <w:rFonts w:ascii="Calibri" w:hAnsi="Calibri" w:cs="Traditional Arabic"/>
          <w:sz w:val="22"/>
          <w:szCs w:val="28"/>
          <w:lang w:val="id-ID"/>
        </w:rPr>
        <w:t xml:space="preserve">Lihat: </w:t>
      </w:r>
      <w:r w:rsidRPr="004135C2">
        <w:rPr>
          <w:rFonts w:ascii="Calibri" w:hAnsi="Calibri" w:cs="Traditional Arabic"/>
          <w:i/>
          <w:iCs/>
          <w:sz w:val="22"/>
          <w:szCs w:val="28"/>
          <w:lang w:val="id-ID"/>
        </w:rPr>
        <w:t xml:space="preserve">Tahdzîb </w:t>
      </w:r>
      <w:r w:rsidR="004135C2">
        <w:rPr>
          <w:rFonts w:ascii="Calibri" w:hAnsi="Calibri" w:cs="Traditional Arabic"/>
          <w:i/>
          <w:iCs/>
          <w:sz w:val="22"/>
          <w:szCs w:val="28"/>
          <w:lang w:val="id-ID"/>
        </w:rPr>
        <w:t>a</w:t>
      </w:r>
      <w:r w:rsidRPr="004135C2">
        <w:rPr>
          <w:rFonts w:ascii="Calibri" w:hAnsi="Calibri" w:cs="Traditional Arabic"/>
          <w:i/>
          <w:iCs/>
          <w:sz w:val="22"/>
          <w:szCs w:val="28"/>
          <w:lang w:val="id-ID"/>
        </w:rPr>
        <w:t>l-Lughah</w:t>
      </w:r>
      <w:r w:rsidRPr="00C00568">
        <w:rPr>
          <w:rFonts w:ascii="Calibri" w:hAnsi="Calibri" w:cs="Traditional Arabic"/>
          <w:sz w:val="22"/>
          <w:szCs w:val="28"/>
          <w:lang w:val="id-ID"/>
        </w:rPr>
        <w:t xml:space="preserve">, </w:t>
      </w:r>
      <w:r w:rsidR="004135C2">
        <w:rPr>
          <w:rFonts w:ascii="Calibri" w:hAnsi="Calibri" w:cs="Traditional Arabic"/>
          <w:sz w:val="22"/>
          <w:szCs w:val="28"/>
          <w:lang w:val="id-ID"/>
        </w:rPr>
        <w:t>a</w:t>
      </w:r>
      <w:r w:rsidRPr="00C00568">
        <w:rPr>
          <w:rFonts w:ascii="Calibri" w:hAnsi="Calibri" w:cs="Traditional Arabic"/>
          <w:sz w:val="22"/>
          <w:szCs w:val="28"/>
          <w:lang w:val="id-ID"/>
        </w:rPr>
        <w:t xml:space="preserve">l-Azhari </w:t>
      </w:r>
      <w:r w:rsidR="004135C2">
        <w:rPr>
          <w:rFonts w:ascii="Calibri" w:hAnsi="Calibri" w:cs="Traditional Arabic"/>
          <w:sz w:val="22"/>
          <w:szCs w:val="28"/>
          <w:lang w:val="id-ID"/>
        </w:rPr>
        <w:t>(</w:t>
      </w:r>
      <w:r w:rsidRPr="00C00568">
        <w:rPr>
          <w:rFonts w:ascii="Calibri" w:hAnsi="Calibri" w:cs="Traditional Arabic"/>
          <w:sz w:val="22"/>
          <w:szCs w:val="28"/>
          <w:lang w:val="id-ID"/>
        </w:rPr>
        <w:t>4/14</w:t>
      </w:r>
      <w:r w:rsidR="004135C2">
        <w:rPr>
          <w:rFonts w:ascii="Calibri" w:hAnsi="Calibri" w:cs="Traditional Arabic"/>
          <w:sz w:val="22"/>
          <w:szCs w:val="28"/>
          <w:lang w:val="id-ID"/>
        </w:rPr>
        <w:t>)</w:t>
      </w:r>
      <w:r w:rsidRPr="00C00568">
        <w:rPr>
          <w:rFonts w:ascii="Calibri" w:hAnsi="Calibri" w:cs="Traditional Arabic"/>
          <w:sz w:val="22"/>
          <w:szCs w:val="28"/>
          <w:lang w:val="id-ID"/>
        </w:rPr>
        <w:t xml:space="preserve">; </w:t>
      </w:r>
      <w:r w:rsidRPr="004135C2">
        <w:rPr>
          <w:rFonts w:ascii="Calibri" w:hAnsi="Calibri" w:cs="Traditional Arabic"/>
          <w:i/>
          <w:iCs/>
          <w:sz w:val="22"/>
          <w:szCs w:val="28"/>
          <w:lang w:val="id-ID"/>
        </w:rPr>
        <w:t>Gharîb</w:t>
      </w:r>
      <w:r w:rsidR="004135C2">
        <w:rPr>
          <w:rFonts w:ascii="Calibri" w:hAnsi="Calibri" w:cs="Traditional Arabic"/>
          <w:i/>
          <w:iCs/>
          <w:sz w:val="22"/>
          <w:szCs w:val="28"/>
          <w:lang w:val="id-ID"/>
        </w:rPr>
        <w:t xml:space="preserve"> a</w:t>
      </w:r>
      <w:r w:rsidRPr="004135C2">
        <w:rPr>
          <w:rFonts w:ascii="Calibri" w:hAnsi="Calibri" w:cs="Traditional Arabic"/>
          <w:i/>
          <w:iCs/>
          <w:sz w:val="22"/>
          <w:szCs w:val="28"/>
          <w:lang w:val="id-ID"/>
        </w:rPr>
        <w:t>l</w:t>
      </w:r>
      <w:r w:rsidR="004135C2">
        <w:rPr>
          <w:rFonts w:ascii="Calibri" w:hAnsi="Calibri" w:cs="Traditional Arabic"/>
          <w:i/>
          <w:iCs/>
          <w:sz w:val="22"/>
          <w:szCs w:val="28"/>
          <w:lang w:val="id-ID"/>
        </w:rPr>
        <w:t>-</w:t>
      </w:r>
      <w:r w:rsidRPr="004135C2">
        <w:rPr>
          <w:rFonts w:ascii="Calibri" w:hAnsi="Calibri" w:cs="Traditional Arabic"/>
          <w:i/>
          <w:iCs/>
          <w:sz w:val="22"/>
          <w:szCs w:val="28"/>
          <w:lang w:val="id-ID"/>
        </w:rPr>
        <w:t>Hadîts</w:t>
      </w:r>
      <w:r w:rsidRPr="00C00568">
        <w:rPr>
          <w:rFonts w:ascii="Calibri" w:hAnsi="Calibri" w:cs="Traditional Arabic"/>
          <w:sz w:val="22"/>
          <w:szCs w:val="28"/>
          <w:lang w:val="id-ID"/>
        </w:rPr>
        <w:t xml:space="preserve">, Ibnu Qutaibah </w:t>
      </w:r>
      <w:r w:rsidR="004135C2">
        <w:rPr>
          <w:rFonts w:ascii="Calibri" w:hAnsi="Calibri" w:cs="Traditional Arabic"/>
          <w:sz w:val="22"/>
          <w:szCs w:val="28"/>
          <w:lang w:val="id-ID"/>
        </w:rPr>
        <w:t>(</w:t>
      </w:r>
      <w:r w:rsidRPr="00C00568">
        <w:rPr>
          <w:rFonts w:ascii="Calibri" w:hAnsi="Calibri" w:cs="Traditional Arabic"/>
          <w:sz w:val="22"/>
          <w:szCs w:val="28"/>
          <w:lang w:val="id-ID"/>
        </w:rPr>
        <w:t>2/397</w:t>
      </w:r>
      <w:r w:rsidR="004135C2">
        <w:rPr>
          <w:rFonts w:ascii="Calibri" w:hAnsi="Calibri" w:cs="Traditional Arabic"/>
          <w:sz w:val="22"/>
          <w:szCs w:val="28"/>
          <w:lang w:val="id-ID"/>
        </w:rPr>
        <w:t>)</w:t>
      </w:r>
      <w:r w:rsidRPr="00C00568">
        <w:rPr>
          <w:rFonts w:ascii="Calibri" w:hAnsi="Calibri" w:cs="Traditional Arabic"/>
          <w:sz w:val="22"/>
          <w:szCs w:val="28"/>
          <w:lang w:val="id-ID"/>
        </w:rPr>
        <w:t xml:space="preserve">; </w:t>
      </w:r>
      <w:r w:rsidRPr="004135C2">
        <w:rPr>
          <w:rFonts w:ascii="Calibri" w:hAnsi="Calibri" w:cs="Traditional Arabic"/>
          <w:i/>
          <w:iCs/>
          <w:sz w:val="22"/>
          <w:szCs w:val="28"/>
          <w:lang w:val="id-ID"/>
        </w:rPr>
        <w:t xml:space="preserve">Jamharah </w:t>
      </w:r>
      <w:r w:rsidR="004135C2" w:rsidRPr="004135C2">
        <w:rPr>
          <w:rFonts w:ascii="Calibri" w:hAnsi="Calibri" w:cs="Traditional Arabic"/>
          <w:i/>
          <w:iCs/>
          <w:sz w:val="22"/>
          <w:szCs w:val="28"/>
          <w:lang w:val="id-ID"/>
        </w:rPr>
        <w:t>a</w:t>
      </w:r>
      <w:r w:rsidRPr="004135C2">
        <w:rPr>
          <w:rFonts w:ascii="Calibri" w:hAnsi="Calibri" w:cs="Traditional Arabic"/>
          <w:i/>
          <w:iCs/>
          <w:sz w:val="22"/>
          <w:szCs w:val="28"/>
          <w:lang w:val="id-ID"/>
        </w:rPr>
        <w:t>l-Lughah</w:t>
      </w:r>
      <w:r w:rsidRPr="00C00568">
        <w:rPr>
          <w:rFonts w:ascii="Calibri" w:hAnsi="Calibri" w:cs="Traditional Arabic"/>
          <w:sz w:val="22"/>
          <w:szCs w:val="28"/>
          <w:lang w:val="id-ID"/>
        </w:rPr>
        <w:t xml:space="preserve">, Ibnu Duraid </w:t>
      </w:r>
      <w:r w:rsidR="00AE639F">
        <w:rPr>
          <w:rFonts w:ascii="Calibri" w:hAnsi="Calibri" w:cs="Traditional Arabic"/>
          <w:sz w:val="22"/>
          <w:szCs w:val="28"/>
          <w:lang w:val="id-ID"/>
        </w:rPr>
        <w:t>a</w:t>
      </w:r>
      <w:r w:rsidRPr="00C00568">
        <w:rPr>
          <w:rFonts w:ascii="Calibri" w:hAnsi="Calibri" w:cs="Traditional Arabic"/>
          <w:sz w:val="22"/>
          <w:szCs w:val="28"/>
          <w:lang w:val="id-ID"/>
        </w:rPr>
        <w:t xml:space="preserve">l-Azdi </w:t>
      </w:r>
      <w:r w:rsidR="00AE639F">
        <w:rPr>
          <w:rFonts w:ascii="Calibri" w:hAnsi="Calibri" w:cs="Traditional Arabic"/>
          <w:sz w:val="22"/>
          <w:szCs w:val="28"/>
          <w:lang w:val="id-ID"/>
        </w:rPr>
        <w:t>(</w:t>
      </w:r>
      <w:r w:rsidRPr="00C00568">
        <w:rPr>
          <w:rFonts w:ascii="Calibri" w:hAnsi="Calibri" w:cs="Traditional Arabic"/>
          <w:sz w:val="22"/>
          <w:szCs w:val="28"/>
          <w:lang w:val="id-ID"/>
        </w:rPr>
        <w:t>1/102</w:t>
      </w:r>
      <w:r w:rsidR="00AE639F">
        <w:rPr>
          <w:rFonts w:ascii="Calibri" w:hAnsi="Calibri" w:cs="Traditional Arabic"/>
          <w:sz w:val="22"/>
          <w:szCs w:val="28"/>
          <w:lang w:val="id-ID"/>
        </w:rPr>
        <w:t>)</w:t>
      </w:r>
      <w:r w:rsidRPr="00C00568">
        <w:rPr>
          <w:rFonts w:ascii="Calibri" w:hAnsi="Calibri" w:cs="Traditional Arabic"/>
          <w:sz w:val="22"/>
          <w:szCs w:val="28"/>
          <w:lang w:val="id-ID"/>
        </w:rPr>
        <w:t xml:space="preserve">; </w:t>
      </w:r>
      <w:r w:rsidRPr="00AE639F">
        <w:rPr>
          <w:rFonts w:ascii="Calibri" w:hAnsi="Calibri" w:cs="Traditional Arabic"/>
          <w:i/>
          <w:iCs/>
          <w:sz w:val="22"/>
          <w:szCs w:val="28"/>
          <w:lang w:val="id-ID"/>
        </w:rPr>
        <w:t>Lisân</w:t>
      </w:r>
      <w:r w:rsidR="00AE639F">
        <w:rPr>
          <w:rFonts w:ascii="Calibri" w:hAnsi="Calibri" w:cs="Traditional Arabic"/>
          <w:i/>
          <w:iCs/>
          <w:sz w:val="22"/>
          <w:szCs w:val="28"/>
          <w:lang w:val="id-ID"/>
        </w:rPr>
        <w:t xml:space="preserve"> a</w:t>
      </w:r>
      <w:r w:rsidRPr="00AE639F">
        <w:rPr>
          <w:rFonts w:ascii="Calibri" w:hAnsi="Calibri" w:cs="Traditional Arabic"/>
          <w:i/>
          <w:iCs/>
          <w:sz w:val="22"/>
          <w:szCs w:val="28"/>
          <w:lang w:val="id-ID"/>
        </w:rPr>
        <w:t>l</w:t>
      </w:r>
      <w:r w:rsidR="00AE639F">
        <w:rPr>
          <w:rFonts w:ascii="Calibri" w:hAnsi="Calibri" w:cs="Traditional Arabic"/>
          <w:i/>
          <w:iCs/>
          <w:sz w:val="22"/>
          <w:szCs w:val="28"/>
          <w:lang w:val="id-ID"/>
        </w:rPr>
        <w:t>-</w:t>
      </w:r>
      <w:r w:rsidRPr="00AE639F">
        <w:rPr>
          <w:rFonts w:ascii="Calibri" w:hAnsi="Calibri" w:cs="Traditional Arabic"/>
          <w:i/>
          <w:iCs/>
          <w:sz w:val="22"/>
          <w:szCs w:val="28"/>
          <w:lang w:val="id-ID"/>
        </w:rPr>
        <w:t>‘Arab</w:t>
      </w:r>
      <w:r w:rsidRPr="00C00568">
        <w:rPr>
          <w:rFonts w:ascii="Calibri" w:hAnsi="Calibri" w:cs="Traditional Arabic"/>
          <w:sz w:val="22"/>
          <w:szCs w:val="28"/>
          <w:lang w:val="id-ID"/>
        </w:rPr>
        <w:t xml:space="preserve">, Ibnu Manzhur </w:t>
      </w:r>
      <w:r w:rsidR="002E77C2">
        <w:rPr>
          <w:rFonts w:ascii="Calibri" w:hAnsi="Calibri" w:cs="Traditional Arabic"/>
          <w:sz w:val="22"/>
          <w:szCs w:val="28"/>
          <w:lang w:val="id-ID"/>
        </w:rPr>
        <w:t>(</w:t>
      </w:r>
      <w:r w:rsidRPr="00C00568">
        <w:rPr>
          <w:rFonts w:ascii="Calibri" w:hAnsi="Calibri" w:cs="Traditional Arabic"/>
          <w:sz w:val="22"/>
          <w:szCs w:val="28"/>
          <w:lang w:val="id-ID"/>
        </w:rPr>
        <w:t>12/158</w:t>
      </w:r>
      <w:r w:rsidR="002E77C2">
        <w:rPr>
          <w:rFonts w:ascii="Calibri" w:hAnsi="Calibri" w:cs="Traditional Arabic"/>
          <w:sz w:val="22"/>
          <w:szCs w:val="28"/>
          <w:lang w:val="id-ID"/>
        </w:rPr>
        <w:t>)</w:t>
      </w:r>
      <w:r w:rsidRPr="00C00568">
        <w:rPr>
          <w:rFonts w:ascii="Calibri" w:hAnsi="Calibri" w:cs="Traditional Arabic"/>
          <w:sz w:val="22"/>
          <w:szCs w:val="28"/>
          <w:lang w:val="id-ID"/>
        </w:rPr>
        <w:t xml:space="preserve">; dan </w:t>
      </w:r>
      <w:r w:rsidR="002E77C2">
        <w:rPr>
          <w:rFonts w:ascii="Calibri" w:hAnsi="Calibri" w:cs="Traditional Arabic"/>
          <w:i/>
          <w:iCs/>
          <w:sz w:val="22"/>
          <w:szCs w:val="28"/>
          <w:lang w:val="id-ID"/>
        </w:rPr>
        <w:t>a</w:t>
      </w:r>
      <w:r w:rsidRPr="002E77C2">
        <w:rPr>
          <w:rFonts w:ascii="Calibri" w:hAnsi="Calibri" w:cs="Traditional Arabic"/>
          <w:i/>
          <w:iCs/>
          <w:sz w:val="22"/>
          <w:szCs w:val="28"/>
          <w:lang w:val="id-ID"/>
        </w:rPr>
        <w:t xml:space="preserve">l-Mu’jam </w:t>
      </w:r>
      <w:r w:rsidR="002E77C2">
        <w:rPr>
          <w:rFonts w:ascii="Calibri" w:hAnsi="Calibri" w:cs="Traditional Arabic"/>
          <w:i/>
          <w:iCs/>
          <w:sz w:val="22"/>
          <w:szCs w:val="28"/>
          <w:lang w:val="id-ID"/>
        </w:rPr>
        <w:t>a</w:t>
      </w:r>
      <w:r w:rsidRPr="002E77C2">
        <w:rPr>
          <w:rFonts w:ascii="Calibri" w:hAnsi="Calibri" w:cs="Traditional Arabic"/>
          <w:i/>
          <w:iCs/>
          <w:sz w:val="22"/>
          <w:szCs w:val="28"/>
          <w:lang w:val="id-ID"/>
        </w:rPr>
        <w:t>l-Wasîth</w:t>
      </w:r>
      <w:r w:rsidRPr="00C00568">
        <w:rPr>
          <w:rFonts w:ascii="Calibri" w:hAnsi="Calibri" w:cs="Traditional Arabic"/>
          <w:sz w:val="22"/>
          <w:szCs w:val="28"/>
          <w:lang w:val="id-ID"/>
        </w:rPr>
        <w:t xml:space="preserve"> </w:t>
      </w:r>
      <w:r w:rsidR="002E77C2">
        <w:rPr>
          <w:rFonts w:ascii="Calibri" w:hAnsi="Calibri" w:cs="Traditional Arabic"/>
          <w:sz w:val="22"/>
          <w:szCs w:val="28"/>
          <w:lang w:val="id-ID"/>
        </w:rPr>
        <w:t>(</w:t>
      </w:r>
      <w:r w:rsidRPr="00C00568">
        <w:rPr>
          <w:rFonts w:ascii="Calibri" w:hAnsi="Calibri" w:cs="Traditional Arabic"/>
          <w:sz w:val="22"/>
          <w:szCs w:val="28"/>
          <w:lang w:val="id-ID"/>
        </w:rPr>
        <w:t>1/200)</w:t>
      </w:r>
      <w:r w:rsidR="002E77C2">
        <w:rPr>
          <w:rFonts w:ascii="Calibri" w:hAnsi="Calibri" w:cs="Traditional Arabic"/>
          <w:sz w:val="22"/>
          <w:szCs w:val="28"/>
          <w:lang w:val="id-ID"/>
        </w:rPr>
        <w:t>].</w:t>
      </w:r>
    </w:p>
  </w:footnote>
  <w:footnote w:id="22">
    <w:p w14:paraId="5BAD8AC1" w14:textId="789C9B09" w:rsidR="00AB3C21" w:rsidRPr="00C00568" w:rsidRDefault="00AB3C21">
      <w:pPr>
        <w:pStyle w:val="TeksCatatanKaki"/>
        <w:rPr>
          <w:rFonts w:ascii="Calibri" w:hAnsi="Calibri"/>
          <w:sz w:val="22"/>
        </w:rPr>
      </w:pPr>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 xml:space="preserve"> </w:t>
      </w:r>
      <w:r w:rsidRPr="005C47AF">
        <w:rPr>
          <w:rFonts w:ascii="Calibri" w:eastAsiaTheme="minorHAnsi" w:hAnsi="Calibri" w:cs="Traditional Arabic"/>
          <w:i/>
          <w:iCs/>
          <w:sz w:val="22"/>
          <w:szCs w:val="32"/>
          <w:lang w:val="id-ID"/>
        </w:rPr>
        <w:t xml:space="preserve">Musnad </w:t>
      </w:r>
      <w:r w:rsidR="005C47AF">
        <w:rPr>
          <w:rFonts w:ascii="Calibri" w:eastAsiaTheme="minorHAnsi" w:hAnsi="Calibri" w:cs="Traditional Arabic"/>
          <w:i/>
          <w:iCs/>
          <w:sz w:val="22"/>
          <w:szCs w:val="32"/>
          <w:lang w:val="id-ID"/>
        </w:rPr>
        <w:t>a</w:t>
      </w:r>
      <w:r w:rsidRPr="005C47AF">
        <w:rPr>
          <w:rFonts w:ascii="Calibri" w:eastAsiaTheme="minorHAnsi" w:hAnsi="Calibri" w:cs="Traditional Arabic"/>
          <w:i/>
          <w:iCs/>
          <w:sz w:val="22"/>
          <w:szCs w:val="32"/>
          <w:lang w:val="id-ID"/>
        </w:rPr>
        <w:t>sy-Syafi’i</w:t>
      </w:r>
      <w:r w:rsidRPr="00C00568">
        <w:rPr>
          <w:rFonts w:ascii="Calibri" w:eastAsiaTheme="minorHAnsi" w:hAnsi="Calibri" w:cs="Traditional Arabic"/>
          <w:sz w:val="22"/>
          <w:szCs w:val="32"/>
          <w:lang w:val="id-ID"/>
        </w:rPr>
        <w:t>, hl</w:t>
      </w:r>
      <w:r w:rsidR="005C47AF">
        <w:rPr>
          <w:rFonts w:ascii="Calibri" w:eastAsiaTheme="minorHAnsi" w:hAnsi="Calibri" w:cs="Traditional Arabic"/>
          <w:sz w:val="22"/>
          <w:szCs w:val="32"/>
          <w:lang w:val="id-ID"/>
        </w:rPr>
        <w:t>m</w:t>
      </w:r>
      <w:r w:rsidRPr="00C00568">
        <w:rPr>
          <w:rFonts w:ascii="Calibri" w:eastAsiaTheme="minorHAnsi" w:hAnsi="Calibri" w:cs="Traditional Arabic"/>
          <w:sz w:val="22"/>
          <w:szCs w:val="32"/>
          <w:lang w:val="id-ID"/>
        </w:rPr>
        <w:t xml:space="preserve">. 113; </w:t>
      </w:r>
      <w:r w:rsidR="005C47AF" w:rsidRPr="005C47AF">
        <w:rPr>
          <w:rFonts w:ascii="Calibri" w:eastAsiaTheme="minorHAnsi" w:hAnsi="Calibri" w:cs="Traditional Arabic"/>
          <w:i/>
          <w:iCs/>
          <w:sz w:val="22"/>
          <w:szCs w:val="32"/>
          <w:lang w:val="id-ID"/>
        </w:rPr>
        <w:t>a</w:t>
      </w:r>
      <w:r w:rsidRPr="005C47AF">
        <w:rPr>
          <w:rFonts w:ascii="Calibri" w:eastAsiaTheme="minorHAnsi" w:hAnsi="Calibri" w:cs="Traditional Arabic"/>
          <w:i/>
          <w:iCs/>
          <w:sz w:val="22"/>
          <w:szCs w:val="32"/>
          <w:lang w:val="id-ID"/>
        </w:rPr>
        <w:t xml:space="preserve">s-Sunan </w:t>
      </w:r>
      <w:r w:rsidR="005C47AF" w:rsidRPr="005C47AF">
        <w:rPr>
          <w:rFonts w:ascii="Calibri" w:eastAsiaTheme="minorHAnsi" w:hAnsi="Calibri" w:cs="Traditional Arabic"/>
          <w:i/>
          <w:iCs/>
          <w:sz w:val="22"/>
          <w:szCs w:val="32"/>
          <w:lang w:val="id-ID"/>
        </w:rPr>
        <w:t>a</w:t>
      </w:r>
      <w:r w:rsidRPr="005C47AF">
        <w:rPr>
          <w:rFonts w:ascii="Calibri" w:eastAsiaTheme="minorHAnsi" w:hAnsi="Calibri" w:cs="Traditional Arabic"/>
          <w:i/>
          <w:iCs/>
          <w:sz w:val="22"/>
          <w:szCs w:val="32"/>
          <w:lang w:val="id-ID"/>
        </w:rPr>
        <w:t>l-Kubrâ,</w:t>
      </w:r>
      <w:r w:rsidRPr="00C00568">
        <w:rPr>
          <w:rFonts w:ascii="Calibri" w:eastAsiaTheme="minorHAnsi" w:hAnsi="Calibri" w:cs="Traditional Arabic"/>
          <w:sz w:val="22"/>
          <w:szCs w:val="32"/>
          <w:lang w:val="id-ID"/>
        </w:rPr>
        <w:t xml:space="preserve"> </w:t>
      </w:r>
      <w:r w:rsidR="005C47AF">
        <w:rPr>
          <w:rFonts w:ascii="Calibri" w:eastAsiaTheme="minorHAnsi" w:hAnsi="Calibri" w:cs="Traditional Arabic"/>
          <w:sz w:val="22"/>
          <w:szCs w:val="32"/>
          <w:lang w:val="id-ID"/>
        </w:rPr>
        <w:t>a</w:t>
      </w:r>
      <w:r w:rsidRPr="00C00568">
        <w:rPr>
          <w:rFonts w:ascii="Calibri" w:eastAsiaTheme="minorHAnsi" w:hAnsi="Calibri" w:cs="Traditional Arabic"/>
          <w:sz w:val="22"/>
          <w:szCs w:val="32"/>
          <w:lang w:val="id-ID"/>
        </w:rPr>
        <w:t>l-Baihaqi, No. 8730</w:t>
      </w:r>
      <w:r w:rsidR="005C47AF">
        <w:rPr>
          <w:rFonts w:ascii="Calibri" w:eastAsiaTheme="minorHAnsi" w:hAnsi="Calibri" w:cs="Traditional Arabic"/>
          <w:sz w:val="22"/>
          <w:szCs w:val="32"/>
          <w:lang w:val="id-ID"/>
        </w:rPr>
        <w:t>.</w:t>
      </w:r>
    </w:p>
  </w:footnote>
  <w:footnote w:id="23">
    <w:p w14:paraId="2E22680D" w14:textId="74DDDDB2" w:rsidR="002C7595" w:rsidRPr="00C00568" w:rsidRDefault="002C7595">
      <w:pPr>
        <w:pStyle w:val="TeksCatatanKaki"/>
        <w:rPr>
          <w:rFonts w:ascii="Calibri" w:hAnsi="Calibri"/>
          <w:sz w:val="22"/>
        </w:rPr>
      </w:pPr>
      <w:r w:rsidRPr="00C00568">
        <w:rPr>
          <w:rStyle w:val="ReferensiCatatanKaki"/>
          <w:rFonts w:ascii="Calibri" w:hAnsi="Calibri"/>
          <w:sz w:val="22"/>
        </w:rPr>
        <w:footnoteRef/>
      </w:r>
      <w:r w:rsidRPr="00C00568">
        <w:rPr>
          <w:rFonts w:ascii="Calibri" w:hAnsi="Calibri"/>
          <w:sz w:val="22"/>
        </w:rPr>
        <w:t xml:space="preserve"> </w:t>
      </w:r>
      <w:r w:rsidRPr="00FC77D6">
        <w:rPr>
          <w:rFonts w:ascii="Calibri" w:eastAsiaTheme="minorHAnsi" w:hAnsi="Calibri" w:cs="Traditional Arabic"/>
          <w:i/>
          <w:iCs/>
          <w:sz w:val="22"/>
          <w:szCs w:val="32"/>
          <w:lang w:val="id-ID"/>
        </w:rPr>
        <w:t>Al-Mughnî</w:t>
      </w:r>
      <w:r w:rsidRPr="00C00568">
        <w:rPr>
          <w:rFonts w:ascii="Calibri" w:eastAsiaTheme="minorHAnsi" w:hAnsi="Calibri" w:cs="Traditional Arabic"/>
          <w:sz w:val="22"/>
          <w:szCs w:val="32"/>
          <w:lang w:val="id-ID"/>
        </w:rPr>
        <w:t xml:space="preserve"> </w:t>
      </w:r>
      <w:r w:rsidR="00FC77D6">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3/220)</w:t>
      </w:r>
      <w:r w:rsidR="00F365AA">
        <w:rPr>
          <w:rFonts w:ascii="Calibri" w:eastAsiaTheme="minorHAnsi" w:hAnsi="Calibri" w:cs="Traditional Arabic"/>
          <w:sz w:val="22"/>
          <w:szCs w:val="32"/>
          <w:lang w:val="id-ID"/>
        </w:rPr>
        <w:t>.</w:t>
      </w:r>
    </w:p>
  </w:footnote>
  <w:footnote w:id="24">
    <w:p w14:paraId="0CA2F63C" w14:textId="73780099" w:rsidR="00071003" w:rsidRPr="00C00568" w:rsidRDefault="00071003">
      <w:pPr>
        <w:pStyle w:val="TeksCatatanKaki"/>
        <w:rPr>
          <w:rFonts w:ascii="Calibri" w:hAnsi="Calibri"/>
          <w:sz w:val="22"/>
          <w:lang w:val="id-ID"/>
        </w:rPr>
      </w:pPr>
      <w:r w:rsidRPr="00C00568">
        <w:rPr>
          <w:rStyle w:val="ReferensiCatatanKaki"/>
          <w:rFonts w:ascii="Calibri" w:hAnsi="Calibri"/>
          <w:sz w:val="22"/>
        </w:rPr>
        <w:footnoteRef/>
      </w:r>
      <w:r w:rsidRPr="00C00568">
        <w:rPr>
          <w:rFonts w:ascii="Calibri" w:hAnsi="Calibri"/>
          <w:sz w:val="22"/>
        </w:rPr>
        <w:t xml:space="preserve"> </w:t>
      </w:r>
      <w:r w:rsidRPr="00FC77D6">
        <w:rPr>
          <w:rFonts w:ascii="Calibri" w:eastAsiaTheme="minorHAnsi" w:hAnsi="Calibri" w:cs="Traditional Arabic"/>
          <w:i/>
          <w:iCs/>
          <w:sz w:val="22"/>
          <w:szCs w:val="32"/>
          <w:lang w:val="id-ID"/>
        </w:rPr>
        <w:t>Al-Mughnî</w:t>
      </w:r>
      <w:r w:rsidRPr="00FC77D6">
        <w:rPr>
          <w:rFonts w:ascii="Calibri" w:eastAsiaTheme="minorHAnsi" w:hAnsi="Calibri" w:cs="Traditional Arabic"/>
          <w:sz w:val="22"/>
          <w:szCs w:val="32"/>
          <w:lang w:val="id-ID"/>
        </w:rPr>
        <w:t xml:space="preserve"> </w:t>
      </w:r>
      <w:r w:rsidR="00FC77D6" w:rsidRPr="00FC77D6">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3/220)</w:t>
      </w:r>
      <w:r w:rsidR="00F365AA">
        <w:rPr>
          <w:rFonts w:ascii="Calibri" w:eastAsiaTheme="minorHAnsi" w:hAnsi="Calibri" w:cs="Traditional Arabic"/>
          <w:sz w:val="22"/>
          <w:szCs w:val="32"/>
          <w:lang w:val="id-ID"/>
        </w:rPr>
        <w:t>.</w:t>
      </w:r>
    </w:p>
  </w:footnote>
  <w:footnote w:id="25">
    <w:p w14:paraId="3F4855D2" w14:textId="5DBBE624" w:rsidR="00C71F53" w:rsidRPr="00C00568" w:rsidRDefault="00C71F53">
      <w:pPr>
        <w:pStyle w:val="TeksCatatanKaki"/>
        <w:rPr>
          <w:rFonts w:ascii="Calibri" w:hAnsi="Calibri"/>
          <w:sz w:val="22"/>
          <w:lang w:val="id-ID"/>
        </w:rPr>
      </w:pPr>
      <w:r w:rsidRPr="00C00568">
        <w:rPr>
          <w:rStyle w:val="ReferensiCatatanKaki"/>
          <w:rFonts w:ascii="Calibri" w:hAnsi="Calibri"/>
          <w:sz w:val="22"/>
        </w:rPr>
        <w:footnoteRef/>
      </w:r>
      <w:r w:rsidRPr="00C00568">
        <w:rPr>
          <w:rFonts w:ascii="Calibri" w:hAnsi="Calibri"/>
          <w:sz w:val="22"/>
        </w:rPr>
        <w:t xml:space="preserve"> </w:t>
      </w:r>
      <w:r w:rsidRPr="00FC77D6">
        <w:rPr>
          <w:rFonts w:ascii="Calibri" w:eastAsiaTheme="minorHAnsi" w:hAnsi="Calibri" w:cs="Traditional Arabic"/>
          <w:i/>
          <w:iCs/>
          <w:sz w:val="22"/>
          <w:szCs w:val="32"/>
          <w:lang w:val="id-ID"/>
        </w:rPr>
        <w:t xml:space="preserve">Al-Mughnî </w:t>
      </w:r>
      <w:r w:rsidR="00FC77D6" w:rsidRPr="00FC77D6">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3/220)</w:t>
      </w:r>
      <w:r w:rsidR="00F365AA">
        <w:rPr>
          <w:rFonts w:ascii="Calibri" w:eastAsiaTheme="minorHAnsi" w:hAnsi="Calibri" w:cs="Traditional Arabic"/>
          <w:sz w:val="22"/>
          <w:szCs w:val="32"/>
          <w:lang w:val="id-ID"/>
        </w:rPr>
        <w:t>.</w:t>
      </w:r>
    </w:p>
  </w:footnote>
  <w:footnote w:id="26">
    <w:p w14:paraId="493DE829" w14:textId="0C78D6F6" w:rsidR="00E3060D" w:rsidRPr="00C00568" w:rsidRDefault="00E3060D">
      <w:pPr>
        <w:pStyle w:val="TeksCatatanKaki"/>
        <w:rPr>
          <w:rFonts w:ascii="Calibri" w:hAnsi="Calibri"/>
          <w:sz w:val="22"/>
          <w:lang w:val="id-ID"/>
        </w:rPr>
      </w:pPr>
      <w:r w:rsidRPr="00C00568">
        <w:rPr>
          <w:rStyle w:val="ReferensiCatatanKaki"/>
          <w:rFonts w:ascii="Calibri" w:hAnsi="Calibri"/>
          <w:sz w:val="22"/>
        </w:rPr>
        <w:footnoteRef/>
      </w:r>
      <w:r w:rsidRPr="00C8207A">
        <w:rPr>
          <w:rFonts w:ascii="Calibri" w:hAnsi="Calibri"/>
          <w:sz w:val="22"/>
          <w:lang w:val="id-ID"/>
        </w:rPr>
        <w:t xml:space="preserve"> </w:t>
      </w:r>
      <w:r w:rsidRPr="00FC77D6">
        <w:rPr>
          <w:rFonts w:ascii="Calibri" w:eastAsiaTheme="minorHAnsi" w:hAnsi="Calibri" w:cs="Traditional Arabic"/>
          <w:i/>
          <w:iCs/>
          <w:sz w:val="22"/>
          <w:szCs w:val="32"/>
          <w:lang w:val="id-ID"/>
        </w:rPr>
        <w:t>Al-Mughnî</w:t>
      </w:r>
      <w:r w:rsidRPr="00C00568">
        <w:rPr>
          <w:rFonts w:ascii="Calibri" w:eastAsiaTheme="minorHAnsi" w:hAnsi="Calibri" w:cs="Traditional Arabic"/>
          <w:sz w:val="22"/>
          <w:szCs w:val="32"/>
          <w:lang w:val="id-ID"/>
        </w:rPr>
        <w:t xml:space="preserve"> </w:t>
      </w:r>
      <w:r w:rsidR="00FC77D6">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3/220)</w:t>
      </w:r>
      <w:r w:rsidR="00F365AA">
        <w:rPr>
          <w:rFonts w:ascii="Calibri" w:eastAsiaTheme="minorHAnsi" w:hAnsi="Calibri" w:cs="Traditional Arabic"/>
          <w:sz w:val="22"/>
          <w:szCs w:val="32"/>
          <w:lang w:val="id-ID"/>
        </w:rPr>
        <w:t>.</w:t>
      </w:r>
    </w:p>
  </w:footnote>
  <w:footnote w:id="27">
    <w:p w14:paraId="6E0BF843" w14:textId="5510AC42" w:rsidR="0001405B" w:rsidRPr="00C00568" w:rsidRDefault="0001405B">
      <w:pPr>
        <w:pStyle w:val="TeksCatatanKaki"/>
        <w:rPr>
          <w:rFonts w:ascii="Calibri" w:hAnsi="Calibri"/>
          <w:sz w:val="22"/>
          <w:lang w:val="id-ID"/>
        </w:rPr>
      </w:pPr>
      <w:r w:rsidRPr="00C00568">
        <w:rPr>
          <w:rStyle w:val="ReferensiCatatanKaki"/>
          <w:rFonts w:ascii="Calibri" w:hAnsi="Calibri"/>
          <w:sz w:val="22"/>
        </w:rPr>
        <w:footnoteRef/>
      </w:r>
      <w:r w:rsidRPr="00C8207A">
        <w:rPr>
          <w:rFonts w:ascii="Calibri" w:hAnsi="Calibri"/>
          <w:sz w:val="22"/>
          <w:lang w:val="id-ID"/>
        </w:rPr>
        <w:t xml:space="preserve"> </w:t>
      </w:r>
      <w:r w:rsidRPr="00C00568">
        <w:rPr>
          <w:rFonts w:ascii="Calibri" w:eastAsiaTheme="minorHAnsi" w:hAnsi="Calibri" w:cs="Traditional Arabic"/>
          <w:sz w:val="22"/>
          <w:szCs w:val="32"/>
          <w:lang w:val="id-ID"/>
        </w:rPr>
        <w:t xml:space="preserve"> </w:t>
      </w:r>
      <w:r w:rsidRPr="003217C8">
        <w:rPr>
          <w:rFonts w:ascii="Calibri" w:eastAsiaTheme="minorHAnsi" w:hAnsi="Calibri" w:cs="Traditional Arabic"/>
          <w:i/>
          <w:iCs/>
          <w:sz w:val="22"/>
          <w:szCs w:val="32"/>
          <w:lang w:val="id-ID"/>
        </w:rPr>
        <w:t xml:space="preserve">Majmû’ </w:t>
      </w:r>
      <w:r w:rsidR="00C66943">
        <w:rPr>
          <w:rFonts w:ascii="Calibri" w:eastAsiaTheme="minorHAnsi" w:hAnsi="Calibri" w:cs="Traditional Arabic"/>
          <w:i/>
          <w:iCs/>
          <w:sz w:val="22"/>
          <w:szCs w:val="32"/>
          <w:lang w:val="id-ID"/>
        </w:rPr>
        <w:t>a</w:t>
      </w:r>
      <w:r w:rsidRPr="003217C8">
        <w:rPr>
          <w:rFonts w:ascii="Calibri" w:eastAsiaTheme="minorHAnsi" w:hAnsi="Calibri" w:cs="Traditional Arabic"/>
          <w:i/>
          <w:iCs/>
          <w:sz w:val="22"/>
          <w:szCs w:val="32"/>
          <w:lang w:val="id-ID"/>
        </w:rPr>
        <w:t xml:space="preserve">l-Fatâwâ, </w:t>
      </w:r>
      <w:r w:rsidRPr="00C00568">
        <w:rPr>
          <w:rFonts w:ascii="Calibri" w:eastAsiaTheme="minorHAnsi" w:hAnsi="Calibri" w:cs="Traditional Arabic"/>
          <w:sz w:val="22"/>
          <w:szCs w:val="32"/>
          <w:lang w:val="id-ID"/>
        </w:rPr>
        <w:t xml:space="preserve">Ibnu Taimiyyah, </w:t>
      </w:r>
      <w:r w:rsidR="00C66943">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26/270)</w:t>
      </w:r>
      <w:r w:rsidR="00C66943">
        <w:rPr>
          <w:rFonts w:ascii="Calibri" w:eastAsiaTheme="minorHAnsi" w:hAnsi="Calibri" w:cs="Traditional Arabic"/>
          <w:sz w:val="22"/>
          <w:szCs w:val="32"/>
          <w:lang w:val="id-ID"/>
        </w:rPr>
        <w:t>.</w:t>
      </w:r>
    </w:p>
  </w:footnote>
  <w:footnote w:id="28">
    <w:p w14:paraId="40DE03FC" w14:textId="73377B78" w:rsidR="00576D8D" w:rsidRPr="00C00568" w:rsidRDefault="00576D8D">
      <w:pPr>
        <w:pStyle w:val="TeksCatatanKaki"/>
        <w:rPr>
          <w:rFonts w:ascii="Calibri" w:hAnsi="Calibri"/>
          <w:sz w:val="22"/>
          <w:rtl/>
          <w:lang w:bidi="ar-SA"/>
        </w:rPr>
      </w:pPr>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 xml:space="preserve"> </w:t>
      </w:r>
      <w:r w:rsidRPr="00C66943">
        <w:rPr>
          <w:rFonts w:ascii="Calibri" w:eastAsiaTheme="minorHAnsi" w:hAnsi="Calibri" w:cs="Traditional Arabic"/>
          <w:i/>
          <w:iCs/>
          <w:sz w:val="22"/>
          <w:szCs w:val="32"/>
          <w:lang w:val="id-ID"/>
        </w:rPr>
        <w:t>Al-Mughnî</w:t>
      </w:r>
      <w:r w:rsidRPr="00C00568">
        <w:rPr>
          <w:rFonts w:ascii="Calibri" w:eastAsiaTheme="minorHAnsi" w:hAnsi="Calibri" w:cs="Traditional Arabic"/>
          <w:sz w:val="22"/>
          <w:szCs w:val="32"/>
          <w:lang w:val="id-ID"/>
        </w:rPr>
        <w:t xml:space="preserve"> </w:t>
      </w:r>
      <w:r w:rsidR="00C66943">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3/220)</w:t>
      </w:r>
      <w:r w:rsidR="00C66943">
        <w:rPr>
          <w:rFonts w:ascii="Calibri" w:eastAsiaTheme="minorHAnsi" w:hAnsi="Calibri" w:cs="Traditional Arabic"/>
          <w:sz w:val="22"/>
          <w:szCs w:val="32"/>
          <w:lang w:val="id-ID"/>
        </w:rPr>
        <w:t>.</w:t>
      </w:r>
    </w:p>
  </w:footnote>
  <w:footnote w:id="29">
    <w:p w14:paraId="491D0843" w14:textId="3B1BA157" w:rsidR="002946FF" w:rsidRPr="00C00568" w:rsidRDefault="002946FF">
      <w:pPr>
        <w:pStyle w:val="TeksCatatanKaki"/>
        <w:rPr>
          <w:rFonts w:ascii="Calibri" w:hAnsi="Calibri"/>
          <w:sz w:val="22"/>
        </w:rPr>
      </w:pPr>
      <w:r w:rsidRPr="00C00568">
        <w:rPr>
          <w:rStyle w:val="ReferensiCatatanKaki"/>
          <w:rFonts w:ascii="Calibri" w:hAnsi="Calibri"/>
          <w:sz w:val="22"/>
        </w:rPr>
        <w:footnoteRef/>
      </w:r>
      <w:r w:rsidRPr="00C00568">
        <w:rPr>
          <w:rFonts w:ascii="Calibri" w:hAnsi="Calibri"/>
          <w:sz w:val="22"/>
        </w:rPr>
        <w:t xml:space="preserve"> </w:t>
      </w:r>
      <w:r w:rsidRPr="00C00568">
        <w:rPr>
          <w:rFonts w:ascii="Calibri" w:eastAsiaTheme="minorHAnsi" w:hAnsi="Calibri" w:cs="Traditional Arabic"/>
          <w:sz w:val="22"/>
          <w:szCs w:val="32"/>
          <w:lang w:val="id-ID"/>
        </w:rPr>
        <w:t xml:space="preserve"> </w:t>
      </w:r>
      <w:r w:rsidRPr="008E0117">
        <w:rPr>
          <w:rFonts w:ascii="Calibri" w:eastAsiaTheme="minorHAnsi" w:hAnsi="Calibri" w:cs="Traditional Arabic"/>
          <w:i/>
          <w:iCs/>
          <w:sz w:val="22"/>
          <w:szCs w:val="32"/>
          <w:lang w:val="id-ID"/>
        </w:rPr>
        <w:t>Al-Mughnî,</w:t>
      </w:r>
      <w:r w:rsidRPr="00C00568">
        <w:rPr>
          <w:rFonts w:ascii="Calibri" w:eastAsiaTheme="minorHAnsi" w:hAnsi="Calibri" w:cs="Traditional Arabic"/>
          <w:sz w:val="22"/>
          <w:szCs w:val="32"/>
          <w:lang w:val="id-ID"/>
        </w:rPr>
        <w:t xml:space="preserve"> Ibnu Qudamah</w:t>
      </w:r>
      <w:ins w:id="5" w:author="ufa office" w:date="2026-03-02T08:30:00Z" w16du:dateUtc="2026-03-02T01:30:00Z">
        <w:r w:rsidRPr="00C00568">
          <w:rPr>
            <w:rFonts w:ascii="Calibri" w:eastAsiaTheme="minorHAnsi" w:hAnsi="Calibri" w:cs="Traditional Arabic"/>
            <w:sz w:val="22"/>
            <w:szCs w:val="32"/>
            <w:lang w:val="id-ID"/>
          </w:rPr>
          <w:t>,</w:t>
        </w:r>
      </w:ins>
      <w:r w:rsidRPr="00C00568">
        <w:rPr>
          <w:rFonts w:ascii="Calibri" w:eastAsiaTheme="minorHAnsi" w:hAnsi="Calibri" w:cs="Traditional Arabic"/>
          <w:sz w:val="22"/>
          <w:szCs w:val="32"/>
          <w:lang w:val="id-ID"/>
        </w:rPr>
        <w:t xml:space="preserve"> </w:t>
      </w:r>
      <w:r w:rsidR="008E0117">
        <w:rPr>
          <w:rFonts w:ascii="Calibri" w:eastAsiaTheme="minorHAnsi" w:hAnsi="Calibri" w:cs="Traditional Arabic"/>
          <w:sz w:val="22"/>
          <w:szCs w:val="32"/>
          <w:lang w:val="id-ID"/>
        </w:rPr>
        <w:t>(</w:t>
      </w:r>
      <w:r w:rsidRPr="00C00568">
        <w:rPr>
          <w:rFonts w:ascii="Calibri" w:eastAsiaTheme="minorHAnsi" w:hAnsi="Calibri" w:cs="Traditional Arabic"/>
          <w:sz w:val="22"/>
          <w:szCs w:val="32"/>
          <w:lang w:val="id-ID"/>
        </w:rPr>
        <w:t>3/220)</w:t>
      </w:r>
      <w:r w:rsidR="008E0117">
        <w:rPr>
          <w:rFonts w:ascii="Calibri" w:eastAsiaTheme="minorHAnsi" w:hAnsi="Calibri" w:cs="Traditional Arabic"/>
          <w:sz w:val="22"/>
          <w:szCs w:val="32"/>
          <w:lang w:val="id-ID"/>
        </w:rPr>
        <w:t>.</w:t>
      </w:r>
    </w:p>
  </w:footnote>
  <w:footnote w:id="30">
    <w:p w14:paraId="3C41F945" w14:textId="5BD4512C" w:rsidR="008D7A4A" w:rsidRPr="00C00568" w:rsidRDefault="008D7A4A" w:rsidP="008D7A4A">
      <w:pPr>
        <w:pStyle w:val="TeksCatatanKaki"/>
        <w:jc w:val="both"/>
        <w:rPr>
          <w:rFonts w:ascii="Calibri" w:hAnsi="Calibri" w:cs="Traditional Arabic"/>
          <w:sz w:val="22"/>
          <w:szCs w:val="28"/>
          <w:lang w:val="en-ID"/>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rPr>
        <w:t xml:space="preserve"> </w:t>
      </w:r>
      <w:r w:rsidRPr="00C00568">
        <w:rPr>
          <w:rFonts w:ascii="Calibri" w:hAnsi="Calibri" w:cs="Traditional Arabic"/>
          <w:sz w:val="22"/>
          <w:szCs w:val="28"/>
          <w:lang w:val="en-ID"/>
        </w:rPr>
        <w:t>Lihat</w:t>
      </w:r>
      <w:r w:rsidR="00E17EE8">
        <w:rPr>
          <w:rFonts w:ascii="Calibri" w:hAnsi="Calibri" w:cs="Traditional Arabic"/>
          <w:sz w:val="22"/>
          <w:szCs w:val="28"/>
          <w:lang w:val="en-ID"/>
        </w:rPr>
        <w:t>:</w:t>
      </w:r>
      <w:r w:rsidRPr="00C00568">
        <w:rPr>
          <w:rFonts w:ascii="Calibri" w:hAnsi="Calibri" w:cs="Traditional Arabic"/>
          <w:sz w:val="22"/>
          <w:szCs w:val="28"/>
          <w:lang w:val="en-ID"/>
        </w:rPr>
        <w:t xml:space="preserve"> </w:t>
      </w:r>
      <w:r w:rsidRPr="00E17EE8">
        <w:rPr>
          <w:rFonts w:ascii="Calibri" w:hAnsi="Calibri" w:cs="Traditional Arabic"/>
          <w:i/>
          <w:iCs/>
          <w:sz w:val="22"/>
          <w:szCs w:val="28"/>
          <w:lang w:val="en-ID"/>
        </w:rPr>
        <w:t>Fath</w:t>
      </w:r>
      <w:r w:rsidR="00E17EE8" w:rsidRPr="00E17EE8">
        <w:rPr>
          <w:rFonts w:ascii="Calibri" w:hAnsi="Calibri" w:cs="Traditional Arabic"/>
          <w:i/>
          <w:iCs/>
          <w:sz w:val="22"/>
          <w:szCs w:val="28"/>
          <w:lang w:val="en-ID"/>
        </w:rPr>
        <w:t xml:space="preserve"> a</w:t>
      </w:r>
      <w:r w:rsidRPr="00E17EE8">
        <w:rPr>
          <w:rFonts w:ascii="Calibri" w:hAnsi="Calibri" w:cs="Traditional Arabic"/>
          <w:i/>
          <w:iCs/>
          <w:sz w:val="22"/>
          <w:szCs w:val="28"/>
          <w:lang w:val="en-ID"/>
        </w:rPr>
        <w:t>l</w:t>
      </w:r>
      <w:r w:rsidR="00E17EE8" w:rsidRPr="00E17EE8">
        <w:rPr>
          <w:rFonts w:ascii="Calibri" w:hAnsi="Calibri" w:cs="Traditional Arabic"/>
          <w:i/>
          <w:iCs/>
          <w:sz w:val="22"/>
          <w:szCs w:val="28"/>
          <w:lang w:val="en-ID"/>
        </w:rPr>
        <w:t>-</w:t>
      </w:r>
      <w:r w:rsidRPr="00E17EE8">
        <w:rPr>
          <w:rFonts w:ascii="Calibri" w:hAnsi="Calibri" w:cs="Traditional Arabic"/>
          <w:i/>
          <w:iCs/>
          <w:sz w:val="22"/>
          <w:szCs w:val="28"/>
          <w:lang w:val="en-ID"/>
        </w:rPr>
        <w:t>B</w:t>
      </w:r>
      <w:r w:rsidR="00E17EE8" w:rsidRPr="00E17EE8">
        <w:rPr>
          <w:rFonts w:ascii="Calibri" w:hAnsi="Calibri" w:cs="Calibri"/>
          <w:i/>
          <w:iCs/>
          <w:color w:val="212529"/>
          <w:sz w:val="22"/>
          <w:szCs w:val="22"/>
          <w:shd w:val="clear" w:color="auto" w:fill="FFFFFF"/>
        </w:rPr>
        <w:t>â</w:t>
      </w:r>
      <w:r w:rsidRPr="00E17EE8">
        <w:rPr>
          <w:rFonts w:ascii="Calibri" w:hAnsi="Calibri" w:cs="Traditional Arabic"/>
          <w:i/>
          <w:iCs/>
          <w:sz w:val="22"/>
          <w:szCs w:val="28"/>
          <w:lang w:val="en-ID"/>
        </w:rPr>
        <w:t>ri</w:t>
      </w:r>
      <w:r w:rsidRPr="00C00568">
        <w:rPr>
          <w:rFonts w:ascii="Calibri" w:hAnsi="Calibri" w:cs="Traditional Arabic"/>
          <w:sz w:val="22"/>
          <w:szCs w:val="28"/>
          <w:lang w:val="en-ID"/>
        </w:rPr>
        <w:t xml:space="preserve">, Ibnu Hajar </w:t>
      </w:r>
      <w:r w:rsidR="00E17EE8">
        <w:rPr>
          <w:rFonts w:ascii="Calibri" w:hAnsi="Calibri" w:cs="Traditional Arabic"/>
          <w:sz w:val="22"/>
          <w:szCs w:val="28"/>
          <w:lang w:val="en-ID"/>
        </w:rPr>
        <w:t>(</w:t>
      </w:r>
      <w:r w:rsidRPr="00C00568">
        <w:rPr>
          <w:rFonts w:ascii="Calibri" w:hAnsi="Calibri" w:cs="Traditional Arabic"/>
          <w:sz w:val="22"/>
          <w:szCs w:val="28"/>
          <w:lang w:val="en-ID"/>
        </w:rPr>
        <w:t>2/562</w:t>
      </w:r>
      <w:r w:rsidR="00E17EE8">
        <w:rPr>
          <w:rFonts w:ascii="Calibri" w:hAnsi="Calibri" w:cs="Traditional Arabic"/>
          <w:sz w:val="22"/>
          <w:szCs w:val="28"/>
          <w:lang w:val="en-ID"/>
        </w:rPr>
        <w:t>).</w:t>
      </w:r>
    </w:p>
  </w:footnote>
  <w:footnote w:id="31">
    <w:p w14:paraId="0B3DDA76" w14:textId="0359FA05" w:rsidR="008D7A4A" w:rsidRPr="00C00568" w:rsidRDefault="008D7A4A" w:rsidP="008D7A4A">
      <w:pPr>
        <w:pStyle w:val="TeksCatatanKaki"/>
        <w:jc w:val="both"/>
        <w:rPr>
          <w:rFonts w:ascii="Calibri" w:hAnsi="Calibri" w:cs="Traditional Arabic"/>
          <w:sz w:val="22"/>
          <w:szCs w:val="28"/>
          <w:lang w:val="en-ID"/>
        </w:rPr>
      </w:pPr>
      <w:r w:rsidRPr="00C00568">
        <w:rPr>
          <w:rStyle w:val="ReferensiCatatanKaki"/>
          <w:rFonts w:ascii="Calibri" w:hAnsi="Calibri" w:cs="Traditional Arabic"/>
          <w:sz w:val="22"/>
          <w:szCs w:val="28"/>
        </w:rPr>
        <w:footnoteRef/>
      </w:r>
      <w:r w:rsidRPr="00C00568">
        <w:rPr>
          <w:rFonts w:ascii="Calibri" w:hAnsi="Calibri" w:cs="Traditional Arabic"/>
          <w:sz w:val="22"/>
          <w:szCs w:val="28"/>
        </w:rPr>
        <w:t xml:space="preserve"> </w:t>
      </w:r>
      <w:r w:rsidRPr="00C00568">
        <w:rPr>
          <w:rFonts w:ascii="Calibri" w:hAnsi="Calibri" w:cs="Traditional Arabic"/>
          <w:sz w:val="22"/>
          <w:szCs w:val="28"/>
          <w:lang w:val="en-ID"/>
        </w:rPr>
        <w:t>Lihat</w:t>
      </w:r>
      <w:r w:rsidR="003E511C">
        <w:rPr>
          <w:rFonts w:ascii="Calibri" w:hAnsi="Calibri" w:cs="Traditional Arabic"/>
          <w:sz w:val="22"/>
          <w:szCs w:val="28"/>
          <w:lang w:val="en-ID"/>
        </w:rPr>
        <w:t>:</w:t>
      </w:r>
      <w:r w:rsidRPr="00C00568">
        <w:rPr>
          <w:rFonts w:ascii="Calibri" w:hAnsi="Calibri" w:cs="Traditional Arabic"/>
          <w:sz w:val="22"/>
          <w:szCs w:val="28"/>
          <w:lang w:val="en-ID"/>
        </w:rPr>
        <w:t xml:space="preserve"> </w:t>
      </w:r>
      <w:r w:rsidRPr="00630DA5">
        <w:rPr>
          <w:rFonts w:ascii="Calibri" w:hAnsi="Calibri" w:cs="Traditional Arabic"/>
          <w:i/>
          <w:iCs/>
          <w:sz w:val="22"/>
          <w:szCs w:val="28"/>
          <w:lang w:val="en-ID"/>
        </w:rPr>
        <w:t>As-S</w:t>
      </w:r>
      <w:r w:rsidR="003E511C" w:rsidRPr="00630DA5">
        <w:rPr>
          <w:rFonts w:ascii="Calibri" w:hAnsi="Calibri" w:cs="Calibri"/>
          <w:i/>
          <w:iCs/>
          <w:color w:val="212529"/>
          <w:sz w:val="22"/>
          <w:szCs w:val="22"/>
          <w:shd w:val="clear" w:color="auto" w:fill="FFFFFF"/>
        </w:rPr>
        <w:t>î</w:t>
      </w:r>
      <w:r w:rsidRPr="00630DA5">
        <w:rPr>
          <w:rFonts w:ascii="Calibri" w:hAnsi="Calibri" w:cs="Traditional Arabic"/>
          <w:i/>
          <w:iCs/>
          <w:sz w:val="22"/>
          <w:szCs w:val="28"/>
          <w:lang w:val="en-ID"/>
        </w:rPr>
        <w:t>r</w:t>
      </w:r>
      <w:r w:rsidR="003E511C" w:rsidRPr="00630DA5">
        <w:rPr>
          <w:rFonts w:ascii="Calibri" w:hAnsi="Calibri" w:cs="Traditional Arabic"/>
          <w:i/>
          <w:iCs/>
          <w:sz w:val="22"/>
          <w:szCs w:val="28"/>
          <w:lang w:val="en-ID"/>
        </w:rPr>
        <w:t>a</w:t>
      </w:r>
      <w:r w:rsidRPr="00630DA5">
        <w:rPr>
          <w:rFonts w:ascii="Calibri" w:hAnsi="Calibri" w:cs="Traditional Arabic"/>
          <w:i/>
          <w:iCs/>
          <w:sz w:val="22"/>
          <w:szCs w:val="28"/>
          <w:lang w:val="en-ID"/>
        </w:rPr>
        <w:t xml:space="preserve">h </w:t>
      </w:r>
      <w:r w:rsidR="003E511C" w:rsidRPr="00630DA5">
        <w:rPr>
          <w:rFonts w:ascii="Calibri" w:hAnsi="Calibri" w:cs="Traditional Arabic"/>
          <w:i/>
          <w:iCs/>
          <w:sz w:val="22"/>
          <w:szCs w:val="28"/>
          <w:lang w:val="en-ID"/>
        </w:rPr>
        <w:t>a</w:t>
      </w:r>
      <w:r w:rsidRPr="00630DA5">
        <w:rPr>
          <w:rFonts w:ascii="Calibri" w:hAnsi="Calibri" w:cs="Traditional Arabic"/>
          <w:i/>
          <w:iCs/>
          <w:sz w:val="22"/>
          <w:szCs w:val="28"/>
          <w:lang w:val="en-ID"/>
        </w:rPr>
        <w:t xml:space="preserve">n-Nabawiyah </w:t>
      </w:r>
      <w:r w:rsidR="00630DA5" w:rsidRPr="00630DA5">
        <w:rPr>
          <w:rFonts w:ascii="Calibri" w:hAnsi="Calibri" w:cs="Traditional Arabic"/>
          <w:i/>
          <w:iCs/>
          <w:sz w:val="22"/>
          <w:szCs w:val="28"/>
          <w:lang w:val="en-ID"/>
        </w:rPr>
        <w:t>a</w:t>
      </w:r>
      <w:r w:rsidRPr="00630DA5">
        <w:rPr>
          <w:rFonts w:ascii="Calibri" w:hAnsi="Calibri" w:cs="Traditional Arabic"/>
          <w:i/>
          <w:iCs/>
          <w:sz w:val="22"/>
          <w:szCs w:val="28"/>
          <w:lang w:val="en-ID"/>
        </w:rPr>
        <w:t>s-Shah</w:t>
      </w:r>
      <w:r w:rsidR="00630DA5" w:rsidRPr="00630DA5">
        <w:rPr>
          <w:rFonts w:ascii="Calibri" w:hAnsi="Calibri" w:cs="Calibri"/>
          <w:i/>
          <w:iCs/>
          <w:color w:val="212529"/>
          <w:sz w:val="22"/>
          <w:szCs w:val="22"/>
          <w:shd w:val="clear" w:color="auto" w:fill="FFFFFF"/>
        </w:rPr>
        <w:t>î</w:t>
      </w:r>
      <w:r w:rsidRPr="00630DA5">
        <w:rPr>
          <w:rFonts w:ascii="Calibri" w:hAnsi="Calibri" w:cs="Traditional Arabic"/>
          <w:i/>
          <w:iCs/>
          <w:sz w:val="22"/>
          <w:szCs w:val="28"/>
          <w:lang w:val="en-ID"/>
        </w:rPr>
        <w:t>hah</w:t>
      </w:r>
      <w:r w:rsidRPr="00C00568">
        <w:rPr>
          <w:rFonts w:ascii="Calibri" w:hAnsi="Calibri" w:cs="Traditional Arabic"/>
          <w:sz w:val="22"/>
          <w:szCs w:val="28"/>
          <w:lang w:val="en-ID"/>
        </w:rPr>
        <w:t>, Akr</w:t>
      </w:r>
      <w:r w:rsidR="009F76FF">
        <w:rPr>
          <w:rFonts w:ascii="Calibri" w:hAnsi="Calibri" w:cs="Traditional Arabic"/>
          <w:sz w:val="22"/>
          <w:szCs w:val="28"/>
          <w:lang w:val="en-ID"/>
        </w:rPr>
        <w:t>a</w:t>
      </w:r>
      <w:r w:rsidRPr="00C00568">
        <w:rPr>
          <w:rFonts w:ascii="Calibri" w:hAnsi="Calibri" w:cs="Traditional Arabic"/>
          <w:sz w:val="22"/>
          <w:szCs w:val="28"/>
          <w:lang w:val="en-ID"/>
        </w:rPr>
        <w:t>m al-</w:t>
      </w:r>
      <w:r w:rsidR="009F76FF">
        <w:rPr>
          <w:rFonts w:ascii="Calibri" w:hAnsi="Calibri" w:cs="Traditional Arabic"/>
          <w:sz w:val="22"/>
          <w:szCs w:val="28"/>
          <w:lang w:val="en-ID"/>
        </w:rPr>
        <w:t>‘U</w:t>
      </w:r>
      <w:r w:rsidRPr="00C00568">
        <w:rPr>
          <w:rFonts w:ascii="Calibri" w:hAnsi="Calibri" w:cs="Traditional Arabic"/>
          <w:sz w:val="22"/>
          <w:szCs w:val="28"/>
          <w:lang w:val="en-ID"/>
        </w:rPr>
        <w:t xml:space="preserve">mari </w:t>
      </w:r>
      <w:r w:rsidR="009F76FF">
        <w:rPr>
          <w:rFonts w:ascii="Calibri" w:hAnsi="Calibri" w:cs="Traditional Arabic"/>
          <w:sz w:val="22"/>
          <w:szCs w:val="28"/>
          <w:lang w:val="en-ID"/>
        </w:rPr>
        <w:t>(</w:t>
      </w:r>
      <w:r w:rsidRPr="00C00568">
        <w:rPr>
          <w:rFonts w:ascii="Calibri" w:hAnsi="Calibri" w:cs="Traditional Arabic"/>
          <w:sz w:val="22"/>
          <w:szCs w:val="28"/>
          <w:lang w:val="en-ID"/>
        </w:rPr>
        <w:t>2/464</w:t>
      </w:r>
      <w:r w:rsidR="009F76FF">
        <w:rPr>
          <w:rFonts w:ascii="Calibri" w:hAnsi="Calibri" w:cs="Traditional Arabic"/>
          <w:sz w:val="22"/>
          <w:szCs w:val="28"/>
          <w:lang w:val="en-ID"/>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E46"/>
    <w:multiLevelType w:val="hybridMultilevel"/>
    <w:tmpl w:val="559A4910"/>
    <w:lvl w:ilvl="0" w:tplc="FA58C0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D1E16"/>
    <w:multiLevelType w:val="hybridMultilevel"/>
    <w:tmpl w:val="47501AC6"/>
    <w:lvl w:ilvl="0" w:tplc="1EE8219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B3A6E"/>
    <w:multiLevelType w:val="hybridMultilevel"/>
    <w:tmpl w:val="CD864AA4"/>
    <w:lvl w:ilvl="0" w:tplc="1FC8B3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B07B9"/>
    <w:multiLevelType w:val="hybridMultilevel"/>
    <w:tmpl w:val="63BA3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3854D6"/>
    <w:multiLevelType w:val="hybridMultilevel"/>
    <w:tmpl w:val="F7F61F2A"/>
    <w:lvl w:ilvl="0" w:tplc="C3D0AA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761723"/>
    <w:multiLevelType w:val="hybridMultilevel"/>
    <w:tmpl w:val="E35831F6"/>
    <w:lvl w:ilvl="0" w:tplc="DFAE988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9984077"/>
    <w:multiLevelType w:val="hybridMultilevel"/>
    <w:tmpl w:val="8BE2DD30"/>
    <w:lvl w:ilvl="0" w:tplc="C4603BCC">
      <w:start w:val="2"/>
      <w:numFmt w:val="bullet"/>
      <w:lvlText w:val="-"/>
      <w:lvlJc w:val="left"/>
      <w:pPr>
        <w:ind w:left="720" w:hanging="360"/>
      </w:pPr>
      <w:rPr>
        <w:rFonts w:ascii="Garamond" w:eastAsia="Optima" w:hAnsi="Garamond" w:cs="Traditional Arabic"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0B94551E"/>
    <w:multiLevelType w:val="hybridMultilevel"/>
    <w:tmpl w:val="78A28326"/>
    <w:lvl w:ilvl="0" w:tplc="0EE01044">
      <w:numFmt w:val="bullet"/>
      <w:lvlText w:val="-"/>
      <w:lvlJc w:val="left"/>
      <w:pPr>
        <w:ind w:left="720" w:hanging="360"/>
      </w:pPr>
      <w:rPr>
        <w:rFonts w:ascii="Calibri" w:eastAsiaTheme="minorHAnsi" w:hAnsi="Calibri"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0EDB262D"/>
    <w:multiLevelType w:val="hybridMultilevel"/>
    <w:tmpl w:val="BE508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F14C96"/>
    <w:multiLevelType w:val="hybridMultilevel"/>
    <w:tmpl w:val="5A6654E4"/>
    <w:lvl w:ilvl="0" w:tplc="3DDC7776">
      <w:start w:val="1"/>
      <w:numFmt w:val="decimal"/>
      <w:lvlText w:val="%1)"/>
      <w:lvlJc w:val="left"/>
      <w:pPr>
        <w:ind w:left="386" w:hanging="360"/>
      </w:pPr>
      <w:rPr>
        <w:rFonts w:hint="default"/>
      </w:rPr>
    </w:lvl>
    <w:lvl w:ilvl="1" w:tplc="04210019" w:tentative="1">
      <w:start w:val="1"/>
      <w:numFmt w:val="lowerLetter"/>
      <w:lvlText w:val="%2."/>
      <w:lvlJc w:val="left"/>
      <w:pPr>
        <w:ind w:left="1106" w:hanging="360"/>
      </w:pPr>
    </w:lvl>
    <w:lvl w:ilvl="2" w:tplc="0421001B" w:tentative="1">
      <w:start w:val="1"/>
      <w:numFmt w:val="lowerRoman"/>
      <w:lvlText w:val="%3."/>
      <w:lvlJc w:val="right"/>
      <w:pPr>
        <w:ind w:left="1826" w:hanging="180"/>
      </w:pPr>
    </w:lvl>
    <w:lvl w:ilvl="3" w:tplc="0421000F" w:tentative="1">
      <w:start w:val="1"/>
      <w:numFmt w:val="decimal"/>
      <w:lvlText w:val="%4."/>
      <w:lvlJc w:val="left"/>
      <w:pPr>
        <w:ind w:left="2546" w:hanging="360"/>
      </w:pPr>
    </w:lvl>
    <w:lvl w:ilvl="4" w:tplc="04210019" w:tentative="1">
      <w:start w:val="1"/>
      <w:numFmt w:val="lowerLetter"/>
      <w:lvlText w:val="%5."/>
      <w:lvlJc w:val="left"/>
      <w:pPr>
        <w:ind w:left="3266" w:hanging="360"/>
      </w:pPr>
    </w:lvl>
    <w:lvl w:ilvl="5" w:tplc="0421001B" w:tentative="1">
      <w:start w:val="1"/>
      <w:numFmt w:val="lowerRoman"/>
      <w:lvlText w:val="%6."/>
      <w:lvlJc w:val="right"/>
      <w:pPr>
        <w:ind w:left="3986" w:hanging="180"/>
      </w:pPr>
    </w:lvl>
    <w:lvl w:ilvl="6" w:tplc="0421000F" w:tentative="1">
      <w:start w:val="1"/>
      <w:numFmt w:val="decimal"/>
      <w:lvlText w:val="%7."/>
      <w:lvlJc w:val="left"/>
      <w:pPr>
        <w:ind w:left="4706" w:hanging="360"/>
      </w:pPr>
    </w:lvl>
    <w:lvl w:ilvl="7" w:tplc="04210019" w:tentative="1">
      <w:start w:val="1"/>
      <w:numFmt w:val="lowerLetter"/>
      <w:lvlText w:val="%8."/>
      <w:lvlJc w:val="left"/>
      <w:pPr>
        <w:ind w:left="5426" w:hanging="360"/>
      </w:pPr>
    </w:lvl>
    <w:lvl w:ilvl="8" w:tplc="0421001B" w:tentative="1">
      <w:start w:val="1"/>
      <w:numFmt w:val="lowerRoman"/>
      <w:lvlText w:val="%9."/>
      <w:lvlJc w:val="right"/>
      <w:pPr>
        <w:ind w:left="6146" w:hanging="180"/>
      </w:pPr>
    </w:lvl>
  </w:abstractNum>
  <w:abstractNum w:abstractNumId="10" w15:restartNumberingAfterBreak="0">
    <w:nsid w:val="102C22A9"/>
    <w:multiLevelType w:val="hybridMultilevel"/>
    <w:tmpl w:val="EE224C34"/>
    <w:lvl w:ilvl="0" w:tplc="BA18DB3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8C6B1B"/>
    <w:multiLevelType w:val="hybridMultilevel"/>
    <w:tmpl w:val="D5246946"/>
    <w:lvl w:ilvl="0" w:tplc="26587BB2">
      <w:start w:val="6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797692"/>
    <w:multiLevelType w:val="hybridMultilevel"/>
    <w:tmpl w:val="803A90F6"/>
    <w:lvl w:ilvl="0" w:tplc="66A892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2A1078"/>
    <w:multiLevelType w:val="multilevel"/>
    <w:tmpl w:val="0DCCB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BF421B"/>
    <w:multiLevelType w:val="hybridMultilevel"/>
    <w:tmpl w:val="782ED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CF37BF"/>
    <w:multiLevelType w:val="hybridMultilevel"/>
    <w:tmpl w:val="995CCD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4D79D6"/>
    <w:multiLevelType w:val="hybridMultilevel"/>
    <w:tmpl w:val="65A254E2"/>
    <w:lvl w:ilvl="0" w:tplc="FB8029A8">
      <w:start w:val="1"/>
      <w:numFmt w:val="bullet"/>
      <w:lvlText w:val="-"/>
      <w:lvlJc w:val="left"/>
      <w:pPr>
        <w:ind w:left="720" w:hanging="360"/>
      </w:pPr>
      <w:rPr>
        <w:rFonts w:ascii="Book Antiqua" w:eastAsia="BookAntiqua" w:hAnsi="Book Antiqua" w:cs="BookAntiqu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6230CA"/>
    <w:multiLevelType w:val="multilevel"/>
    <w:tmpl w:val="9478551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B8F692C"/>
    <w:multiLevelType w:val="hybridMultilevel"/>
    <w:tmpl w:val="34C86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1F06E4"/>
    <w:multiLevelType w:val="hybridMultilevel"/>
    <w:tmpl w:val="0DCA6C62"/>
    <w:lvl w:ilvl="0" w:tplc="9D38F15C">
      <w:start w:val="1"/>
      <w:numFmt w:val="decimal"/>
      <w:lvlText w:val="%1."/>
      <w:lvlJc w:val="left"/>
      <w:pPr>
        <w:ind w:left="720" w:hanging="360"/>
      </w:pPr>
      <w:rPr>
        <w:rFonts w:ascii="Calibri-Light" w:hAnsi="Calibri-Light" w:hint="default"/>
        <w:color w:val="231F2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C8D0AA6"/>
    <w:multiLevelType w:val="hybridMultilevel"/>
    <w:tmpl w:val="EBF0E2AA"/>
    <w:lvl w:ilvl="0" w:tplc="0DD4EE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B158B4"/>
    <w:multiLevelType w:val="hybridMultilevel"/>
    <w:tmpl w:val="645A53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E241505"/>
    <w:multiLevelType w:val="hybridMultilevel"/>
    <w:tmpl w:val="012A03A4"/>
    <w:lvl w:ilvl="0" w:tplc="55A86F2A">
      <w:numFmt w:val="bullet"/>
      <w:lvlText w:val="•"/>
      <w:lvlJc w:val="left"/>
      <w:pPr>
        <w:ind w:left="720" w:hanging="360"/>
      </w:pPr>
      <w:rPr>
        <w:rFonts w:ascii="Calibri-Light" w:eastAsiaTheme="minorHAnsi" w:hAnsi="Calibri-Light" w:cstheme="minorBidi" w:hint="default"/>
        <w:color w:val="231F20"/>
        <w:sz w:val="18"/>
      </w:rPr>
    </w:lvl>
    <w:lvl w:ilvl="1" w:tplc="EC344F0C">
      <w:numFmt w:val="bullet"/>
      <w:lvlText w:val="-"/>
      <w:lvlJc w:val="left"/>
      <w:pPr>
        <w:ind w:left="1440" w:hanging="360"/>
      </w:pPr>
      <w:rPr>
        <w:rFonts w:ascii="Calibri-Light" w:eastAsiaTheme="minorHAnsi" w:hAnsi="Calibri-Light" w:cstheme="minorBidi" w:hint="default"/>
        <w:color w:val="231F20"/>
        <w:sz w:val="2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0D96755"/>
    <w:multiLevelType w:val="hybridMultilevel"/>
    <w:tmpl w:val="4704F27E"/>
    <w:lvl w:ilvl="0" w:tplc="7380955A">
      <w:start w:val="1"/>
      <w:numFmt w:val="decimal"/>
      <w:lvlText w:val="%1)"/>
      <w:lvlJc w:val="left"/>
      <w:pPr>
        <w:ind w:left="54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1783F91"/>
    <w:multiLevelType w:val="hybridMultilevel"/>
    <w:tmpl w:val="D8D88D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751A10"/>
    <w:multiLevelType w:val="hybridMultilevel"/>
    <w:tmpl w:val="D6B43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752C94"/>
    <w:multiLevelType w:val="hybridMultilevel"/>
    <w:tmpl w:val="CC2A2372"/>
    <w:lvl w:ilvl="0" w:tplc="7A64BE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CF79B1"/>
    <w:multiLevelType w:val="hybridMultilevel"/>
    <w:tmpl w:val="905483C2"/>
    <w:lvl w:ilvl="0" w:tplc="22A461CE">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87632D"/>
    <w:multiLevelType w:val="hybridMultilevel"/>
    <w:tmpl w:val="53CE58E2"/>
    <w:lvl w:ilvl="0" w:tplc="B0845DA8">
      <w:numFmt w:val="bullet"/>
      <w:lvlText w:val="-"/>
      <w:lvlJc w:val="left"/>
      <w:pPr>
        <w:ind w:left="720" w:hanging="360"/>
      </w:pPr>
      <w:rPr>
        <w:rFonts w:ascii="Garamond" w:eastAsia="Times New Roman" w:hAnsi="Garamond" w:cs="Traditional Arabic"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28516764"/>
    <w:multiLevelType w:val="hybridMultilevel"/>
    <w:tmpl w:val="4CD2A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874D01"/>
    <w:multiLevelType w:val="hybridMultilevel"/>
    <w:tmpl w:val="868417A4"/>
    <w:lvl w:ilvl="0" w:tplc="1E8684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4F464F"/>
    <w:multiLevelType w:val="multilevel"/>
    <w:tmpl w:val="9140C88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2" w15:restartNumberingAfterBreak="0">
    <w:nsid w:val="2FF86E93"/>
    <w:multiLevelType w:val="hybridMultilevel"/>
    <w:tmpl w:val="7FA8F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4C3DE6"/>
    <w:multiLevelType w:val="hybridMultilevel"/>
    <w:tmpl w:val="7CA8CE48"/>
    <w:lvl w:ilvl="0" w:tplc="FA9856BA">
      <w:start w:val="2"/>
      <w:numFmt w:val="bullet"/>
      <w:lvlText w:val="-"/>
      <w:lvlJc w:val="left"/>
      <w:pPr>
        <w:ind w:left="720" w:hanging="360"/>
      </w:pPr>
      <w:rPr>
        <w:rFonts w:ascii="Garamond" w:eastAsia="Optima" w:hAnsi="Garamond" w:cs="Traditional Arabic"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34556751"/>
    <w:multiLevelType w:val="hybridMultilevel"/>
    <w:tmpl w:val="41EC4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912794"/>
    <w:multiLevelType w:val="hybridMultilevel"/>
    <w:tmpl w:val="0940523C"/>
    <w:lvl w:ilvl="0" w:tplc="E41A70E2">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B37D3A"/>
    <w:multiLevelType w:val="hybridMultilevel"/>
    <w:tmpl w:val="65807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B03184C"/>
    <w:multiLevelType w:val="hybridMultilevel"/>
    <w:tmpl w:val="552E3FB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2BA2E62"/>
    <w:multiLevelType w:val="hybridMultilevel"/>
    <w:tmpl w:val="A5A63C56"/>
    <w:lvl w:ilvl="0" w:tplc="1714DD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BE1A19"/>
    <w:multiLevelType w:val="hybridMultilevel"/>
    <w:tmpl w:val="9C9A5F2C"/>
    <w:lvl w:ilvl="0" w:tplc="DE54F8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60545B"/>
    <w:multiLevelType w:val="hybridMultilevel"/>
    <w:tmpl w:val="7488EECC"/>
    <w:lvl w:ilvl="0" w:tplc="59C2ED04">
      <w:start w:val="3"/>
      <w:numFmt w:val="bullet"/>
      <w:lvlText w:val="-"/>
      <w:lvlJc w:val="left"/>
      <w:pPr>
        <w:ind w:left="720" w:hanging="360"/>
      </w:pPr>
      <w:rPr>
        <w:rFonts w:ascii="Calibri" w:eastAsia="Optim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88427D"/>
    <w:multiLevelType w:val="hybridMultilevel"/>
    <w:tmpl w:val="CDBEB068"/>
    <w:lvl w:ilvl="0" w:tplc="68026F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AD64C5"/>
    <w:multiLevelType w:val="hybridMultilevel"/>
    <w:tmpl w:val="A04AB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9CA7DC6"/>
    <w:multiLevelType w:val="hybridMultilevel"/>
    <w:tmpl w:val="5470D7C8"/>
    <w:lvl w:ilvl="0" w:tplc="70E47CF6">
      <w:start w:val="69"/>
      <w:numFmt w:val="bullet"/>
      <w:lvlText w:val="-"/>
      <w:lvlJc w:val="left"/>
      <w:pPr>
        <w:ind w:left="720" w:hanging="360"/>
      </w:pPr>
      <w:rPr>
        <w:rFonts w:ascii="Calibri" w:eastAsiaTheme="minorHAnsi"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530FB1"/>
    <w:multiLevelType w:val="hybridMultilevel"/>
    <w:tmpl w:val="4C3C1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2239B0"/>
    <w:multiLevelType w:val="multilevel"/>
    <w:tmpl w:val="B36E2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3822CA"/>
    <w:multiLevelType w:val="hybridMultilevel"/>
    <w:tmpl w:val="233299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4135F4"/>
    <w:multiLevelType w:val="hybridMultilevel"/>
    <w:tmpl w:val="F0E295F2"/>
    <w:lvl w:ilvl="0" w:tplc="B60804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D1D69E2"/>
    <w:multiLevelType w:val="hybridMultilevel"/>
    <w:tmpl w:val="E6583F80"/>
    <w:lvl w:ilvl="0" w:tplc="637CF82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EDC69F4"/>
    <w:multiLevelType w:val="hybridMultilevel"/>
    <w:tmpl w:val="F0605706"/>
    <w:lvl w:ilvl="0" w:tplc="DF902C5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60DE7F04"/>
    <w:multiLevelType w:val="hybridMultilevel"/>
    <w:tmpl w:val="CC00C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2CF6022"/>
    <w:multiLevelType w:val="hybridMultilevel"/>
    <w:tmpl w:val="FFE82D8A"/>
    <w:lvl w:ilvl="0" w:tplc="5754C5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4461C88"/>
    <w:multiLevelType w:val="hybridMultilevel"/>
    <w:tmpl w:val="E34C6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4B675BE"/>
    <w:multiLevelType w:val="hybridMultilevel"/>
    <w:tmpl w:val="AAC84CF8"/>
    <w:lvl w:ilvl="0" w:tplc="04210011">
      <w:start w:val="1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657806DB"/>
    <w:multiLevelType w:val="hybridMultilevel"/>
    <w:tmpl w:val="52DC53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661D26F5"/>
    <w:multiLevelType w:val="hybridMultilevel"/>
    <w:tmpl w:val="1E32C254"/>
    <w:lvl w:ilvl="0" w:tplc="589CB16C">
      <w:start w:val="1"/>
      <w:numFmt w:val="bullet"/>
      <w:lvlText w:val="-"/>
      <w:lvlJc w:val="left"/>
      <w:pPr>
        <w:ind w:left="720" w:hanging="360"/>
      </w:pPr>
      <w:rPr>
        <w:rFonts w:ascii="Calibri" w:eastAsia="Optim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AF6333"/>
    <w:multiLevelType w:val="hybridMultilevel"/>
    <w:tmpl w:val="713A2C50"/>
    <w:lvl w:ilvl="0" w:tplc="D3C82F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413B65"/>
    <w:multiLevelType w:val="hybridMultilevel"/>
    <w:tmpl w:val="B0821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DB45B0A"/>
    <w:multiLevelType w:val="hybridMultilevel"/>
    <w:tmpl w:val="7E3E7AA4"/>
    <w:lvl w:ilvl="0" w:tplc="9FE479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E0B7D18"/>
    <w:multiLevelType w:val="hybridMultilevel"/>
    <w:tmpl w:val="8A28A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F8F108D"/>
    <w:multiLevelType w:val="hybridMultilevel"/>
    <w:tmpl w:val="13842A30"/>
    <w:lvl w:ilvl="0" w:tplc="8F5E96B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02E5280"/>
    <w:multiLevelType w:val="hybridMultilevel"/>
    <w:tmpl w:val="EFDEC9F0"/>
    <w:lvl w:ilvl="0" w:tplc="A0185422">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73351335"/>
    <w:multiLevelType w:val="hybridMultilevel"/>
    <w:tmpl w:val="AB38F030"/>
    <w:lvl w:ilvl="0" w:tplc="1410081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F67E09"/>
    <w:multiLevelType w:val="hybridMultilevel"/>
    <w:tmpl w:val="EBA816F2"/>
    <w:lvl w:ilvl="0" w:tplc="B0845DA8">
      <w:numFmt w:val="bullet"/>
      <w:lvlText w:val="-"/>
      <w:lvlJc w:val="left"/>
      <w:pPr>
        <w:ind w:left="720" w:hanging="360"/>
      </w:pPr>
      <w:rPr>
        <w:rFonts w:ascii="Garamond" w:eastAsia="Times New Roman" w:hAnsi="Garamond"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086D14"/>
    <w:multiLevelType w:val="hybridMultilevel"/>
    <w:tmpl w:val="986C0598"/>
    <w:lvl w:ilvl="0" w:tplc="7A5E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7066077"/>
    <w:multiLevelType w:val="hybridMultilevel"/>
    <w:tmpl w:val="E7F65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7B07154"/>
    <w:multiLevelType w:val="hybridMultilevel"/>
    <w:tmpl w:val="04382270"/>
    <w:lvl w:ilvl="0" w:tplc="B3206F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8356E2A"/>
    <w:multiLevelType w:val="hybridMultilevel"/>
    <w:tmpl w:val="6958CC62"/>
    <w:lvl w:ilvl="0" w:tplc="CB2CEE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95B5E4B"/>
    <w:multiLevelType w:val="hybridMultilevel"/>
    <w:tmpl w:val="251C2FBA"/>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A1B3B45"/>
    <w:multiLevelType w:val="hybridMultilevel"/>
    <w:tmpl w:val="4012580A"/>
    <w:lvl w:ilvl="0" w:tplc="FA5C5A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AF71943"/>
    <w:multiLevelType w:val="hybridMultilevel"/>
    <w:tmpl w:val="EF66A1E0"/>
    <w:lvl w:ilvl="0" w:tplc="4F0C0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8090615">
    <w:abstractNumId w:val="61"/>
  </w:num>
  <w:num w:numId="2" w16cid:durableId="1054814784">
    <w:abstractNumId w:val="13"/>
  </w:num>
  <w:num w:numId="3" w16cid:durableId="1532262318">
    <w:abstractNumId w:val="5"/>
  </w:num>
  <w:num w:numId="4" w16cid:durableId="1888640307">
    <w:abstractNumId w:val="28"/>
  </w:num>
  <w:num w:numId="5" w16cid:durableId="2106269934">
    <w:abstractNumId w:val="45"/>
  </w:num>
  <w:num w:numId="6" w16cid:durableId="1252079320">
    <w:abstractNumId w:val="33"/>
  </w:num>
  <w:num w:numId="7" w16cid:durableId="937174597">
    <w:abstractNumId w:val="6"/>
  </w:num>
  <w:num w:numId="8" w16cid:durableId="160969706">
    <w:abstractNumId w:val="60"/>
  </w:num>
  <w:num w:numId="9" w16cid:durableId="1104806685">
    <w:abstractNumId w:val="39"/>
  </w:num>
  <w:num w:numId="10" w16cid:durableId="1139107220">
    <w:abstractNumId w:val="55"/>
  </w:num>
  <w:num w:numId="11" w16cid:durableId="1497842227">
    <w:abstractNumId w:val="70"/>
  </w:num>
  <w:num w:numId="12" w16cid:durableId="811554917">
    <w:abstractNumId w:val="46"/>
  </w:num>
  <w:num w:numId="13" w16cid:durableId="45952513">
    <w:abstractNumId w:val="63"/>
  </w:num>
  <w:num w:numId="14" w16cid:durableId="743797662">
    <w:abstractNumId w:val="29"/>
  </w:num>
  <w:num w:numId="15" w16cid:durableId="904874460">
    <w:abstractNumId w:val="26"/>
  </w:num>
  <w:num w:numId="16" w16cid:durableId="1033848052">
    <w:abstractNumId w:val="56"/>
  </w:num>
  <w:num w:numId="17" w16cid:durableId="885407185">
    <w:abstractNumId w:val="50"/>
  </w:num>
  <w:num w:numId="18" w16cid:durableId="414060783">
    <w:abstractNumId w:val="38"/>
  </w:num>
  <w:num w:numId="19" w16cid:durableId="1520193621">
    <w:abstractNumId w:val="7"/>
  </w:num>
  <w:num w:numId="20" w16cid:durableId="1680043554">
    <w:abstractNumId w:val="34"/>
  </w:num>
  <w:num w:numId="21" w16cid:durableId="926232901">
    <w:abstractNumId w:val="25"/>
  </w:num>
  <w:num w:numId="22" w16cid:durableId="604465350">
    <w:abstractNumId w:val="10"/>
  </w:num>
  <w:num w:numId="23" w16cid:durableId="1548487129">
    <w:abstractNumId w:val="42"/>
  </w:num>
  <w:num w:numId="24" w16cid:durableId="1246724011">
    <w:abstractNumId w:val="59"/>
  </w:num>
  <w:num w:numId="25" w16cid:durableId="552042245">
    <w:abstractNumId w:val="67"/>
  </w:num>
  <w:num w:numId="26" w16cid:durableId="565650466">
    <w:abstractNumId w:val="57"/>
  </w:num>
  <w:num w:numId="27" w16cid:durableId="442112300">
    <w:abstractNumId w:val="62"/>
  </w:num>
  <w:num w:numId="28" w16cid:durableId="1339884686">
    <w:abstractNumId w:val="3"/>
  </w:num>
  <w:num w:numId="29" w16cid:durableId="523910535">
    <w:abstractNumId w:val="48"/>
  </w:num>
  <w:num w:numId="30" w16cid:durableId="182138068">
    <w:abstractNumId w:val="24"/>
  </w:num>
  <w:num w:numId="31" w16cid:durableId="1581449428">
    <w:abstractNumId w:val="0"/>
  </w:num>
  <w:num w:numId="32" w16cid:durableId="1291664701">
    <w:abstractNumId w:val="18"/>
  </w:num>
  <w:num w:numId="33" w16cid:durableId="2078740038">
    <w:abstractNumId w:val="37"/>
  </w:num>
  <w:num w:numId="34" w16cid:durableId="1440880008">
    <w:abstractNumId w:val="68"/>
  </w:num>
  <w:num w:numId="35" w16cid:durableId="1863662430">
    <w:abstractNumId w:val="47"/>
  </w:num>
  <w:num w:numId="36" w16cid:durableId="691145555">
    <w:abstractNumId w:val="64"/>
  </w:num>
  <w:num w:numId="37" w16cid:durableId="1262908646">
    <w:abstractNumId w:val="1"/>
  </w:num>
  <w:num w:numId="38" w16cid:durableId="753743880">
    <w:abstractNumId w:val="30"/>
  </w:num>
  <w:num w:numId="39" w16cid:durableId="1671256208">
    <w:abstractNumId w:val="35"/>
  </w:num>
  <w:num w:numId="40" w16cid:durableId="633680296">
    <w:abstractNumId w:val="52"/>
  </w:num>
  <w:num w:numId="41" w16cid:durableId="1805926395">
    <w:abstractNumId w:val="8"/>
  </w:num>
  <w:num w:numId="42" w16cid:durableId="701444153">
    <w:abstractNumId w:val="65"/>
  </w:num>
  <w:num w:numId="43" w16cid:durableId="1264024712">
    <w:abstractNumId w:val="16"/>
  </w:num>
  <w:num w:numId="44" w16cid:durableId="2054840034">
    <w:abstractNumId w:val="22"/>
  </w:num>
  <w:num w:numId="45" w16cid:durableId="19288765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48648609">
    <w:abstractNumId w:val="31"/>
  </w:num>
  <w:num w:numId="47" w16cid:durableId="1733851022">
    <w:abstractNumId w:val="14"/>
  </w:num>
  <w:num w:numId="48" w16cid:durableId="857238502">
    <w:abstractNumId w:val="44"/>
  </w:num>
  <w:num w:numId="49" w16cid:durableId="308825180">
    <w:abstractNumId w:val="20"/>
  </w:num>
  <w:num w:numId="50" w16cid:durableId="50202021">
    <w:abstractNumId w:val="49"/>
  </w:num>
  <w:num w:numId="51" w16cid:durableId="882639231">
    <w:abstractNumId w:val="23"/>
  </w:num>
  <w:num w:numId="52" w16cid:durableId="964233518">
    <w:abstractNumId w:val="53"/>
  </w:num>
  <w:num w:numId="53" w16cid:durableId="399449110">
    <w:abstractNumId w:val="54"/>
  </w:num>
  <w:num w:numId="54" w16cid:durableId="2047288475">
    <w:abstractNumId w:val="9"/>
  </w:num>
  <w:num w:numId="55" w16cid:durableId="272055797">
    <w:abstractNumId w:val="11"/>
  </w:num>
  <w:num w:numId="56" w16cid:durableId="1559314675">
    <w:abstractNumId w:val="43"/>
  </w:num>
  <w:num w:numId="57" w16cid:durableId="456530009">
    <w:abstractNumId w:val="32"/>
  </w:num>
  <w:num w:numId="58" w16cid:durableId="1847940579">
    <w:abstractNumId w:val="51"/>
  </w:num>
  <w:num w:numId="59" w16cid:durableId="799036259">
    <w:abstractNumId w:val="12"/>
  </w:num>
  <w:num w:numId="60" w16cid:durableId="657072891">
    <w:abstractNumId w:val="69"/>
  </w:num>
  <w:num w:numId="61" w16cid:durableId="1356080471">
    <w:abstractNumId w:val="27"/>
  </w:num>
  <w:num w:numId="62" w16cid:durableId="495808473">
    <w:abstractNumId w:val="40"/>
  </w:num>
  <w:num w:numId="63" w16cid:durableId="182330133">
    <w:abstractNumId w:val="17"/>
  </w:num>
  <w:num w:numId="64" w16cid:durableId="1195266984">
    <w:abstractNumId w:val="21"/>
  </w:num>
  <w:num w:numId="65" w16cid:durableId="403921236">
    <w:abstractNumId w:val="15"/>
  </w:num>
  <w:num w:numId="66" w16cid:durableId="970749677">
    <w:abstractNumId w:val="2"/>
  </w:num>
  <w:num w:numId="67" w16cid:durableId="1469007606">
    <w:abstractNumId w:val="4"/>
  </w:num>
  <w:num w:numId="68" w16cid:durableId="1073624153">
    <w:abstractNumId w:val="66"/>
  </w:num>
  <w:num w:numId="69" w16cid:durableId="577521746">
    <w:abstractNumId w:val="41"/>
  </w:num>
  <w:num w:numId="70" w16cid:durableId="1755274434">
    <w:abstractNumId w:val="58"/>
  </w:num>
  <w:num w:numId="71" w16cid:durableId="357125667">
    <w:abstractNumId w:val="36"/>
  </w:num>
  <w:numIdMacAtCleanup w:val="7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fa office">
    <w15:presenceInfo w15:providerId="Windows Live" w15:userId="e663e66300fe98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082"/>
    <w:rsid w:val="000022A6"/>
    <w:rsid w:val="00002CDF"/>
    <w:rsid w:val="00003FE6"/>
    <w:rsid w:val="0000522C"/>
    <w:rsid w:val="000056A3"/>
    <w:rsid w:val="00005D3D"/>
    <w:rsid w:val="00006B65"/>
    <w:rsid w:val="00007AAC"/>
    <w:rsid w:val="00011B54"/>
    <w:rsid w:val="0001405B"/>
    <w:rsid w:val="000143A5"/>
    <w:rsid w:val="00014629"/>
    <w:rsid w:val="00014D23"/>
    <w:rsid w:val="00014D64"/>
    <w:rsid w:val="0001506D"/>
    <w:rsid w:val="000152A1"/>
    <w:rsid w:val="000153EE"/>
    <w:rsid w:val="00015F2D"/>
    <w:rsid w:val="00016032"/>
    <w:rsid w:val="00020A57"/>
    <w:rsid w:val="00021776"/>
    <w:rsid w:val="00021820"/>
    <w:rsid w:val="000220DE"/>
    <w:rsid w:val="00023883"/>
    <w:rsid w:val="000241A6"/>
    <w:rsid w:val="000256AC"/>
    <w:rsid w:val="00027591"/>
    <w:rsid w:val="00027851"/>
    <w:rsid w:val="00034739"/>
    <w:rsid w:val="00035B01"/>
    <w:rsid w:val="00037DAA"/>
    <w:rsid w:val="000452B4"/>
    <w:rsid w:val="00045949"/>
    <w:rsid w:val="000473E6"/>
    <w:rsid w:val="00054B5C"/>
    <w:rsid w:val="00054B5F"/>
    <w:rsid w:val="00055079"/>
    <w:rsid w:val="00057A1B"/>
    <w:rsid w:val="00060F0F"/>
    <w:rsid w:val="00062D8C"/>
    <w:rsid w:val="00064079"/>
    <w:rsid w:val="00071003"/>
    <w:rsid w:val="00072A73"/>
    <w:rsid w:val="0007457E"/>
    <w:rsid w:val="0007530C"/>
    <w:rsid w:val="0008146B"/>
    <w:rsid w:val="0008232D"/>
    <w:rsid w:val="00084EFC"/>
    <w:rsid w:val="00085484"/>
    <w:rsid w:val="00087627"/>
    <w:rsid w:val="00087861"/>
    <w:rsid w:val="00095042"/>
    <w:rsid w:val="00096F21"/>
    <w:rsid w:val="000A7132"/>
    <w:rsid w:val="000B0AD0"/>
    <w:rsid w:val="000B44C6"/>
    <w:rsid w:val="000B54D9"/>
    <w:rsid w:val="000B62DA"/>
    <w:rsid w:val="000B7F50"/>
    <w:rsid w:val="000C4508"/>
    <w:rsid w:val="000D0957"/>
    <w:rsid w:val="000D2D46"/>
    <w:rsid w:val="000D33DA"/>
    <w:rsid w:val="000D5056"/>
    <w:rsid w:val="000D53F8"/>
    <w:rsid w:val="000D5993"/>
    <w:rsid w:val="000D6F63"/>
    <w:rsid w:val="000D6FDD"/>
    <w:rsid w:val="000E06B4"/>
    <w:rsid w:val="000E4507"/>
    <w:rsid w:val="000F184B"/>
    <w:rsid w:val="000F2628"/>
    <w:rsid w:val="000F36A9"/>
    <w:rsid w:val="000F410A"/>
    <w:rsid w:val="00100D5B"/>
    <w:rsid w:val="001038B8"/>
    <w:rsid w:val="00103BE4"/>
    <w:rsid w:val="00104E8D"/>
    <w:rsid w:val="0010756C"/>
    <w:rsid w:val="00107A94"/>
    <w:rsid w:val="001109B3"/>
    <w:rsid w:val="00113259"/>
    <w:rsid w:val="00113A30"/>
    <w:rsid w:val="001142BF"/>
    <w:rsid w:val="00120C6B"/>
    <w:rsid w:val="00120EEC"/>
    <w:rsid w:val="00124474"/>
    <w:rsid w:val="00124F8D"/>
    <w:rsid w:val="00125199"/>
    <w:rsid w:val="00125EC0"/>
    <w:rsid w:val="00126B92"/>
    <w:rsid w:val="001328B9"/>
    <w:rsid w:val="00133F53"/>
    <w:rsid w:val="00136D09"/>
    <w:rsid w:val="001416B5"/>
    <w:rsid w:val="00144602"/>
    <w:rsid w:val="001474EA"/>
    <w:rsid w:val="00150520"/>
    <w:rsid w:val="00151B96"/>
    <w:rsid w:val="00151CA7"/>
    <w:rsid w:val="001525B6"/>
    <w:rsid w:val="00153B5C"/>
    <w:rsid w:val="00155F7D"/>
    <w:rsid w:val="00155FBE"/>
    <w:rsid w:val="0015672A"/>
    <w:rsid w:val="0015689A"/>
    <w:rsid w:val="00161151"/>
    <w:rsid w:val="001641A6"/>
    <w:rsid w:val="001648E2"/>
    <w:rsid w:val="0016605A"/>
    <w:rsid w:val="001702BD"/>
    <w:rsid w:val="001741DD"/>
    <w:rsid w:val="00174610"/>
    <w:rsid w:val="0017552E"/>
    <w:rsid w:val="001759D5"/>
    <w:rsid w:val="001773E7"/>
    <w:rsid w:val="00181A55"/>
    <w:rsid w:val="00181A92"/>
    <w:rsid w:val="00183A97"/>
    <w:rsid w:val="00184C0D"/>
    <w:rsid w:val="00185F40"/>
    <w:rsid w:val="00185F8B"/>
    <w:rsid w:val="00190A13"/>
    <w:rsid w:val="00190F74"/>
    <w:rsid w:val="0019284B"/>
    <w:rsid w:val="0019492F"/>
    <w:rsid w:val="00196D2B"/>
    <w:rsid w:val="001A131A"/>
    <w:rsid w:val="001A1F9A"/>
    <w:rsid w:val="001A34B1"/>
    <w:rsid w:val="001A4BE3"/>
    <w:rsid w:val="001A5474"/>
    <w:rsid w:val="001A5A71"/>
    <w:rsid w:val="001A600D"/>
    <w:rsid w:val="001A64F7"/>
    <w:rsid w:val="001A7455"/>
    <w:rsid w:val="001B4688"/>
    <w:rsid w:val="001B4C5E"/>
    <w:rsid w:val="001B7A15"/>
    <w:rsid w:val="001C1C78"/>
    <w:rsid w:val="001C4607"/>
    <w:rsid w:val="001C644A"/>
    <w:rsid w:val="001D09A1"/>
    <w:rsid w:val="001D09D9"/>
    <w:rsid w:val="001D272B"/>
    <w:rsid w:val="001D6408"/>
    <w:rsid w:val="001D699E"/>
    <w:rsid w:val="001E243B"/>
    <w:rsid w:val="001E2CB3"/>
    <w:rsid w:val="001E2DAD"/>
    <w:rsid w:val="001E6B82"/>
    <w:rsid w:val="001E7233"/>
    <w:rsid w:val="001F0E90"/>
    <w:rsid w:val="001F2B11"/>
    <w:rsid w:val="001F4BFC"/>
    <w:rsid w:val="001F5164"/>
    <w:rsid w:val="001F6704"/>
    <w:rsid w:val="001F6FBA"/>
    <w:rsid w:val="001F7B35"/>
    <w:rsid w:val="00200A70"/>
    <w:rsid w:val="002039DD"/>
    <w:rsid w:val="00204435"/>
    <w:rsid w:val="00205719"/>
    <w:rsid w:val="0020571A"/>
    <w:rsid w:val="00206862"/>
    <w:rsid w:val="00206D1A"/>
    <w:rsid w:val="00206E51"/>
    <w:rsid w:val="002108EC"/>
    <w:rsid w:val="002122E8"/>
    <w:rsid w:val="00212FF7"/>
    <w:rsid w:val="00213E6B"/>
    <w:rsid w:val="002172FF"/>
    <w:rsid w:val="002209BA"/>
    <w:rsid w:val="002234F1"/>
    <w:rsid w:val="00224147"/>
    <w:rsid w:val="0023231B"/>
    <w:rsid w:val="0023402B"/>
    <w:rsid w:val="00234B83"/>
    <w:rsid w:val="002358D4"/>
    <w:rsid w:val="002408A1"/>
    <w:rsid w:val="002459CC"/>
    <w:rsid w:val="00245B28"/>
    <w:rsid w:val="00246BCF"/>
    <w:rsid w:val="00252887"/>
    <w:rsid w:val="00252904"/>
    <w:rsid w:val="00253451"/>
    <w:rsid w:val="00253580"/>
    <w:rsid w:val="00253E3B"/>
    <w:rsid w:val="00254625"/>
    <w:rsid w:val="00256C7E"/>
    <w:rsid w:val="0026080C"/>
    <w:rsid w:val="002616C8"/>
    <w:rsid w:val="002629C9"/>
    <w:rsid w:val="00264029"/>
    <w:rsid w:val="00265038"/>
    <w:rsid w:val="00266097"/>
    <w:rsid w:val="002743D8"/>
    <w:rsid w:val="002763F9"/>
    <w:rsid w:val="00286BCD"/>
    <w:rsid w:val="00287105"/>
    <w:rsid w:val="00287B17"/>
    <w:rsid w:val="00291208"/>
    <w:rsid w:val="0029352F"/>
    <w:rsid w:val="002946FF"/>
    <w:rsid w:val="00296F4C"/>
    <w:rsid w:val="002A073C"/>
    <w:rsid w:val="002A7C87"/>
    <w:rsid w:val="002B05C8"/>
    <w:rsid w:val="002B117D"/>
    <w:rsid w:val="002B22B9"/>
    <w:rsid w:val="002B49B7"/>
    <w:rsid w:val="002B5316"/>
    <w:rsid w:val="002C05AD"/>
    <w:rsid w:val="002C091A"/>
    <w:rsid w:val="002C2854"/>
    <w:rsid w:val="002C3836"/>
    <w:rsid w:val="002C676B"/>
    <w:rsid w:val="002C7595"/>
    <w:rsid w:val="002D013D"/>
    <w:rsid w:val="002D1C64"/>
    <w:rsid w:val="002D255C"/>
    <w:rsid w:val="002D42A5"/>
    <w:rsid w:val="002D443A"/>
    <w:rsid w:val="002D6299"/>
    <w:rsid w:val="002E11D1"/>
    <w:rsid w:val="002E6BBB"/>
    <w:rsid w:val="002E77C2"/>
    <w:rsid w:val="002F3CC2"/>
    <w:rsid w:val="002F4FBF"/>
    <w:rsid w:val="00301977"/>
    <w:rsid w:val="00304AD0"/>
    <w:rsid w:val="003113FF"/>
    <w:rsid w:val="00312C99"/>
    <w:rsid w:val="0031556C"/>
    <w:rsid w:val="003155F8"/>
    <w:rsid w:val="00320E9F"/>
    <w:rsid w:val="003212E0"/>
    <w:rsid w:val="003217C8"/>
    <w:rsid w:val="00322878"/>
    <w:rsid w:val="00322F06"/>
    <w:rsid w:val="003235F9"/>
    <w:rsid w:val="00324565"/>
    <w:rsid w:val="003265E9"/>
    <w:rsid w:val="00327855"/>
    <w:rsid w:val="0032795E"/>
    <w:rsid w:val="0033087C"/>
    <w:rsid w:val="00335288"/>
    <w:rsid w:val="003376A7"/>
    <w:rsid w:val="003377BB"/>
    <w:rsid w:val="00343199"/>
    <w:rsid w:val="00343C8F"/>
    <w:rsid w:val="00345CD5"/>
    <w:rsid w:val="00350073"/>
    <w:rsid w:val="0035070F"/>
    <w:rsid w:val="003522BC"/>
    <w:rsid w:val="00355519"/>
    <w:rsid w:val="00360316"/>
    <w:rsid w:val="00360A64"/>
    <w:rsid w:val="00360E5B"/>
    <w:rsid w:val="00361429"/>
    <w:rsid w:val="003615BF"/>
    <w:rsid w:val="0036235E"/>
    <w:rsid w:val="00364BF4"/>
    <w:rsid w:val="003659C9"/>
    <w:rsid w:val="00366671"/>
    <w:rsid w:val="0036709A"/>
    <w:rsid w:val="00367ECD"/>
    <w:rsid w:val="00370A0C"/>
    <w:rsid w:val="003728C1"/>
    <w:rsid w:val="00373FF6"/>
    <w:rsid w:val="0037666B"/>
    <w:rsid w:val="00380DE5"/>
    <w:rsid w:val="003855CA"/>
    <w:rsid w:val="003861C8"/>
    <w:rsid w:val="00386921"/>
    <w:rsid w:val="00391804"/>
    <w:rsid w:val="00392765"/>
    <w:rsid w:val="0039337B"/>
    <w:rsid w:val="00394BC6"/>
    <w:rsid w:val="00397D77"/>
    <w:rsid w:val="003A00C3"/>
    <w:rsid w:val="003A2B91"/>
    <w:rsid w:val="003A4250"/>
    <w:rsid w:val="003A48F5"/>
    <w:rsid w:val="003A7496"/>
    <w:rsid w:val="003B0F97"/>
    <w:rsid w:val="003B123B"/>
    <w:rsid w:val="003B495C"/>
    <w:rsid w:val="003B5B85"/>
    <w:rsid w:val="003B5E7D"/>
    <w:rsid w:val="003B7033"/>
    <w:rsid w:val="003B7431"/>
    <w:rsid w:val="003C068F"/>
    <w:rsid w:val="003C0C17"/>
    <w:rsid w:val="003C12CE"/>
    <w:rsid w:val="003C21C0"/>
    <w:rsid w:val="003C2843"/>
    <w:rsid w:val="003C34CD"/>
    <w:rsid w:val="003C3785"/>
    <w:rsid w:val="003C3EEB"/>
    <w:rsid w:val="003C6CC4"/>
    <w:rsid w:val="003C7CC5"/>
    <w:rsid w:val="003D1CEE"/>
    <w:rsid w:val="003D1E50"/>
    <w:rsid w:val="003D7A5B"/>
    <w:rsid w:val="003E308C"/>
    <w:rsid w:val="003E403E"/>
    <w:rsid w:val="003E511C"/>
    <w:rsid w:val="003E5E12"/>
    <w:rsid w:val="003E6C4D"/>
    <w:rsid w:val="003F1407"/>
    <w:rsid w:val="003F2BE4"/>
    <w:rsid w:val="003F5FFE"/>
    <w:rsid w:val="00404922"/>
    <w:rsid w:val="00404955"/>
    <w:rsid w:val="00404E8C"/>
    <w:rsid w:val="004052F8"/>
    <w:rsid w:val="00406303"/>
    <w:rsid w:val="004135C2"/>
    <w:rsid w:val="004179CF"/>
    <w:rsid w:val="00417B92"/>
    <w:rsid w:val="00420B4D"/>
    <w:rsid w:val="004253F3"/>
    <w:rsid w:val="004326F1"/>
    <w:rsid w:val="0043388A"/>
    <w:rsid w:val="00435888"/>
    <w:rsid w:val="004368DC"/>
    <w:rsid w:val="0044023C"/>
    <w:rsid w:val="0044320B"/>
    <w:rsid w:val="00443A24"/>
    <w:rsid w:val="00450871"/>
    <w:rsid w:val="0045267F"/>
    <w:rsid w:val="00455376"/>
    <w:rsid w:val="00455679"/>
    <w:rsid w:val="00455948"/>
    <w:rsid w:val="00455C1E"/>
    <w:rsid w:val="00456EED"/>
    <w:rsid w:val="00457651"/>
    <w:rsid w:val="00457F7B"/>
    <w:rsid w:val="00461AEE"/>
    <w:rsid w:val="004621C9"/>
    <w:rsid w:val="004655D8"/>
    <w:rsid w:val="00465AC3"/>
    <w:rsid w:val="0047127A"/>
    <w:rsid w:val="00471DC8"/>
    <w:rsid w:val="00477111"/>
    <w:rsid w:val="00482761"/>
    <w:rsid w:val="004829FF"/>
    <w:rsid w:val="00483CA7"/>
    <w:rsid w:val="004863B0"/>
    <w:rsid w:val="00493C36"/>
    <w:rsid w:val="00496004"/>
    <w:rsid w:val="004978D8"/>
    <w:rsid w:val="004A0E8F"/>
    <w:rsid w:val="004A2BF9"/>
    <w:rsid w:val="004A4015"/>
    <w:rsid w:val="004A6CAD"/>
    <w:rsid w:val="004B00B4"/>
    <w:rsid w:val="004B2970"/>
    <w:rsid w:val="004B48D4"/>
    <w:rsid w:val="004B4F39"/>
    <w:rsid w:val="004B588E"/>
    <w:rsid w:val="004B6DDD"/>
    <w:rsid w:val="004B7AA8"/>
    <w:rsid w:val="004C23AC"/>
    <w:rsid w:val="004C59D0"/>
    <w:rsid w:val="004C5F87"/>
    <w:rsid w:val="004C643C"/>
    <w:rsid w:val="004C75B0"/>
    <w:rsid w:val="004D2D8B"/>
    <w:rsid w:val="004D3749"/>
    <w:rsid w:val="004D3C24"/>
    <w:rsid w:val="004D3F0B"/>
    <w:rsid w:val="004D5656"/>
    <w:rsid w:val="004D63A9"/>
    <w:rsid w:val="004D6EE3"/>
    <w:rsid w:val="004E1B41"/>
    <w:rsid w:val="004E2BDE"/>
    <w:rsid w:val="004F2DC2"/>
    <w:rsid w:val="004F6DAB"/>
    <w:rsid w:val="0050090B"/>
    <w:rsid w:val="0051137A"/>
    <w:rsid w:val="005117CA"/>
    <w:rsid w:val="005126B9"/>
    <w:rsid w:val="005126E0"/>
    <w:rsid w:val="0051329B"/>
    <w:rsid w:val="00513316"/>
    <w:rsid w:val="005140B8"/>
    <w:rsid w:val="00514243"/>
    <w:rsid w:val="00514AC5"/>
    <w:rsid w:val="0051535E"/>
    <w:rsid w:val="00515A69"/>
    <w:rsid w:val="0051657B"/>
    <w:rsid w:val="00516A91"/>
    <w:rsid w:val="005176B9"/>
    <w:rsid w:val="00527171"/>
    <w:rsid w:val="0053081E"/>
    <w:rsid w:val="00533A82"/>
    <w:rsid w:val="00534145"/>
    <w:rsid w:val="005363A9"/>
    <w:rsid w:val="005401D0"/>
    <w:rsid w:val="00541CCB"/>
    <w:rsid w:val="0054245C"/>
    <w:rsid w:val="0054374A"/>
    <w:rsid w:val="005439F4"/>
    <w:rsid w:val="00544E3E"/>
    <w:rsid w:val="00546103"/>
    <w:rsid w:val="00546EC8"/>
    <w:rsid w:val="005471AA"/>
    <w:rsid w:val="00547F99"/>
    <w:rsid w:val="00550CD8"/>
    <w:rsid w:val="005518C7"/>
    <w:rsid w:val="00552228"/>
    <w:rsid w:val="00552AFF"/>
    <w:rsid w:val="00553125"/>
    <w:rsid w:val="005604AC"/>
    <w:rsid w:val="0056396C"/>
    <w:rsid w:val="0056430E"/>
    <w:rsid w:val="005645F2"/>
    <w:rsid w:val="00564CA0"/>
    <w:rsid w:val="0056776A"/>
    <w:rsid w:val="00570382"/>
    <w:rsid w:val="00570557"/>
    <w:rsid w:val="0057194E"/>
    <w:rsid w:val="00575CB9"/>
    <w:rsid w:val="00576C4C"/>
    <w:rsid w:val="00576D8D"/>
    <w:rsid w:val="005778DE"/>
    <w:rsid w:val="00582197"/>
    <w:rsid w:val="00583FA6"/>
    <w:rsid w:val="00584F9E"/>
    <w:rsid w:val="00587C57"/>
    <w:rsid w:val="00587F35"/>
    <w:rsid w:val="00590791"/>
    <w:rsid w:val="00592588"/>
    <w:rsid w:val="0059554B"/>
    <w:rsid w:val="005957A7"/>
    <w:rsid w:val="00595EAD"/>
    <w:rsid w:val="00596A90"/>
    <w:rsid w:val="0059746B"/>
    <w:rsid w:val="005A2578"/>
    <w:rsid w:val="005A3825"/>
    <w:rsid w:val="005A40CC"/>
    <w:rsid w:val="005A41D6"/>
    <w:rsid w:val="005A551A"/>
    <w:rsid w:val="005B0FF2"/>
    <w:rsid w:val="005B30CA"/>
    <w:rsid w:val="005B35A4"/>
    <w:rsid w:val="005B3606"/>
    <w:rsid w:val="005B779A"/>
    <w:rsid w:val="005C03E5"/>
    <w:rsid w:val="005C0B7F"/>
    <w:rsid w:val="005C39A5"/>
    <w:rsid w:val="005C3BF4"/>
    <w:rsid w:val="005C45C9"/>
    <w:rsid w:val="005C47AF"/>
    <w:rsid w:val="005D04FE"/>
    <w:rsid w:val="005D11FF"/>
    <w:rsid w:val="005D3E2E"/>
    <w:rsid w:val="005E0298"/>
    <w:rsid w:val="005E029D"/>
    <w:rsid w:val="005E162A"/>
    <w:rsid w:val="005E4688"/>
    <w:rsid w:val="005F0F09"/>
    <w:rsid w:val="005F6DD4"/>
    <w:rsid w:val="00600516"/>
    <w:rsid w:val="0060091B"/>
    <w:rsid w:val="00600AE4"/>
    <w:rsid w:val="00603BFD"/>
    <w:rsid w:val="006040B4"/>
    <w:rsid w:val="00604444"/>
    <w:rsid w:val="00604667"/>
    <w:rsid w:val="00605577"/>
    <w:rsid w:val="00605A3E"/>
    <w:rsid w:val="0060602C"/>
    <w:rsid w:val="0060640C"/>
    <w:rsid w:val="00606B4B"/>
    <w:rsid w:val="00607CEF"/>
    <w:rsid w:val="00610A06"/>
    <w:rsid w:val="00611D28"/>
    <w:rsid w:val="00611E70"/>
    <w:rsid w:val="00612D2F"/>
    <w:rsid w:val="0061336D"/>
    <w:rsid w:val="00616881"/>
    <w:rsid w:val="0061772B"/>
    <w:rsid w:val="00617933"/>
    <w:rsid w:val="00617FF4"/>
    <w:rsid w:val="006220C8"/>
    <w:rsid w:val="0062494C"/>
    <w:rsid w:val="00627EA3"/>
    <w:rsid w:val="00627F68"/>
    <w:rsid w:val="006303B9"/>
    <w:rsid w:val="00630DA5"/>
    <w:rsid w:val="00631AA0"/>
    <w:rsid w:val="00634829"/>
    <w:rsid w:val="00635BE1"/>
    <w:rsid w:val="00637EF3"/>
    <w:rsid w:val="00643511"/>
    <w:rsid w:val="00645077"/>
    <w:rsid w:val="00646274"/>
    <w:rsid w:val="006500EE"/>
    <w:rsid w:val="0065100A"/>
    <w:rsid w:val="006551AC"/>
    <w:rsid w:val="0065670B"/>
    <w:rsid w:val="00661456"/>
    <w:rsid w:val="00663E33"/>
    <w:rsid w:val="00664DEC"/>
    <w:rsid w:val="00664ED6"/>
    <w:rsid w:val="00666627"/>
    <w:rsid w:val="00667825"/>
    <w:rsid w:val="006707F5"/>
    <w:rsid w:val="006730E7"/>
    <w:rsid w:val="006761BE"/>
    <w:rsid w:val="00677B84"/>
    <w:rsid w:val="006808FB"/>
    <w:rsid w:val="00681631"/>
    <w:rsid w:val="00682635"/>
    <w:rsid w:val="0068414B"/>
    <w:rsid w:val="00684FB2"/>
    <w:rsid w:val="006877B6"/>
    <w:rsid w:val="006914B2"/>
    <w:rsid w:val="00694494"/>
    <w:rsid w:val="00696EE6"/>
    <w:rsid w:val="0069782B"/>
    <w:rsid w:val="00697935"/>
    <w:rsid w:val="006A6780"/>
    <w:rsid w:val="006A6A77"/>
    <w:rsid w:val="006A787A"/>
    <w:rsid w:val="006B0DD6"/>
    <w:rsid w:val="006B1759"/>
    <w:rsid w:val="006B178A"/>
    <w:rsid w:val="006B1D79"/>
    <w:rsid w:val="006B45C3"/>
    <w:rsid w:val="006B58F9"/>
    <w:rsid w:val="006B71A1"/>
    <w:rsid w:val="006B741F"/>
    <w:rsid w:val="006B7B5D"/>
    <w:rsid w:val="006C609E"/>
    <w:rsid w:val="006C6F9C"/>
    <w:rsid w:val="006C77C4"/>
    <w:rsid w:val="006D0A2D"/>
    <w:rsid w:val="006D243E"/>
    <w:rsid w:val="006D261E"/>
    <w:rsid w:val="006D5C4F"/>
    <w:rsid w:val="006E1748"/>
    <w:rsid w:val="006E67BA"/>
    <w:rsid w:val="006F03BD"/>
    <w:rsid w:val="006F0A27"/>
    <w:rsid w:val="006F10C6"/>
    <w:rsid w:val="006F4184"/>
    <w:rsid w:val="006F5CFE"/>
    <w:rsid w:val="0070205B"/>
    <w:rsid w:val="00712BD3"/>
    <w:rsid w:val="007149A1"/>
    <w:rsid w:val="00715D59"/>
    <w:rsid w:val="00715F52"/>
    <w:rsid w:val="00717F52"/>
    <w:rsid w:val="007202EC"/>
    <w:rsid w:val="00722488"/>
    <w:rsid w:val="00725B72"/>
    <w:rsid w:val="00727942"/>
    <w:rsid w:val="00731B09"/>
    <w:rsid w:val="007325E8"/>
    <w:rsid w:val="00734E5B"/>
    <w:rsid w:val="00736580"/>
    <w:rsid w:val="0073751D"/>
    <w:rsid w:val="00741941"/>
    <w:rsid w:val="007422FB"/>
    <w:rsid w:val="00743768"/>
    <w:rsid w:val="0074561B"/>
    <w:rsid w:val="00745FC6"/>
    <w:rsid w:val="00750AAC"/>
    <w:rsid w:val="007512C2"/>
    <w:rsid w:val="0075235B"/>
    <w:rsid w:val="00754507"/>
    <w:rsid w:val="0075496A"/>
    <w:rsid w:val="0075669B"/>
    <w:rsid w:val="007630C5"/>
    <w:rsid w:val="00771D86"/>
    <w:rsid w:val="00774CB0"/>
    <w:rsid w:val="00775698"/>
    <w:rsid w:val="00776E59"/>
    <w:rsid w:val="007773D1"/>
    <w:rsid w:val="00781988"/>
    <w:rsid w:val="00782AD2"/>
    <w:rsid w:val="00783CF8"/>
    <w:rsid w:val="00786417"/>
    <w:rsid w:val="00786C7D"/>
    <w:rsid w:val="007901BD"/>
    <w:rsid w:val="0079043F"/>
    <w:rsid w:val="00791192"/>
    <w:rsid w:val="0079194E"/>
    <w:rsid w:val="00794746"/>
    <w:rsid w:val="007954E7"/>
    <w:rsid w:val="007A0895"/>
    <w:rsid w:val="007A1BDE"/>
    <w:rsid w:val="007A42A7"/>
    <w:rsid w:val="007A46B6"/>
    <w:rsid w:val="007A5F48"/>
    <w:rsid w:val="007A6310"/>
    <w:rsid w:val="007A6ACC"/>
    <w:rsid w:val="007A6CD3"/>
    <w:rsid w:val="007A778E"/>
    <w:rsid w:val="007B24CD"/>
    <w:rsid w:val="007B4EFE"/>
    <w:rsid w:val="007C1A4C"/>
    <w:rsid w:val="007C378A"/>
    <w:rsid w:val="007C5C33"/>
    <w:rsid w:val="007D19C2"/>
    <w:rsid w:val="007D1E87"/>
    <w:rsid w:val="007D3B24"/>
    <w:rsid w:val="007E0BB8"/>
    <w:rsid w:val="007E1ECC"/>
    <w:rsid w:val="007E5291"/>
    <w:rsid w:val="007E5AAE"/>
    <w:rsid w:val="007F0663"/>
    <w:rsid w:val="007F4B12"/>
    <w:rsid w:val="007F5B82"/>
    <w:rsid w:val="007F5E93"/>
    <w:rsid w:val="007F6FFD"/>
    <w:rsid w:val="008024F0"/>
    <w:rsid w:val="00805677"/>
    <w:rsid w:val="008064F9"/>
    <w:rsid w:val="008102C1"/>
    <w:rsid w:val="00810FDA"/>
    <w:rsid w:val="00811057"/>
    <w:rsid w:val="00811A7A"/>
    <w:rsid w:val="00813C14"/>
    <w:rsid w:val="0081782C"/>
    <w:rsid w:val="00817EAF"/>
    <w:rsid w:val="00821638"/>
    <w:rsid w:val="008219B8"/>
    <w:rsid w:val="008230F7"/>
    <w:rsid w:val="00823129"/>
    <w:rsid w:val="00823167"/>
    <w:rsid w:val="00824389"/>
    <w:rsid w:val="00825570"/>
    <w:rsid w:val="00830678"/>
    <w:rsid w:val="0083078D"/>
    <w:rsid w:val="00830D74"/>
    <w:rsid w:val="008339B9"/>
    <w:rsid w:val="008340BF"/>
    <w:rsid w:val="00841548"/>
    <w:rsid w:val="00842401"/>
    <w:rsid w:val="008433F2"/>
    <w:rsid w:val="008440B6"/>
    <w:rsid w:val="008470CF"/>
    <w:rsid w:val="00847923"/>
    <w:rsid w:val="00852B5E"/>
    <w:rsid w:val="008530C3"/>
    <w:rsid w:val="00853471"/>
    <w:rsid w:val="00856E46"/>
    <w:rsid w:val="00856FE6"/>
    <w:rsid w:val="00863632"/>
    <w:rsid w:val="00866CF5"/>
    <w:rsid w:val="00866F99"/>
    <w:rsid w:val="00870C18"/>
    <w:rsid w:val="00871AD9"/>
    <w:rsid w:val="0087284C"/>
    <w:rsid w:val="008743B1"/>
    <w:rsid w:val="00880E31"/>
    <w:rsid w:val="0088148F"/>
    <w:rsid w:val="008903F7"/>
    <w:rsid w:val="00892C84"/>
    <w:rsid w:val="00894803"/>
    <w:rsid w:val="00894F92"/>
    <w:rsid w:val="008955DF"/>
    <w:rsid w:val="00896DCE"/>
    <w:rsid w:val="008A25BB"/>
    <w:rsid w:val="008A272A"/>
    <w:rsid w:val="008A2ACA"/>
    <w:rsid w:val="008A3D41"/>
    <w:rsid w:val="008A561D"/>
    <w:rsid w:val="008A7394"/>
    <w:rsid w:val="008A7578"/>
    <w:rsid w:val="008B4F72"/>
    <w:rsid w:val="008B5044"/>
    <w:rsid w:val="008B50F6"/>
    <w:rsid w:val="008B6280"/>
    <w:rsid w:val="008B6B87"/>
    <w:rsid w:val="008B6D6E"/>
    <w:rsid w:val="008B770F"/>
    <w:rsid w:val="008B7EA3"/>
    <w:rsid w:val="008C24DE"/>
    <w:rsid w:val="008C3755"/>
    <w:rsid w:val="008C4BAA"/>
    <w:rsid w:val="008C54C4"/>
    <w:rsid w:val="008D0754"/>
    <w:rsid w:val="008D36C2"/>
    <w:rsid w:val="008D3DAD"/>
    <w:rsid w:val="008D6AE7"/>
    <w:rsid w:val="008D7A4A"/>
    <w:rsid w:val="008E0117"/>
    <w:rsid w:val="008E17C8"/>
    <w:rsid w:val="008E3766"/>
    <w:rsid w:val="008E532A"/>
    <w:rsid w:val="008E5C62"/>
    <w:rsid w:val="008F1371"/>
    <w:rsid w:val="008F378E"/>
    <w:rsid w:val="008F38C6"/>
    <w:rsid w:val="008F39B5"/>
    <w:rsid w:val="008F779C"/>
    <w:rsid w:val="008F7E53"/>
    <w:rsid w:val="009011AB"/>
    <w:rsid w:val="0090456C"/>
    <w:rsid w:val="009056AC"/>
    <w:rsid w:val="009063EE"/>
    <w:rsid w:val="00907080"/>
    <w:rsid w:val="00907189"/>
    <w:rsid w:val="00915379"/>
    <w:rsid w:val="00916B76"/>
    <w:rsid w:val="00917425"/>
    <w:rsid w:val="00917DB8"/>
    <w:rsid w:val="0092166E"/>
    <w:rsid w:val="00922A8A"/>
    <w:rsid w:val="0092671D"/>
    <w:rsid w:val="00930BC5"/>
    <w:rsid w:val="00932930"/>
    <w:rsid w:val="00932ECA"/>
    <w:rsid w:val="00933085"/>
    <w:rsid w:val="009332DC"/>
    <w:rsid w:val="0093354E"/>
    <w:rsid w:val="00934BA2"/>
    <w:rsid w:val="009370E4"/>
    <w:rsid w:val="00940756"/>
    <w:rsid w:val="00941D8F"/>
    <w:rsid w:val="0094313A"/>
    <w:rsid w:val="00944EF8"/>
    <w:rsid w:val="009468BC"/>
    <w:rsid w:val="00946B20"/>
    <w:rsid w:val="009508E7"/>
    <w:rsid w:val="00952181"/>
    <w:rsid w:val="00952D23"/>
    <w:rsid w:val="0095396B"/>
    <w:rsid w:val="00956409"/>
    <w:rsid w:val="0095737A"/>
    <w:rsid w:val="009579C9"/>
    <w:rsid w:val="00957F3A"/>
    <w:rsid w:val="00961244"/>
    <w:rsid w:val="00962041"/>
    <w:rsid w:val="00963180"/>
    <w:rsid w:val="009657AB"/>
    <w:rsid w:val="0096753E"/>
    <w:rsid w:val="00970D5C"/>
    <w:rsid w:val="00970DE3"/>
    <w:rsid w:val="00971C2A"/>
    <w:rsid w:val="00971DA9"/>
    <w:rsid w:val="00974BC5"/>
    <w:rsid w:val="00977F45"/>
    <w:rsid w:val="009835DE"/>
    <w:rsid w:val="00984B89"/>
    <w:rsid w:val="0098532F"/>
    <w:rsid w:val="009856E1"/>
    <w:rsid w:val="009857A2"/>
    <w:rsid w:val="00987434"/>
    <w:rsid w:val="0099051E"/>
    <w:rsid w:val="0099132E"/>
    <w:rsid w:val="00992AB3"/>
    <w:rsid w:val="009938C0"/>
    <w:rsid w:val="009950ED"/>
    <w:rsid w:val="009968ED"/>
    <w:rsid w:val="009A0007"/>
    <w:rsid w:val="009A01A8"/>
    <w:rsid w:val="009A04FB"/>
    <w:rsid w:val="009A189D"/>
    <w:rsid w:val="009A19F2"/>
    <w:rsid w:val="009A20F1"/>
    <w:rsid w:val="009A2695"/>
    <w:rsid w:val="009A32EC"/>
    <w:rsid w:val="009A4030"/>
    <w:rsid w:val="009A44CB"/>
    <w:rsid w:val="009A578E"/>
    <w:rsid w:val="009A781E"/>
    <w:rsid w:val="009A7B95"/>
    <w:rsid w:val="009B0194"/>
    <w:rsid w:val="009B7047"/>
    <w:rsid w:val="009B7FC2"/>
    <w:rsid w:val="009C63B5"/>
    <w:rsid w:val="009D039A"/>
    <w:rsid w:val="009D11FA"/>
    <w:rsid w:val="009D31F3"/>
    <w:rsid w:val="009D3FE9"/>
    <w:rsid w:val="009D46B8"/>
    <w:rsid w:val="009D54E4"/>
    <w:rsid w:val="009D7233"/>
    <w:rsid w:val="009E31B0"/>
    <w:rsid w:val="009E4841"/>
    <w:rsid w:val="009E5174"/>
    <w:rsid w:val="009E54C5"/>
    <w:rsid w:val="009E6801"/>
    <w:rsid w:val="009E6A7E"/>
    <w:rsid w:val="009E6BBD"/>
    <w:rsid w:val="009E7F24"/>
    <w:rsid w:val="009F0D43"/>
    <w:rsid w:val="009F2C5E"/>
    <w:rsid w:val="009F3D92"/>
    <w:rsid w:val="009F74B5"/>
    <w:rsid w:val="009F76FF"/>
    <w:rsid w:val="00A03D1D"/>
    <w:rsid w:val="00A07F56"/>
    <w:rsid w:val="00A103E5"/>
    <w:rsid w:val="00A10DCB"/>
    <w:rsid w:val="00A10FAE"/>
    <w:rsid w:val="00A13932"/>
    <w:rsid w:val="00A1466C"/>
    <w:rsid w:val="00A1668D"/>
    <w:rsid w:val="00A21190"/>
    <w:rsid w:val="00A21296"/>
    <w:rsid w:val="00A23763"/>
    <w:rsid w:val="00A2382E"/>
    <w:rsid w:val="00A24ACF"/>
    <w:rsid w:val="00A30CE9"/>
    <w:rsid w:val="00A34FE2"/>
    <w:rsid w:val="00A42021"/>
    <w:rsid w:val="00A422CE"/>
    <w:rsid w:val="00A45CB0"/>
    <w:rsid w:val="00A47B45"/>
    <w:rsid w:val="00A52118"/>
    <w:rsid w:val="00A5281A"/>
    <w:rsid w:val="00A5338A"/>
    <w:rsid w:val="00A640D8"/>
    <w:rsid w:val="00A642EC"/>
    <w:rsid w:val="00A64768"/>
    <w:rsid w:val="00A64E9A"/>
    <w:rsid w:val="00A71863"/>
    <w:rsid w:val="00A72D47"/>
    <w:rsid w:val="00A750F3"/>
    <w:rsid w:val="00A752EC"/>
    <w:rsid w:val="00A75E22"/>
    <w:rsid w:val="00A76CF3"/>
    <w:rsid w:val="00A80F82"/>
    <w:rsid w:val="00A855F1"/>
    <w:rsid w:val="00A85B35"/>
    <w:rsid w:val="00A861BE"/>
    <w:rsid w:val="00A8792F"/>
    <w:rsid w:val="00A903CB"/>
    <w:rsid w:val="00A90D56"/>
    <w:rsid w:val="00A941C9"/>
    <w:rsid w:val="00A943E7"/>
    <w:rsid w:val="00A94B96"/>
    <w:rsid w:val="00A95396"/>
    <w:rsid w:val="00A9762F"/>
    <w:rsid w:val="00AA4054"/>
    <w:rsid w:val="00AA456F"/>
    <w:rsid w:val="00AA4E87"/>
    <w:rsid w:val="00AA5121"/>
    <w:rsid w:val="00AA7B46"/>
    <w:rsid w:val="00AB00AF"/>
    <w:rsid w:val="00AB385D"/>
    <w:rsid w:val="00AB3C21"/>
    <w:rsid w:val="00AB4723"/>
    <w:rsid w:val="00AB5E84"/>
    <w:rsid w:val="00AB5EFB"/>
    <w:rsid w:val="00AC0CE2"/>
    <w:rsid w:val="00AC37CA"/>
    <w:rsid w:val="00AC392D"/>
    <w:rsid w:val="00AC4CF6"/>
    <w:rsid w:val="00AC729D"/>
    <w:rsid w:val="00AC783E"/>
    <w:rsid w:val="00AD1626"/>
    <w:rsid w:val="00AD3D2D"/>
    <w:rsid w:val="00AD5103"/>
    <w:rsid w:val="00AD5855"/>
    <w:rsid w:val="00AD6A58"/>
    <w:rsid w:val="00AD6E3B"/>
    <w:rsid w:val="00AE10B4"/>
    <w:rsid w:val="00AE27E1"/>
    <w:rsid w:val="00AE2BE5"/>
    <w:rsid w:val="00AE48E7"/>
    <w:rsid w:val="00AE639F"/>
    <w:rsid w:val="00AE79F3"/>
    <w:rsid w:val="00AF0E5B"/>
    <w:rsid w:val="00AF3469"/>
    <w:rsid w:val="00AF4DE3"/>
    <w:rsid w:val="00AF709D"/>
    <w:rsid w:val="00B06466"/>
    <w:rsid w:val="00B06D27"/>
    <w:rsid w:val="00B1127C"/>
    <w:rsid w:val="00B11612"/>
    <w:rsid w:val="00B11BFC"/>
    <w:rsid w:val="00B1306D"/>
    <w:rsid w:val="00B132C3"/>
    <w:rsid w:val="00B16E03"/>
    <w:rsid w:val="00B17226"/>
    <w:rsid w:val="00B20480"/>
    <w:rsid w:val="00B207D7"/>
    <w:rsid w:val="00B21434"/>
    <w:rsid w:val="00B2296E"/>
    <w:rsid w:val="00B25C4A"/>
    <w:rsid w:val="00B27665"/>
    <w:rsid w:val="00B31238"/>
    <w:rsid w:val="00B32347"/>
    <w:rsid w:val="00B33E56"/>
    <w:rsid w:val="00B358A4"/>
    <w:rsid w:val="00B35B0A"/>
    <w:rsid w:val="00B37E11"/>
    <w:rsid w:val="00B415F4"/>
    <w:rsid w:val="00B42293"/>
    <w:rsid w:val="00B42706"/>
    <w:rsid w:val="00B427D8"/>
    <w:rsid w:val="00B428A3"/>
    <w:rsid w:val="00B46F62"/>
    <w:rsid w:val="00B476A2"/>
    <w:rsid w:val="00B47D9E"/>
    <w:rsid w:val="00B516A8"/>
    <w:rsid w:val="00B54BFD"/>
    <w:rsid w:val="00B56480"/>
    <w:rsid w:val="00B63163"/>
    <w:rsid w:val="00B6380C"/>
    <w:rsid w:val="00B71E82"/>
    <w:rsid w:val="00B72BA4"/>
    <w:rsid w:val="00B72E94"/>
    <w:rsid w:val="00B73A68"/>
    <w:rsid w:val="00B7482E"/>
    <w:rsid w:val="00B74F78"/>
    <w:rsid w:val="00B76EC3"/>
    <w:rsid w:val="00B771EC"/>
    <w:rsid w:val="00B77B6A"/>
    <w:rsid w:val="00B80944"/>
    <w:rsid w:val="00B8318C"/>
    <w:rsid w:val="00B833B2"/>
    <w:rsid w:val="00B8401B"/>
    <w:rsid w:val="00B85A03"/>
    <w:rsid w:val="00B87554"/>
    <w:rsid w:val="00B879DB"/>
    <w:rsid w:val="00B97124"/>
    <w:rsid w:val="00B975BD"/>
    <w:rsid w:val="00BA0485"/>
    <w:rsid w:val="00BA11CD"/>
    <w:rsid w:val="00BA3D59"/>
    <w:rsid w:val="00BA5EA6"/>
    <w:rsid w:val="00BA6E82"/>
    <w:rsid w:val="00BA7F40"/>
    <w:rsid w:val="00BB1F2C"/>
    <w:rsid w:val="00BB3509"/>
    <w:rsid w:val="00BB3E41"/>
    <w:rsid w:val="00BB624A"/>
    <w:rsid w:val="00BB68A4"/>
    <w:rsid w:val="00BB75E4"/>
    <w:rsid w:val="00BC153D"/>
    <w:rsid w:val="00BC27E2"/>
    <w:rsid w:val="00BC3732"/>
    <w:rsid w:val="00BC3EA6"/>
    <w:rsid w:val="00BC454C"/>
    <w:rsid w:val="00BC521B"/>
    <w:rsid w:val="00BC5799"/>
    <w:rsid w:val="00BC5820"/>
    <w:rsid w:val="00BD070A"/>
    <w:rsid w:val="00BD095D"/>
    <w:rsid w:val="00BD248B"/>
    <w:rsid w:val="00BD380F"/>
    <w:rsid w:val="00BD536C"/>
    <w:rsid w:val="00BD5584"/>
    <w:rsid w:val="00BD5842"/>
    <w:rsid w:val="00BD74AA"/>
    <w:rsid w:val="00BD7BAE"/>
    <w:rsid w:val="00BE0956"/>
    <w:rsid w:val="00BE3E6A"/>
    <w:rsid w:val="00BE4FCF"/>
    <w:rsid w:val="00BE6594"/>
    <w:rsid w:val="00BE66F0"/>
    <w:rsid w:val="00BE6FF6"/>
    <w:rsid w:val="00BE75F0"/>
    <w:rsid w:val="00BF2292"/>
    <w:rsid w:val="00BF23C1"/>
    <w:rsid w:val="00BF30D0"/>
    <w:rsid w:val="00BF7DD0"/>
    <w:rsid w:val="00C00568"/>
    <w:rsid w:val="00C00962"/>
    <w:rsid w:val="00C00B5D"/>
    <w:rsid w:val="00C011B9"/>
    <w:rsid w:val="00C01765"/>
    <w:rsid w:val="00C03605"/>
    <w:rsid w:val="00C03F11"/>
    <w:rsid w:val="00C062E0"/>
    <w:rsid w:val="00C06331"/>
    <w:rsid w:val="00C10DFD"/>
    <w:rsid w:val="00C12965"/>
    <w:rsid w:val="00C14C1D"/>
    <w:rsid w:val="00C14E1A"/>
    <w:rsid w:val="00C17AA9"/>
    <w:rsid w:val="00C17EDF"/>
    <w:rsid w:val="00C21180"/>
    <w:rsid w:val="00C226F1"/>
    <w:rsid w:val="00C2379D"/>
    <w:rsid w:val="00C242A3"/>
    <w:rsid w:val="00C24A30"/>
    <w:rsid w:val="00C30082"/>
    <w:rsid w:val="00C3063A"/>
    <w:rsid w:val="00C358F9"/>
    <w:rsid w:val="00C36A9E"/>
    <w:rsid w:val="00C43F62"/>
    <w:rsid w:val="00C45A66"/>
    <w:rsid w:val="00C474C3"/>
    <w:rsid w:val="00C47580"/>
    <w:rsid w:val="00C51A57"/>
    <w:rsid w:val="00C523E9"/>
    <w:rsid w:val="00C52ACC"/>
    <w:rsid w:val="00C53C75"/>
    <w:rsid w:val="00C5479E"/>
    <w:rsid w:val="00C55226"/>
    <w:rsid w:val="00C56D8E"/>
    <w:rsid w:val="00C65741"/>
    <w:rsid w:val="00C66943"/>
    <w:rsid w:val="00C70E59"/>
    <w:rsid w:val="00C71F53"/>
    <w:rsid w:val="00C77FB5"/>
    <w:rsid w:val="00C8207A"/>
    <w:rsid w:val="00C823F4"/>
    <w:rsid w:val="00C90AA4"/>
    <w:rsid w:val="00C9332B"/>
    <w:rsid w:val="00C97147"/>
    <w:rsid w:val="00CA5895"/>
    <w:rsid w:val="00CB272D"/>
    <w:rsid w:val="00CB5F98"/>
    <w:rsid w:val="00CC0580"/>
    <w:rsid w:val="00CC1454"/>
    <w:rsid w:val="00CC2D4C"/>
    <w:rsid w:val="00CC2EB9"/>
    <w:rsid w:val="00CC48D0"/>
    <w:rsid w:val="00CC6F2C"/>
    <w:rsid w:val="00CD2E01"/>
    <w:rsid w:val="00CD6AED"/>
    <w:rsid w:val="00CD6D3E"/>
    <w:rsid w:val="00CD6D82"/>
    <w:rsid w:val="00CF2DF9"/>
    <w:rsid w:val="00CF32B2"/>
    <w:rsid w:val="00CF39F1"/>
    <w:rsid w:val="00CF745C"/>
    <w:rsid w:val="00D00B0A"/>
    <w:rsid w:val="00D039BF"/>
    <w:rsid w:val="00D0404A"/>
    <w:rsid w:val="00D0466C"/>
    <w:rsid w:val="00D04DE6"/>
    <w:rsid w:val="00D058CF"/>
    <w:rsid w:val="00D12DC5"/>
    <w:rsid w:val="00D14280"/>
    <w:rsid w:val="00D14CED"/>
    <w:rsid w:val="00D15665"/>
    <w:rsid w:val="00D261A8"/>
    <w:rsid w:val="00D2643B"/>
    <w:rsid w:val="00D26EA3"/>
    <w:rsid w:val="00D30A1B"/>
    <w:rsid w:val="00D35293"/>
    <w:rsid w:val="00D37467"/>
    <w:rsid w:val="00D37A84"/>
    <w:rsid w:val="00D41345"/>
    <w:rsid w:val="00D4208A"/>
    <w:rsid w:val="00D430DC"/>
    <w:rsid w:val="00D43373"/>
    <w:rsid w:val="00D44975"/>
    <w:rsid w:val="00D4502E"/>
    <w:rsid w:val="00D47399"/>
    <w:rsid w:val="00D4786F"/>
    <w:rsid w:val="00D5317D"/>
    <w:rsid w:val="00D56A6A"/>
    <w:rsid w:val="00D6240B"/>
    <w:rsid w:val="00D66A06"/>
    <w:rsid w:val="00D733CC"/>
    <w:rsid w:val="00D73F74"/>
    <w:rsid w:val="00D801C0"/>
    <w:rsid w:val="00D80592"/>
    <w:rsid w:val="00D818DB"/>
    <w:rsid w:val="00D8269D"/>
    <w:rsid w:val="00D835BC"/>
    <w:rsid w:val="00D84E61"/>
    <w:rsid w:val="00D84EF6"/>
    <w:rsid w:val="00D8764A"/>
    <w:rsid w:val="00D910C8"/>
    <w:rsid w:val="00D918DB"/>
    <w:rsid w:val="00DA16A2"/>
    <w:rsid w:val="00DA17B4"/>
    <w:rsid w:val="00DA2FE4"/>
    <w:rsid w:val="00DA3C42"/>
    <w:rsid w:val="00DA4C5D"/>
    <w:rsid w:val="00DA693E"/>
    <w:rsid w:val="00DA78F8"/>
    <w:rsid w:val="00DB1C6D"/>
    <w:rsid w:val="00DB44E7"/>
    <w:rsid w:val="00DB4554"/>
    <w:rsid w:val="00DB7661"/>
    <w:rsid w:val="00DC16D8"/>
    <w:rsid w:val="00DC4586"/>
    <w:rsid w:val="00DC49CF"/>
    <w:rsid w:val="00DC7FE6"/>
    <w:rsid w:val="00DD19F7"/>
    <w:rsid w:val="00DD1B6F"/>
    <w:rsid w:val="00DD428A"/>
    <w:rsid w:val="00DD79C8"/>
    <w:rsid w:val="00DE7230"/>
    <w:rsid w:val="00DF0335"/>
    <w:rsid w:val="00DF05AD"/>
    <w:rsid w:val="00DF1A8C"/>
    <w:rsid w:val="00E0651D"/>
    <w:rsid w:val="00E0794B"/>
    <w:rsid w:val="00E1181E"/>
    <w:rsid w:val="00E12061"/>
    <w:rsid w:val="00E14112"/>
    <w:rsid w:val="00E14168"/>
    <w:rsid w:val="00E169CA"/>
    <w:rsid w:val="00E17EE8"/>
    <w:rsid w:val="00E218EA"/>
    <w:rsid w:val="00E24448"/>
    <w:rsid w:val="00E24620"/>
    <w:rsid w:val="00E253F7"/>
    <w:rsid w:val="00E255ED"/>
    <w:rsid w:val="00E25C07"/>
    <w:rsid w:val="00E3060D"/>
    <w:rsid w:val="00E31D4E"/>
    <w:rsid w:val="00E31F4B"/>
    <w:rsid w:val="00E32CCD"/>
    <w:rsid w:val="00E354D1"/>
    <w:rsid w:val="00E37BC7"/>
    <w:rsid w:val="00E42F74"/>
    <w:rsid w:val="00E430F6"/>
    <w:rsid w:val="00E44DFC"/>
    <w:rsid w:val="00E4518A"/>
    <w:rsid w:val="00E45650"/>
    <w:rsid w:val="00E50FC7"/>
    <w:rsid w:val="00E519C1"/>
    <w:rsid w:val="00E53C20"/>
    <w:rsid w:val="00E55D20"/>
    <w:rsid w:val="00E603DC"/>
    <w:rsid w:val="00E60924"/>
    <w:rsid w:val="00E617DE"/>
    <w:rsid w:val="00E620CB"/>
    <w:rsid w:val="00E624B5"/>
    <w:rsid w:val="00E6404A"/>
    <w:rsid w:val="00E64C14"/>
    <w:rsid w:val="00E6671D"/>
    <w:rsid w:val="00E6782E"/>
    <w:rsid w:val="00E679DA"/>
    <w:rsid w:val="00E72098"/>
    <w:rsid w:val="00E72517"/>
    <w:rsid w:val="00E753C5"/>
    <w:rsid w:val="00E82753"/>
    <w:rsid w:val="00E8575B"/>
    <w:rsid w:val="00E87B47"/>
    <w:rsid w:val="00E90FA3"/>
    <w:rsid w:val="00E91D8F"/>
    <w:rsid w:val="00E91E56"/>
    <w:rsid w:val="00E961C9"/>
    <w:rsid w:val="00EA0D58"/>
    <w:rsid w:val="00EA14D2"/>
    <w:rsid w:val="00EA16C9"/>
    <w:rsid w:val="00EA3A68"/>
    <w:rsid w:val="00EA40C1"/>
    <w:rsid w:val="00EA567B"/>
    <w:rsid w:val="00EA5E3C"/>
    <w:rsid w:val="00EA7606"/>
    <w:rsid w:val="00EB3C49"/>
    <w:rsid w:val="00EB558F"/>
    <w:rsid w:val="00EC0300"/>
    <w:rsid w:val="00EC1E32"/>
    <w:rsid w:val="00EC2962"/>
    <w:rsid w:val="00EC2B0E"/>
    <w:rsid w:val="00EC40F5"/>
    <w:rsid w:val="00EC51A6"/>
    <w:rsid w:val="00EC5607"/>
    <w:rsid w:val="00EC5747"/>
    <w:rsid w:val="00EC669F"/>
    <w:rsid w:val="00EC721E"/>
    <w:rsid w:val="00ED200B"/>
    <w:rsid w:val="00EE2B00"/>
    <w:rsid w:val="00EE379D"/>
    <w:rsid w:val="00EE3D7C"/>
    <w:rsid w:val="00EE6E5F"/>
    <w:rsid w:val="00EE7F49"/>
    <w:rsid w:val="00EF3B53"/>
    <w:rsid w:val="00EF444B"/>
    <w:rsid w:val="00EF4F86"/>
    <w:rsid w:val="00EF56E3"/>
    <w:rsid w:val="00EF5E99"/>
    <w:rsid w:val="00EF6D4A"/>
    <w:rsid w:val="00F01770"/>
    <w:rsid w:val="00F01C9A"/>
    <w:rsid w:val="00F035A3"/>
    <w:rsid w:val="00F0423D"/>
    <w:rsid w:val="00F0521C"/>
    <w:rsid w:val="00F1407C"/>
    <w:rsid w:val="00F14BEC"/>
    <w:rsid w:val="00F1506C"/>
    <w:rsid w:val="00F15AFA"/>
    <w:rsid w:val="00F162F7"/>
    <w:rsid w:val="00F16449"/>
    <w:rsid w:val="00F17723"/>
    <w:rsid w:val="00F20544"/>
    <w:rsid w:val="00F21497"/>
    <w:rsid w:val="00F21E1E"/>
    <w:rsid w:val="00F22428"/>
    <w:rsid w:val="00F23B77"/>
    <w:rsid w:val="00F3067F"/>
    <w:rsid w:val="00F31B0F"/>
    <w:rsid w:val="00F32BEC"/>
    <w:rsid w:val="00F32C97"/>
    <w:rsid w:val="00F33020"/>
    <w:rsid w:val="00F365AA"/>
    <w:rsid w:val="00F376A2"/>
    <w:rsid w:val="00F42A47"/>
    <w:rsid w:val="00F44B8B"/>
    <w:rsid w:val="00F44C87"/>
    <w:rsid w:val="00F462BC"/>
    <w:rsid w:val="00F46472"/>
    <w:rsid w:val="00F47DBC"/>
    <w:rsid w:val="00F51E15"/>
    <w:rsid w:val="00F51F10"/>
    <w:rsid w:val="00F52820"/>
    <w:rsid w:val="00F66FB4"/>
    <w:rsid w:val="00F71B15"/>
    <w:rsid w:val="00F75D10"/>
    <w:rsid w:val="00F76DF1"/>
    <w:rsid w:val="00F77289"/>
    <w:rsid w:val="00F812DA"/>
    <w:rsid w:val="00F82A8E"/>
    <w:rsid w:val="00F835EB"/>
    <w:rsid w:val="00F85531"/>
    <w:rsid w:val="00F85BDC"/>
    <w:rsid w:val="00F863E2"/>
    <w:rsid w:val="00F90D61"/>
    <w:rsid w:val="00F91BA5"/>
    <w:rsid w:val="00FA0321"/>
    <w:rsid w:val="00FA04BB"/>
    <w:rsid w:val="00FA13B4"/>
    <w:rsid w:val="00FA23BF"/>
    <w:rsid w:val="00FA273F"/>
    <w:rsid w:val="00FA42C5"/>
    <w:rsid w:val="00FA51EB"/>
    <w:rsid w:val="00FA77A1"/>
    <w:rsid w:val="00FA7960"/>
    <w:rsid w:val="00FB198B"/>
    <w:rsid w:val="00FB296B"/>
    <w:rsid w:val="00FB3FF0"/>
    <w:rsid w:val="00FB6149"/>
    <w:rsid w:val="00FB694B"/>
    <w:rsid w:val="00FB6A9A"/>
    <w:rsid w:val="00FC228D"/>
    <w:rsid w:val="00FC4EFC"/>
    <w:rsid w:val="00FC694B"/>
    <w:rsid w:val="00FC7234"/>
    <w:rsid w:val="00FC77D6"/>
    <w:rsid w:val="00FC78AD"/>
    <w:rsid w:val="00FD1CB5"/>
    <w:rsid w:val="00FD3A6F"/>
    <w:rsid w:val="00FD3C47"/>
    <w:rsid w:val="00FD3E09"/>
    <w:rsid w:val="00FD4251"/>
    <w:rsid w:val="00FD442D"/>
    <w:rsid w:val="00FE0ED8"/>
    <w:rsid w:val="00FE1598"/>
    <w:rsid w:val="00FE1E11"/>
    <w:rsid w:val="00FE2CD0"/>
    <w:rsid w:val="00FE371E"/>
    <w:rsid w:val="00FE392F"/>
    <w:rsid w:val="00FE3B16"/>
    <w:rsid w:val="00FE74A1"/>
    <w:rsid w:val="00FF0041"/>
    <w:rsid w:val="00FF1875"/>
    <w:rsid w:val="00FF3E15"/>
    <w:rsid w:val="00FF69FA"/>
    <w:rsid w:val="00FF7964"/>
    <w:rsid w:val="7B85A1D9"/>
  </w:rsids>
  <m:mathPr>
    <m:mathFont m:val="Cambria Math"/>
    <m:brkBin m:val="before"/>
    <m:brkBinSub m:val="--"/>
    <m:smallFrac m:val="0"/>
    <m:dispDef/>
    <m:lMargin m:val="0"/>
    <m:rMargin m:val="0"/>
    <m:defJc m:val="centerGroup"/>
    <m:wrapIndent m:val="1440"/>
    <m:intLim m:val="subSup"/>
    <m:naryLim m:val="undOvr"/>
  </m:mathPr>
  <w:themeFontLang w:val="en-GB" w:eastAsia="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F659"/>
  <w15:chartTrackingRefBased/>
  <w15:docId w15:val="{9202B16A-E1AE-4438-9B66-E378CE80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imes New Roman" w:cs="Times New Roman"/>
        <w:sz w:val="22"/>
        <w:szCs w:val="22"/>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938C0"/>
    <w:pPr>
      <w:pBdr>
        <w:top w:val="nil"/>
        <w:left w:val="nil"/>
        <w:bottom w:val="nil"/>
        <w:right w:val="nil"/>
        <w:between w:val="nil"/>
        <w:bar w:val="nil"/>
      </w:pBdr>
      <w:bidi/>
      <w:spacing w:after="200" w:line="276" w:lineRule="auto"/>
    </w:pPr>
    <w:rPr>
      <w:rFonts w:ascii="Calibri" w:eastAsia="Calibri" w:hAnsi="Calibri" w:cs="Calibri"/>
      <w:color w:val="000000"/>
      <w:u w:color="000000"/>
      <w:bdr w:val="nil"/>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Body">
    <w:name w:val="Body"/>
    <w:rsid w:val="009938C0"/>
    <w:pPr>
      <w:pBdr>
        <w:top w:val="nil"/>
        <w:left w:val="nil"/>
        <w:bottom w:val="nil"/>
        <w:right w:val="nil"/>
        <w:between w:val="nil"/>
        <w:bar w:val="nil"/>
      </w:pBdr>
      <w:spacing w:after="0" w:line="240" w:lineRule="auto"/>
    </w:pPr>
    <w:rPr>
      <w:rFonts w:ascii="Arial Unicode MS" w:eastAsia="Arial Unicode MS" w:hAnsi="Arial Unicode MS" w:cs="Arial Unicode MS" w:hint="eastAsia"/>
      <w:color w:val="000000"/>
      <w:bdr w:val="nil"/>
    </w:rPr>
  </w:style>
  <w:style w:type="character" w:styleId="ReferensiCatatanKaki">
    <w:name w:val="footnote reference"/>
    <w:uiPriority w:val="99"/>
    <w:qFormat/>
    <w:rsid w:val="009938C0"/>
    <w:rPr>
      <w:vertAlign w:val="superscript"/>
    </w:rPr>
  </w:style>
  <w:style w:type="paragraph" w:styleId="TeksCatatanKaki">
    <w:name w:val="footnote text"/>
    <w:basedOn w:val="Normal"/>
    <w:link w:val="TeksCatatanKakiKAR"/>
    <w:uiPriority w:val="99"/>
    <w:qFormat/>
    <w:rsid w:val="009938C0"/>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40" w:lineRule="auto"/>
    </w:pPr>
    <w:rPr>
      <w:rFonts w:ascii="Times New Roman" w:eastAsia="Times New Roman" w:hAnsi="Times New Roman" w:cs="Times New Roman"/>
      <w:color w:val="auto"/>
      <w:sz w:val="20"/>
      <w:szCs w:val="20"/>
      <w:bdr w:val="none" w:sz="0" w:space="0" w:color="auto"/>
      <w:lang w:eastAsia="en-US" w:bidi="ar-YE"/>
    </w:rPr>
  </w:style>
  <w:style w:type="character" w:customStyle="1" w:styleId="TeksCatatanKakiKAR">
    <w:name w:val="Teks Catatan Kaki KAR"/>
    <w:basedOn w:val="FontParagrafDefault"/>
    <w:link w:val="TeksCatatanKaki"/>
    <w:uiPriority w:val="99"/>
    <w:rsid w:val="009938C0"/>
    <w:rPr>
      <w:rFonts w:ascii="Times New Roman"/>
      <w:sz w:val="20"/>
      <w:szCs w:val="20"/>
      <w:u w:color="000000"/>
      <w:lang w:val="en-US" w:eastAsia="en-US" w:bidi="ar-YE"/>
    </w:rPr>
  </w:style>
  <w:style w:type="table" w:styleId="KisiTabel">
    <w:name w:val="Table Grid"/>
    <w:basedOn w:val="TabelNormal"/>
    <w:uiPriority w:val="39"/>
    <w:rsid w:val="001741DD"/>
    <w:pPr>
      <w:pBdr>
        <w:top w:val="nil"/>
        <w:left w:val="nil"/>
        <w:bottom w:val="nil"/>
        <w:right w:val="nil"/>
        <w:between w:val="nil"/>
        <w:bar w:val="nil"/>
      </w:pBdr>
      <w:spacing w:after="0" w:line="240" w:lineRule="auto"/>
    </w:pPr>
    <w:rPr>
      <w:rFonts w:ascii="Times New Roman" w:eastAsia="Arial Unicode MS"/>
      <w:sz w:val="20"/>
      <w:szCs w:val="20"/>
      <w:bdr w:val="n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40B8"/>
    <w:pPr>
      <w:pBdr>
        <w:top w:val="none" w:sz="0" w:space="0" w:color="auto"/>
        <w:left w:val="none" w:sz="0" w:space="0" w:color="auto"/>
        <w:bottom w:val="none" w:sz="0" w:space="0" w:color="auto"/>
        <w:right w:val="none" w:sz="0" w:space="0" w:color="auto"/>
        <w:between w:val="none" w:sz="0" w:space="0" w:color="auto"/>
        <w:bar w:val="none" w:sz="0" w:color="auto"/>
      </w:pBdr>
      <w:bidi w:val="0"/>
      <w:spacing w:before="100" w:beforeAutospacing="1" w:after="100" w:afterAutospacing="1" w:line="240" w:lineRule="auto"/>
    </w:pPr>
    <w:rPr>
      <w:rFonts w:ascii="Times New Roman" w:eastAsia="Times New Roman" w:hAnsi="Times New Roman" w:cs="Times New Roman"/>
      <w:color w:val="auto"/>
      <w:sz w:val="24"/>
      <w:szCs w:val="24"/>
      <w:bdr w:val="none" w:sz="0" w:space="0" w:color="auto"/>
      <w:lang w:val="id-ID"/>
    </w:rPr>
  </w:style>
  <w:style w:type="character" w:styleId="Kuat">
    <w:name w:val="Strong"/>
    <w:basedOn w:val="FontParagrafDefault"/>
    <w:uiPriority w:val="22"/>
    <w:qFormat/>
    <w:rsid w:val="005140B8"/>
    <w:rPr>
      <w:b/>
      <w:bCs/>
    </w:rPr>
  </w:style>
  <w:style w:type="character" w:styleId="Hyperlink">
    <w:name w:val="Hyperlink"/>
    <w:basedOn w:val="FontParagrafDefault"/>
    <w:uiPriority w:val="99"/>
    <w:unhideWhenUsed/>
    <w:rsid w:val="005140B8"/>
    <w:rPr>
      <w:color w:val="0000FF"/>
      <w:u w:val="single"/>
    </w:rPr>
  </w:style>
  <w:style w:type="character" w:customStyle="1" w:styleId="special">
    <w:name w:val="special"/>
    <w:basedOn w:val="FontParagrafDefault"/>
    <w:rsid w:val="005140B8"/>
  </w:style>
  <w:style w:type="character" w:styleId="Penekanan">
    <w:name w:val="Emphasis"/>
    <w:basedOn w:val="FontParagrafDefault"/>
    <w:uiPriority w:val="20"/>
    <w:qFormat/>
    <w:rsid w:val="002B5316"/>
    <w:rPr>
      <w:i/>
      <w:iCs/>
    </w:rPr>
  </w:style>
  <w:style w:type="paragraph" w:styleId="TeksIsi3">
    <w:name w:val="Body Text 3"/>
    <w:basedOn w:val="Normal"/>
    <w:link w:val="TeksIsi3KAR"/>
    <w:semiHidden/>
    <w:unhideWhenUsed/>
    <w:rsid w:val="00DD428A"/>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40" w:lineRule="auto"/>
      <w:jc w:val="center"/>
    </w:pPr>
    <w:rPr>
      <w:rFonts w:ascii="Times New Roman" w:eastAsia="Times New Roman" w:hAnsi="Times New Roman" w:cs="Traditional Arabic"/>
      <w:color w:val="auto"/>
      <w:sz w:val="32"/>
      <w:szCs w:val="32"/>
      <w:bdr w:val="none" w:sz="0" w:space="0" w:color="auto"/>
      <w:lang w:eastAsia="en-US"/>
    </w:rPr>
  </w:style>
  <w:style w:type="character" w:customStyle="1" w:styleId="TeksIsi3KAR">
    <w:name w:val="Teks Isi 3 KAR"/>
    <w:basedOn w:val="FontParagrafDefault"/>
    <w:link w:val="TeksIsi3"/>
    <w:semiHidden/>
    <w:rsid w:val="00DD428A"/>
    <w:rPr>
      <w:rFonts w:ascii="Times New Roman" w:cs="Traditional Arabic"/>
      <w:sz w:val="32"/>
      <w:szCs w:val="32"/>
      <w:lang w:val="en-US" w:eastAsia="en-US"/>
    </w:rPr>
  </w:style>
  <w:style w:type="character" w:customStyle="1" w:styleId="UnresolvedMention1">
    <w:name w:val="Unresolved Mention1"/>
    <w:basedOn w:val="FontParagrafDefault"/>
    <w:uiPriority w:val="99"/>
    <w:semiHidden/>
    <w:unhideWhenUsed/>
    <w:rsid w:val="0051137A"/>
    <w:rPr>
      <w:color w:val="808080"/>
      <w:shd w:val="clear" w:color="auto" w:fill="E6E6E6"/>
    </w:rPr>
  </w:style>
  <w:style w:type="paragraph" w:customStyle="1" w:styleId="HeaderFooter">
    <w:name w:val="Header &amp; Footer"/>
    <w:rsid w:val="002234F1"/>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rPr>
  </w:style>
  <w:style w:type="numbering" w:customStyle="1" w:styleId="NoList1">
    <w:name w:val="No List1"/>
    <w:next w:val="TidakAdaDaftar"/>
    <w:uiPriority w:val="99"/>
    <w:semiHidden/>
    <w:unhideWhenUsed/>
    <w:rsid w:val="002234F1"/>
  </w:style>
  <w:style w:type="paragraph" w:styleId="DaftarParagraf">
    <w:name w:val="List Paragraph"/>
    <w:basedOn w:val="Normal"/>
    <w:uiPriority w:val="34"/>
    <w:qFormat/>
    <w:rsid w:val="002234F1"/>
    <w:pPr>
      <w:ind w:left="720"/>
      <w:contextualSpacing/>
    </w:pPr>
  </w:style>
  <w:style w:type="paragraph" w:styleId="Header">
    <w:name w:val="header"/>
    <w:basedOn w:val="Normal"/>
    <w:link w:val="HeaderKAR"/>
    <w:uiPriority w:val="99"/>
    <w:unhideWhenUsed/>
    <w:rsid w:val="003C21C0"/>
    <w:pPr>
      <w:tabs>
        <w:tab w:val="center" w:pos="4320"/>
        <w:tab w:val="right" w:pos="8640"/>
      </w:tabs>
      <w:spacing w:after="0" w:line="240" w:lineRule="auto"/>
    </w:pPr>
  </w:style>
  <w:style w:type="character" w:customStyle="1" w:styleId="HeaderKAR">
    <w:name w:val="Header KAR"/>
    <w:basedOn w:val="FontParagrafDefault"/>
    <w:link w:val="Header"/>
    <w:uiPriority w:val="99"/>
    <w:rsid w:val="003C21C0"/>
    <w:rPr>
      <w:rFonts w:ascii="Calibri" w:eastAsia="Calibri" w:hAnsi="Calibri" w:cs="Calibri"/>
      <w:color w:val="000000"/>
      <w:u w:color="000000"/>
      <w:bdr w:val="nil"/>
      <w:lang w:val="en-US"/>
    </w:rPr>
  </w:style>
  <w:style w:type="paragraph" w:styleId="Footer">
    <w:name w:val="footer"/>
    <w:basedOn w:val="Normal"/>
    <w:link w:val="FooterKAR"/>
    <w:uiPriority w:val="99"/>
    <w:unhideWhenUsed/>
    <w:rsid w:val="003C21C0"/>
    <w:pPr>
      <w:tabs>
        <w:tab w:val="center" w:pos="4320"/>
        <w:tab w:val="right" w:pos="8640"/>
      </w:tabs>
      <w:spacing w:after="0" w:line="240" w:lineRule="auto"/>
    </w:pPr>
  </w:style>
  <w:style w:type="character" w:customStyle="1" w:styleId="FooterKAR">
    <w:name w:val="Footer KAR"/>
    <w:basedOn w:val="FontParagrafDefault"/>
    <w:link w:val="Footer"/>
    <w:uiPriority w:val="99"/>
    <w:rsid w:val="003C21C0"/>
    <w:rPr>
      <w:rFonts w:ascii="Calibri" w:eastAsia="Calibri" w:hAnsi="Calibri" w:cs="Calibri"/>
      <w:color w:val="000000"/>
      <w:u w:color="000000"/>
      <w:bdr w:val="nil"/>
      <w:lang w:val="en-US"/>
    </w:rPr>
  </w:style>
  <w:style w:type="character" w:styleId="HiperlinkyangDiikuti">
    <w:name w:val="FollowedHyperlink"/>
    <w:basedOn w:val="FontParagrafDefault"/>
    <w:uiPriority w:val="99"/>
    <w:semiHidden/>
    <w:unhideWhenUsed/>
    <w:rsid w:val="00035B01"/>
    <w:rPr>
      <w:color w:val="954F72" w:themeColor="followedHyperlink"/>
      <w:u w:val="single"/>
    </w:rPr>
  </w:style>
  <w:style w:type="paragraph" w:customStyle="1" w:styleId="H3">
    <w:name w:val="H3"/>
    <w:basedOn w:val="Normal"/>
    <w:next w:val="Normal"/>
    <w:rsid w:val="00C36A9E"/>
    <w:pPr>
      <w:keepNext/>
      <w:pBdr>
        <w:top w:val="none" w:sz="0" w:space="0" w:color="auto"/>
        <w:left w:val="none" w:sz="0" w:space="0" w:color="auto"/>
        <w:bottom w:val="none" w:sz="0" w:space="0" w:color="auto"/>
        <w:right w:val="none" w:sz="0" w:space="0" w:color="auto"/>
        <w:between w:val="none" w:sz="0" w:space="0" w:color="auto"/>
        <w:bar w:val="none" w:sz="0" w:color="auto"/>
      </w:pBdr>
      <w:bidi w:val="0"/>
      <w:spacing w:before="100" w:after="100" w:line="240" w:lineRule="auto"/>
      <w:outlineLvl w:val="3"/>
    </w:pPr>
    <w:rPr>
      <w:rFonts w:ascii="Times New Roman" w:eastAsia="Times New Roman" w:hAnsi="Times New Roman" w:cs="Traditional Arabic"/>
      <w:b/>
      <w:bCs/>
      <w:snapToGrid w:val="0"/>
      <w:color w:val="auto"/>
      <w:sz w:val="28"/>
      <w:szCs w:val="28"/>
      <w:bdr w:val="none" w:sz="0" w:space="0" w:color="auto"/>
      <w:lang w:eastAsia="en-US" w:bidi="ar-BH"/>
    </w:rPr>
  </w:style>
  <w:style w:type="character" w:customStyle="1" w:styleId="fontstyle01">
    <w:name w:val="fontstyle01"/>
    <w:basedOn w:val="FontParagrafDefault"/>
    <w:rsid w:val="00681631"/>
    <w:rPr>
      <w:rFonts w:ascii="Calibri-Bold" w:hAnsi="Calibri-Bold" w:hint="default"/>
      <w:b/>
      <w:bCs/>
      <w:i w:val="0"/>
      <w:iCs w:val="0"/>
      <w:color w:val="231F20"/>
      <w:sz w:val="22"/>
      <w:szCs w:val="22"/>
    </w:rPr>
  </w:style>
  <w:style w:type="character" w:customStyle="1" w:styleId="fontstyle21">
    <w:name w:val="fontstyle21"/>
    <w:basedOn w:val="FontParagrafDefault"/>
    <w:rsid w:val="00681631"/>
    <w:rPr>
      <w:rFonts w:ascii="Calibri-Light" w:hAnsi="Calibri-Light" w:hint="default"/>
      <w:b w:val="0"/>
      <w:bCs w:val="0"/>
      <w:i w:val="0"/>
      <w:iCs w:val="0"/>
      <w:color w:val="231F20"/>
      <w:sz w:val="18"/>
      <w:szCs w:val="18"/>
    </w:rPr>
  </w:style>
  <w:style w:type="character" w:customStyle="1" w:styleId="fontstyle31">
    <w:name w:val="fontstyle31"/>
    <w:basedOn w:val="FontParagrafDefault"/>
    <w:rsid w:val="00681631"/>
    <w:rPr>
      <w:rFonts w:ascii="Calibri-LightItalic" w:hAnsi="Calibri-LightItalic" w:hint="default"/>
      <w:b w:val="0"/>
      <w:bCs w:val="0"/>
      <w:i/>
      <w:iCs/>
      <w:color w:val="231F20"/>
      <w:sz w:val="18"/>
      <w:szCs w:val="18"/>
    </w:rPr>
  </w:style>
  <w:style w:type="character" w:customStyle="1" w:styleId="fontstyle41">
    <w:name w:val="fontstyle41"/>
    <w:basedOn w:val="FontParagrafDefault"/>
    <w:rsid w:val="00681631"/>
    <w:rPr>
      <w:rFonts w:ascii="ArabicTypesetting" w:hAnsi="ArabicTypesetting" w:cs="ArabicTypesetting" w:hint="cs"/>
      <w:b w:val="0"/>
      <w:bCs w:val="0"/>
      <w:i w:val="0"/>
      <w:iCs w:val="0"/>
      <w:color w:val="231F20"/>
      <w:sz w:val="26"/>
      <w:szCs w:val="26"/>
    </w:rPr>
  </w:style>
  <w:style w:type="character" w:styleId="SebutanYangBelumTerselesaikan">
    <w:name w:val="Unresolved Mention"/>
    <w:basedOn w:val="FontParagrafDefault"/>
    <w:uiPriority w:val="99"/>
    <w:semiHidden/>
    <w:unhideWhenUsed/>
    <w:rsid w:val="00FE1E11"/>
    <w:rPr>
      <w:color w:val="605E5C"/>
      <w:shd w:val="clear" w:color="auto" w:fill="E1DFDD"/>
    </w:rPr>
  </w:style>
  <w:style w:type="numbering" w:customStyle="1" w:styleId="NoList2">
    <w:name w:val="No List2"/>
    <w:next w:val="TidakAdaDaftar"/>
    <w:uiPriority w:val="99"/>
    <w:semiHidden/>
    <w:unhideWhenUsed/>
    <w:rsid w:val="002D255C"/>
  </w:style>
  <w:style w:type="numbering" w:customStyle="1" w:styleId="NoList11">
    <w:name w:val="No List11"/>
    <w:next w:val="TidakAdaDaftar"/>
    <w:uiPriority w:val="99"/>
    <w:semiHidden/>
    <w:unhideWhenUsed/>
    <w:rsid w:val="002D255C"/>
  </w:style>
  <w:style w:type="numbering" w:customStyle="1" w:styleId="NoList111">
    <w:name w:val="No List111"/>
    <w:next w:val="TidakAdaDaftar"/>
    <w:uiPriority w:val="99"/>
    <w:semiHidden/>
    <w:unhideWhenUsed/>
    <w:rsid w:val="002D255C"/>
  </w:style>
  <w:style w:type="numbering" w:customStyle="1" w:styleId="NoList3">
    <w:name w:val="No List3"/>
    <w:next w:val="TidakAdaDaftar"/>
    <w:uiPriority w:val="99"/>
    <w:semiHidden/>
    <w:unhideWhenUsed/>
    <w:rsid w:val="00F71B15"/>
  </w:style>
  <w:style w:type="paragraph" w:customStyle="1" w:styleId="msonormal0">
    <w:name w:val="msonormal"/>
    <w:basedOn w:val="Normal"/>
    <w:uiPriority w:val="99"/>
    <w:rsid w:val="00F71B15"/>
    <w:pPr>
      <w:pBdr>
        <w:top w:val="none" w:sz="0" w:space="0" w:color="auto"/>
        <w:left w:val="none" w:sz="0" w:space="0" w:color="auto"/>
        <w:bottom w:val="none" w:sz="0" w:space="0" w:color="auto"/>
        <w:right w:val="none" w:sz="0" w:space="0" w:color="auto"/>
        <w:between w:val="none" w:sz="0" w:space="0" w:color="auto"/>
        <w:bar w:val="none" w:sz="0" w:color="auto"/>
      </w:pBdr>
      <w:bidi w:val="0"/>
      <w:spacing w:before="100" w:beforeAutospacing="1" w:after="100" w:afterAutospacing="1" w:line="240" w:lineRule="auto"/>
    </w:pPr>
    <w:rPr>
      <w:rFonts w:ascii="Times New Roman" w:eastAsia="SimSun" w:hAnsi="Times New Roman" w:cs="Times New Roman"/>
      <w:color w:val="auto"/>
      <w:sz w:val="24"/>
      <w:szCs w:val="24"/>
      <w:bdr w:val="none" w:sz="0" w:space="0" w:color="auto"/>
      <w:lang w:val="id-ID"/>
    </w:rPr>
  </w:style>
  <w:style w:type="paragraph" w:styleId="Judul">
    <w:name w:val="Title"/>
    <w:basedOn w:val="Normal"/>
    <w:next w:val="Normal"/>
    <w:link w:val="JudulKAR"/>
    <w:uiPriority w:val="10"/>
    <w:qFormat/>
    <w:rsid w:val="00F71B15"/>
    <w:pPr>
      <w:pBdr>
        <w:top w:val="none" w:sz="0" w:space="0" w:color="auto"/>
        <w:left w:val="none" w:sz="0" w:space="0" w:color="auto"/>
        <w:bottom w:val="none" w:sz="0" w:space="0" w:color="auto"/>
        <w:right w:val="none" w:sz="0" w:space="0" w:color="auto"/>
        <w:between w:val="none" w:sz="0" w:space="0" w:color="auto"/>
        <w:bar w:val="none" w:sz="0" w:color="auto"/>
      </w:pBdr>
      <w:bidi w:val="0"/>
      <w:spacing w:after="0" w:line="240" w:lineRule="auto"/>
      <w:contextualSpacing/>
    </w:pPr>
    <w:rPr>
      <w:rFonts w:ascii="Calibri Light" w:eastAsia="SimSun" w:hAnsi="Calibri Light" w:cs="Times New Roman"/>
      <w:color w:val="auto"/>
      <w:spacing w:val="-10"/>
      <w:kern w:val="28"/>
      <w:sz w:val="56"/>
      <w:szCs w:val="56"/>
      <w:bdr w:val="none" w:sz="0" w:space="0" w:color="auto"/>
      <w:lang w:eastAsia="en-US"/>
    </w:rPr>
  </w:style>
  <w:style w:type="character" w:customStyle="1" w:styleId="JudulKAR">
    <w:name w:val="Judul KAR"/>
    <w:basedOn w:val="FontParagrafDefault"/>
    <w:link w:val="Judul"/>
    <w:uiPriority w:val="10"/>
    <w:rsid w:val="00F71B15"/>
    <w:rPr>
      <w:rFonts w:ascii="Calibri Light" w:eastAsia="SimSun" w:hAnsi="Calibri Light"/>
      <w:spacing w:val="-10"/>
      <w:kern w:val="28"/>
      <w:sz w:val="56"/>
      <w:szCs w:val="5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21727">
      <w:bodyDiv w:val="1"/>
      <w:marLeft w:val="0"/>
      <w:marRight w:val="0"/>
      <w:marTop w:val="0"/>
      <w:marBottom w:val="0"/>
      <w:divBdr>
        <w:top w:val="none" w:sz="0" w:space="0" w:color="auto"/>
        <w:left w:val="none" w:sz="0" w:space="0" w:color="auto"/>
        <w:bottom w:val="none" w:sz="0" w:space="0" w:color="auto"/>
        <w:right w:val="none" w:sz="0" w:space="0" w:color="auto"/>
      </w:divBdr>
    </w:div>
    <w:div w:id="630595963">
      <w:bodyDiv w:val="1"/>
      <w:marLeft w:val="0"/>
      <w:marRight w:val="0"/>
      <w:marTop w:val="0"/>
      <w:marBottom w:val="0"/>
      <w:divBdr>
        <w:top w:val="none" w:sz="0" w:space="0" w:color="auto"/>
        <w:left w:val="none" w:sz="0" w:space="0" w:color="auto"/>
        <w:bottom w:val="none" w:sz="0" w:space="0" w:color="auto"/>
        <w:right w:val="none" w:sz="0" w:space="0" w:color="auto"/>
      </w:divBdr>
    </w:div>
    <w:div w:id="844247088">
      <w:bodyDiv w:val="1"/>
      <w:marLeft w:val="0"/>
      <w:marRight w:val="0"/>
      <w:marTop w:val="0"/>
      <w:marBottom w:val="0"/>
      <w:divBdr>
        <w:top w:val="none" w:sz="0" w:space="0" w:color="auto"/>
        <w:left w:val="none" w:sz="0" w:space="0" w:color="auto"/>
        <w:bottom w:val="none" w:sz="0" w:space="0" w:color="auto"/>
        <w:right w:val="none" w:sz="0" w:space="0" w:color="auto"/>
      </w:divBdr>
    </w:div>
    <w:div w:id="854808930">
      <w:bodyDiv w:val="1"/>
      <w:marLeft w:val="0"/>
      <w:marRight w:val="0"/>
      <w:marTop w:val="0"/>
      <w:marBottom w:val="0"/>
      <w:divBdr>
        <w:top w:val="none" w:sz="0" w:space="0" w:color="auto"/>
        <w:left w:val="none" w:sz="0" w:space="0" w:color="auto"/>
        <w:bottom w:val="none" w:sz="0" w:space="0" w:color="auto"/>
        <w:right w:val="none" w:sz="0" w:space="0" w:color="auto"/>
      </w:divBdr>
    </w:div>
    <w:div w:id="1011686420">
      <w:bodyDiv w:val="1"/>
      <w:marLeft w:val="0"/>
      <w:marRight w:val="0"/>
      <w:marTop w:val="0"/>
      <w:marBottom w:val="0"/>
      <w:divBdr>
        <w:top w:val="none" w:sz="0" w:space="0" w:color="auto"/>
        <w:left w:val="none" w:sz="0" w:space="0" w:color="auto"/>
        <w:bottom w:val="none" w:sz="0" w:space="0" w:color="auto"/>
        <w:right w:val="none" w:sz="0" w:space="0" w:color="auto"/>
      </w:divBdr>
    </w:div>
    <w:div w:id="1080755154">
      <w:bodyDiv w:val="1"/>
      <w:marLeft w:val="0"/>
      <w:marRight w:val="0"/>
      <w:marTop w:val="0"/>
      <w:marBottom w:val="0"/>
      <w:divBdr>
        <w:top w:val="none" w:sz="0" w:space="0" w:color="auto"/>
        <w:left w:val="none" w:sz="0" w:space="0" w:color="auto"/>
        <w:bottom w:val="none" w:sz="0" w:space="0" w:color="auto"/>
        <w:right w:val="none" w:sz="0" w:space="0" w:color="auto"/>
      </w:divBdr>
    </w:div>
    <w:div w:id="1096486023">
      <w:bodyDiv w:val="1"/>
      <w:marLeft w:val="0"/>
      <w:marRight w:val="0"/>
      <w:marTop w:val="0"/>
      <w:marBottom w:val="0"/>
      <w:divBdr>
        <w:top w:val="none" w:sz="0" w:space="0" w:color="auto"/>
        <w:left w:val="none" w:sz="0" w:space="0" w:color="auto"/>
        <w:bottom w:val="none" w:sz="0" w:space="0" w:color="auto"/>
        <w:right w:val="none" w:sz="0" w:space="0" w:color="auto"/>
      </w:divBdr>
    </w:div>
    <w:div w:id="1472020084">
      <w:bodyDiv w:val="1"/>
      <w:marLeft w:val="0"/>
      <w:marRight w:val="0"/>
      <w:marTop w:val="0"/>
      <w:marBottom w:val="0"/>
      <w:divBdr>
        <w:top w:val="none" w:sz="0" w:space="0" w:color="auto"/>
        <w:left w:val="none" w:sz="0" w:space="0" w:color="auto"/>
        <w:bottom w:val="none" w:sz="0" w:space="0" w:color="auto"/>
        <w:right w:val="none" w:sz="0" w:space="0" w:color="auto"/>
      </w:divBdr>
    </w:div>
    <w:div w:id="1477186446">
      <w:bodyDiv w:val="1"/>
      <w:marLeft w:val="0"/>
      <w:marRight w:val="0"/>
      <w:marTop w:val="0"/>
      <w:marBottom w:val="0"/>
      <w:divBdr>
        <w:top w:val="none" w:sz="0" w:space="0" w:color="auto"/>
        <w:left w:val="none" w:sz="0" w:space="0" w:color="auto"/>
        <w:bottom w:val="none" w:sz="0" w:space="0" w:color="auto"/>
        <w:right w:val="none" w:sz="0" w:space="0" w:color="auto"/>
      </w:divBdr>
    </w:div>
    <w:div w:id="1658613855">
      <w:bodyDiv w:val="1"/>
      <w:marLeft w:val="0"/>
      <w:marRight w:val="0"/>
      <w:marTop w:val="0"/>
      <w:marBottom w:val="0"/>
      <w:divBdr>
        <w:top w:val="none" w:sz="0" w:space="0" w:color="auto"/>
        <w:left w:val="none" w:sz="0" w:space="0" w:color="auto"/>
        <w:bottom w:val="none" w:sz="0" w:space="0" w:color="auto"/>
        <w:right w:val="none" w:sz="0" w:space="0" w:color="auto"/>
      </w:divBdr>
    </w:div>
    <w:div w:id="1784962324">
      <w:bodyDiv w:val="1"/>
      <w:marLeft w:val="0"/>
      <w:marRight w:val="0"/>
      <w:marTop w:val="0"/>
      <w:marBottom w:val="0"/>
      <w:divBdr>
        <w:top w:val="none" w:sz="0" w:space="0" w:color="auto"/>
        <w:left w:val="none" w:sz="0" w:space="0" w:color="auto"/>
        <w:bottom w:val="none" w:sz="0" w:space="0" w:color="auto"/>
        <w:right w:val="none" w:sz="0" w:space="0" w:color="auto"/>
      </w:divBdr>
    </w:div>
    <w:div w:id="203974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20CFD-FEEA-4991-9C0A-642EC508E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2382</Words>
  <Characters>13584</Characters>
  <Application>Microsoft Office Word</Application>
  <DocSecurity>0</DocSecurity>
  <Lines>113</Lines>
  <Paragraphs>31</Paragraphs>
  <ScaleCrop>false</ScaleCrop>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Firanda Andirja</dc:creator>
  <cp:keywords/>
  <dc:description/>
  <cp:lastModifiedBy>ufa office</cp:lastModifiedBy>
  <cp:revision>209</cp:revision>
  <dcterms:created xsi:type="dcterms:W3CDTF">2026-02-25T01:30:00Z</dcterms:created>
  <dcterms:modified xsi:type="dcterms:W3CDTF">2026-03-02T01:30:00Z</dcterms:modified>
</cp:coreProperties>
</file>